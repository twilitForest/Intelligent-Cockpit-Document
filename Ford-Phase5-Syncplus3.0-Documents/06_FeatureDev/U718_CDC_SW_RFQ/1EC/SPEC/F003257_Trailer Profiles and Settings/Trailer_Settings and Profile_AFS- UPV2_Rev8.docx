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page" w:horzAnchor="margin" w:tblpX="-85" w:tblpY="1708"/>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2111"/>
        <w:gridCol w:w="1972"/>
        <w:gridCol w:w="1078"/>
        <w:gridCol w:w="3048"/>
        <w:gridCol w:w="2058"/>
      </w:tblGrid>
      <w:tr w:rsidR="00733CC2" w:rsidRPr="00B4398C" w14:paraId="1C198DBA" w14:textId="77777777" w:rsidTr="00E02DC0">
        <w:trPr>
          <w:trHeight w:hRule="exact" w:val="567"/>
        </w:trPr>
        <w:tc>
          <w:tcPr>
            <w:tcW w:w="2127" w:type="dxa"/>
            <w:tcBorders>
              <w:top w:val="nil"/>
              <w:left w:val="nil"/>
              <w:bottom w:val="nil"/>
              <w:right w:val="nil"/>
            </w:tcBorders>
            <w:vAlign w:val="center"/>
          </w:tcPr>
          <w:p w14:paraId="5BA22843" w14:textId="77777777" w:rsidR="00733CC2" w:rsidRPr="00B4398C" w:rsidRDefault="00733CC2" w:rsidP="00E02DC0">
            <w:pPr>
              <w:spacing w:line="480" w:lineRule="auto"/>
              <w:rPr>
                <w:sz w:val="16"/>
                <w:szCs w:val="16"/>
              </w:rPr>
            </w:pPr>
          </w:p>
        </w:tc>
        <w:tc>
          <w:tcPr>
            <w:tcW w:w="6166" w:type="dxa"/>
            <w:gridSpan w:val="3"/>
            <w:tcBorders>
              <w:top w:val="nil"/>
              <w:left w:val="nil"/>
              <w:bottom w:val="nil"/>
              <w:right w:val="nil"/>
            </w:tcBorders>
            <w:vAlign w:val="center"/>
          </w:tcPr>
          <w:p w14:paraId="76EF8C9F" w14:textId="77777777" w:rsidR="00733CC2" w:rsidRPr="00E90E73" w:rsidRDefault="00733CC2" w:rsidP="00E02DC0">
            <w:pPr>
              <w:spacing w:line="480" w:lineRule="auto"/>
              <w:rPr>
                <w:sz w:val="16"/>
                <w:szCs w:val="16"/>
              </w:rPr>
            </w:pPr>
          </w:p>
        </w:tc>
        <w:tc>
          <w:tcPr>
            <w:tcW w:w="0" w:type="auto"/>
            <w:tcBorders>
              <w:top w:val="nil"/>
              <w:left w:val="nil"/>
              <w:bottom w:val="nil"/>
              <w:right w:val="nil"/>
            </w:tcBorders>
            <w:vAlign w:val="center"/>
          </w:tcPr>
          <w:p w14:paraId="5EF29A62" w14:textId="77777777" w:rsidR="00733CC2" w:rsidRPr="00B4398C" w:rsidRDefault="00733CC2" w:rsidP="00E02DC0">
            <w:pPr>
              <w:spacing w:line="480" w:lineRule="auto"/>
              <w:rPr>
                <w:sz w:val="16"/>
                <w:szCs w:val="16"/>
              </w:rPr>
            </w:pPr>
          </w:p>
        </w:tc>
      </w:tr>
      <w:tr w:rsidR="00733CC2" w:rsidRPr="00B4398C" w14:paraId="61B9D2FC" w14:textId="77777777" w:rsidTr="00E02DC0">
        <w:trPr>
          <w:trHeight w:hRule="exact" w:val="567"/>
        </w:trPr>
        <w:tc>
          <w:tcPr>
            <w:tcW w:w="2127" w:type="dxa"/>
            <w:tcBorders>
              <w:top w:val="nil"/>
              <w:left w:val="nil"/>
              <w:bottom w:val="nil"/>
              <w:right w:val="nil"/>
            </w:tcBorders>
            <w:vAlign w:val="center"/>
          </w:tcPr>
          <w:p w14:paraId="1B5ED02B" w14:textId="77777777" w:rsidR="00733CC2" w:rsidRPr="00B4398C" w:rsidRDefault="00733CC2" w:rsidP="00E02DC0">
            <w:pPr>
              <w:spacing w:line="480" w:lineRule="auto"/>
              <w:rPr>
                <w:sz w:val="16"/>
                <w:szCs w:val="16"/>
              </w:rPr>
            </w:pPr>
          </w:p>
        </w:tc>
        <w:tc>
          <w:tcPr>
            <w:tcW w:w="6166" w:type="dxa"/>
            <w:gridSpan w:val="3"/>
            <w:tcBorders>
              <w:top w:val="nil"/>
              <w:left w:val="nil"/>
              <w:bottom w:val="nil"/>
              <w:right w:val="nil"/>
            </w:tcBorders>
            <w:vAlign w:val="center"/>
          </w:tcPr>
          <w:p w14:paraId="1F64D2EC" w14:textId="77777777" w:rsidR="00733CC2" w:rsidRPr="00B4398C" w:rsidRDefault="00733CC2" w:rsidP="00E02DC0">
            <w:pPr>
              <w:spacing w:line="480" w:lineRule="auto"/>
              <w:rPr>
                <w:sz w:val="16"/>
                <w:szCs w:val="16"/>
              </w:rPr>
            </w:pPr>
          </w:p>
        </w:tc>
        <w:tc>
          <w:tcPr>
            <w:tcW w:w="0" w:type="auto"/>
            <w:tcBorders>
              <w:top w:val="nil"/>
              <w:left w:val="nil"/>
              <w:bottom w:val="nil"/>
              <w:right w:val="nil"/>
            </w:tcBorders>
            <w:vAlign w:val="center"/>
          </w:tcPr>
          <w:p w14:paraId="79FC5E47" w14:textId="77777777" w:rsidR="00733CC2" w:rsidRPr="00B4398C" w:rsidRDefault="00733CC2" w:rsidP="00E02DC0">
            <w:pPr>
              <w:spacing w:line="480" w:lineRule="auto"/>
              <w:rPr>
                <w:sz w:val="16"/>
                <w:szCs w:val="16"/>
              </w:rPr>
            </w:pPr>
          </w:p>
        </w:tc>
      </w:tr>
      <w:tr w:rsidR="007C40D4" w:rsidRPr="0054236C" w14:paraId="6F59155C" w14:textId="77777777" w:rsidTr="00E02DC0">
        <w:trPr>
          <w:trHeight w:hRule="exact" w:val="668"/>
        </w:trPr>
        <w:tc>
          <w:tcPr>
            <w:tcW w:w="2127" w:type="dxa"/>
            <w:tcBorders>
              <w:top w:val="nil"/>
              <w:left w:val="nil"/>
              <w:bottom w:val="nil"/>
              <w:right w:val="nil"/>
            </w:tcBorders>
            <w:vAlign w:val="center"/>
          </w:tcPr>
          <w:p w14:paraId="30DFFDDE" w14:textId="77777777" w:rsidR="007C40D4" w:rsidRPr="00E90E73" w:rsidRDefault="007C40D4" w:rsidP="007C40D4">
            <w:pPr>
              <w:spacing w:line="480" w:lineRule="auto"/>
              <w:rPr>
                <w:sz w:val="16"/>
                <w:szCs w:val="16"/>
              </w:rPr>
            </w:pPr>
          </w:p>
        </w:tc>
        <w:tc>
          <w:tcPr>
            <w:tcW w:w="6166" w:type="dxa"/>
            <w:gridSpan w:val="3"/>
            <w:tcBorders>
              <w:top w:val="nil"/>
              <w:left w:val="nil"/>
              <w:bottom w:val="nil"/>
              <w:right w:val="nil"/>
            </w:tcBorders>
            <w:vAlign w:val="center"/>
          </w:tcPr>
          <w:p w14:paraId="1C1AEBD7" w14:textId="77777777" w:rsidR="007C40D4" w:rsidRPr="00CB4F6F" w:rsidRDefault="00CB4F6F" w:rsidP="007C40D4">
            <w:pPr>
              <w:pStyle w:val="CoverpageTitle"/>
              <w:spacing w:before="0" w:after="0"/>
              <w:rPr>
                <w:sz w:val="40"/>
                <w:szCs w:val="52"/>
              </w:rPr>
            </w:pPr>
            <w:r w:rsidRPr="00CB4F6F">
              <w:rPr>
                <w:sz w:val="40"/>
                <w:szCs w:val="52"/>
              </w:rPr>
              <w:t>Trailer Settings and Profile</w:t>
            </w:r>
          </w:p>
        </w:tc>
        <w:tc>
          <w:tcPr>
            <w:tcW w:w="0" w:type="auto"/>
            <w:tcBorders>
              <w:top w:val="nil"/>
              <w:left w:val="nil"/>
              <w:bottom w:val="nil"/>
              <w:right w:val="nil"/>
            </w:tcBorders>
            <w:vAlign w:val="center"/>
          </w:tcPr>
          <w:p w14:paraId="4FD667CD" w14:textId="77777777" w:rsidR="007C40D4" w:rsidRPr="00CB4F6F" w:rsidRDefault="007C40D4" w:rsidP="007C40D4">
            <w:pPr>
              <w:spacing w:line="480" w:lineRule="auto"/>
              <w:rPr>
                <w:sz w:val="40"/>
                <w:szCs w:val="16"/>
              </w:rPr>
            </w:pPr>
          </w:p>
        </w:tc>
      </w:tr>
      <w:tr w:rsidR="007C40D4" w:rsidRPr="0054236C" w14:paraId="65DAC459" w14:textId="77777777" w:rsidTr="00E02DC0">
        <w:trPr>
          <w:trHeight w:hRule="exact" w:val="635"/>
        </w:trPr>
        <w:tc>
          <w:tcPr>
            <w:tcW w:w="2127" w:type="dxa"/>
            <w:tcBorders>
              <w:top w:val="nil"/>
              <w:left w:val="nil"/>
              <w:bottom w:val="nil"/>
              <w:right w:val="nil"/>
            </w:tcBorders>
            <w:vAlign w:val="center"/>
          </w:tcPr>
          <w:p w14:paraId="47956E38" w14:textId="77777777" w:rsidR="007C40D4" w:rsidRPr="00E90E73" w:rsidRDefault="007C40D4" w:rsidP="007C40D4">
            <w:pPr>
              <w:spacing w:line="480" w:lineRule="auto"/>
              <w:rPr>
                <w:sz w:val="16"/>
                <w:szCs w:val="16"/>
              </w:rPr>
            </w:pPr>
          </w:p>
        </w:tc>
        <w:tc>
          <w:tcPr>
            <w:tcW w:w="6166" w:type="dxa"/>
            <w:gridSpan w:val="3"/>
            <w:tcBorders>
              <w:top w:val="nil"/>
              <w:left w:val="nil"/>
              <w:bottom w:val="nil"/>
              <w:right w:val="nil"/>
            </w:tcBorders>
            <w:vAlign w:val="center"/>
          </w:tcPr>
          <w:p w14:paraId="4AB247AA" w14:textId="77777777" w:rsidR="007C40D4" w:rsidRPr="007C40D4" w:rsidRDefault="007C40D4" w:rsidP="00CB4F6F">
            <w:pPr>
              <w:pStyle w:val="CoverpageTitle"/>
              <w:spacing w:before="0" w:after="0"/>
              <w:rPr>
                <w:sz w:val="24"/>
                <w:szCs w:val="52"/>
              </w:rPr>
            </w:pPr>
            <w:r w:rsidRPr="007C40D4">
              <w:rPr>
                <w:sz w:val="24"/>
                <w:szCs w:val="52"/>
              </w:rPr>
              <w:t>(</w:t>
            </w:r>
            <w:r w:rsidR="00CB4F6F">
              <w:rPr>
                <w:sz w:val="24"/>
                <w:szCs w:val="52"/>
              </w:rPr>
              <w:t>F003257</w:t>
            </w:r>
            <w:r w:rsidRPr="007C40D4">
              <w:rPr>
                <w:sz w:val="24"/>
                <w:szCs w:val="52"/>
              </w:rPr>
              <w:t>)</w:t>
            </w:r>
          </w:p>
        </w:tc>
        <w:tc>
          <w:tcPr>
            <w:tcW w:w="0" w:type="auto"/>
            <w:tcBorders>
              <w:top w:val="nil"/>
              <w:left w:val="nil"/>
              <w:bottom w:val="nil"/>
              <w:right w:val="nil"/>
            </w:tcBorders>
            <w:vAlign w:val="center"/>
          </w:tcPr>
          <w:p w14:paraId="34741F1F" w14:textId="77777777" w:rsidR="007C40D4" w:rsidRPr="00E90E73" w:rsidRDefault="007C40D4" w:rsidP="007C40D4">
            <w:pPr>
              <w:spacing w:line="480" w:lineRule="auto"/>
              <w:rPr>
                <w:sz w:val="16"/>
                <w:szCs w:val="16"/>
              </w:rPr>
            </w:pPr>
          </w:p>
        </w:tc>
      </w:tr>
      <w:tr w:rsidR="00733CC2" w:rsidRPr="00396024" w14:paraId="531E78FE" w14:textId="77777777" w:rsidTr="00E02DC0">
        <w:trPr>
          <w:trHeight w:hRule="exact" w:val="567"/>
        </w:trPr>
        <w:tc>
          <w:tcPr>
            <w:tcW w:w="2127" w:type="dxa"/>
            <w:tcBorders>
              <w:top w:val="nil"/>
              <w:left w:val="nil"/>
              <w:bottom w:val="nil"/>
              <w:right w:val="nil"/>
            </w:tcBorders>
            <w:vAlign w:val="center"/>
          </w:tcPr>
          <w:p w14:paraId="14AB6D3E" w14:textId="77777777" w:rsidR="00733CC2" w:rsidRPr="00396024" w:rsidRDefault="00733CC2" w:rsidP="00E02DC0">
            <w:pPr>
              <w:spacing w:line="480" w:lineRule="auto"/>
              <w:rPr>
                <w:sz w:val="16"/>
                <w:szCs w:val="16"/>
              </w:rPr>
            </w:pPr>
          </w:p>
        </w:tc>
        <w:tc>
          <w:tcPr>
            <w:tcW w:w="6166" w:type="dxa"/>
            <w:gridSpan w:val="3"/>
            <w:tcBorders>
              <w:top w:val="nil"/>
              <w:left w:val="nil"/>
              <w:bottom w:val="nil"/>
              <w:right w:val="nil"/>
            </w:tcBorders>
            <w:vAlign w:val="center"/>
          </w:tcPr>
          <w:p w14:paraId="0F8A8E03" w14:textId="77777777" w:rsidR="00733CC2" w:rsidRPr="007C40D4" w:rsidRDefault="00733CC2" w:rsidP="00E02DC0">
            <w:pPr>
              <w:spacing w:line="480" w:lineRule="auto"/>
              <w:rPr>
                <w:sz w:val="24"/>
                <w:szCs w:val="16"/>
              </w:rPr>
            </w:pPr>
          </w:p>
        </w:tc>
        <w:tc>
          <w:tcPr>
            <w:tcW w:w="0" w:type="auto"/>
            <w:tcBorders>
              <w:top w:val="nil"/>
              <w:left w:val="nil"/>
              <w:bottom w:val="nil"/>
              <w:right w:val="nil"/>
            </w:tcBorders>
            <w:vAlign w:val="center"/>
          </w:tcPr>
          <w:p w14:paraId="5176BC31" w14:textId="77777777" w:rsidR="00733CC2" w:rsidRPr="00396024" w:rsidRDefault="00733CC2" w:rsidP="00E02DC0">
            <w:pPr>
              <w:spacing w:line="480" w:lineRule="auto"/>
              <w:rPr>
                <w:sz w:val="16"/>
                <w:szCs w:val="16"/>
              </w:rPr>
            </w:pPr>
          </w:p>
        </w:tc>
      </w:tr>
      <w:tr w:rsidR="00733CC2" w:rsidRPr="00396024" w14:paraId="0C51B4B7" w14:textId="77777777" w:rsidTr="00E02DC0">
        <w:trPr>
          <w:trHeight w:hRule="exact" w:val="567"/>
        </w:trPr>
        <w:tc>
          <w:tcPr>
            <w:tcW w:w="2127" w:type="dxa"/>
            <w:tcBorders>
              <w:top w:val="nil"/>
              <w:left w:val="nil"/>
              <w:bottom w:val="single" w:sz="4" w:space="0" w:color="auto"/>
              <w:right w:val="nil"/>
            </w:tcBorders>
            <w:vAlign w:val="center"/>
          </w:tcPr>
          <w:p w14:paraId="53149644" w14:textId="77777777" w:rsidR="00733CC2" w:rsidRPr="00396024" w:rsidRDefault="00733CC2" w:rsidP="00E02DC0">
            <w:pPr>
              <w:spacing w:line="480" w:lineRule="auto"/>
              <w:rPr>
                <w:sz w:val="16"/>
                <w:szCs w:val="16"/>
              </w:rPr>
            </w:pPr>
          </w:p>
        </w:tc>
        <w:tc>
          <w:tcPr>
            <w:tcW w:w="6166" w:type="dxa"/>
            <w:gridSpan w:val="3"/>
            <w:tcBorders>
              <w:top w:val="nil"/>
              <w:left w:val="nil"/>
              <w:bottom w:val="single" w:sz="4" w:space="0" w:color="auto"/>
              <w:right w:val="nil"/>
            </w:tcBorders>
            <w:vAlign w:val="center"/>
          </w:tcPr>
          <w:p w14:paraId="57D5A16B" w14:textId="77777777" w:rsidR="00733CC2" w:rsidRPr="00396024" w:rsidRDefault="00733CC2" w:rsidP="00E02DC0">
            <w:pPr>
              <w:spacing w:line="480" w:lineRule="auto"/>
              <w:rPr>
                <w:sz w:val="16"/>
                <w:szCs w:val="16"/>
              </w:rPr>
            </w:pPr>
          </w:p>
        </w:tc>
        <w:tc>
          <w:tcPr>
            <w:tcW w:w="0" w:type="auto"/>
            <w:tcBorders>
              <w:top w:val="nil"/>
              <w:left w:val="nil"/>
              <w:bottom w:val="single" w:sz="4" w:space="0" w:color="auto"/>
              <w:right w:val="nil"/>
            </w:tcBorders>
            <w:vAlign w:val="center"/>
          </w:tcPr>
          <w:p w14:paraId="399E633C" w14:textId="77777777" w:rsidR="00733CC2" w:rsidRPr="00396024" w:rsidRDefault="00733CC2" w:rsidP="00E02DC0">
            <w:pPr>
              <w:spacing w:line="480" w:lineRule="auto"/>
              <w:rPr>
                <w:sz w:val="16"/>
                <w:szCs w:val="16"/>
              </w:rPr>
            </w:pPr>
          </w:p>
        </w:tc>
      </w:tr>
      <w:tr w:rsidR="00733CC2" w:rsidRPr="00396024" w14:paraId="11BE811A" w14:textId="77777777" w:rsidTr="00E02DC0">
        <w:trPr>
          <w:trHeight w:val="20"/>
        </w:trPr>
        <w:tc>
          <w:tcPr>
            <w:tcW w:w="2127" w:type="dxa"/>
            <w:vAlign w:val="center"/>
          </w:tcPr>
          <w:p w14:paraId="358E81A2" w14:textId="77777777" w:rsidR="00733CC2" w:rsidRPr="00396024" w:rsidRDefault="00733CC2" w:rsidP="00E02DC0">
            <w:r>
              <w:t>Document Type</w:t>
            </w:r>
          </w:p>
        </w:tc>
        <w:tc>
          <w:tcPr>
            <w:tcW w:w="6166" w:type="dxa"/>
            <w:gridSpan w:val="3"/>
            <w:shd w:val="clear" w:color="auto" w:fill="E6E6E6"/>
            <w:vAlign w:val="center"/>
          </w:tcPr>
          <w:p w14:paraId="371003B0" w14:textId="77777777" w:rsidR="00733CC2" w:rsidRPr="007C40D4" w:rsidRDefault="00733CC2" w:rsidP="00E02DC0">
            <w:pPr>
              <w:jc w:val="center"/>
              <w:rPr>
                <w:b/>
              </w:rPr>
            </w:pPr>
            <w:r w:rsidRPr="007C40D4">
              <w:rPr>
                <w:b/>
              </w:rPr>
              <w:fldChar w:fldCharType="begin"/>
            </w:r>
            <w:r w:rsidRPr="007C40D4">
              <w:rPr>
                <w:b/>
              </w:rPr>
              <w:instrText xml:space="preserve"> DOCPROPERTY  DocType  \* MERGEFORMAT </w:instrText>
            </w:r>
            <w:r w:rsidRPr="007C40D4">
              <w:rPr>
                <w:b/>
              </w:rPr>
              <w:fldChar w:fldCharType="separate"/>
            </w:r>
            <w:r w:rsidR="00AE665F" w:rsidRPr="00AE665F">
              <w:rPr>
                <w:b/>
                <w:bCs/>
              </w:rPr>
              <w:t>Aggregated Feature Specification</w:t>
            </w:r>
            <w:r w:rsidRPr="007C40D4">
              <w:rPr>
                <w:b/>
              </w:rPr>
              <w:fldChar w:fldCharType="end"/>
            </w:r>
          </w:p>
        </w:tc>
        <w:tc>
          <w:tcPr>
            <w:tcW w:w="0" w:type="auto"/>
            <w:vAlign w:val="center"/>
          </w:tcPr>
          <w:p w14:paraId="7C6A36A0" w14:textId="77777777" w:rsidR="00733CC2" w:rsidRPr="00396024" w:rsidRDefault="00733CC2" w:rsidP="00E02DC0">
            <w:pPr>
              <w:rPr>
                <w:sz w:val="16"/>
                <w:szCs w:val="16"/>
              </w:rPr>
            </w:pPr>
          </w:p>
        </w:tc>
      </w:tr>
      <w:tr w:rsidR="00733CC2" w:rsidRPr="00155160" w14:paraId="5D3FFB17" w14:textId="77777777" w:rsidTr="00E02DC0">
        <w:trPr>
          <w:trHeight w:val="20"/>
        </w:trPr>
        <w:tc>
          <w:tcPr>
            <w:tcW w:w="2127" w:type="dxa"/>
            <w:vAlign w:val="center"/>
          </w:tcPr>
          <w:p w14:paraId="546B885A" w14:textId="77777777" w:rsidR="00733CC2" w:rsidRPr="00155160" w:rsidRDefault="00733CC2" w:rsidP="00E02DC0">
            <w:r w:rsidRPr="00155160">
              <w:t>Template Version</w:t>
            </w:r>
          </w:p>
        </w:tc>
        <w:tc>
          <w:tcPr>
            <w:tcW w:w="6166" w:type="dxa"/>
            <w:gridSpan w:val="3"/>
            <w:shd w:val="clear" w:color="auto" w:fill="E6E6E6"/>
            <w:vAlign w:val="center"/>
          </w:tcPr>
          <w:p w14:paraId="3C5AD098" w14:textId="77777777" w:rsidR="00733CC2" w:rsidRPr="004A25AA" w:rsidRDefault="00311E5C" w:rsidP="007C40D4">
            <w:pPr>
              <w:jc w:val="center"/>
              <w:rPr>
                <w:b/>
              </w:rPr>
            </w:pPr>
            <w:r w:rsidRPr="004A25AA">
              <w:rPr>
                <w:b/>
              </w:rPr>
              <w:fldChar w:fldCharType="begin"/>
            </w:r>
            <w:r w:rsidRPr="004A25AA">
              <w:rPr>
                <w:b/>
              </w:rPr>
              <w:instrText xml:space="preserve"> DOCPROPERTY  </w:instrText>
            </w:r>
            <w:r w:rsidR="007C40D4">
              <w:rPr>
                <w:b/>
              </w:rPr>
              <w:instrText>Template</w:instrText>
            </w:r>
            <w:r w:rsidRPr="004A25AA">
              <w:rPr>
                <w:b/>
              </w:rPr>
              <w:instrText xml:space="preserve">Version  \* MERGEFORMAT </w:instrText>
            </w:r>
            <w:r w:rsidRPr="004A25AA">
              <w:rPr>
                <w:b/>
              </w:rPr>
              <w:fldChar w:fldCharType="separate"/>
            </w:r>
            <w:r w:rsidR="00AE665F">
              <w:rPr>
                <w:b/>
              </w:rPr>
              <w:t>6</w:t>
            </w:r>
            <w:r w:rsidRPr="004A25AA">
              <w:rPr>
                <w:b/>
              </w:rPr>
              <w:fldChar w:fldCharType="end"/>
            </w:r>
            <w:r w:rsidR="00733CC2" w:rsidRPr="004A25AA">
              <w:rPr>
                <w:b/>
              </w:rPr>
              <w:t>.</w:t>
            </w:r>
            <w:r w:rsidRPr="004A25AA">
              <w:rPr>
                <w:b/>
              </w:rPr>
              <w:fldChar w:fldCharType="begin"/>
            </w:r>
            <w:r w:rsidRPr="004A25AA">
              <w:rPr>
                <w:b/>
              </w:rPr>
              <w:instrText xml:space="preserve"> DOCPROPERTY  </w:instrText>
            </w:r>
            <w:r w:rsidR="007C40D4">
              <w:rPr>
                <w:b/>
              </w:rPr>
              <w:instrText>Template</w:instrText>
            </w:r>
            <w:r w:rsidRPr="004A25AA">
              <w:rPr>
                <w:b/>
              </w:rPr>
              <w:instrText xml:space="preserve">Revision  \* MERGEFORMAT </w:instrText>
            </w:r>
            <w:r w:rsidRPr="004A25AA">
              <w:rPr>
                <w:b/>
              </w:rPr>
              <w:fldChar w:fldCharType="separate"/>
            </w:r>
            <w:r w:rsidR="00AE665F">
              <w:rPr>
                <w:b/>
              </w:rPr>
              <w:t>1a</w:t>
            </w:r>
            <w:r w:rsidRPr="004A25AA">
              <w:rPr>
                <w:b/>
              </w:rPr>
              <w:fldChar w:fldCharType="end"/>
            </w:r>
          </w:p>
        </w:tc>
        <w:tc>
          <w:tcPr>
            <w:tcW w:w="0" w:type="auto"/>
            <w:vAlign w:val="center"/>
          </w:tcPr>
          <w:p w14:paraId="03012047" w14:textId="77777777" w:rsidR="00733CC2" w:rsidRPr="00155160" w:rsidRDefault="00733CC2" w:rsidP="00E02DC0">
            <w:pPr>
              <w:rPr>
                <w:sz w:val="16"/>
                <w:szCs w:val="16"/>
              </w:rPr>
            </w:pPr>
          </w:p>
        </w:tc>
      </w:tr>
      <w:tr w:rsidR="00C1371C" w:rsidRPr="00396024" w14:paraId="11A8B528" w14:textId="77777777" w:rsidTr="00E02DC0">
        <w:trPr>
          <w:trHeight w:val="20"/>
        </w:trPr>
        <w:tc>
          <w:tcPr>
            <w:tcW w:w="2127" w:type="dxa"/>
            <w:vAlign w:val="center"/>
          </w:tcPr>
          <w:p w14:paraId="7A907D24" w14:textId="77777777" w:rsidR="00C1371C" w:rsidRPr="00771878" w:rsidRDefault="00C1371C" w:rsidP="00C1371C">
            <w:r w:rsidRPr="00771878">
              <w:t>Document ID</w:t>
            </w:r>
          </w:p>
        </w:tc>
        <w:tc>
          <w:tcPr>
            <w:tcW w:w="6166" w:type="dxa"/>
            <w:gridSpan w:val="3"/>
            <w:shd w:val="clear" w:color="auto" w:fill="E6E6E6"/>
            <w:vAlign w:val="center"/>
          </w:tcPr>
          <w:p w14:paraId="141DD27B" w14:textId="77777777" w:rsidR="00C1371C" w:rsidRPr="009C2BF3" w:rsidRDefault="0039327B" w:rsidP="00C1371C">
            <w:pPr>
              <w:jc w:val="center"/>
              <w:rPr>
                <w:b/>
              </w:rPr>
            </w:pPr>
            <w:r w:rsidRPr="004A25AA">
              <w:rPr>
                <w:b/>
              </w:rPr>
              <w:fldChar w:fldCharType="begin"/>
            </w:r>
            <w:r w:rsidRPr="004A25AA">
              <w:rPr>
                <w:b/>
              </w:rPr>
              <w:instrText xml:space="preserve"> FILENAME  \* Lower  \* MERGEFORMAT </w:instrText>
            </w:r>
            <w:r w:rsidRPr="004A25AA">
              <w:rPr>
                <w:b/>
              </w:rPr>
              <w:fldChar w:fldCharType="separate"/>
            </w:r>
            <w:r w:rsidR="00AE665F">
              <w:rPr>
                <w:b/>
                <w:noProof/>
              </w:rPr>
              <w:t>document1</w:t>
            </w:r>
            <w:r w:rsidRPr="004A25AA">
              <w:rPr>
                <w:b/>
                <w:noProof/>
              </w:rPr>
              <w:fldChar w:fldCharType="end"/>
            </w:r>
          </w:p>
        </w:tc>
        <w:tc>
          <w:tcPr>
            <w:tcW w:w="0" w:type="auto"/>
            <w:vAlign w:val="center"/>
          </w:tcPr>
          <w:p w14:paraId="57206AA9" w14:textId="77777777" w:rsidR="00C1371C" w:rsidRPr="00396024" w:rsidRDefault="00C1371C" w:rsidP="00C1371C">
            <w:pPr>
              <w:rPr>
                <w:sz w:val="16"/>
                <w:szCs w:val="16"/>
              </w:rPr>
            </w:pPr>
          </w:p>
        </w:tc>
      </w:tr>
      <w:tr w:rsidR="0039327B" w:rsidRPr="00396024" w14:paraId="1AAEF8D6" w14:textId="77777777" w:rsidTr="00E02DC0">
        <w:trPr>
          <w:trHeight w:val="20"/>
        </w:trPr>
        <w:tc>
          <w:tcPr>
            <w:tcW w:w="2127" w:type="dxa"/>
            <w:tcBorders>
              <w:bottom w:val="single" w:sz="4" w:space="0" w:color="auto"/>
            </w:tcBorders>
            <w:vAlign w:val="center"/>
          </w:tcPr>
          <w:p w14:paraId="103A7841" w14:textId="77777777" w:rsidR="0039327B" w:rsidRDefault="0039327B" w:rsidP="0039327B">
            <w:r>
              <w:t>Document Location</w:t>
            </w:r>
          </w:p>
        </w:tc>
        <w:tc>
          <w:tcPr>
            <w:tcW w:w="6166" w:type="dxa"/>
            <w:gridSpan w:val="3"/>
            <w:tcBorders>
              <w:bottom w:val="single" w:sz="4" w:space="0" w:color="auto"/>
            </w:tcBorders>
            <w:shd w:val="clear" w:color="auto" w:fill="E6E6E6"/>
            <w:vAlign w:val="center"/>
          </w:tcPr>
          <w:p w14:paraId="2E241C59" w14:textId="545D8C88" w:rsidR="0039327B" w:rsidRPr="004A25AA" w:rsidRDefault="00174421" w:rsidP="0039327B">
            <w:pPr>
              <w:jc w:val="center"/>
              <w:rPr>
                <w:b/>
              </w:rPr>
            </w:pPr>
            <w:r>
              <w:rPr>
                <w:b/>
              </w:rPr>
              <w:t>VSEM</w:t>
            </w:r>
          </w:p>
        </w:tc>
        <w:tc>
          <w:tcPr>
            <w:tcW w:w="0" w:type="auto"/>
            <w:tcBorders>
              <w:bottom w:val="single" w:sz="4" w:space="0" w:color="auto"/>
            </w:tcBorders>
            <w:shd w:val="clear" w:color="auto" w:fill="auto"/>
            <w:vAlign w:val="center"/>
          </w:tcPr>
          <w:p w14:paraId="3A6047CB" w14:textId="77777777" w:rsidR="0039327B" w:rsidRPr="00396024" w:rsidRDefault="0039327B" w:rsidP="0039327B"/>
        </w:tc>
      </w:tr>
      <w:tr w:rsidR="00733CC2" w:rsidRPr="00396024" w14:paraId="11828331" w14:textId="77777777" w:rsidTr="00E02DC0">
        <w:trPr>
          <w:trHeight w:val="20"/>
        </w:trPr>
        <w:tc>
          <w:tcPr>
            <w:tcW w:w="2127" w:type="dxa"/>
            <w:tcBorders>
              <w:bottom w:val="single" w:sz="4" w:space="0" w:color="auto"/>
            </w:tcBorders>
            <w:vAlign w:val="center"/>
          </w:tcPr>
          <w:p w14:paraId="458CE529" w14:textId="77777777" w:rsidR="00733CC2" w:rsidRPr="00396024" w:rsidRDefault="00733CC2" w:rsidP="00E02DC0">
            <w:r w:rsidRPr="00396024">
              <w:t>Document Owner</w:t>
            </w:r>
          </w:p>
        </w:tc>
        <w:tc>
          <w:tcPr>
            <w:tcW w:w="6166" w:type="dxa"/>
            <w:gridSpan w:val="3"/>
            <w:tcBorders>
              <w:bottom w:val="single" w:sz="4" w:space="0" w:color="auto"/>
            </w:tcBorders>
            <w:shd w:val="clear" w:color="auto" w:fill="E6E6E6"/>
            <w:vAlign w:val="center"/>
          </w:tcPr>
          <w:p w14:paraId="4940314F" w14:textId="77777777" w:rsidR="00733CC2" w:rsidRPr="004A25AA" w:rsidRDefault="00311E5C" w:rsidP="00E02DC0">
            <w:pPr>
              <w:jc w:val="center"/>
              <w:rPr>
                <w:b/>
              </w:rPr>
            </w:pPr>
            <w:r w:rsidRPr="004A25AA">
              <w:rPr>
                <w:b/>
              </w:rPr>
              <w:fldChar w:fldCharType="begin"/>
            </w:r>
            <w:r w:rsidRPr="004A25AA">
              <w:rPr>
                <w:b/>
              </w:rPr>
              <w:instrText xml:space="preserve"> DOCPROPERTY  DocOwner  \* MERGEFORMAT </w:instrText>
            </w:r>
            <w:r w:rsidRPr="004A25AA">
              <w:rPr>
                <w:b/>
              </w:rPr>
              <w:fldChar w:fldCharType="separate"/>
            </w:r>
            <w:r w:rsidR="00AE665F">
              <w:rPr>
                <w:b/>
              </w:rPr>
              <w:t>Raul Rodriguez-Flores (RRODR368)</w:t>
            </w:r>
            <w:r w:rsidRPr="004A25AA">
              <w:rPr>
                <w:b/>
              </w:rPr>
              <w:fldChar w:fldCharType="end"/>
            </w:r>
          </w:p>
        </w:tc>
        <w:tc>
          <w:tcPr>
            <w:tcW w:w="0" w:type="auto"/>
            <w:tcBorders>
              <w:bottom w:val="single" w:sz="4" w:space="0" w:color="auto"/>
            </w:tcBorders>
            <w:shd w:val="clear" w:color="auto" w:fill="auto"/>
            <w:vAlign w:val="center"/>
          </w:tcPr>
          <w:p w14:paraId="3EB06E41" w14:textId="77777777" w:rsidR="00733CC2" w:rsidRPr="00396024" w:rsidRDefault="00733CC2" w:rsidP="00E02DC0"/>
        </w:tc>
      </w:tr>
      <w:tr w:rsidR="00733CC2" w:rsidRPr="00396024" w14:paraId="2F4034DA" w14:textId="77777777" w:rsidTr="00E02DC0">
        <w:trPr>
          <w:trHeight w:val="20"/>
        </w:trPr>
        <w:tc>
          <w:tcPr>
            <w:tcW w:w="2127" w:type="dxa"/>
            <w:vAlign w:val="center"/>
          </w:tcPr>
          <w:p w14:paraId="56EF9E87" w14:textId="77777777" w:rsidR="00733CC2" w:rsidRPr="00396024" w:rsidRDefault="00733CC2" w:rsidP="0039327B">
            <w:r w:rsidRPr="00396024">
              <w:t xml:space="preserve">Document </w:t>
            </w:r>
            <w:r w:rsidR="0039327B">
              <w:t>Revision</w:t>
            </w:r>
          </w:p>
        </w:tc>
        <w:tc>
          <w:tcPr>
            <w:tcW w:w="6166" w:type="dxa"/>
            <w:gridSpan w:val="3"/>
            <w:shd w:val="clear" w:color="auto" w:fill="E6E6E6"/>
            <w:vAlign w:val="center"/>
          </w:tcPr>
          <w:p w14:paraId="41A195EE" w14:textId="77777777" w:rsidR="00733CC2" w:rsidRPr="004A25AA" w:rsidRDefault="00EE03EA" w:rsidP="00E0529E">
            <w:pPr>
              <w:jc w:val="center"/>
              <w:rPr>
                <w:b/>
              </w:rPr>
            </w:pPr>
            <w:r>
              <w:rPr>
                <w:b/>
              </w:rPr>
              <w:t>UPV1</w:t>
            </w:r>
          </w:p>
        </w:tc>
        <w:tc>
          <w:tcPr>
            <w:tcW w:w="0" w:type="auto"/>
            <w:tcBorders>
              <w:bottom w:val="single" w:sz="4" w:space="0" w:color="auto"/>
            </w:tcBorders>
            <w:vAlign w:val="center"/>
          </w:tcPr>
          <w:p w14:paraId="6F01B316" w14:textId="77777777" w:rsidR="00733CC2" w:rsidRPr="00396024" w:rsidRDefault="00733CC2" w:rsidP="00E02DC0"/>
        </w:tc>
      </w:tr>
      <w:tr w:rsidR="00733CC2" w:rsidRPr="00396024" w14:paraId="4EB5407B" w14:textId="77777777" w:rsidTr="00E02DC0">
        <w:trPr>
          <w:trHeight w:val="20"/>
        </w:trPr>
        <w:tc>
          <w:tcPr>
            <w:tcW w:w="2127" w:type="dxa"/>
            <w:vAlign w:val="center"/>
          </w:tcPr>
          <w:p w14:paraId="4D384B5D" w14:textId="77777777" w:rsidR="00733CC2" w:rsidRPr="00396024" w:rsidRDefault="00733CC2" w:rsidP="00E02DC0">
            <w:r>
              <w:t>Document Status</w:t>
            </w:r>
          </w:p>
        </w:tc>
        <w:tc>
          <w:tcPr>
            <w:tcW w:w="6166" w:type="dxa"/>
            <w:gridSpan w:val="3"/>
            <w:shd w:val="clear" w:color="auto" w:fill="E6E6E6"/>
            <w:vAlign w:val="center"/>
          </w:tcPr>
          <w:p w14:paraId="03B00329" w14:textId="620BF46A" w:rsidR="00733CC2" w:rsidRPr="004A25AA" w:rsidRDefault="000C5734" w:rsidP="001B6208">
            <w:pPr>
              <w:jc w:val="center"/>
              <w:rPr>
                <w:b/>
              </w:rPr>
            </w:pPr>
            <w:r>
              <w:rPr>
                <w:b/>
              </w:rPr>
              <w:t xml:space="preserve">REV </w:t>
            </w:r>
            <w:r w:rsidR="001B6208">
              <w:rPr>
                <w:b/>
              </w:rPr>
              <w:t>8</w:t>
            </w:r>
            <w:r>
              <w:rPr>
                <w:b/>
              </w:rPr>
              <w:t>.0</w:t>
            </w:r>
          </w:p>
        </w:tc>
        <w:tc>
          <w:tcPr>
            <w:tcW w:w="0" w:type="auto"/>
            <w:tcBorders>
              <w:bottom w:val="single" w:sz="4" w:space="0" w:color="auto"/>
            </w:tcBorders>
            <w:vAlign w:val="center"/>
          </w:tcPr>
          <w:p w14:paraId="1275DD3E" w14:textId="77777777" w:rsidR="00733CC2" w:rsidRPr="00396024" w:rsidRDefault="00733CC2" w:rsidP="00E02DC0"/>
        </w:tc>
      </w:tr>
      <w:tr w:rsidR="00733CC2" w:rsidRPr="00396024" w14:paraId="713B14AB" w14:textId="77777777" w:rsidTr="00E02DC0">
        <w:trPr>
          <w:trHeight w:val="20"/>
        </w:trPr>
        <w:tc>
          <w:tcPr>
            <w:tcW w:w="2127" w:type="dxa"/>
            <w:tcBorders>
              <w:bottom w:val="single" w:sz="4" w:space="0" w:color="auto"/>
            </w:tcBorders>
            <w:vAlign w:val="center"/>
          </w:tcPr>
          <w:p w14:paraId="1A7787ED" w14:textId="77777777" w:rsidR="00733CC2" w:rsidRDefault="00733CC2" w:rsidP="00E02DC0">
            <w:r>
              <w:t>Date Issued</w:t>
            </w:r>
          </w:p>
        </w:tc>
        <w:tc>
          <w:tcPr>
            <w:tcW w:w="6166" w:type="dxa"/>
            <w:gridSpan w:val="3"/>
            <w:tcBorders>
              <w:bottom w:val="single" w:sz="4" w:space="0" w:color="auto"/>
            </w:tcBorders>
            <w:shd w:val="clear" w:color="auto" w:fill="E6E6E6"/>
            <w:vAlign w:val="center"/>
          </w:tcPr>
          <w:p w14:paraId="76A64F62" w14:textId="143A108E" w:rsidR="00733CC2" w:rsidRPr="007C40D4" w:rsidRDefault="001B6208" w:rsidP="00B83620">
            <w:pPr>
              <w:jc w:val="center"/>
              <w:rPr>
                <w:b/>
              </w:rPr>
            </w:pPr>
            <w:r>
              <w:rPr>
                <w:b/>
              </w:rPr>
              <w:t>11/20</w:t>
            </w:r>
            <w:r w:rsidR="00E0529E">
              <w:rPr>
                <w:b/>
              </w:rPr>
              <w:t>/2020</w:t>
            </w:r>
          </w:p>
        </w:tc>
        <w:tc>
          <w:tcPr>
            <w:tcW w:w="0" w:type="auto"/>
            <w:tcBorders>
              <w:bottom w:val="single" w:sz="4" w:space="0" w:color="auto"/>
            </w:tcBorders>
            <w:shd w:val="clear" w:color="auto" w:fill="auto"/>
            <w:vAlign w:val="center"/>
          </w:tcPr>
          <w:p w14:paraId="65405CF5" w14:textId="77777777" w:rsidR="00733CC2" w:rsidRPr="00396024" w:rsidRDefault="00733CC2" w:rsidP="00E02DC0"/>
        </w:tc>
      </w:tr>
      <w:tr w:rsidR="00733CC2" w:rsidRPr="00396024" w14:paraId="50034162" w14:textId="77777777" w:rsidTr="00E02DC0">
        <w:trPr>
          <w:trHeight w:val="20"/>
        </w:trPr>
        <w:tc>
          <w:tcPr>
            <w:tcW w:w="2127" w:type="dxa"/>
            <w:tcBorders>
              <w:bottom w:val="single" w:sz="4" w:space="0" w:color="auto"/>
            </w:tcBorders>
            <w:vAlign w:val="center"/>
          </w:tcPr>
          <w:p w14:paraId="0294D305" w14:textId="77777777" w:rsidR="00733CC2" w:rsidRDefault="00733CC2" w:rsidP="00E02DC0">
            <w:r>
              <w:t>Date Revised</w:t>
            </w:r>
          </w:p>
        </w:tc>
        <w:tc>
          <w:tcPr>
            <w:tcW w:w="6166" w:type="dxa"/>
            <w:gridSpan w:val="3"/>
            <w:tcBorders>
              <w:bottom w:val="single" w:sz="4" w:space="0" w:color="auto"/>
            </w:tcBorders>
            <w:shd w:val="clear" w:color="auto" w:fill="E6E6E6"/>
            <w:vAlign w:val="center"/>
          </w:tcPr>
          <w:p w14:paraId="227013B3" w14:textId="77777777" w:rsidR="00733CC2" w:rsidRPr="004A25AA" w:rsidRDefault="00311E5C" w:rsidP="00141B4A">
            <w:pPr>
              <w:jc w:val="center"/>
              <w:rPr>
                <w:b/>
              </w:rPr>
            </w:pPr>
            <w:r w:rsidRPr="004A25AA">
              <w:rPr>
                <w:b/>
              </w:rPr>
              <w:fldChar w:fldCharType="begin"/>
            </w:r>
            <w:r w:rsidRPr="004A25AA">
              <w:rPr>
                <w:b/>
              </w:rPr>
              <w:instrText xml:space="preserve"> DOCPROPERTY  Doc</w:instrText>
            </w:r>
            <w:r w:rsidR="00141B4A">
              <w:rPr>
                <w:b/>
              </w:rPr>
              <w:instrText>Revision</w:instrText>
            </w:r>
            <w:r w:rsidRPr="004A25AA">
              <w:rPr>
                <w:b/>
              </w:rPr>
              <w:instrText xml:space="preserve">Date  \* MERGEFORMAT </w:instrText>
            </w:r>
            <w:r w:rsidRPr="004A25AA">
              <w:rPr>
                <w:b/>
              </w:rPr>
              <w:fldChar w:fldCharType="separate"/>
            </w:r>
            <w:r w:rsidR="00AE665F">
              <w:rPr>
                <w:b/>
              </w:rPr>
              <w:t>yyyy/mm/dd</w:t>
            </w:r>
            <w:r w:rsidRPr="004A25AA">
              <w:rPr>
                <w:b/>
              </w:rPr>
              <w:fldChar w:fldCharType="end"/>
            </w:r>
          </w:p>
        </w:tc>
        <w:tc>
          <w:tcPr>
            <w:tcW w:w="0" w:type="auto"/>
            <w:tcBorders>
              <w:bottom w:val="single" w:sz="4" w:space="0" w:color="auto"/>
            </w:tcBorders>
            <w:shd w:val="clear" w:color="auto" w:fill="auto"/>
            <w:vAlign w:val="center"/>
          </w:tcPr>
          <w:p w14:paraId="40B08C4D" w14:textId="77777777" w:rsidR="00733CC2" w:rsidRPr="00396024" w:rsidRDefault="00733CC2" w:rsidP="00E02DC0"/>
        </w:tc>
      </w:tr>
      <w:tr w:rsidR="00733CC2" w:rsidRPr="00396024" w14:paraId="72FE4599" w14:textId="77777777" w:rsidTr="00E02DC0">
        <w:trPr>
          <w:trHeight w:val="20"/>
        </w:trPr>
        <w:tc>
          <w:tcPr>
            <w:tcW w:w="2127" w:type="dxa"/>
            <w:vMerge w:val="restart"/>
            <w:vAlign w:val="center"/>
          </w:tcPr>
          <w:p w14:paraId="27F03D85" w14:textId="77777777" w:rsidR="00733CC2" w:rsidRDefault="00733CC2" w:rsidP="00E02DC0">
            <w:r>
              <w:t>Document Classification</w:t>
            </w:r>
          </w:p>
        </w:tc>
        <w:tc>
          <w:tcPr>
            <w:tcW w:w="1984" w:type="dxa"/>
            <w:tcBorders>
              <w:right w:val="nil"/>
            </w:tcBorders>
            <w:shd w:val="clear" w:color="auto" w:fill="E6E6E6"/>
            <w:vAlign w:val="center"/>
          </w:tcPr>
          <w:p w14:paraId="4674E6E4" w14:textId="77777777" w:rsidR="00733CC2" w:rsidRPr="009A5BDD" w:rsidRDefault="00733CC2" w:rsidP="00E02DC0">
            <w:pPr>
              <w:jc w:val="center"/>
            </w:pPr>
            <w:r w:rsidRPr="009A5BDD">
              <w:t>GIS1 Item Number:</w:t>
            </w:r>
          </w:p>
        </w:tc>
        <w:tc>
          <w:tcPr>
            <w:tcW w:w="4182" w:type="dxa"/>
            <w:gridSpan w:val="2"/>
            <w:tcBorders>
              <w:left w:val="nil"/>
            </w:tcBorders>
            <w:shd w:val="clear" w:color="auto" w:fill="E6E6E6"/>
            <w:vAlign w:val="center"/>
          </w:tcPr>
          <w:p w14:paraId="0DCA8EED" w14:textId="77777777" w:rsidR="00733CC2" w:rsidRPr="007C40D4" w:rsidRDefault="00733CC2" w:rsidP="00E02DC0">
            <w:pPr>
              <w:jc w:val="center"/>
              <w:rPr>
                <w:b/>
              </w:rPr>
            </w:pPr>
            <w:r w:rsidRPr="007C40D4">
              <w:rPr>
                <w:b/>
              </w:rPr>
              <w:fldChar w:fldCharType="begin"/>
            </w:r>
            <w:r w:rsidRPr="007C40D4">
              <w:rPr>
                <w:b/>
              </w:rPr>
              <w:instrText xml:space="preserve"> DOCPROPERTY  DocGis1ItemNumber  \* MERGEFORMAT </w:instrText>
            </w:r>
            <w:r w:rsidRPr="007C40D4">
              <w:rPr>
                <w:b/>
              </w:rPr>
              <w:fldChar w:fldCharType="separate"/>
            </w:r>
            <w:r w:rsidR="00AE665F" w:rsidRPr="00AE665F">
              <w:rPr>
                <w:b/>
                <w:bCs/>
              </w:rPr>
              <w:t>27.60</w:t>
            </w:r>
            <w:r w:rsidR="00AE665F">
              <w:rPr>
                <w:b/>
              </w:rPr>
              <w:t>/35</w:t>
            </w:r>
            <w:r w:rsidRPr="007C40D4">
              <w:rPr>
                <w:b/>
                <w:bCs/>
              </w:rPr>
              <w:fldChar w:fldCharType="end"/>
            </w:r>
          </w:p>
        </w:tc>
        <w:tc>
          <w:tcPr>
            <w:tcW w:w="0" w:type="auto"/>
            <w:vMerge w:val="restart"/>
            <w:shd w:val="clear" w:color="auto" w:fill="auto"/>
            <w:vAlign w:val="center"/>
          </w:tcPr>
          <w:p w14:paraId="2ED9C243" w14:textId="77777777" w:rsidR="00733CC2" w:rsidRPr="00396024" w:rsidRDefault="00733CC2" w:rsidP="00E02DC0"/>
        </w:tc>
      </w:tr>
      <w:tr w:rsidR="00733CC2" w:rsidRPr="00396024" w14:paraId="14D9D4B0" w14:textId="77777777" w:rsidTr="00E02DC0">
        <w:trPr>
          <w:trHeight w:val="20"/>
        </w:trPr>
        <w:tc>
          <w:tcPr>
            <w:tcW w:w="2127" w:type="dxa"/>
            <w:vMerge/>
            <w:vAlign w:val="center"/>
          </w:tcPr>
          <w:p w14:paraId="1FC106CE" w14:textId="77777777" w:rsidR="00733CC2" w:rsidRDefault="00733CC2" w:rsidP="00E02DC0"/>
        </w:tc>
        <w:tc>
          <w:tcPr>
            <w:tcW w:w="1984" w:type="dxa"/>
            <w:tcBorders>
              <w:right w:val="nil"/>
            </w:tcBorders>
            <w:shd w:val="clear" w:color="auto" w:fill="E6E6E6"/>
            <w:vAlign w:val="center"/>
          </w:tcPr>
          <w:p w14:paraId="4B2EC901" w14:textId="77777777" w:rsidR="00733CC2" w:rsidRPr="009A5BDD" w:rsidRDefault="00733CC2" w:rsidP="00E02DC0">
            <w:pPr>
              <w:jc w:val="center"/>
            </w:pPr>
            <w:r w:rsidRPr="009A5BDD">
              <w:t>GIS2 Classification:</w:t>
            </w:r>
          </w:p>
        </w:tc>
        <w:tc>
          <w:tcPr>
            <w:tcW w:w="4182" w:type="dxa"/>
            <w:gridSpan w:val="2"/>
            <w:tcBorders>
              <w:left w:val="nil"/>
            </w:tcBorders>
            <w:shd w:val="clear" w:color="auto" w:fill="E6E6E6"/>
            <w:vAlign w:val="center"/>
          </w:tcPr>
          <w:p w14:paraId="5CE1FFBB" w14:textId="77777777" w:rsidR="00733CC2" w:rsidRPr="007C40D4" w:rsidRDefault="00733CC2" w:rsidP="00E02DC0">
            <w:pPr>
              <w:jc w:val="center"/>
              <w:rPr>
                <w:b/>
              </w:rPr>
            </w:pPr>
            <w:r w:rsidRPr="007C40D4">
              <w:rPr>
                <w:b/>
                <w:bCs/>
              </w:rPr>
              <w:fldChar w:fldCharType="begin"/>
            </w:r>
            <w:r w:rsidRPr="007C40D4">
              <w:rPr>
                <w:b/>
                <w:bCs/>
              </w:rPr>
              <w:instrText xml:space="preserve"> DOCPROPERTY  DocGis2Classification  \* MERGEFORMAT </w:instrText>
            </w:r>
            <w:r w:rsidRPr="007C40D4">
              <w:rPr>
                <w:b/>
                <w:bCs/>
              </w:rPr>
              <w:fldChar w:fldCharType="separate"/>
            </w:r>
            <w:r w:rsidR="00AE665F" w:rsidRPr="00AE665F">
              <w:rPr>
                <w:b/>
              </w:rPr>
              <w:t>Confidential</w:t>
            </w:r>
            <w:r w:rsidRPr="007C40D4">
              <w:rPr>
                <w:b/>
                <w:bCs/>
              </w:rPr>
              <w:fldChar w:fldCharType="end"/>
            </w:r>
          </w:p>
        </w:tc>
        <w:tc>
          <w:tcPr>
            <w:tcW w:w="0" w:type="auto"/>
            <w:vMerge/>
            <w:shd w:val="clear" w:color="auto" w:fill="auto"/>
            <w:vAlign w:val="center"/>
          </w:tcPr>
          <w:p w14:paraId="651C9700" w14:textId="77777777" w:rsidR="00733CC2" w:rsidRPr="00396024" w:rsidRDefault="00733CC2" w:rsidP="00E02DC0"/>
        </w:tc>
      </w:tr>
      <w:tr w:rsidR="00733CC2" w:rsidRPr="00396024" w14:paraId="21951037" w14:textId="77777777" w:rsidTr="00E02DC0">
        <w:trPr>
          <w:trHeight w:val="20"/>
        </w:trPr>
        <w:tc>
          <w:tcPr>
            <w:tcW w:w="10381" w:type="dxa"/>
            <w:gridSpan w:val="5"/>
            <w:tcBorders>
              <w:left w:val="nil"/>
              <w:bottom w:val="nil"/>
              <w:right w:val="nil"/>
            </w:tcBorders>
            <w:vAlign w:val="center"/>
          </w:tcPr>
          <w:p w14:paraId="03C116D1" w14:textId="77777777" w:rsidR="00733CC2" w:rsidRPr="00396024" w:rsidRDefault="00733CC2" w:rsidP="00E02DC0"/>
        </w:tc>
      </w:tr>
      <w:tr w:rsidR="00733CC2" w:rsidRPr="00396024" w14:paraId="6D38FF0C" w14:textId="77777777" w:rsidTr="00E02DC0">
        <w:trPr>
          <w:trHeight w:val="20"/>
        </w:trPr>
        <w:tc>
          <w:tcPr>
            <w:tcW w:w="10381" w:type="dxa"/>
            <w:gridSpan w:val="5"/>
            <w:tcBorders>
              <w:top w:val="nil"/>
              <w:left w:val="nil"/>
              <w:right w:val="nil"/>
            </w:tcBorders>
            <w:vAlign w:val="center"/>
          </w:tcPr>
          <w:p w14:paraId="6E9BE1F9" w14:textId="77777777" w:rsidR="00733CC2" w:rsidRDefault="00733CC2" w:rsidP="00E02DC0"/>
        </w:tc>
      </w:tr>
      <w:tr w:rsidR="00733CC2" w:rsidRPr="00396024" w14:paraId="352A62F6" w14:textId="77777777" w:rsidTr="00E02DC0">
        <w:trPr>
          <w:trHeight w:val="20"/>
        </w:trPr>
        <w:tc>
          <w:tcPr>
            <w:tcW w:w="10381" w:type="dxa"/>
            <w:gridSpan w:val="5"/>
            <w:vAlign w:val="center"/>
          </w:tcPr>
          <w:p w14:paraId="3E9D5749" w14:textId="77777777" w:rsidR="00733CC2" w:rsidRPr="00396024" w:rsidRDefault="00733CC2" w:rsidP="00E02DC0">
            <w:r w:rsidRPr="00A0347A">
              <w:t>Document Approval</w:t>
            </w:r>
          </w:p>
        </w:tc>
      </w:tr>
      <w:tr w:rsidR="00733CC2" w:rsidRPr="00396024" w14:paraId="6BCAFE3E" w14:textId="77777777" w:rsidTr="00E02DC0">
        <w:trPr>
          <w:trHeight w:val="20"/>
        </w:trPr>
        <w:tc>
          <w:tcPr>
            <w:tcW w:w="2127" w:type="dxa"/>
            <w:shd w:val="clear" w:color="auto" w:fill="D9D9D9" w:themeFill="background1" w:themeFillShade="D9"/>
            <w:vAlign w:val="center"/>
          </w:tcPr>
          <w:p w14:paraId="3623503C" w14:textId="77777777" w:rsidR="00733CC2" w:rsidRDefault="00733CC2" w:rsidP="00E02DC0">
            <w:r w:rsidRPr="00FA67AF">
              <w:t>Person</w:t>
            </w:r>
          </w:p>
        </w:tc>
        <w:tc>
          <w:tcPr>
            <w:tcW w:w="3083" w:type="dxa"/>
            <w:gridSpan w:val="2"/>
            <w:shd w:val="clear" w:color="auto" w:fill="D9D9D9" w:themeFill="background1" w:themeFillShade="D9"/>
            <w:vAlign w:val="center"/>
          </w:tcPr>
          <w:p w14:paraId="03C9D19C" w14:textId="77777777" w:rsidR="00733CC2" w:rsidRDefault="00733CC2" w:rsidP="00E02DC0">
            <w:r w:rsidRPr="00FA67AF">
              <w:t>Role</w:t>
            </w:r>
          </w:p>
        </w:tc>
        <w:tc>
          <w:tcPr>
            <w:tcW w:w="3083" w:type="dxa"/>
            <w:shd w:val="clear" w:color="auto" w:fill="D9D9D9" w:themeFill="background1" w:themeFillShade="D9"/>
            <w:vAlign w:val="center"/>
          </w:tcPr>
          <w:p w14:paraId="707B0FE8" w14:textId="77777777" w:rsidR="00733CC2" w:rsidRDefault="00733CC2" w:rsidP="00E02DC0">
            <w:r w:rsidRPr="00FA67AF">
              <w:t>Email Confirmation</w:t>
            </w:r>
          </w:p>
        </w:tc>
        <w:tc>
          <w:tcPr>
            <w:tcW w:w="0" w:type="auto"/>
            <w:shd w:val="clear" w:color="auto" w:fill="D9D9D9" w:themeFill="background1" w:themeFillShade="D9"/>
            <w:vAlign w:val="center"/>
          </w:tcPr>
          <w:p w14:paraId="3C1E2700" w14:textId="77777777" w:rsidR="00733CC2" w:rsidRPr="00396024" w:rsidRDefault="00733CC2" w:rsidP="00E02DC0">
            <w:r w:rsidRPr="00FA67AF">
              <w:t>Date</w:t>
            </w:r>
          </w:p>
        </w:tc>
      </w:tr>
      <w:tr w:rsidR="00733CC2" w:rsidRPr="00396024" w14:paraId="4470F4C3" w14:textId="77777777" w:rsidTr="00E02DC0">
        <w:trPr>
          <w:trHeight w:val="20"/>
        </w:trPr>
        <w:tc>
          <w:tcPr>
            <w:tcW w:w="2127" w:type="dxa"/>
            <w:vAlign w:val="center"/>
          </w:tcPr>
          <w:p w14:paraId="65888928" w14:textId="77777777" w:rsidR="00733CC2" w:rsidRDefault="00B83620" w:rsidP="00E02DC0">
            <w:r>
              <w:t xml:space="preserve">Tony Deddeh </w:t>
            </w:r>
          </w:p>
        </w:tc>
        <w:tc>
          <w:tcPr>
            <w:tcW w:w="3083" w:type="dxa"/>
            <w:gridSpan w:val="2"/>
            <w:shd w:val="clear" w:color="auto" w:fill="auto"/>
            <w:vAlign w:val="center"/>
          </w:tcPr>
          <w:p w14:paraId="4202AE74" w14:textId="77777777" w:rsidR="00733CC2" w:rsidRDefault="00B83620" w:rsidP="00E02DC0">
            <w:r>
              <w:t>Feature Supervisor</w:t>
            </w:r>
          </w:p>
        </w:tc>
        <w:tc>
          <w:tcPr>
            <w:tcW w:w="3083" w:type="dxa"/>
            <w:shd w:val="clear" w:color="auto" w:fill="auto"/>
            <w:vAlign w:val="center"/>
          </w:tcPr>
          <w:p w14:paraId="7BEB79B2" w14:textId="77777777" w:rsidR="00733CC2" w:rsidRDefault="00733CC2" w:rsidP="00E02DC0"/>
        </w:tc>
        <w:tc>
          <w:tcPr>
            <w:tcW w:w="0" w:type="auto"/>
            <w:shd w:val="clear" w:color="auto" w:fill="auto"/>
            <w:vAlign w:val="center"/>
          </w:tcPr>
          <w:p w14:paraId="13A88E8A" w14:textId="77777777" w:rsidR="00733CC2" w:rsidRPr="00396024" w:rsidRDefault="00733CC2" w:rsidP="00E02DC0"/>
        </w:tc>
      </w:tr>
      <w:tr w:rsidR="00733CC2" w:rsidRPr="00396024" w14:paraId="58A1D1FB" w14:textId="77777777" w:rsidTr="00E02DC0">
        <w:trPr>
          <w:trHeight w:val="20"/>
        </w:trPr>
        <w:tc>
          <w:tcPr>
            <w:tcW w:w="2127" w:type="dxa"/>
            <w:vAlign w:val="center"/>
          </w:tcPr>
          <w:p w14:paraId="3C6AB242" w14:textId="77777777" w:rsidR="00733CC2" w:rsidRDefault="00B83620" w:rsidP="00E02DC0">
            <w:r>
              <w:t>Raul Rodriguez</w:t>
            </w:r>
          </w:p>
        </w:tc>
        <w:tc>
          <w:tcPr>
            <w:tcW w:w="3083" w:type="dxa"/>
            <w:gridSpan w:val="2"/>
            <w:shd w:val="clear" w:color="auto" w:fill="auto"/>
            <w:vAlign w:val="center"/>
          </w:tcPr>
          <w:p w14:paraId="64456A83" w14:textId="77777777" w:rsidR="00733CC2" w:rsidRDefault="00B83620" w:rsidP="00E02DC0">
            <w:r>
              <w:t>Feature Owner</w:t>
            </w:r>
          </w:p>
        </w:tc>
        <w:tc>
          <w:tcPr>
            <w:tcW w:w="3083" w:type="dxa"/>
            <w:shd w:val="clear" w:color="auto" w:fill="auto"/>
            <w:vAlign w:val="center"/>
          </w:tcPr>
          <w:p w14:paraId="561409F1" w14:textId="77777777" w:rsidR="00733CC2" w:rsidRDefault="00733CC2" w:rsidP="00E02DC0"/>
        </w:tc>
        <w:tc>
          <w:tcPr>
            <w:tcW w:w="0" w:type="auto"/>
            <w:shd w:val="clear" w:color="auto" w:fill="auto"/>
            <w:vAlign w:val="center"/>
          </w:tcPr>
          <w:p w14:paraId="59CE4109" w14:textId="77777777" w:rsidR="00733CC2" w:rsidRPr="00396024" w:rsidRDefault="00733CC2" w:rsidP="00E02DC0"/>
        </w:tc>
      </w:tr>
      <w:tr w:rsidR="00B83620" w:rsidRPr="00396024" w14:paraId="61059775" w14:textId="77777777" w:rsidTr="00E02DC0">
        <w:trPr>
          <w:trHeight w:val="20"/>
        </w:trPr>
        <w:tc>
          <w:tcPr>
            <w:tcW w:w="2127" w:type="dxa"/>
            <w:vAlign w:val="center"/>
          </w:tcPr>
          <w:p w14:paraId="5301709C" w14:textId="77777777" w:rsidR="00B83620" w:rsidRDefault="00B83620" w:rsidP="00E02DC0"/>
        </w:tc>
        <w:tc>
          <w:tcPr>
            <w:tcW w:w="3083" w:type="dxa"/>
            <w:gridSpan w:val="2"/>
            <w:shd w:val="clear" w:color="auto" w:fill="auto"/>
            <w:vAlign w:val="center"/>
          </w:tcPr>
          <w:p w14:paraId="7949F61F" w14:textId="77777777" w:rsidR="00B83620" w:rsidRDefault="00B83620" w:rsidP="00E02DC0"/>
        </w:tc>
        <w:tc>
          <w:tcPr>
            <w:tcW w:w="3083" w:type="dxa"/>
            <w:shd w:val="clear" w:color="auto" w:fill="auto"/>
            <w:vAlign w:val="center"/>
          </w:tcPr>
          <w:p w14:paraId="25740138" w14:textId="77777777" w:rsidR="00B83620" w:rsidRDefault="00B83620" w:rsidP="00E02DC0"/>
        </w:tc>
        <w:tc>
          <w:tcPr>
            <w:tcW w:w="0" w:type="auto"/>
            <w:shd w:val="clear" w:color="auto" w:fill="auto"/>
            <w:vAlign w:val="center"/>
          </w:tcPr>
          <w:p w14:paraId="6E5F81DB" w14:textId="77777777" w:rsidR="00B83620" w:rsidRPr="00396024" w:rsidRDefault="00B83620" w:rsidP="00E02DC0"/>
        </w:tc>
      </w:tr>
    </w:tbl>
    <w:p w14:paraId="2E9048BC" w14:textId="77777777" w:rsidR="003D5C27" w:rsidRDefault="006B6F49" w:rsidP="003D5C27">
      <w:r>
        <w:tab/>
      </w:r>
    </w:p>
    <w:p w14:paraId="704316FB" w14:textId="77777777" w:rsidR="003D5C27" w:rsidRDefault="003D5C27" w:rsidP="003D5C27"/>
    <w:p w14:paraId="58D58E59" w14:textId="77777777" w:rsidR="003D5C27" w:rsidRDefault="003D5C27" w:rsidP="003D5C27"/>
    <w:p w14:paraId="13C2CD38" w14:textId="77777777" w:rsidR="003D5C27" w:rsidRPr="00397AF6" w:rsidRDefault="003D5C27" w:rsidP="003D5C27">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AE665F" w:rsidRPr="00AE665F">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33478B80" w14:textId="77777777" w:rsidR="003D5C27" w:rsidRPr="00397AF6" w:rsidRDefault="003D5C27" w:rsidP="003D5C27">
      <w:pPr>
        <w:jc w:val="both"/>
        <w:rPr>
          <w:rFonts w:cs="Arial"/>
          <w:b/>
          <w:bCs/>
          <w:color w:val="000000"/>
        </w:rPr>
      </w:pPr>
    </w:p>
    <w:p w14:paraId="5ABF8324" w14:textId="77777777" w:rsidR="003D5C27" w:rsidRDefault="003D5C27" w:rsidP="003D5C27">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r w:rsidRPr="004E37DE">
        <w:rPr>
          <w:rFonts w:cs="Arial"/>
          <w:sz w:val="20"/>
          <w:szCs w:val="20"/>
        </w:rPr>
        <w:t>©</w:t>
      </w:r>
      <w:r w:rsidRPr="004814C3">
        <w:rPr>
          <w:rFonts w:cs="Arial"/>
          <w:sz w:val="20"/>
          <w:szCs w:val="20"/>
        </w:rPr>
        <w:t xml:space="preserve"> </w:t>
      </w:r>
      <w:r w:rsidRPr="003F64F8">
        <w:rPr>
          <w:rFonts w:cs="Arial"/>
          <w:sz w:val="20"/>
          <w:szCs w:val="20"/>
        </w:rPr>
        <w:fldChar w:fldCharType="begin"/>
      </w:r>
      <w:r w:rsidRPr="003F64F8">
        <w:rPr>
          <w:rFonts w:cs="Arial"/>
          <w:sz w:val="20"/>
          <w:szCs w:val="20"/>
        </w:rPr>
        <w:instrText xml:space="preserve"> DOCPROPERTY  CopyrightDate  \* MERGEFORMAT </w:instrText>
      </w:r>
      <w:r w:rsidRPr="003F64F8">
        <w:rPr>
          <w:rFonts w:cs="Arial"/>
          <w:sz w:val="20"/>
          <w:szCs w:val="20"/>
        </w:rPr>
        <w:fldChar w:fldCharType="separate"/>
      </w:r>
      <w:r w:rsidR="00AE665F" w:rsidRPr="00AE665F">
        <w:rPr>
          <w:rFonts w:cs="Arial"/>
          <w:bCs/>
          <w:sz w:val="20"/>
          <w:szCs w:val="20"/>
          <w:lang w:val="en-US"/>
        </w:rPr>
        <w:t>2019</w:t>
      </w:r>
      <w:r w:rsidRPr="003F64F8">
        <w:rPr>
          <w:rFonts w:cs="Arial"/>
          <w:sz w:val="20"/>
          <w:szCs w:val="20"/>
        </w:rPr>
        <w:fldChar w:fldCharType="end"/>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0016ED86" w14:textId="77777777" w:rsidR="003D5C27" w:rsidRDefault="003D5C27" w:rsidP="003D5C27">
      <w:pPr>
        <w:pStyle w:val="CoverpageTitle"/>
        <w:spacing w:before="0" w:after="0"/>
        <w:rPr>
          <w:rFonts w:cs="Arial"/>
          <w:sz w:val="20"/>
          <w:szCs w:val="20"/>
        </w:rPr>
      </w:pPr>
    </w:p>
    <w:p w14:paraId="0AA2E14F" w14:textId="77777777" w:rsidR="003D5C27" w:rsidRDefault="003D5C27" w:rsidP="003D5C27">
      <w:pPr>
        <w:pStyle w:val="CoverpageTitle"/>
        <w:spacing w:before="0" w:after="0"/>
        <w:rPr>
          <w:rFonts w:cs="Arial"/>
          <w:sz w:val="20"/>
          <w:szCs w:val="20"/>
        </w:rPr>
      </w:pPr>
    </w:p>
    <w:p w14:paraId="25AA4CF3" w14:textId="77777777" w:rsidR="003D5C27" w:rsidRDefault="003D5C27" w:rsidP="003D5C27">
      <w:pPr>
        <w:pStyle w:val="CoverpageTitle"/>
        <w:spacing w:before="0" w:after="0"/>
        <w:rPr>
          <w:rFonts w:cs="Arial"/>
          <w:sz w:val="20"/>
          <w:szCs w:val="20"/>
        </w:rPr>
      </w:pPr>
    </w:p>
    <w:p w14:paraId="1156BEB8" w14:textId="77777777" w:rsidR="003D5C27" w:rsidRPr="001A27DD" w:rsidRDefault="003D5C27" w:rsidP="003D5C27">
      <w:pPr>
        <w:pStyle w:val="CoverpageTitle"/>
        <w:spacing w:before="0" w:after="0"/>
        <w:rPr>
          <w:rFonts w:cs="Arial"/>
          <w:szCs w:val="20"/>
        </w:rPr>
      </w:pPr>
      <w:r w:rsidRPr="001A27DD">
        <w:rPr>
          <w:rFonts w:cs="Arial"/>
          <w:szCs w:val="20"/>
        </w:rPr>
        <w:t>Printed Copies Are Uncontrolled</w:t>
      </w:r>
    </w:p>
    <w:p w14:paraId="47DF6233" w14:textId="77777777" w:rsidR="00733CC2" w:rsidRPr="003D5C27" w:rsidRDefault="00733CC2" w:rsidP="0066402F">
      <w:pPr>
        <w:rPr>
          <w:lang w:val="en-GB"/>
        </w:rPr>
      </w:pPr>
    </w:p>
    <w:p w14:paraId="5FC711B2" w14:textId="77777777" w:rsidR="00227BB0" w:rsidRPr="004356EC" w:rsidRDefault="00227BB0" w:rsidP="0066402F">
      <w:pPr>
        <w:sectPr w:rsidR="00227BB0" w:rsidRPr="004356EC" w:rsidSect="0040630E">
          <w:headerReference w:type="default" r:id="rId11"/>
          <w:pgSz w:w="11907" w:h="16840" w:code="9"/>
          <w:pgMar w:top="1440" w:right="862" w:bottom="1440" w:left="862" w:header="567" w:footer="737" w:gutter="0"/>
          <w:cols w:space="720"/>
        </w:sectPr>
      </w:pPr>
    </w:p>
    <w:p w14:paraId="72FECB54" w14:textId="77777777" w:rsidR="00B83620" w:rsidRDefault="00B83620" w:rsidP="00B83620">
      <w:pPr>
        <w:pStyle w:val="Heading1"/>
        <w:numPr>
          <w:ilvl w:val="0"/>
          <w:numId w:val="0"/>
        </w:numPr>
        <w:ind w:left="432" w:hanging="432"/>
      </w:pPr>
      <w:bookmarkStart w:id="0" w:name="_Toc498356804"/>
      <w:bookmarkStart w:id="1" w:name="_Toc23423657"/>
      <w:bookmarkStart w:id="2" w:name="_Toc40440178"/>
      <w:bookmarkStart w:id="3" w:name="_Hlk23967056"/>
      <w:bookmarkStart w:id="4" w:name="_Toc213483403"/>
      <w:r>
        <w:lastRenderedPageBreak/>
        <w:t>Disclaimer test</w:t>
      </w:r>
      <w:bookmarkEnd w:id="0"/>
      <w:bookmarkEnd w:id="1"/>
      <w:bookmarkEnd w:id="2"/>
    </w:p>
    <w:p w14:paraId="33CB4469" w14:textId="77777777" w:rsidR="00B83620" w:rsidRDefault="00B83620" w:rsidP="00B83620"/>
    <w:p w14:paraId="180C4365" w14:textId="77777777" w:rsidR="00B83620" w:rsidRDefault="00B83620" w:rsidP="00B83620">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Pr="008D283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2982259A" w14:textId="77777777" w:rsidR="00B83620" w:rsidRDefault="00B83620" w:rsidP="00B83620">
      <w:pPr>
        <w:jc w:val="both"/>
        <w:rPr>
          <w:rFonts w:cs="Arial"/>
          <w:b/>
          <w:bCs/>
          <w:color w:val="000000"/>
        </w:rPr>
      </w:pPr>
    </w:p>
    <w:p w14:paraId="00E9495C" w14:textId="77777777" w:rsidR="00B83620" w:rsidRPr="007163C0" w:rsidRDefault="00B83620" w:rsidP="00B83620">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10AFFBAF" w14:textId="77777777" w:rsidR="00B83620" w:rsidRPr="009478C8" w:rsidRDefault="00B83620" w:rsidP="00B83620">
      <w:pPr>
        <w:jc w:val="both"/>
        <w:rPr>
          <w:rFonts w:cs="Arial"/>
          <w:color w:val="000000"/>
        </w:rPr>
      </w:pPr>
    </w:p>
    <w:p w14:paraId="4A5710F6" w14:textId="77777777" w:rsidR="00B83620" w:rsidRPr="00106737" w:rsidRDefault="00B83620" w:rsidP="00B83620">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09328F0A" w14:textId="77777777" w:rsidR="00B83620" w:rsidRPr="00106737" w:rsidRDefault="00B83620" w:rsidP="00B83620">
      <w:pPr>
        <w:jc w:val="both"/>
        <w:rPr>
          <w:rFonts w:cs="Arial"/>
          <w:color w:val="000000"/>
        </w:rPr>
      </w:pPr>
    </w:p>
    <w:p w14:paraId="73A6305F" w14:textId="77777777" w:rsidR="00B83620" w:rsidRPr="00106737" w:rsidRDefault="00B83620" w:rsidP="00B83620">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499AA020" w14:textId="77777777" w:rsidR="00B83620" w:rsidRPr="00106737" w:rsidRDefault="00B83620" w:rsidP="00B83620">
      <w:pPr>
        <w:jc w:val="both"/>
        <w:rPr>
          <w:rFonts w:cs="Arial"/>
          <w:color w:val="000000"/>
        </w:rPr>
      </w:pPr>
    </w:p>
    <w:p w14:paraId="4BFDCFF4" w14:textId="77777777" w:rsidR="00B83620" w:rsidRPr="00106737" w:rsidRDefault="00B83620" w:rsidP="00B83620">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631FA5CB" w14:textId="77777777" w:rsidR="00B83620" w:rsidRPr="00106737" w:rsidRDefault="00B83620" w:rsidP="00B83620">
      <w:pPr>
        <w:jc w:val="both"/>
        <w:rPr>
          <w:rFonts w:cs="Arial"/>
          <w:color w:val="000000"/>
        </w:rPr>
      </w:pPr>
    </w:p>
    <w:p w14:paraId="50285B00" w14:textId="77777777" w:rsidR="00B83620" w:rsidRPr="00106737" w:rsidRDefault="00B83620" w:rsidP="00B83620">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3737EB50" w14:textId="77777777" w:rsidR="003D5C27" w:rsidRDefault="003D5C27" w:rsidP="003D5C27">
      <w:pPr>
        <w:jc w:val="both"/>
        <w:rPr>
          <w:rFonts w:cs="Arial"/>
          <w:color w:val="000000"/>
        </w:rPr>
      </w:pPr>
    </w:p>
    <w:p w14:paraId="774B2D82" w14:textId="77777777" w:rsidR="003D5C27" w:rsidRDefault="003D5C27" w:rsidP="003D5C27">
      <w:pPr>
        <w:jc w:val="both"/>
        <w:rPr>
          <w:rFonts w:cs="Arial"/>
          <w:color w:val="000000"/>
        </w:rPr>
      </w:pPr>
    </w:p>
    <w:p w14:paraId="1A1DBF14" w14:textId="77777777" w:rsidR="003D5C27" w:rsidRDefault="003D5C27" w:rsidP="003D5C27">
      <w:pPr>
        <w:jc w:val="both"/>
        <w:rPr>
          <w:rFonts w:cs="Arial"/>
          <w:color w:val="000000"/>
        </w:rPr>
      </w:pPr>
    </w:p>
    <w:p w14:paraId="023816A5" w14:textId="77777777" w:rsidR="003D5C27" w:rsidRDefault="003D5C27" w:rsidP="003D5C27">
      <w:pPr>
        <w:jc w:val="both"/>
        <w:rPr>
          <w:rFonts w:cs="Arial"/>
          <w:color w:val="000000"/>
        </w:rPr>
      </w:pPr>
    </w:p>
    <w:p w14:paraId="3CC96A25" w14:textId="77777777" w:rsidR="003D5C27" w:rsidRDefault="003D5C27" w:rsidP="003D5C27">
      <w:pPr>
        <w:jc w:val="both"/>
        <w:rPr>
          <w:rFonts w:cs="Arial"/>
          <w:color w:val="000000"/>
        </w:rPr>
      </w:pPr>
    </w:p>
    <w:p w14:paraId="15F9DBBF" w14:textId="77777777" w:rsidR="003D5C27" w:rsidRDefault="003D5C27" w:rsidP="003D5C27">
      <w:pPr>
        <w:jc w:val="both"/>
        <w:rPr>
          <w:rFonts w:cs="Arial"/>
          <w:color w:val="000000"/>
        </w:rPr>
      </w:pPr>
    </w:p>
    <w:p w14:paraId="2D6FF1C0" w14:textId="77777777" w:rsidR="003D5C27" w:rsidRDefault="003D5C27" w:rsidP="003D5C27">
      <w:pPr>
        <w:jc w:val="both"/>
        <w:rPr>
          <w:rFonts w:cs="Arial"/>
          <w:color w:val="000000"/>
        </w:rPr>
      </w:pPr>
    </w:p>
    <w:p w14:paraId="3A9A118A" w14:textId="77777777" w:rsidR="003D5C27" w:rsidRDefault="003D5C27" w:rsidP="003D5C27">
      <w:pPr>
        <w:jc w:val="both"/>
        <w:rPr>
          <w:rFonts w:cs="Arial"/>
          <w:color w:val="000000"/>
        </w:rPr>
      </w:pPr>
    </w:p>
    <w:p w14:paraId="439FBD37" w14:textId="77777777" w:rsidR="003D5C27" w:rsidRDefault="003D5C27" w:rsidP="003D5C27">
      <w:pPr>
        <w:jc w:val="both"/>
        <w:rPr>
          <w:rFonts w:cs="Arial"/>
          <w:color w:val="000000"/>
        </w:rPr>
      </w:pPr>
    </w:p>
    <w:p w14:paraId="622AB7E7" w14:textId="77777777" w:rsidR="003D5C27" w:rsidRDefault="003D5C27" w:rsidP="003D5C27">
      <w:pPr>
        <w:jc w:val="both"/>
        <w:rPr>
          <w:rFonts w:cs="Arial"/>
          <w:color w:val="000000"/>
        </w:rPr>
      </w:pPr>
    </w:p>
    <w:p w14:paraId="1BDDF95A" w14:textId="77777777" w:rsidR="003D5C27" w:rsidRDefault="003D5C27" w:rsidP="003D5C27">
      <w:pPr>
        <w:jc w:val="both"/>
        <w:rPr>
          <w:rFonts w:cs="Arial"/>
          <w:color w:val="000000"/>
        </w:rPr>
      </w:pPr>
    </w:p>
    <w:p w14:paraId="2DB3C2C5" w14:textId="77777777" w:rsidR="003D5C27" w:rsidRDefault="003D5C27" w:rsidP="003D5C27">
      <w:pPr>
        <w:jc w:val="both"/>
        <w:rPr>
          <w:rFonts w:cs="Arial"/>
          <w:color w:val="000000"/>
        </w:rPr>
      </w:pPr>
    </w:p>
    <w:p w14:paraId="6443C792" w14:textId="77777777" w:rsidR="003D5C27" w:rsidRDefault="003D5C27" w:rsidP="003D5C27">
      <w:pPr>
        <w:jc w:val="both"/>
        <w:rPr>
          <w:rFonts w:cs="Arial"/>
          <w:color w:val="000000"/>
        </w:rPr>
      </w:pPr>
    </w:p>
    <w:p w14:paraId="174C1B3C" w14:textId="77777777" w:rsidR="003D5C27" w:rsidRDefault="003D5C27" w:rsidP="003D5C27">
      <w:pPr>
        <w:jc w:val="both"/>
        <w:rPr>
          <w:rFonts w:cs="Arial"/>
          <w:color w:val="000000"/>
        </w:rPr>
      </w:pPr>
    </w:p>
    <w:p w14:paraId="5DBD958D" w14:textId="77777777" w:rsidR="003D5C27" w:rsidRDefault="003D5C27" w:rsidP="003D5C27">
      <w:pPr>
        <w:jc w:val="both"/>
        <w:rPr>
          <w:rFonts w:cs="Arial"/>
          <w:color w:val="000000"/>
        </w:rPr>
      </w:pPr>
    </w:p>
    <w:p w14:paraId="4D1F2A5F" w14:textId="77777777" w:rsidR="003D5C27" w:rsidRDefault="003D5C27" w:rsidP="003D5C27">
      <w:pPr>
        <w:jc w:val="both"/>
        <w:rPr>
          <w:rFonts w:cs="Arial"/>
          <w:color w:val="000000"/>
        </w:rPr>
      </w:pPr>
    </w:p>
    <w:p w14:paraId="3FA96AC9" w14:textId="77777777" w:rsidR="003D5C27" w:rsidRPr="009478C8" w:rsidRDefault="003D5C27" w:rsidP="003D5C27">
      <w:pPr>
        <w:jc w:val="both"/>
        <w:rPr>
          <w:rFonts w:cs="Arial"/>
          <w:color w:val="000000"/>
        </w:rPr>
      </w:pPr>
    </w:p>
    <w:p w14:paraId="6172668D" w14:textId="77777777" w:rsidR="003D5C27" w:rsidRPr="0075468B" w:rsidRDefault="003D5C27" w:rsidP="003D5C27">
      <w:pPr>
        <w:shd w:val="clear" w:color="auto" w:fill="FABF8F" w:themeFill="accent6" w:themeFillTint="99"/>
        <w:jc w:val="center"/>
        <w:rPr>
          <w:rStyle w:val="SubtleEmphasis"/>
          <w:b/>
          <w:i w:val="0"/>
          <w:color w:val="000000" w:themeColor="text1"/>
          <w:sz w:val="24"/>
        </w:rPr>
      </w:pPr>
      <w:r w:rsidRPr="0075468B">
        <w:rPr>
          <w:rStyle w:val="SubtleEmphasis"/>
          <w:b/>
          <w:color w:val="000000" w:themeColor="text1"/>
          <w:sz w:val="24"/>
        </w:rPr>
        <w:t>Important Note</w:t>
      </w:r>
    </w:p>
    <w:p w14:paraId="7CD51EA3" w14:textId="77777777" w:rsidR="003D5C27" w:rsidRPr="0075468B" w:rsidRDefault="003D5C27" w:rsidP="003D5C27">
      <w:pPr>
        <w:shd w:val="clear" w:color="auto" w:fill="FABF8F" w:themeFill="accent6" w:themeFillTint="99"/>
        <w:rPr>
          <w:rStyle w:val="SubtleEmphasis"/>
          <w:i w:val="0"/>
          <w:color w:val="000000" w:themeColor="text1"/>
        </w:rPr>
      </w:pPr>
    </w:p>
    <w:p w14:paraId="1705573E" w14:textId="77777777" w:rsidR="003D5C27" w:rsidRPr="0075468B" w:rsidRDefault="003D5C27" w:rsidP="00C31072">
      <w:pPr>
        <w:shd w:val="clear" w:color="auto" w:fill="FABF8F" w:themeFill="accent6" w:themeFillTint="99"/>
        <w:jc w:val="both"/>
        <w:rPr>
          <w:rStyle w:val="SubtleEmphasis"/>
          <w:i w:val="0"/>
          <w:color w:val="000000" w:themeColor="text1"/>
        </w:rPr>
      </w:pPr>
      <w:r w:rsidRPr="0075468B">
        <w:rPr>
          <w:rStyle w:val="SubtleEmphasis"/>
          <w:color w:val="000000" w:themeColor="text1"/>
        </w:rPr>
        <w:t xml:space="preserve">You need to use the RE specification macros provided by the “RE_SpecificationMacroTemplate.dotm” (refer to “Utilities” on </w:t>
      </w:r>
      <w:hyperlink r:id="rId12" w:history="1">
        <w:r w:rsidRPr="0075468B">
          <w:rPr>
            <w:rStyle w:val="Hyperlink"/>
          </w:rPr>
          <w:t>page “Specification Templates” in the RE Wiki</w:t>
        </w:r>
      </w:hyperlink>
      <w:r w:rsidRPr="0075468B">
        <w:rPr>
          <w:rStyle w:val="SubtleEmphasis"/>
          <w:color w:val="000000" w:themeColor="text1"/>
        </w:rPr>
        <w:t xml:space="preserve">) to allow seamless VSEM import of the specification content. </w:t>
      </w:r>
      <w:r w:rsidRPr="0075468B">
        <w:rPr>
          <w:rStyle w:val="SubtleEmphasis"/>
          <w:b/>
          <w:color w:val="000000" w:themeColor="text1"/>
          <w:u w:val="single"/>
        </w:rPr>
        <w:t>Use only these RE specification macros to create requirements</w:t>
      </w:r>
      <w:r w:rsidRPr="0075468B">
        <w:rPr>
          <w:rStyle w:val="SubtleEmphasis"/>
          <w:color w:val="000000" w:themeColor="text1"/>
        </w:rPr>
        <w:t xml:space="preserve"> in this specification. Refer to</w:t>
      </w:r>
      <w:r w:rsidRPr="0075468B">
        <w:rPr>
          <w:rStyle w:val="SubtleEmphasis"/>
        </w:rPr>
        <w:t xml:space="preserve"> </w:t>
      </w:r>
      <w:r w:rsidRPr="0075468B">
        <w:rPr>
          <w:rStyle w:val="SubtleEmphasis"/>
          <w:color w:val="0000FF"/>
        </w:rPr>
        <w:t>“</w:t>
      </w:r>
      <w:hyperlink r:id="rId13" w:history="1">
        <w:r w:rsidRPr="0075468B">
          <w:rPr>
            <w:rStyle w:val="SubtleEmphasis"/>
            <w:color w:val="0000FF"/>
          </w:rPr>
          <w:t>How to use the Specification Templates</w:t>
        </w:r>
      </w:hyperlink>
      <w:r w:rsidRPr="0075468B">
        <w:rPr>
          <w:rStyle w:val="SubtleEmphasis"/>
          <w:color w:val="0000FF"/>
        </w:rPr>
        <w:t xml:space="preserve">” </w:t>
      </w:r>
      <w:r w:rsidRPr="0075468B">
        <w:rPr>
          <w:rStyle w:val="SubtleEmphasis"/>
          <w:color w:val="000000" w:themeColor="text1"/>
        </w:rPr>
        <w:t>on how to enable and use the macros and the requirements templates in this specification.</w:t>
      </w:r>
    </w:p>
    <w:bookmarkEnd w:id="3"/>
    <w:p w14:paraId="42F09B19" w14:textId="77777777" w:rsidR="003D5C27" w:rsidRPr="0075468B" w:rsidRDefault="003D5C27" w:rsidP="003D5C27"/>
    <w:p w14:paraId="237AE30E" w14:textId="77777777" w:rsidR="003A3CDA" w:rsidRDefault="003A3CDA" w:rsidP="00FE6E1B">
      <w:pPr>
        <w:pStyle w:val="Heading1"/>
        <w:numPr>
          <w:ilvl w:val="0"/>
          <w:numId w:val="0"/>
        </w:numPr>
      </w:pPr>
      <w:bookmarkStart w:id="5" w:name="_Toc35002490"/>
      <w:r w:rsidRPr="005222D9">
        <w:lastRenderedPageBreak/>
        <w:t>Content</w:t>
      </w:r>
      <w:bookmarkEnd w:id="4"/>
      <w:r w:rsidR="00701E23">
        <w:t>s</w:t>
      </w:r>
      <w:bookmarkEnd w:id="5"/>
    </w:p>
    <w:p w14:paraId="3C6542D0" w14:textId="77777777" w:rsidR="00701E23" w:rsidRPr="00701E23" w:rsidRDefault="00701E23" w:rsidP="00701E23"/>
    <w:p w14:paraId="13C0FE48" w14:textId="77777777" w:rsidR="008B5AF6" w:rsidRDefault="004E5DFE">
      <w:pPr>
        <w:pStyle w:val="TOC1"/>
        <w:tabs>
          <w:tab w:val="right" w:leader="dot" w:pos="10173"/>
        </w:tabs>
        <w:rPr>
          <w:rFonts w:asciiTheme="minorHAnsi" w:eastAsiaTheme="minorEastAsia" w:hAnsiTheme="minorHAnsi" w:cstheme="minorBidi"/>
          <w:noProof/>
          <w:sz w:val="22"/>
          <w:szCs w:val="22"/>
          <w:lang w:val="de-DE" w:eastAsia="de-DE"/>
        </w:rPr>
      </w:pPr>
      <w:r>
        <w:fldChar w:fldCharType="begin"/>
      </w:r>
      <w:r w:rsidR="00906FC2">
        <w:instrText xml:space="preserve"> TOC \o "1-5</w:instrText>
      </w:r>
      <w:r>
        <w:instrText xml:space="preserve">" \h \z \u </w:instrText>
      </w:r>
      <w:r>
        <w:fldChar w:fldCharType="separate"/>
      </w:r>
      <w:hyperlink w:anchor="_Toc35002490" w:history="1">
        <w:r w:rsidR="008B5AF6" w:rsidRPr="003B3207">
          <w:rPr>
            <w:rStyle w:val="Hyperlink"/>
            <w:noProof/>
          </w:rPr>
          <w:t>Contents</w:t>
        </w:r>
        <w:r w:rsidR="008B5AF6">
          <w:rPr>
            <w:noProof/>
            <w:webHidden/>
          </w:rPr>
          <w:tab/>
        </w:r>
        <w:r w:rsidR="008B5AF6">
          <w:rPr>
            <w:noProof/>
            <w:webHidden/>
          </w:rPr>
          <w:fldChar w:fldCharType="begin"/>
        </w:r>
        <w:r w:rsidR="008B5AF6">
          <w:rPr>
            <w:noProof/>
            <w:webHidden/>
          </w:rPr>
          <w:instrText xml:space="preserve"> PAGEREF _Toc35002490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DE7C607" w14:textId="77777777" w:rsidR="008B5AF6" w:rsidRDefault="004F0BA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2491" w:history="1">
        <w:r w:rsidR="008B5AF6" w:rsidRPr="003B3207">
          <w:rPr>
            <w:rStyle w:val="Hyperlink"/>
            <w:noProof/>
          </w:rPr>
          <w:t>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Introduction</w:t>
        </w:r>
        <w:r w:rsidR="008B5AF6">
          <w:rPr>
            <w:noProof/>
            <w:webHidden/>
          </w:rPr>
          <w:tab/>
        </w:r>
        <w:r w:rsidR="008B5AF6">
          <w:rPr>
            <w:noProof/>
            <w:webHidden/>
          </w:rPr>
          <w:fldChar w:fldCharType="begin"/>
        </w:r>
        <w:r w:rsidR="008B5AF6">
          <w:rPr>
            <w:noProof/>
            <w:webHidden/>
          </w:rPr>
          <w:instrText xml:space="preserve"> PAGEREF _Toc35002491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FA4EB62"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492" w:history="1">
        <w:r w:rsidR="008B5AF6" w:rsidRPr="003B3207">
          <w:rPr>
            <w:rStyle w:val="Hyperlink"/>
            <w:noProof/>
          </w:rPr>
          <w:t>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Document Purpose</w:t>
        </w:r>
        <w:r w:rsidR="008B5AF6">
          <w:rPr>
            <w:noProof/>
            <w:webHidden/>
          </w:rPr>
          <w:tab/>
        </w:r>
        <w:r w:rsidR="008B5AF6">
          <w:rPr>
            <w:noProof/>
            <w:webHidden/>
          </w:rPr>
          <w:fldChar w:fldCharType="begin"/>
        </w:r>
        <w:r w:rsidR="008B5AF6">
          <w:rPr>
            <w:noProof/>
            <w:webHidden/>
          </w:rPr>
          <w:instrText xml:space="preserve"> PAGEREF _Toc35002492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4E6FDB9"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493" w:history="1">
        <w:r w:rsidR="008B5AF6" w:rsidRPr="003B3207">
          <w:rPr>
            <w:rStyle w:val="Hyperlink"/>
            <w:noProof/>
          </w:rPr>
          <w:t>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Document Scope</w:t>
        </w:r>
        <w:r w:rsidR="008B5AF6">
          <w:rPr>
            <w:noProof/>
            <w:webHidden/>
          </w:rPr>
          <w:tab/>
        </w:r>
        <w:r w:rsidR="008B5AF6">
          <w:rPr>
            <w:noProof/>
            <w:webHidden/>
          </w:rPr>
          <w:fldChar w:fldCharType="begin"/>
        </w:r>
        <w:r w:rsidR="008B5AF6">
          <w:rPr>
            <w:noProof/>
            <w:webHidden/>
          </w:rPr>
          <w:instrText xml:space="preserve"> PAGEREF _Toc35002493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CA06412"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494" w:history="1">
        <w:r w:rsidR="008B5AF6" w:rsidRPr="003B3207">
          <w:rPr>
            <w:rStyle w:val="Hyperlink"/>
            <w:noProof/>
          </w:rPr>
          <w:t>1.3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Document Audience</w:t>
        </w:r>
        <w:r w:rsidR="008B5AF6">
          <w:rPr>
            <w:noProof/>
            <w:webHidden/>
          </w:rPr>
          <w:tab/>
        </w:r>
        <w:r w:rsidR="008B5AF6">
          <w:rPr>
            <w:noProof/>
            <w:webHidden/>
          </w:rPr>
          <w:fldChar w:fldCharType="begin"/>
        </w:r>
        <w:r w:rsidR="008B5AF6">
          <w:rPr>
            <w:noProof/>
            <w:webHidden/>
          </w:rPr>
          <w:instrText xml:space="preserve"> PAGEREF _Toc35002494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02BD36A"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495" w:history="1">
        <w:r w:rsidR="008B5AF6" w:rsidRPr="003B3207">
          <w:rPr>
            <w:rStyle w:val="Hyperlink"/>
            <w:noProof/>
          </w:rPr>
          <w:t>1.3.1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Stakeholder List</w:t>
        </w:r>
        <w:r w:rsidR="008B5AF6">
          <w:rPr>
            <w:noProof/>
            <w:webHidden/>
          </w:rPr>
          <w:tab/>
        </w:r>
        <w:r w:rsidR="008B5AF6">
          <w:rPr>
            <w:noProof/>
            <w:webHidden/>
          </w:rPr>
          <w:fldChar w:fldCharType="begin"/>
        </w:r>
        <w:r w:rsidR="008B5AF6">
          <w:rPr>
            <w:noProof/>
            <w:webHidden/>
          </w:rPr>
          <w:instrText xml:space="preserve"> PAGEREF _Toc35002495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C5A7148"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496" w:history="1">
        <w:r w:rsidR="008B5AF6" w:rsidRPr="003B3207">
          <w:rPr>
            <w:rStyle w:val="Hyperlink"/>
            <w:noProof/>
          </w:rPr>
          <w:t>1.4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Document Organization</w:t>
        </w:r>
        <w:r w:rsidR="008B5AF6">
          <w:rPr>
            <w:noProof/>
            <w:webHidden/>
          </w:rPr>
          <w:tab/>
        </w:r>
        <w:r w:rsidR="008B5AF6">
          <w:rPr>
            <w:noProof/>
            <w:webHidden/>
          </w:rPr>
          <w:fldChar w:fldCharType="begin"/>
        </w:r>
        <w:r w:rsidR="008B5AF6">
          <w:rPr>
            <w:noProof/>
            <w:webHidden/>
          </w:rPr>
          <w:instrText xml:space="preserve"> PAGEREF _Toc35002496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4B8C6F3"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497" w:history="1">
        <w:r w:rsidR="008B5AF6" w:rsidRPr="003B3207">
          <w:rPr>
            <w:rStyle w:val="Hyperlink"/>
            <w:noProof/>
          </w:rPr>
          <w:t>1.4.1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Document Context</w:t>
        </w:r>
        <w:r w:rsidR="008B5AF6">
          <w:rPr>
            <w:noProof/>
            <w:webHidden/>
          </w:rPr>
          <w:tab/>
        </w:r>
        <w:r w:rsidR="008B5AF6">
          <w:rPr>
            <w:noProof/>
            <w:webHidden/>
          </w:rPr>
          <w:fldChar w:fldCharType="begin"/>
        </w:r>
        <w:r w:rsidR="008B5AF6">
          <w:rPr>
            <w:noProof/>
            <w:webHidden/>
          </w:rPr>
          <w:instrText xml:space="preserve"> PAGEREF _Toc35002497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FB5326B"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498" w:history="1">
        <w:r w:rsidR="008B5AF6" w:rsidRPr="003B3207">
          <w:rPr>
            <w:rStyle w:val="Hyperlink"/>
            <w:noProof/>
          </w:rPr>
          <w:t>1.4.2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Document Structure</w:t>
        </w:r>
        <w:r w:rsidR="008B5AF6">
          <w:rPr>
            <w:noProof/>
            <w:webHidden/>
          </w:rPr>
          <w:tab/>
        </w:r>
        <w:r w:rsidR="008B5AF6">
          <w:rPr>
            <w:noProof/>
            <w:webHidden/>
          </w:rPr>
          <w:fldChar w:fldCharType="begin"/>
        </w:r>
        <w:r w:rsidR="008B5AF6">
          <w:rPr>
            <w:noProof/>
            <w:webHidden/>
          </w:rPr>
          <w:instrText xml:space="preserve"> PAGEREF _Toc35002498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55BFA0F"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499" w:history="1">
        <w:r w:rsidR="008B5AF6" w:rsidRPr="003B3207">
          <w:rPr>
            <w:rStyle w:val="Hyperlink"/>
            <w:noProof/>
          </w:rPr>
          <w:t>1.5</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Document Conventions</w:t>
        </w:r>
        <w:r w:rsidR="008B5AF6">
          <w:rPr>
            <w:noProof/>
            <w:webHidden/>
          </w:rPr>
          <w:tab/>
        </w:r>
        <w:r w:rsidR="008B5AF6">
          <w:rPr>
            <w:noProof/>
            <w:webHidden/>
          </w:rPr>
          <w:fldChar w:fldCharType="begin"/>
        </w:r>
        <w:r w:rsidR="008B5AF6">
          <w:rPr>
            <w:noProof/>
            <w:webHidden/>
          </w:rPr>
          <w:instrText xml:space="preserve"> PAGEREF _Toc35002499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494B3FE"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00" w:history="1">
        <w:r w:rsidR="008B5AF6" w:rsidRPr="003B3207">
          <w:rPr>
            <w:rStyle w:val="Hyperlink"/>
            <w:noProof/>
            <w:lang w:val="en-GB"/>
          </w:rPr>
          <w:t>1.5.1</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Requirements Templates</w:t>
        </w:r>
        <w:r w:rsidR="008B5AF6">
          <w:rPr>
            <w:noProof/>
            <w:webHidden/>
          </w:rPr>
          <w:tab/>
        </w:r>
        <w:r w:rsidR="008B5AF6">
          <w:rPr>
            <w:noProof/>
            <w:webHidden/>
          </w:rPr>
          <w:fldChar w:fldCharType="begin"/>
        </w:r>
        <w:r w:rsidR="008B5AF6">
          <w:rPr>
            <w:noProof/>
            <w:webHidden/>
          </w:rPr>
          <w:instrText xml:space="preserve"> PAGEREF _Toc35002500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7C9E6FF"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01" w:history="1">
        <w:r w:rsidR="008B5AF6" w:rsidRPr="003B3207">
          <w:rPr>
            <w:rStyle w:val="Hyperlink"/>
            <w:noProof/>
          </w:rPr>
          <w:t>1.5.1.1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Identification of requirements</w:t>
        </w:r>
        <w:r w:rsidR="008B5AF6">
          <w:rPr>
            <w:noProof/>
            <w:webHidden/>
          </w:rPr>
          <w:tab/>
        </w:r>
        <w:r w:rsidR="008B5AF6">
          <w:rPr>
            <w:noProof/>
            <w:webHidden/>
          </w:rPr>
          <w:fldChar w:fldCharType="begin"/>
        </w:r>
        <w:r w:rsidR="008B5AF6">
          <w:rPr>
            <w:noProof/>
            <w:webHidden/>
          </w:rPr>
          <w:instrText xml:space="preserve"> PAGEREF _Toc35002501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7AFA8AB"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02" w:history="1">
        <w:r w:rsidR="008B5AF6" w:rsidRPr="003B3207">
          <w:rPr>
            <w:rStyle w:val="Hyperlink"/>
            <w:noProof/>
          </w:rPr>
          <w:t>1.5.1.2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Requirements Attributes</w:t>
        </w:r>
        <w:r w:rsidR="008B5AF6">
          <w:rPr>
            <w:noProof/>
            <w:webHidden/>
          </w:rPr>
          <w:tab/>
        </w:r>
        <w:r w:rsidR="008B5AF6">
          <w:rPr>
            <w:noProof/>
            <w:webHidden/>
          </w:rPr>
          <w:fldChar w:fldCharType="begin"/>
        </w:r>
        <w:r w:rsidR="008B5AF6">
          <w:rPr>
            <w:noProof/>
            <w:webHidden/>
          </w:rPr>
          <w:instrText xml:space="preserve"> PAGEREF _Toc35002502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8E66E68"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03" w:history="1">
        <w:r w:rsidR="008B5AF6" w:rsidRPr="003B3207">
          <w:rPr>
            <w:rStyle w:val="Hyperlink"/>
            <w:noProof/>
          </w:rPr>
          <w:t>1.6</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References</w:t>
        </w:r>
        <w:r w:rsidR="008B5AF6">
          <w:rPr>
            <w:noProof/>
            <w:webHidden/>
          </w:rPr>
          <w:tab/>
        </w:r>
        <w:r w:rsidR="008B5AF6">
          <w:rPr>
            <w:noProof/>
            <w:webHidden/>
          </w:rPr>
          <w:fldChar w:fldCharType="begin"/>
        </w:r>
        <w:r w:rsidR="008B5AF6">
          <w:rPr>
            <w:noProof/>
            <w:webHidden/>
          </w:rPr>
          <w:instrText xml:space="preserve"> PAGEREF _Toc35002503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B264DCB"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04" w:history="1">
        <w:r w:rsidR="008B5AF6" w:rsidRPr="003B3207">
          <w:rPr>
            <w:rStyle w:val="Hyperlink"/>
            <w:noProof/>
          </w:rPr>
          <w:t>1.6.1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Ford documents</w:t>
        </w:r>
        <w:r w:rsidR="008B5AF6">
          <w:rPr>
            <w:noProof/>
            <w:webHidden/>
          </w:rPr>
          <w:tab/>
        </w:r>
        <w:r w:rsidR="008B5AF6">
          <w:rPr>
            <w:noProof/>
            <w:webHidden/>
          </w:rPr>
          <w:fldChar w:fldCharType="begin"/>
        </w:r>
        <w:r w:rsidR="008B5AF6">
          <w:rPr>
            <w:noProof/>
            <w:webHidden/>
          </w:rPr>
          <w:instrText xml:space="preserve"> PAGEREF _Toc35002504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7833F8F"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05" w:history="1">
        <w:r w:rsidR="008B5AF6" w:rsidRPr="003B3207">
          <w:rPr>
            <w:rStyle w:val="Hyperlink"/>
            <w:noProof/>
          </w:rPr>
          <w:t>1.6.2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External documents and publications</w:t>
        </w:r>
        <w:r w:rsidR="008B5AF6">
          <w:rPr>
            <w:noProof/>
            <w:webHidden/>
          </w:rPr>
          <w:tab/>
        </w:r>
        <w:r w:rsidR="008B5AF6">
          <w:rPr>
            <w:noProof/>
            <w:webHidden/>
          </w:rPr>
          <w:fldChar w:fldCharType="begin"/>
        </w:r>
        <w:r w:rsidR="008B5AF6">
          <w:rPr>
            <w:noProof/>
            <w:webHidden/>
          </w:rPr>
          <w:instrText xml:space="preserve"> PAGEREF _Toc35002505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12A307C"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06" w:history="1">
        <w:r w:rsidR="008B5AF6" w:rsidRPr="003B3207">
          <w:rPr>
            <w:rStyle w:val="Hyperlink"/>
            <w:noProof/>
          </w:rPr>
          <w:t>1.7</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Glossary</w:t>
        </w:r>
        <w:r w:rsidR="008B5AF6">
          <w:rPr>
            <w:noProof/>
            <w:webHidden/>
          </w:rPr>
          <w:tab/>
        </w:r>
        <w:r w:rsidR="008B5AF6">
          <w:rPr>
            <w:noProof/>
            <w:webHidden/>
          </w:rPr>
          <w:fldChar w:fldCharType="begin"/>
        </w:r>
        <w:r w:rsidR="008B5AF6">
          <w:rPr>
            <w:noProof/>
            <w:webHidden/>
          </w:rPr>
          <w:instrText xml:space="preserve"> PAGEREF _Toc35002506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A92CF3A"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07" w:history="1">
        <w:r w:rsidR="008B5AF6" w:rsidRPr="003B3207">
          <w:rPr>
            <w:rStyle w:val="Hyperlink"/>
            <w:noProof/>
          </w:rPr>
          <w:t>1.7.1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Definitions</w:t>
        </w:r>
        <w:r w:rsidR="008B5AF6">
          <w:rPr>
            <w:noProof/>
            <w:webHidden/>
          </w:rPr>
          <w:tab/>
        </w:r>
        <w:r w:rsidR="008B5AF6">
          <w:rPr>
            <w:noProof/>
            <w:webHidden/>
          </w:rPr>
          <w:fldChar w:fldCharType="begin"/>
        </w:r>
        <w:r w:rsidR="008B5AF6">
          <w:rPr>
            <w:noProof/>
            <w:webHidden/>
          </w:rPr>
          <w:instrText xml:space="preserve"> PAGEREF _Toc35002507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D24B72B"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08" w:history="1">
        <w:r w:rsidR="008B5AF6" w:rsidRPr="003B3207">
          <w:rPr>
            <w:rStyle w:val="Hyperlink"/>
            <w:noProof/>
          </w:rPr>
          <w:t>1.7.2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Abbreviations</w:t>
        </w:r>
        <w:r w:rsidR="008B5AF6">
          <w:rPr>
            <w:noProof/>
            <w:webHidden/>
          </w:rPr>
          <w:tab/>
        </w:r>
        <w:r w:rsidR="008B5AF6">
          <w:rPr>
            <w:noProof/>
            <w:webHidden/>
          </w:rPr>
          <w:fldChar w:fldCharType="begin"/>
        </w:r>
        <w:r w:rsidR="008B5AF6">
          <w:rPr>
            <w:noProof/>
            <w:webHidden/>
          </w:rPr>
          <w:instrText xml:space="preserve"> PAGEREF _Toc35002508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493B0F4"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09" w:history="1">
        <w:r w:rsidR="008B5AF6" w:rsidRPr="003B3207">
          <w:rPr>
            <w:rStyle w:val="Hyperlink"/>
            <w:noProof/>
          </w:rPr>
          <w:t>1.7.3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Parameters / Values</w:t>
        </w:r>
        <w:r w:rsidR="008B5AF6">
          <w:rPr>
            <w:noProof/>
            <w:webHidden/>
          </w:rPr>
          <w:tab/>
        </w:r>
        <w:r w:rsidR="008B5AF6">
          <w:rPr>
            <w:noProof/>
            <w:webHidden/>
          </w:rPr>
          <w:fldChar w:fldCharType="begin"/>
        </w:r>
        <w:r w:rsidR="008B5AF6">
          <w:rPr>
            <w:noProof/>
            <w:webHidden/>
          </w:rPr>
          <w:instrText xml:space="preserve"> PAGEREF _Toc35002509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0F873A7" w14:textId="77777777" w:rsidR="008B5AF6" w:rsidRDefault="004F0BA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2510" w:history="1">
        <w:r w:rsidR="008B5AF6" w:rsidRPr="003B3207">
          <w:rPr>
            <w:rStyle w:val="Hyperlink"/>
            <w:noProof/>
          </w:rPr>
          <w:t>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Feature Document</w:t>
        </w:r>
        <w:r w:rsidR="008B5AF6">
          <w:rPr>
            <w:noProof/>
            <w:webHidden/>
          </w:rPr>
          <w:tab/>
        </w:r>
        <w:r w:rsidR="008B5AF6">
          <w:rPr>
            <w:noProof/>
            <w:webHidden/>
          </w:rPr>
          <w:fldChar w:fldCharType="begin"/>
        </w:r>
        <w:r w:rsidR="008B5AF6">
          <w:rPr>
            <w:noProof/>
            <w:webHidden/>
          </w:rPr>
          <w:instrText xml:space="preserve"> PAGEREF _Toc35002510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679C6FA"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11" w:history="1">
        <w:r w:rsidR="008B5AF6" w:rsidRPr="003B3207">
          <w:rPr>
            <w:rStyle w:val="Hyperlink"/>
            <w:noProof/>
          </w:rPr>
          <w:t>2.1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Feature Overview</w:t>
        </w:r>
        <w:r w:rsidR="008B5AF6">
          <w:rPr>
            <w:noProof/>
            <w:webHidden/>
          </w:rPr>
          <w:tab/>
        </w:r>
        <w:r w:rsidR="008B5AF6">
          <w:rPr>
            <w:noProof/>
            <w:webHidden/>
          </w:rPr>
          <w:fldChar w:fldCharType="begin"/>
        </w:r>
        <w:r w:rsidR="008B5AF6">
          <w:rPr>
            <w:noProof/>
            <w:webHidden/>
          </w:rPr>
          <w:instrText xml:space="preserve"> PAGEREF _Toc35002511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8D34194"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12" w:history="1">
        <w:r w:rsidR="008B5AF6" w:rsidRPr="003B3207">
          <w:rPr>
            <w:rStyle w:val="Hyperlink"/>
            <w:noProof/>
          </w:rPr>
          <w:t>2.1.1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Feature Purpose and Description</w:t>
        </w:r>
        <w:r w:rsidR="008B5AF6">
          <w:rPr>
            <w:noProof/>
            <w:webHidden/>
          </w:rPr>
          <w:tab/>
        </w:r>
        <w:r w:rsidR="008B5AF6">
          <w:rPr>
            <w:noProof/>
            <w:webHidden/>
          </w:rPr>
          <w:fldChar w:fldCharType="begin"/>
        </w:r>
        <w:r w:rsidR="008B5AF6">
          <w:rPr>
            <w:noProof/>
            <w:webHidden/>
          </w:rPr>
          <w:instrText xml:space="preserve"> PAGEREF _Toc35002512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B87C605"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13" w:history="1">
        <w:r w:rsidR="008B5AF6" w:rsidRPr="003B3207">
          <w:rPr>
            <w:rStyle w:val="Hyperlink"/>
            <w:noProof/>
          </w:rPr>
          <w:t>2.1.2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Feature Variants</w:t>
        </w:r>
        <w:r w:rsidR="008B5AF6">
          <w:rPr>
            <w:noProof/>
            <w:webHidden/>
          </w:rPr>
          <w:tab/>
        </w:r>
        <w:r w:rsidR="008B5AF6">
          <w:rPr>
            <w:noProof/>
            <w:webHidden/>
          </w:rPr>
          <w:fldChar w:fldCharType="begin"/>
        </w:r>
        <w:r w:rsidR="008B5AF6">
          <w:rPr>
            <w:noProof/>
            <w:webHidden/>
          </w:rPr>
          <w:instrText xml:space="preserve"> PAGEREF _Toc35002513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2C4A661"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14" w:history="1">
        <w:r w:rsidR="008B5AF6" w:rsidRPr="003B3207">
          <w:rPr>
            <w:rStyle w:val="Hyperlink"/>
            <w:noProof/>
          </w:rPr>
          <w:t>2.1.2.1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Regions &amp; Markets</w:t>
        </w:r>
        <w:r w:rsidR="008B5AF6">
          <w:rPr>
            <w:noProof/>
            <w:webHidden/>
          </w:rPr>
          <w:tab/>
        </w:r>
        <w:r w:rsidR="008B5AF6">
          <w:rPr>
            <w:noProof/>
            <w:webHidden/>
          </w:rPr>
          <w:fldChar w:fldCharType="begin"/>
        </w:r>
        <w:r w:rsidR="008B5AF6">
          <w:rPr>
            <w:noProof/>
            <w:webHidden/>
          </w:rPr>
          <w:instrText xml:space="preserve"> PAGEREF _Toc35002514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D2F94AE"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15" w:history="1">
        <w:r w:rsidR="008B5AF6" w:rsidRPr="003B3207">
          <w:rPr>
            <w:rStyle w:val="Hyperlink"/>
            <w:noProof/>
          </w:rPr>
          <w:t>2.1.3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Input Requirements/Documents</w:t>
        </w:r>
        <w:r w:rsidR="008B5AF6">
          <w:rPr>
            <w:noProof/>
            <w:webHidden/>
          </w:rPr>
          <w:tab/>
        </w:r>
        <w:r w:rsidR="008B5AF6">
          <w:rPr>
            <w:noProof/>
            <w:webHidden/>
          </w:rPr>
          <w:fldChar w:fldCharType="begin"/>
        </w:r>
        <w:r w:rsidR="008B5AF6">
          <w:rPr>
            <w:noProof/>
            <w:webHidden/>
          </w:rPr>
          <w:instrText xml:space="preserve"> PAGEREF _Toc35002515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567AEF5"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16" w:history="1">
        <w:r w:rsidR="008B5AF6" w:rsidRPr="003B3207">
          <w:rPr>
            <w:rStyle w:val="Hyperlink"/>
            <w:noProof/>
          </w:rPr>
          <w:t>2.1.4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Lessons Learned</w:t>
        </w:r>
        <w:r w:rsidR="008B5AF6">
          <w:rPr>
            <w:noProof/>
            <w:webHidden/>
          </w:rPr>
          <w:tab/>
        </w:r>
        <w:r w:rsidR="008B5AF6">
          <w:rPr>
            <w:noProof/>
            <w:webHidden/>
          </w:rPr>
          <w:fldChar w:fldCharType="begin"/>
        </w:r>
        <w:r w:rsidR="008B5AF6">
          <w:rPr>
            <w:noProof/>
            <w:webHidden/>
          </w:rPr>
          <w:instrText xml:space="preserve"> PAGEREF _Toc35002516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5AFAC04"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17" w:history="1">
        <w:r w:rsidR="008B5AF6" w:rsidRPr="003B3207">
          <w:rPr>
            <w:rStyle w:val="Hyperlink"/>
            <w:noProof/>
          </w:rPr>
          <w:t>2.1.5</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Assumptions</w:t>
        </w:r>
        <w:r w:rsidR="008B5AF6">
          <w:rPr>
            <w:noProof/>
            <w:webHidden/>
          </w:rPr>
          <w:tab/>
        </w:r>
        <w:r w:rsidR="008B5AF6">
          <w:rPr>
            <w:noProof/>
            <w:webHidden/>
          </w:rPr>
          <w:fldChar w:fldCharType="begin"/>
        </w:r>
        <w:r w:rsidR="008B5AF6">
          <w:rPr>
            <w:noProof/>
            <w:webHidden/>
          </w:rPr>
          <w:instrText xml:space="preserve"> PAGEREF _Toc35002517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F670C71"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18" w:history="1">
        <w:r w:rsidR="008B5AF6" w:rsidRPr="003B3207">
          <w:rPr>
            <w:rStyle w:val="Hyperlink"/>
            <w:noProof/>
          </w:rPr>
          <w:t>2.2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Feature Context</w:t>
        </w:r>
        <w:r w:rsidR="008B5AF6">
          <w:rPr>
            <w:noProof/>
            <w:webHidden/>
          </w:rPr>
          <w:tab/>
        </w:r>
        <w:r w:rsidR="008B5AF6">
          <w:rPr>
            <w:noProof/>
            <w:webHidden/>
          </w:rPr>
          <w:fldChar w:fldCharType="begin"/>
        </w:r>
        <w:r w:rsidR="008B5AF6">
          <w:rPr>
            <w:noProof/>
            <w:webHidden/>
          </w:rPr>
          <w:instrText xml:space="preserve"> PAGEREF _Toc35002518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F550F9C"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19" w:history="1">
        <w:r w:rsidR="008B5AF6" w:rsidRPr="003B3207">
          <w:rPr>
            <w:rStyle w:val="Hyperlink"/>
            <w:noProof/>
          </w:rPr>
          <w:t>2.2.1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Feature Context Diagram</w:t>
        </w:r>
        <w:r w:rsidR="008B5AF6">
          <w:rPr>
            <w:noProof/>
            <w:webHidden/>
          </w:rPr>
          <w:tab/>
        </w:r>
        <w:r w:rsidR="008B5AF6">
          <w:rPr>
            <w:noProof/>
            <w:webHidden/>
          </w:rPr>
          <w:fldChar w:fldCharType="begin"/>
        </w:r>
        <w:r w:rsidR="008B5AF6">
          <w:rPr>
            <w:noProof/>
            <w:webHidden/>
          </w:rPr>
          <w:instrText xml:space="preserve"> PAGEREF _Toc35002519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D44B53B"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20" w:history="1">
        <w:r w:rsidR="008B5AF6" w:rsidRPr="003B3207">
          <w:rPr>
            <w:rStyle w:val="Hyperlink"/>
            <w:noProof/>
          </w:rPr>
          <w:t>2.2.2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List of Influences</w:t>
        </w:r>
        <w:r w:rsidR="008B5AF6">
          <w:rPr>
            <w:noProof/>
            <w:webHidden/>
          </w:rPr>
          <w:tab/>
        </w:r>
        <w:r w:rsidR="008B5AF6">
          <w:rPr>
            <w:noProof/>
            <w:webHidden/>
          </w:rPr>
          <w:fldChar w:fldCharType="begin"/>
        </w:r>
        <w:r w:rsidR="008B5AF6">
          <w:rPr>
            <w:noProof/>
            <w:webHidden/>
          </w:rPr>
          <w:instrText xml:space="preserve"> PAGEREF _Toc35002520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FE95EF2"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21" w:history="1">
        <w:r w:rsidR="008B5AF6" w:rsidRPr="003B3207">
          <w:rPr>
            <w:rStyle w:val="Hyperlink"/>
            <w:noProof/>
          </w:rPr>
          <w:t>2.3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Feature Modeling</w:t>
        </w:r>
        <w:r w:rsidR="008B5AF6">
          <w:rPr>
            <w:noProof/>
            <w:webHidden/>
          </w:rPr>
          <w:tab/>
        </w:r>
        <w:r w:rsidR="008B5AF6">
          <w:rPr>
            <w:noProof/>
            <w:webHidden/>
          </w:rPr>
          <w:fldChar w:fldCharType="begin"/>
        </w:r>
        <w:r w:rsidR="008B5AF6">
          <w:rPr>
            <w:noProof/>
            <w:webHidden/>
          </w:rPr>
          <w:instrText xml:space="preserve"> PAGEREF _Toc35002521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6EC1A77"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22" w:history="1">
        <w:r w:rsidR="008B5AF6" w:rsidRPr="003B3207">
          <w:rPr>
            <w:rStyle w:val="Hyperlink"/>
            <w:noProof/>
          </w:rPr>
          <w:t>2.3.1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Operation Modes and States</w:t>
        </w:r>
        <w:r w:rsidR="008B5AF6">
          <w:rPr>
            <w:noProof/>
            <w:webHidden/>
          </w:rPr>
          <w:tab/>
        </w:r>
        <w:r w:rsidR="008B5AF6">
          <w:rPr>
            <w:noProof/>
            <w:webHidden/>
          </w:rPr>
          <w:fldChar w:fldCharType="begin"/>
        </w:r>
        <w:r w:rsidR="008B5AF6">
          <w:rPr>
            <w:noProof/>
            <w:webHidden/>
          </w:rPr>
          <w:instrText xml:space="preserve"> PAGEREF _Toc35002522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AC03C0B"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23" w:history="1">
        <w:r w:rsidR="008B5AF6" w:rsidRPr="003B3207">
          <w:rPr>
            <w:rStyle w:val="Hyperlink"/>
            <w:noProof/>
          </w:rPr>
          <w:t>2.3.2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Use Cases</w:t>
        </w:r>
        <w:r w:rsidR="008B5AF6">
          <w:rPr>
            <w:noProof/>
            <w:webHidden/>
          </w:rPr>
          <w:tab/>
        </w:r>
        <w:r w:rsidR="008B5AF6">
          <w:rPr>
            <w:noProof/>
            <w:webHidden/>
          </w:rPr>
          <w:fldChar w:fldCharType="begin"/>
        </w:r>
        <w:r w:rsidR="008B5AF6">
          <w:rPr>
            <w:noProof/>
            <w:webHidden/>
          </w:rPr>
          <w:instrText xml:space="preserve"> PAGEREF _Toc35002523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BCC52A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24" w:history="1">
        <w:r w:rsidR="008B5AF6" w:rsidRPr="003B3207">
          <w:rPr>
            <w:rStyle w:val="Hyperlink"/>
            <w:noProof/>
          </w:rPr>
          <w:t>2.3.2.1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Use Case Diagram</w:t>
        </w:r>
        <w:r w:rsidR="008B5AF6">
          <w:rPr>
            <w:noProof/>
            <w:webHidden/>
          </w:rPr>
          <w:tab/>
        </w:r>
        <w:r w:rsidR="008B5AF6">
          <w:rPr>
            <w:noProof/>
            <w:webHidden/>
          </w:rPr>
          <w:fldChar w:fldCharType="begin"/>
        </w:r>
        <w:r w:rsidR="008B5AF6">
          <w:rPr>
            <w:noProof/>
            <w:webHidden/>
          </w:rPr>
          <w:instrText xml:space="preserve"> PAGEREF _Toc35002524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88BB6A5"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25" w:history="1">
        <w:r w:rsidR="008B5AF6" w:rsidRPr="003B3207">
          <w:rPr>
            <w:rStyle w:val="Hyperlink"/>
            <w:noProof/>
          </w:rPr>
          <w:t>2.3.2.2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Actors</w:t>
        </w:r>
        <w:r w:rsidR="008B5AF6">
          <w:rPr>
            <w:noProof/>
            <w:webHidden/>
          </w:rPr>
          <w:tab/>
        </w:r>
        <w:r w:rsidR="008B5AF6">
          <w:rPr>
            <w:noProof/>
            <w:webHidden/>
          </w:rPr>
          <w:fldChar w:fldCharType="begin"/>
        </w:r>
        <w:r w:rsidR="008B5AF6">
          <w:rPr>
            <w:noProof/>
            <w:webHidden/>
          </w:rPr>
          <w:instrText xml:space="preserve"> PAGEREF _Toc35002525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2EABA0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26" w:history="1">
        <w:r w:rsidR="008B5AF6" w:rsidRPr="003B3207">
          <w:rPr>
            <w:rStyle w:val="Hyperlink"/>
            <w:noProof/>
          </w:rPr>
          <w:t>2.3.2.3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Use Case Descriptions</w:t>
        </w:r>
        <w:r w:rsidR="008B5AF6">
          <w:rPr>
            <w:noProof/>
            <w:webHidden/>
          </w:rPr>
          <w:tab/>
        </w:r>
        <w:r w:rsidR="008B5AF6">
          <w:rPr>
            <w:noProof/>
            <w:webHidden/>
          </w:rPr>
          <w:fldChar w:fldCharType="begin"/>
        </w:r>
        <w:r w:rsidR="008B5AF6">
          <w:rPr>
            <w:noProof/>
            <w:webHidden/>
          </w:rPr>
          <w:instrText xml:space="preserve"> PAGEREF _Toc35002526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1EF491B"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27" w:history="1">
        <w:r w:rsidR="008B5AF6" w:rsidRPr="003B3207">
          <w:rPr>
            <w:rStyle w:val="Hyperlink"/>
            <w:noProof/>
          </w:rPr>
          <w:t>2.3.3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Driving Scenarios</w:t>
        </w:r>
        <w:r w:rsidR="008B5AF6">
          <w:rPr>
            <w:noProof/>
            <w:webHidden/>
          </w:rPr>
          <w:tab/>
        </w:r>
        <w:r w:rsidR="008B5AF6">
          <w:rPr>
            <w:noProof/>
            <w:webHidden/>
          </w:rPr>
          <w:fldChar w:fldCharType="begin"/>
        </w:r>
        <w:r w:rsidR="008B5AF6">
          <w:rPr>
            <w:noProof/>
            <w:webHidden/>
          </w:rPr>
          <w:instrText xml:space="preserve"> PAGEREF _Toc35002527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3D44AE1"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28" w:history="1">
        <w:r w:rsidR="008B5AF6" w:rsidRPr="003B3207">
          <w:rPr>
            <w:rStyle w:val="Hyperlink"/>
            <w:noProof/>
          </w:rPr>
          <w:t>2.3.4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Decision Tables</w:t>
        </w:r>
        <w:r w:rsidR="008B5AF6">
          <w:rPr>
            <w:noProof/>
            <w:webHidden/>
          </w:rPr>
          <w:tab/>
        </w:r>
        <w:r w:rsidR="008B5AF6">
          <w:rPr>
            <w:noProof/>
            <w:webHidden/>
          </w:rPr>
          <w:fldChar w:fldCharType="begin"/>
        </w:r>
        <w:r w:rsidR="008B5AF6">
          <w:rPr>
            <w:noProof/>
            <w:webHidden/>
          </w:rPr>
          <w:instrText xml:space="preserve"> PAGEREF _Toc35002528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2496AD0"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29" w:history="1">
        <w:r w:rsidR="008B5AF6" w:rsidRPr="003B3207">
          <w:rPr>
            <w:rStyle w:val="Hyperlink"/>
            <w:noProof/>
          </w:rPr>
          <w:t>2.4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Feature Requirements</w:t>
        </w:r>
        <w:r w:rsidR="008B5AF6">
          <w:rPr>
            <w:noProof/>
            <w:webHidden/>
          </w:rPr>
          <w:tab/>
        </w:r>
        <w:r w:rsidR="008B5AF6">
          <w:rPr>
            <w:noProof/>
            <w:webHidden/>
          </w:rPr>
          <w:fldChar w:fldCharType="begin"/>
        </w:r>
        <w:r w:rsidR="008B5AF6">
          <w:rPr>
            <w:noProof/>
            <w:webHidden/>
          </w:rPr>
          <w:instrText xml:space="preserve"> PAGEREF _Toc35002529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5937591"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30" w:history="1">
        <w:r w:rsidR="008B5AF6" w:rsidRPr="003B3207">
          <w:rPr>
            <w:rStyle w:val="Hyperlink"/>
            <w:noProof/>
          </w:rPr>
          <w:t>2.4.1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Functional Requirements</w:t>
        </w:r>
        <w:r w:rsidR="008B5AF6">
          <w:rPr>
            <w:noProof/>
            <w:webHidden/>
          </w:rPr>
          <w:tab/>
        </w:r>
        <w:r w:rsidR="008B5AF6">
          <w:rPr>
            <w:noProof/>
            <w:webHidden/>
          </w:rPr>
          <w:fldChar w:fldCharType="begin"/>
        </w:r>
        <w:r w:rsidR="008B5AF6">
          <w:rPr>
            <w:noProof/>
            <w:webHidden/>
          </w:rPr>
          <w:instrText xml:space="preserve"> PAGEREF _Toc35002530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5122ADF"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31" w:history="1">
        <w:r w:rsidR="008B5AF6" w:rsidRPr="003B3207">
          <w:rPr>
            <w:rStyle w:val="Hyperlink"/>
            <w:noProof/>
          </w:rPr>
          <w:t>2.4.2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Nonfunctional Requirements</w:t>
        </w:r>
        <w:r w:rsidR="008B5AF6">
          <w:rPr>
            <w:noProof/>
            <w:webHidden/>
          </w:rPr>
          <w:tab/>
        </w:r>
        <w:r w:rsidR="008B5AF6">
          <w:rPr>
            <w:noProof/>
            <w:webHidden/>
          </w:rPr>
          <w:fldChar w:fldCharType="begin"/>
        </w:r>
        <w:r w:rsidR="008B5AF6">
          <w:rPr>
            <w:noProof/>
            <w:webHidden/>
          </w:rPr>
          <w:instrText xml:space="preserve"> PAGEREF _Toc35002531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50375C5"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32" w:history="1">
        <w:r w:rsidR="008B5AF6" w:rsidRPr="003B3207">
          <w:rPr>
            <w:rStyle w:val="Hyperlink"/>
            <w:noProof/>
          </w:rPr>
          <w:t>2.4.2.1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Security</w:t>
        </w:r>
        <w:r w:rsidR="008B5AF6">
          <w:rPr>
            <w:noProof/>
            <w:webHidden/>
          </w:rPr>
          <w:tab/>
        </w:r>
        <w:r w:rsidR="008B5AF6">
          <w:rPr>
            <w:noProof/>
            <w:webHidden/>
          </w:rPr>
          <w:fldChar w:fldCharType="begin"/>
        </w:r>
        <w:r w:rsidR="008B5AF6">
          <w:rPr>
            <w:noProof/>
            <w:webHidden/>
          </w:rPr>
          <w:instrText xml:space="preserve"> PAGEREF _Toc35002532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0C9C85B"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33" w:history="1">
        <w:r w:rsidR="008B5AF6" w:rsidRPr="003B3207">
          <w:rPr>
            <w:rStyle w:val="Hyperlink"/>
            <w:noProof/>
          </w:rPr>
          <w:t>2.4.2.2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Reliability</w:t>
        </w:r>
        <w:r w:rsidR="008B5AF6">
          <w:rPr>
            <w:noProof/>
            <w:webHidden/>
          </w:rPr>
          <w:tab/>
        </w:r>
        <w:r w:rsidR="008B5AF6">
          <w:rPr>
            <w:noProof/>
            <w:webHidden/>
          </w:rPr>
          <w:fldChar w:fldCharType="begin"/>
        </w:r>
        <w:r w:rsidR="008B5AF6">
          <w:rPr>
            <w:noProof/>
            <w:webHidden/>
          </w:rPr>
          <w:instrText xml:space="preserve"> PAGEREF _Toc35002533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81810F8"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34" w:history="1">
        <w:r w:rsidR="008B5AF6" w:rsidRPr="003B3207">
          <w:rPr>
            <w:rStyle w:val="Hyperlink"/>
            <w:noProof/>
          </w:rPr>
          <w:t>2.4.3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HMI Requirements</w:t>
        </w:r>
        <w:r w:rsidR="008B5AF6">
          <w:rPr>
            <w:noProof/>
            <w:webHidden/>
          </w:rPr>
          <w:tab/>
        </w:r>
        <w:r w:rsidR="008B5AF6">
          <w:rPr>
            <w:noProof/>
            <w:webHidden/>
          </w:rPr>
          <w:fldChar w:fldCharType="begin"/>
        </w:r>
        <w:r w:rsidR="008B5AF6">
          <w:rPr>
            <w:noProof/>
            <w:webHidden/>
          </w:rPr>
          <w:instrText xml:space="preserve"> PAGEREF _Toc35002534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E4FBFA0"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35" w:history="1">
        <w:r w:rsidR="008B5AF6" w:rsidRPr="003B3207">
          <w:rPr>
            <w:rStyle w:val="Hyperlink"/>
            <w:noProof/>
          </w:rPr>
          <w:t>2.4.4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Other Requirements</w:t>
        </w:r>
        <w:r w:rsidR="008B5AF6">
          <w:rPr>
            <w:noProof/>
            <w:webHidden/>
          </w:rPr>
          <w:tab/>
        </w:r>
        <w:r w:rsidR="008B5AF6">
          <w:rPr>
            <w:noProof/>
            <w:webHidden/>
          </w:rPr>
          <w:fldChar w:fldCharType="begin"/>
        </w:r>
        <w:r w:rsidR="008B5AF6">
          <w:rPr>
            <w:noProof/>
            <w:webHidden/>
          </w:rPr>
          <w:instrText xml:space="preserve"> PAGEREF _Toc35002535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4774C8C"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36" w:history="1">
        <w:r w:rsidR="008B5AF6" w:rsidRPr="003B3207">
          <w:rPr>
            <w:rStyle w:val="Hyperlink"/>
            <w:noProof/>
          </w:rPr>
          <w:t>2.4.4.1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Manufacturing Requirements</w:t>
        </w:r>
        <w:r w:rsidR="008B5AF6">
          <w:rPr>
            <w:noProof/>
            <w:webHidden/>
          </w:rPr>
          <w:tab/>
        </w:r>
        <w:r w:rsidR="008B5AF6">
          <w:rPr>
            <w:noProof/>
            <w:webHidden/>
          </w:rPr>
          <w:fldChar w:fldCharType="begin"/>
        </w:r>
        <w:r w:rsidR="008B5AF6">
          <w:rPr>
            <w:noProof/>
            <w:webHidden/>
          </w:rPr>
          <w:instrText xml:space="preserve"> PAGEREF _Toc35002536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FC04E3B"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37" w:history="1">
        <w:r w:rsidR="008B5AF6" w:rsidRPr="003B3207">
          <w:rPr>
            <w:rStyle w:val="Hyperlink"/>
            <w:noProof/>
          </w:rPr>
          <w:t>2.4.4.2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Service Requirements</w:t>
        </w:r>
        <w:r w:rsidR="008B5AF6">
          <w:rPr>
            <w:noProof/>
            <w:webHidden/>
          </w:rPr>
          <w:tab/>
        </w:r>
        <w:r w:rsidR="008B5AF6">
          <w:rPr>
            <w:noProof/>
            <w:webHidden/>
          </w:rPr>
          <w:fldChar w:fldCharType="begin"/>
        </w:r>
        <w:r w:rsidR="008B5AF6">
          <w:rPr>
            <w:noProof/>
            <w:webHidden/>
          </w:rPr>
          <w:instrText xml:space="preserve"> PAGEREF _Toc35002537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F861030"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538" w:history="1">
        <w:r w:rsidR="008B5AF6" w:rsidRPr="003B3207">
          <w:rPr>
            <w:rStyle w:val="Hyperlink"/>
            <w:bCs/>
            <w:noProof/>
          </w:rPr>
          <w:t>2.4.4.2.1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Cloud Connectivity Data Analytics Requirements</w:t>
        </w:r>
        <w:r w:rsidR="008B5AF6">
          <w:rPr>
            <w:noProof/>
            <w:webHidden/>
          </w:rPr>
          <w:tab/>
        </w:r>
        <w:r w:rsidR="008B5AF6">
          <w:rPr>
            <w:noProof/>
            <w:webHidden/>
          </w:rPr>
          <w:fldChar w:fldCharType="begin"/>
        </w:r>
        <w:r w:rsidR="008B5AF6">
          <w:rPr>
            <w:noProof/>
            <w:webHidden/>
          </w:rPr>
          <w:instrText xml:space="preserve"> PAGEREF _Toc35002538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527EADD"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39" w:history="1">
        <w:r w:rsidR="008B5AF6" w:rsidRPr="003B3207">
          <w:rPr>
            <w:rStyle w:val="Hyperlink"/>
            <w:noProof/>
          </w:rPr>
          <w:t>2.4.4.3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After Sales Requirements</w:t>
        </w:r>
        <w:r w:rsidR="008B5AF6">
          <w:rPr>
            <w:noProof/>
            <w:webHidden/>
          </w:rPr>
          <w:tab/>
        </w:r>
        <w:r w:rsidR="008B5AF6">
          <w:rPr>
            <w:noProof/>
            <w:webHidden/>
          </w:rPr>
          <w:fldChar w:fldCharType="begin"/>
        </w:r>
        <w:r w:rsidR="008B5AF6">
          <w:rPr>
            <w:noProof/>
            <w:webHidden/>
          </w:rPr>
          <w:instrText xml:space="preserve"> PAGEREF _Toc35002539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769E991"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40" w:history="1">
        <w:r w:rsidR="008B5AF6" w:rsidRPr="003B3207">
          <w:rPr>
            <w:rStyle w:val="Hyperlink"/>
            <w:noProof/>
          </w:rPr>
          <w:t>2.4.4.4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Process requirements</w:t>
        </w:r>
        <w:r w:rsidR="008B5AF6">
          <w:rPr>
            <w:noProof/>
            <w:webHidden/>
          </w:rPr>
          <w:tab/>
        </w:r>
        <w:r w:rsidR="008B5AF6">
          <w:rPr>
            <w:noProof/>
            <w:webHidden/>
          </w:rPr>
          <w:fldChar w:fldCharType="begin"/>
        </w:r>
        <w:r w:rsidR="008B5AF6">
          <w:rPr>
            <w:noProof/>
            <w:webHidden/>
          </w:rPr>
          <w:instrText xml:space="preserve"> PAGEREF _Toc35002540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5322BE0"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41" w:history="1">
        <w:r w:rsidR="008B5AF6" w:rsidRPr="003B3207">
          <w:rPr>
            <w:rStyle w:val="Hyperlink"/>
            <w:noProof/>
          </w:rPr>
          <w:t>2.5</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Functional Safety</w:t>
        </w:r>
        <w:r w:rsidR="008B5AF6">
          <w:rPr>
            <w:noProof/>
            <w:webHidden/>
          </w:rPr>
          <w:tab/>
        </w:r>
        <w:r w:rsidR="008B5AF6">
          <w:rPr>
            <w:noProof/>
            <w:webHidden/>
          </w:rPr>
          <w:fldChar w:fldCharType="begin"/>
        </w:r>
        <w:r w:rsidR="008B5AF6">
          <w:rPr>
            <w:noProof/>
            <w:webHidden/>
          </w:rPr>
          <w:instrText xml:space="preserve"> PAGEREF _Toc35002541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0CA262A"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42" w:history="1">
        <w:r w:rsidR="008B5AF6" w:rsidRPr="003B3207">
          <w:rPr>
            <w:rStyle w:val="Hyperlink"/>
            <w:noProof/>
          </w:rPr>
          <w:t>2.5.1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System Behaviors for HARA</w:t>
        </w:r>
        <w:r w:rsidR="008B5AF6">
          <w:rPr>
            <w:noProof/>
            <w:webHidden/>
          </w:rPr>
          <w:tab/>
        </w:r>
        <w:r w:rsidR="008B5AF6">
          <w:rPr>
            <w:noProof/>
            <w:webHidden/>
          </w:rPr>
          <w:fldChar w:fldCharType="begin"/>
        </w:r>
        <w:r w:rsidR="008B5AF6">
          <w:rPr>
            <w:noProof/>
            <w:webHidden/>
          </w:rPr>
          <w:instrText xml:space="preserve"> PAGEREF _Toc35002542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626E16B"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43" w:history="1">
        <w:r w:rsidR="008B5AF6" w:rsidRPr="003B3207">
          <w:rPr>
            <w:rStyle w:val="Hyperlink"/>
            <w:noProof/>
          </w:rPr>
          <w:t>2.5.2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Safety Assumptions</w:t>
        </w:r>
        <w:r w:rsidR="008B5AF6">
          <w:rPr>
            <w:noProof/>
            <w:webHidden/>
          </w:rPr>
          <w:tab/>
        </w:r>
        <w:r w:rsidR="008B5AF6">
          <w:rPr>
            <w:noProof/>
            <w:webHidden/>
          </w:rPr>
          <w:fldChar w:fldCharType="begin"/>
        </w:r>
        <w:r w:rsidR="008B5AF6">
          <w:rPr>
            <w:noProof/>
            <w:webHidden/>
          </w:rPr>
          <w:instrText xml:space="preserve"> PAGEREF _Toc35002543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CA27647"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44" w:history="1">
        <w:r w:rsidR="008B5AF6" w:rsidRPr="003B3207">
          <w:rPr>
            <w:rStyle w:val="Hyperlink"/>
            <w:noProof/>
          </w:rPr>
          <w:t>2.5.3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Safety Goals</w:t>
        </w:r>
        <w:r w:rsidR="008B5AF6">
          <w:rPr>
            <w:noProof/>
            <w:webHidden/>
          </w:rPr>
          <w:tab/>
        </w:r>
        <w:r w:rsidR="008B5AF6">
          <w:rPr>
            <w:noProof/>
            <w:webHidden/>
          </w:rPr>
          <w:fldChar w:fldCharType="begin"/>
        </w:r>
        <w:r w:rsidR="008B5AF6">
          <w:rPr>
            <w:noProof/>
            <w:webHidden/>
          </w:rPr>
          <w:instrText xml:space="preserve"> PAGEREF _Toc35002544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FA0424F"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45" w:history="1">
        <w:r w:rsidR="008B5AF6" w:rsidRPr="003B3207">
          <w:rPr>
            <w:rStyle w:val="Hyperlink"/>
            <w:noProof/>
          </w:rPr>
          <w:t>2.5.4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Functional Safety Requirements</w:t>
        </w:r>
        <w:r w:rsidR="008B5AF6">
          <w:rPr>
            <w:noProof/>
            <w:webHidden/>
          </w:rPr>
          <w:tab/>
        </w:r>
        <w:r w:rsidR="008B5AF6">
          <w:rPr>
            <w:noProof/>
            <w:webHidden/>
          </w:rPr>
          <w:fldChar w:fldCharType="begin"/>
        </w:r>
        <w:r w:rsidR="008B5AF6">
          <w:rPr>
            <w:noProof/>
            <w:webHidden/>
          </w:rPr>
          <w:instrText xml:space="preserve"> PAGEREF _Toc35002545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21C933C"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46" w:history="1">
        <w:r w:rsidR="008B5AF6" w:rsidRPr="003B3207">
          <w:rPr>
            <w:rStyle w:val="Hyperlink"/>
            <w:noProof/>
          </w:rPr>
          <w:t>2.5.4.1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&lt;Goal 1 Name&gt;</w:t>
        </w:r>
        <w:r w:rsidR="008B5AF6">
          <w:rPr>
            <w:noProof/>
            <w:webHidden/>
          </w:rPr>
          <w:tab/>
        </w:r>
        <w:r w:rsidR="008B5AF6">
          <w:rPr>
            <w:noProof/>
            <w:webHidden/>
          </w:rPr>
          <w:fldChar w:fldCharType="begin"/>
        </w:r>
        <w:r w:rsidR="008B5AF6">
          <w:rPr>
            <w:noProof/>
            <w:webHidden/>
          </w:rPr>
          <w:instrText xml:space="preserve"> PAGEREF _Toc35002546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D494A0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47" w:history="1">
        <w:r w:rsidR="008B5AF6" w:rsidRPr="003B3207">
          <w:rPr>
            <w:rStyle w:val="Hyperlink"/>
            <w:noProof/>
          </w:rPr>
          <w:t>2.5.4.2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&lt;Goal 2 Name&gt;</w:t>
        </w:r>
        <w:r w:rsidR="008B5AF6">
          <w:rPr>
            <w:noProof/>
            <w:webHidden/>
          </w:rPr>
          <w:tab/>
        </w:r>
        <w:r w:rsidR="008B5AF6">
          <w:rPr>
            <w:noProof/>
            <w:webHidden/>
          </w:rPr>
          <w:fldChar w:fldCharType="begin"/>
        </w:r>
        <w:r w:rsidR="008B5AF6">
          <w:rPr>
            <w:noProof/>
            <w:webHidden/>
          </w:rPr>
          <w:instrText xml:space="preserve"> PAGEREF _Toc35002547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FA9B13A"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48" w:history="1">
        <w:r w:rsidR="008B5AF6" w:rsidRPr="003B3207">
          <w:rPr>
            <w:rStyle w:val="Hyperlink"/>
            <w:noProof/>
          </w:rPr>
          <w:t>2.5.4.3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Derivation of Requirements on Assumptions</w:t>
        </w:r>
        <w:r w:rsidR="008B5AF6">
          <w:rPr>
            <w:noProof/>
            <w:webHidden/>
          </w:rPr>
          <w:tab/>
        </w:r>
        <w:r w:rsidR="008B5AF6">
          <w:rPr>
            <w:noProof/>
            <w:webHidden/>
          </w:rPr>
          <w:fldChar w:fldCharType="begin"/>
        </w:r>
        <w:r w:rsidR="008B5AF6">
          <w:rPr>
            <w:noProof/>
            <w:webHidden/>
          </w:rPr>
          <w:instrText xml:space="preserve"> PAGEREF _Toc35002548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C00F163"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49" w:history="1">
        <w:r w:rsidR="008B5AF6" w:rsidRPr="003B3207">
          <w:rPr>
            <w:rStyle w:val="Hyperlink"/>
            <w:noProof/>
          </w:rPr>
          <w:t>2.5.4.4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ASIL Decomposition of Functional Safety Requirements</w:t>
        </w:r>
        <w:r w:rsidR="008B5AF6">
          <w:rPr>
            <w:noProof/>
            <w:webHidden/>
          </w:rPr>
          <w:tab/>
        </w:r>
        <w:r w:rsidR="008B5AF6">
          <w:rPr>
            <w:noProof/>
            <w:webHidden/>
          </w:rPr>
          <w:fldChar w:fldCharType="begin"/>
        </w:r>
        <w:r w:rsidR="008B5AF6">
          <w:rPr>
            <w:noProof/>
            <w:webHidden/>
          </w:rPr>
          <w:instrText xml:space="preserve"> PAGEREF _Toc35002549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B392B6C"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50" w:history="1">
        <w:r w:rsidR="008B5AF6" w:rsidRPr="003B3207">
          <w:rPr>
            <w:rStyle w:val="Hyperlink"/>
            <w:noProof/>
          </w:rPr>
          <w:t>2.6</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Cybersecurity</w:t>
        </w:r>
        <w:r w:rsidR="008B5AF6">
          <w:rPr>
            <w:noProof/>
            <w:webHidden/>
          </w:rPr>
          <w:tab/>
        </w:r>
        <w:r w:rsidR="008B5AF6">
          <w:rPr>
            <w:noProof/>
            <w:webHidden/>
          </w:rPr>
          <w:fldChar w:fldCharType="begin"/>
        </w:r>
        <w:r w:rsidR="008B5AF6">
          <w:rPr>
            <w:noProof/>
            <w:webHidden/>
          </w:rPr>
          <w:instrText xml:space="preserve"> PAGEREF _Toc35002550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B439A84"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51" w:history="1">
        <w:r w:rsidR="008B5AF6" w:rsidRPr="003B3207">
          <w:rPr>
            <w:rStyle w:val="Hyperlink"/>
            <w:noProof/>
          </w:rPr>
          <w:t>2.6.1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Security Goals</w:t>
        </w:r>
        <w:r w:rsidR="008B5AF6">
          <w:rPr>
            <w:noProof/>
            <w:webHidden/>
          </w:rPr>
          <w:tab/>
        </w:r>
        <w:r w:rsidR="008B5AF6">
          <w:rPr>
            <w:noProof/>
            <w:webHidden/>
          </w:rPr>
          <w:fldChar w:fldCharType="begin"/>
        </w:r>
        <w:r w:rsidR="008B5AF6">
          <w:rPr>
            <w:noProof/>
            <w:webHidden/>
          </w:rPr>
          <w:instrText xml:space="preserve"> PAGEREF _Toc35002551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B8B69FC"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52" w:history="1">
        <w:r w:rsidR="008B5AF6" w:rsidRPr="003B3207">
          <w:rPr>
            <w:rStyle w:val="Hyperlink"/>
            <w:noProof/>
            <w:lang w:eastAsia="ar-SA"/>
          </w:rPr>
          <w:t>2.6.2</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eastAsia="ar-SA"/>
          </w:rPr>
          <w:t>Cybersecurity Requirements</w:t>
        </w:r>
        <w:r w:rsidR="008B5AF6">
          <w:rPr>
            <w:noProof/>
            <w:webHidden/>
          </w:rPr>
          <w:tab/>
        </w:r>
        <w:r w:rsidR="008B5AF6">
          <w:rPr>
            <w:noProof/>
            <w:webHidden/>
          </w:rPr>
          <w:fldChar w:fldCharType="begin"/>
        </w:r>
        <w:r w:rsidR="008B5AF6">
          <w:rPr>
            <w:noProof/>
            <w:webHidden/>
          </w:rPr>
          <w:instrText xml:space="preserve"> PAGEREF _Toc35002552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E6DAC94"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53" w:history="1">
        <w:r w:rsidR="008B5AF6" w:rsidRPr="003B3207">
          <w:rPr>
            <w:rStyle w:val="Hyperlink"/>
            <w:noProof/>
          </w:rPr>
          <w:t>2.7</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Functional Architecture</w:t>
        </w:r>
        <w:r w:rsidR="008B5AF6">
          <w:rPr>
            <w:noProof/>
            <w:webHidden/>
          </w:rPr>
          <w:tab/>
        </w:r>
        <w:r w:rsidR="008B5AF6">
          <w:rPr>
            <w:noProof/>
            <w:webHidden/>
          </w:rPr>
          <w:fldChar w:fldCharType="begin"/>
        </w:r>
        <w:r w:rsidR="008B5AF6">
          <w:rPr>
            <w:noProof/>
            <w:webHidden/>
          </w:rPr>
          <w:instrText xml:space="preserve"> PAGEREF _Toc35002553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082A745" w14:textId="77777777" w:rsidR="008B5AF6" w:rsidRDefault="004F0BA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2554" w:history="1">
        <w:r w:rsidR="008B5AF6" w:rsidRPr="003B3207">
          <w:rPr>
            <w:rStyle w:val="Hyperlink"/>
            <w:noProof/>
          </w:rPr>
          <w:t>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Functional Architecture</w:t>
        </w:r>
        <w:r w:rsidR="008B5AF6">
          <w:rPr>
            <w:noProof/>
            <w:webHidden/>
          </w:rPr>
          <w:tab/>
        </w:r>
        <w:r w:rsidR="008B5AF6">
          <w:rPr>
            <w:noProof/>
            <w:webHidden/>
          </w:rPr>
          <w:fldChar w:fldCharType="begin"/>
        </w:r>
        <w:r w:rsidR="008B5AF6">
          <w:rPr>
            <w:noProof/>
            <w:webHidden/>
          </w:rPr>
          <w:instrText xml:space="preserve"> PAGEREF _Toc35002554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F57E57F"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55" w:history="1">
        <w:r w:rsidR="008B5AF6" w:rsidRPr="003B3207">
          <w:rPr>
            <w:rStyle w:val="Hyperlink"/>
            <w:noProof/>
          </w:rPr>
          <w:t>3.1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Description</w:t>
        </w:r>
        <w:r w:rsidR="008B5AF6">
          <w:rPr>
            <w:noProof/>
            <w:webHidden/>
          </w:rPr>
          <w:tab/>
        </w:r>
        <w:r w:rsidR="008B5AF6">
          <w:rPr>
            <w:noProof/>
            <w:webHidden/>
          </w:rPr>
          <w:fldChar w:fldCharType="begin"/>
        </w:r>
        <w:r w:rsidR="008B5AF6">
          <w:rPr>
            <w:noProof/>
            <w:webHidden/>
          </w:rPr>
          <w:instrText xml:space="preserve"> PAGEREF _Toc35002555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A0C1467"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56" w:history="1">
        <w:r w:rsidR="008B5AF6" w:rsidRPr="003B3207">
          <w:rPr>
            <w:rStyle w:val="Hyperlink"/>
            <w:noProof/>
          </w:rPr>
          <w:t>3.2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List</w:t>
        </w:r>
        <w:r w:rsidR="008B5AF6">
          <w:rPr>
            <w:noProof/>
            <w:webHidden/>
          </w:rPr>
          <w:tab/>
        </w:r>
        <w:r w:rsidR="008B5AF6">
          <w:rPr>
            <w:noProof/>
            <w:webHidden/>
          </w:rPr>
          <w:fldChar w:fldCharType="begin"/>
        </w:r>
        <w:r w:rsidR="008B5AF6">
          <w:rPr>
            <w:noProof/>
            <w:webHidden/>
          </w:rPr>
          <w:instrText xml:space="preserve"> PAGEREF _Toc35002556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C777009"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57" w:history="1">
        <w:r w:rsidR="008B5AF6" w:rsidRPr="003B3207">
          <w:rPr>
            <w:rStyle w:val="Hyperlink"/>
            <w:noProof/>
          </w:rPr>
          <w:t>3.3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Signal List</w:t>
        </w:r>
        <w:r w:rsidR="008B5AF6">
          <w:rPr>
            <w:noProof/>
            <w:webHidden/>
          </w:rPr>
          <w:tab/>
        </w:r>
        <w:r w:rsidR="008B5AF6">
          <w:rPr>
            <w:noProof/>
            <w:webHidden/>
          </w:rPr>
          <w:fldChar w:fldCharType="begin"/>
        </w:r>
        <w:r w:rsidR="008B5AF6">
          <w:rPr>
            <w:noProof/>
            <w:webHidden/>
          </w:rPr>
          <w:instrText xml:space="preserve"> PAGEREF _Toc35002557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D11E115" w14:textId="77777777" w:rsidR="008B5AF6" w:rsidRDefault="004F0BA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2558" w:history="1">
        <w:r w:rsidR="008B5AF6" w:rsidRPr="003B3207">
          <w:rPr>
            <w:rStyle w:val="Hyperlink"/>
            <w:noProof/>
            <w:lang w:val="en-GB"/>
          </w:rPr>
          <w:t>4</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Function Specifications</w:t>
        </w:r>
        <w:r w:rsidR="008B5AF6">
          <w:rPr>
            <w:noProof/>
            <w:webHidden/>
          </w:rPr>
          <w:tab/>
        </w:r>
        <w:r w:rsidR="008B5AF6">
          <w:rPr>
            <w:noProof/>
            <w:webHidden/>
          </w:rPr>
          <w:fldChar w:fldCharType="begin"/>
        </w:r>
        <w:r w:rsidR="008B5AF6">
          <w:rPr>
            <w:noProof/>
            <w:webHidden/>
          </w:rPr>
          <w:instrText xml:space="preserve"> PAGEREF _Toc35002558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1F4DE56"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59" w:history="1">
        <w:r w:rsidR="008B5AF6" w:rsidRPr="003B3207">
          <w:rPr>
            <w:rStyle w:val="Hyperlink"/>
            <w:noProof/>
          </w:rPr>
          <w:t>4.1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Logical Function “MyFunction1”</w:t>
        </w:r>
        <w:r w:rsidR="008B5AF6">
          <w:rPr>
            <w:noProof/>
            <w:webHidden/>
          </w:rPr>
          <w:tab/>
        </w:r>
        <w:r w:rsidR="008B5AF6">
          <w:rPr>
            <w:noProof/>
            <w:webHidden/>
          </w:rPr>
          <w:fldChar w:fldCharType="begin"/>
        </w:r>
        <w:r w:rsidR="008B5AF6">
          <w:rPr>
            <w:noProof/>
            <w:webHidden/>
          </w:rPr>
          <w:instrText xml:space="preserve"> PAGEREF _Toc35002559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A025EE3"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60" w:history="1">
        <w:r w:rsidR="008B5AF6" w:rsidRPr="003B3207">
          <w:rPr>
            <w:rStyle w:val="Hyperlink"/>
            <w:noProof/>
          </w:rPr>
          <w:t>4.1.1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Overview</w:t>
        </w:r>
        <w:r w:rsidR="008B5AF6">
          <w:rPr>
            <w:noProof/>
            <w:webHidden/>
          </w:rPr>
          <w:tab/>
        </w:r>
        <w:r w:rsidR="008B5AF6">
          <w:rPr>
            <w:noProof/>
            <w:webHidden/>
          </w:rPr>
          <w:fldChar w:fldCharType="begin"/>
        </w:r>
        <w:r w:rsidR="008B5AF6">
          <w:rPr>
            <w:noProof/>
            <w:webHidden/>
          </w:rPr>
          <w:instrText xml:space="preserve"> PAGEREF _Toc35002560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7FEF58A"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61" w:history="1">
        <w:r w:rsidR="008B5AF6" w:rsidRPr="003B3207">
          <w:rPr>
            <w:rStyle w:val="Hyperlink"/>
            <w:noProof/>
          </w:rPr>
          <w:t>4.1.1.1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Description</w:t>
        </w:r>
        <w:r w:rsidR="008B5AF6">
          <w:rPr>
            <w:noProof/>
            <w:webHidden/>
          </w:rPr>
          <w:tab/>
        </w:r>
        <w:r w:rsidR="008B5AF6">
          <w:rPr>
            <w:noProof/>
            <w:webHidden/>
          </w:rPr>
          <w:fldChar w:fldCharType="begin"/>
        </w:r>
        <w:r w:rsidR="008B5AF6">
          <w:rPr>
            <w:noProof/>
            <w:webHidden/>
          </w:rPr>
          <w:instrText xml:space="preserve"> PAGEREF _Toc35002561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B1EAF7C"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62" w:history="1">
        <w:r w:rsidR="008B5AF6" w:rsidRPr="003B3207">
          <w:rPr>
            <w:rStyle w:val="Hyperlink"/>
            <w:noProof/>
          </w:rPr>
          <w:t>4.1.1.2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Variants</w:t>
        </w:r>
        <w:r w:rsidR="008B5AF6">
          <w:rPr>
            <w:noProof/>
            <w:webHidden/>
          </w:rPr>
          <w:tab/>
        </w:r>
        <w:r w:rsidR="008B5AF6">
          <w:rPr>
            <w:noProof/>
            <w:webHidden/>
          </w:rPr>
          <w:fldChar w:fldCharType="begin"/>
        </w:r>
        <w:r w:rsidR="008B5AF6">
          <w:rPr>
            <w:noProof/>
            <w:webHidden/>
          </w:rPr>
          <w:instrText xml:space="preserve"> PAGEREF _Toc35002562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33F07A8"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63" w:history="1">
        <w:r w:rsidR="008B5AF6" w:rsidRPr="003B3207">
          <w:rPr>
            <w:rStyle w:val="Hyperlink"/>
            <w:noProof/>
          </w:rPr>
          <w:t>4.1.1.3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Input Requirements/Documents</w:t>
        </w:r>
        <w:r w:rsidR="008B5AF6">
          <w:rPr>
            <w:noProof/>
            <w:webHidden/>
          </w:rPr>
          <w:tab/>
        </w:r>
        <w:r w:rsidR="008B5AF6">
          <w:rPr>
            <w:noProof/>
            <w:webHidden/>
          </w:rPr>
          <w:fldChar w:fldCharType="begin"/>
        </w:r>
        <w:r w:rsidR="008B5AF6">
          <w:rPr>
            <w:noProof/>
            <w:webHidden/>
          </w:rPr>
          <w:instrText xml:space="preserve"> PAGEREF _Toc35002563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415892E"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64" w:history="1">
        <w:r w:rsidR="008B5AF6" w:rsidRPr="003B3207">
          <w:rPr>
            <w:rStyle w:val="Hyperlink"/>
            <w:noProof/>
          </w:rPr>
          <w:t>4.1.1.4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Assumptions</w:t>
        </w:r>
        <w:r w:rsidR="008B5AF6">
          <w:rPr>
            <w:noProof/>
            <w:webHidden/>
          </w:rPr>
          <w:tab/>
        </w:r>
        <w:r w:rsidR="008B5AF6">
          <w:rPr>
            <w:noProof/>
            <w:webHidden/>
          </w:rPr>
          <w:fldChar w:fldCharType="begin"/>
        </w:r>
        <w:r w:rsidR="008B5AF6">
          <w:rPr>
            <w:noProof/>
            <w:webHidden/>
          </w:rPr>
          <w:instrText xml:space="preserve"> PAGEREF _Toc35002564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93C78B0"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65" w:history="1">
        <w:r w:rsidR="008B5AF6" w:rsidRPr="003B3207">
          <w:rPr>
            <w:rStyle w:val="Hyperlink"/>
            <w:noProof/>
          </w:rPr>
          <w:t>4.1.2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Scope</w:t>
        </w:r>
        <w:r w:rsidR="008B5AF6">
          <w:rPr>
            <w:noProof/>
            <w:webHidden/>
          </w:rPr>
          <w:tab/>
        </w:r>
        <w:r w:rsidR="008B5AF6">
          <w:rPr>
            <w:noProof/>
            <w:webHidden/>
          </w:rPr>
          <w:fldChar w:fldCharType="begin"/>
        </w:r>
        <w:r w:rsidR="008B5AF6">
          <w:rPr>
            <w:noProof/>
            <w:webHidden/>
          </w:rPr>
          <w:instrText xml:space="preserve"> PAGEREF _Toc35002565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FEEBCA5"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66" w:history="1">
        <w:r w:rsidR="008B5AF6" w:rsidRPr="003B3207">
          <w:rPr>
            <w:rStyle w:val="Hyperlink"/>
            <w:noProof/>
          </w:rPr>
          <w:t>4.1.3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Interfaces</w:t>
        </w:r>
        <w:r w:rsidR="008B5AF6">
          <w:rPr>
            <w:noProof/>
            <w:webHidden/>
          </w:rPr>
          <w:tab/>
        </w:r>
        <w:r w:rsidR="008B5AF6">
          <w:rPr>
            <w:noProof/>
            <w:webHidden/>
          </w:rPr>
          <w:fldChar w:fldCharType="begin"/>
        </w:r>
        <w:r w:rsidR="008B5AF6">
          <w:rPr>
            <w:noProof/>
            <w:webHidden/>
          </w:rPr>
          <w:instrText xml:space="preserve"> PAGEREF _Toc35002566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4C7F570"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67" w:history="1">
        <w:r w:rsidR="008B5AF6" w:rsidRPr="003B3207">
          <w:rPr>
            <w:rStyle w:val="Hyperlink"/>
            <w:noProof/>
          </w:rPr>
          <w:t>4.1.3.1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Logical Inputs</w:t>
        </w:r>
        <w:r w:rsidR="008B5AF6">
          <w:rPr>
            <w:noProof/>
            <w:webHidden/>
          </w:rPr>
          <w:tab/>
        </w:r>
        <w:r w:rsidR="008B5AF6">
          <w:rPr>
            <w:noProof/>
            <w:webHidden/>
          </w:rPr>
          <w:fldChar w:fldCharType="begin"/>
        </w:r>
        <w:r w:rsidR="008B5AF6">
          <w:rPr>
            <w:noProof/>
            <w:webHidden/>
          </w:rPr>
          <w:instrText xml:space="preserve"> PAGEREF _Toc35002567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61F87F3"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68" w:history="1">
        <w:r w:rsidR="008B5AF6" w:rsidRPr="003B3207">
          <w:rPr>
            <w:rStyle w:val="Hyperlink"/>
            <w:noProof/>
          </w:rPr>
          <w:t>4.1.3.2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Logical Outputs</w:t>
        </w:r>
        <w:r w:rsidR="008B5AF6">
          <w:rPr>
            <w:noProof/>
            <w:webHidden/>
          </w:rPr>
          <w:tab/>
        </w:r>
        <w:r w:rsidR="008B5AF6">
          <w:rPr>
            <w:noProof/>
            <w:webHidden/>
          </w:rPr>
          <w:fldChar w:fldCharType="begin"/>
        </w:r>
        <w:r w:rsidR="008B5AF6">
          <w:rPr>
            <w:noProof/>
            <w:webHidden/>
          </w:rPr>
          <w:instrText xml:space="preserve"> PAGEREF _Toc35002568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2AF734F"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69" w:history="1">
        <w:r w:rsidR="008B5AF6" w:rsidRPr="003B3207">
          <w:rPr>
            <w:rStyle w:val="Hyperlink"/>
            <w:noProof/>
          </w:rPr>
          <w:t>4.1.3.3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Logical Parameters</w:t>
        </w:r>
        <w:r w:rsidR="008B5AF6">
          <w:rPr>
            <w:noProof/>
            <w:webHidden/>
          </w:rPr>
          <w:tab/>
        </w:r>
        <w:r w:rsidR="008B5AF6">
          <w:rPr>
            <w:noProof/>
            <w:webHidden/>
          </w:rPr>
          <w:fldChar w:fldCharType="begin"/>
        </w:r>
        <w:r w:rsidR="008B5AF6">
          <w:rPr>
            <w:noProof/>
            <w:webHidden/>
          </w:rPr>
          <w:instrText xml:space="preserve"> PAGEREF _Toc35002569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FE76542"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70" w:history="1">
        <w:r w:rsidR="008B5AF6" w:rsidRPr="003B3207">
          <w:rPr>
            <w:rStyle w:val="Hyperlink"/>
            <w:noProof/>
          </w:rPr>
          <w:t>4.1.4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Modeling</w:t>
        </w:r>
        <w:r w:rsidR="008B5AF6">
          <w:rPr>
            <w:noProof/>
            <w:webHidden/>
          </w:rPr>
          <w:tab/>
        </w:r>
        <w:r w:rsidR="008B5AF6">
          <w:rPr>
            <w:noProof/>
            <w:webHidden/>
          </w:rPr>
          <w:fldChar w:fldCharType="begin"/>
        </w:r>
        <w:r w:rsidR="008B5AF6">
          <w:rPr>
            <w:noProof/>
            <w:webHidden/>
          </w:rPr>
          <w:instrText xml:space="preserve"> PAGEREF _Toc35002570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B245A5C"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71" w:history="1">
        <w:r w:rsidR="008B5AF6" w:rsidRPr="003B3207">
          <w:rPr>
            <w:rStyle w:val="Hyperlink"/>
            <w:noProof/>
          </w:rPr>
          <w:t>4.1.4.1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Use Cases</w:t>
        </w:r>
        <w:r w:rsidR="008B5AF6">
          <w:rPr>
            <w:noProof/>
            <w:webHidden/>
          </w:rPr>
          <w:tab/>
        </w:r>
        <w:r w:rsidR="008B5AF6">
          <w:rPr>
            <w:noProof/>
            <w:webHidden/>
          </w:rPr>
          <w:fldChar w:fldCharType="begin"/>
        </w:r>
        <w:r w:rsidR="008B5AF6">
          <w:rPr>
            <w:noProof/>
            <w:webHidden/>
          </w:rPr>
          <w:instrText xml:space="preserve"> PAGEREF _Toc35002571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CAB5CE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72" w:history="1">
        <w:r w:rsidR="008B5AF6" w:rsidRPr="003B3207">
          <w:rPr>
            <w:rStyle w:val="Hyperlink"/>
            <w:noProof/>
          </w:rPr>
          <w:t>4.1.4.2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State Charts / Activity Diagrams / Sequence Diagrams / Decision Tables</w:t>
        </w:r>
        <w:r w:rsidR="008B5AF6">
          <w:rPr>
            <w:noProof/>
            <w:webHidden/>
          </w:rPr>
          <w:tab/>
        </w:r>
        <w:r w:rsidR="008B5AF6">
          <w:rPr>
            <w:noProof/>
            <w:webHidden/>
          </w:rPr>
          <w:fldChar w:fldCharType="begin"/>
        </w:r>
        <w:r w:rsidR="008B5AF6">
          <w:rPr>
            <w:noProof/>
            <w:webHidden/>
          </w:rPr>
          <w:instrText xml:space="preserve"> PAGEREF _Toc35002572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517EFD2"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73" w:history="1">
        <w:r w:rsidR="008B5AF6" w:rsidRPr="003B3207">
          <w:rPr>
            <w:rStyle w:val="Hyperlink"/>
            <w:noProof/>
          </w:rPr>
          <w:t>4.1.5</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Requirements</w:t>
        </w:r>
        <w:r w:rsidR="008B5AF6">
          <w:rPr>
            <w:noProof/>
            <w:webHidden/>
          </w:rPr>
          <w:tab/>
        </w:r>
        <w:r w:rsidR="008B5AF6">
          <w:rPr>
            <w:noProof/>
            <w:webHidden/>
          </w:rPr>
          <w:fldChar w:fldCharType="begin"/>
        </w:r>
        <w:r w:rsidR="008B5AF6">
          <w:rPr>
            <w:noProof/>
            <w:webHidden/>
          </w:rPr>
          <w:instrText xml:space="preserve"> PAGEREF _Toc35002573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2582654"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74" w:history="1">
        <w:r w:rsidR="008B5AF6" w:rsidRPr="003B3207">
          <w:rPr>
            <w:rStyle w:val="Hyperlink"/>
            <w:noProof/>
          </w:rPr>
          <w:t>4.1.5.1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Functional Requirements</w:t>
        </w:r>
        <w:r w:rsidR="008B5AF6">
          <w:rPr>
            <w:noProof/>
            <w:webHidden/>
          </w:rPr>
          <w:tab/>
        </w:r>
        <w:r w:rsidR="008B5AF6">
          <w:rPr>
            <w:noProof/>
            <w:webHidden/>
          </w:rPr>
          <w:fldChar w:fldCharType="begin"/>
        </w:r>
        <w:r w:rsidR="008B5AF6">
          <w:rPr>
            <w:noProof/>
            <w:webHidden/>
          </w:rPr>
          <w:instrText xml:space="preserve"> PAGEREF _Toc35002574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AC33297"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575" w:history="1">
        <w:r w:rsidR="008B5AF6" w:rsidRPr="003B3207">
          <w:rPr>
            <w:rStyle w:val="Hyperlink"/>
            <w:bCs/>
            <w:noProof/>
          </w:rPr>
          <w:t>4.1.5.1.1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Normal Operation</w:t>
        </w:r>
        <w:r w:rsidR="008B5AF6">
          <w:rPr>
            <w:noProof/>
            <w:webHidden/>
          </w:rPr>
          <w:tab/>
        </w:r>
        <w:r w:rsidR="008B5AF6">
          <w:rPr>
            <w:noProof/>
            <w:webHidden/>
          </w:rPr>
          <w:fldChar w:fldCharType="begin"/>
        </w:r>
        <w:r w:rsidR="008B5AF6">
          <w:rPr>
            <w:noProof/>
            <w:webHidden/>
          </w:rPr>
          <w:instrText xml:space="preserve"> PAGEREF _Toc35002575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D78AF0A"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576" w:history="1">
        <w:r w:rsidR="008B5AF6" w:rsidRPr="003B3207">
          <w:rPr>
            <w:rStyle w:val="Hyperlink"/>
            <w:bCs/>
            <w:noProof/>
          </w:rPr>
          <w:t>4.1.5.1.2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Error Handling</w:t>
        </w:r>
        <w:r w:rsidR="008B5AF6">
          <w:rPr>
            <w:noProof/>
            <w:webHidden/>
          </w:rPr>
          <w:tab/>
        </w:r>
        <w:r w:rsidR="008B5AF6">
          <w:rPr>
            <w:noProof/>
            <w:webHidden/>
          </w:rPr>
          <w:fldChar w:fldCharType="begin"/>
        </w:r>
        <w:r w:rsidR="008B5AF6">
          <w:rPr>
            <w:noProof/>
            <w:webHidden/>
          </w:rPr>
          <w:instrText xml:space="preserve"> PAGEREF _Toc35002576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9DFC07D"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77" w:history="1">
        <w:r w:rsidR="008B5AF6" w:rsidRPr="003B3207">
          <w:rPr>
            <w:rStyle w:val="Hyperlink"/>
            <w:noProof/>
          </w:rPr>
          <w:t>4.1.5.2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Non-Functional Requirements</w:t>
        </w:r>
        <w:r w:rsidR="008B5AF6">
          <w:rPr>
            <w:noProof/>
            <w:webHidden/>
          </w:rPr>
          <w:tab/>
        </w:r>
        <w:r w:rsidR="008B5AF6">
          <w:rPr>
            <w:noProof/>
            <w:webHidden/>
          </w:rPr>
          <w:fldChar w:fldCharType="begin"/>
        </w:r>
        <w:r w:rsidR="008B5AF6">
          <w:rPr>
            <w:noProof/>
            <w:webHidden/>
          </w:rPr>
          <w:instrText xml:space="preserve"> PAGEREF _Toc35002577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7E85B8B"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78" w:history="1">
        <w:r w:rsidR="008B5AF6" w:rsidRPr="003B3207">
          <w:rPr>
            <w:rStyle w:val="Hyperlink"/>
            <w:noProof/>
          </w:rPr>
          <w:t>4.1.5.3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Functional Safety Requirements</w:t>
        </w:r>
        <w:r w:rsidR="008B5AF6">
          <w:rPr>
            <w:noProof/>
            <w:webHidden/>
          </w:rPr>
          <w:tab/>
        </w:r>
        <w:r w:rsidR="008B5AF6">
          <w:rPr>
            <w:noProof/>
            <w:webHidden/>
          </w:rPr>
          <w:fldChar w:fldCharType="begin"/>
        </w:r>
        <w:r w:rsidR="008B5AF6">
          <w:rPr>
            <w:noProof/>
            <w:webHidden/>
          </w:rPr>
          <w:instrText xml:space="preserve"> PAGEREF _Toc35002578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80CBF0F"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79" w:history="1">
        <w:r w:rsidR="008B5AF6" w:rsidRPr="003B3207">
          <w:rPr>
            <w:rStyle w:val="Hyperlink"/>
            <w:noProof/>
          </w:rPr>
          <w:t>4.1.5.4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Other Requirements</w:t>
        </w:r>
        <w:r w:rsidR="008B5AF6">
          <w:rPr>
            <w:noProof/>
            <w:webHidden/>
          </w:rPr>
          <w:tab/>
        </w:r>
        <w:r w:rsidR="008B5AF6">
          <w:rPr>
            <w:noProof/>
            <w:webHidden/>
          </w:rPr>
          <w:fldChar w:fldCharType="begin"/>
        </w:r>
        <w:r w:rsidR="008B5AF6">
          <w:rPr>
            <w:noProof/>
            <w:webHidden/>
          </w:rPr>
          <w:instrText xml:space="preserve"> PAGEREF _Toc35002579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C0A7AF0"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580" w:history="1">
        <w:r w:rsidR="008B5AF6" w:rsidRPr="003B3207">
          <w:rPr>
            <w:rStyle w:val="Hyperlink"/>
            <w:bCs/>
            <w:noProof/>
          </w:rPr>
          <w:t>4.1.5.4.1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Design Requirements</w:t>
        </w:r>
        <w:r w:rsidR="008B5AF6">
          <w:rPr>
            <w:noProof/>
            <w:webHidden/>
          </w:rPr>
          <w:tab/>
        </w:r>
        <w:r w:rsidR="008B5AF6">
          <w:rPr>
            <w:noProof/>
            <w:webHidden/>
          </w:rPr>
          <w:fldChar w:fldCharType="begin"/>
        </w:r>
        <w:r w:rsidR="008B5AF6">
          <w:rPr>
            <w:noProof/>
            <w:webHidden/>
          </w:rPr>
          <w:instrText xml:space="preserve"> PAGEREF _Toc35002580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91B36E3"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581" w:history="1">
        <w:r w:rsidR="008B5AF6" w:rsidRPr="003B3207">
          <w:rPr>
            <w:rStyle w:val="Hyperlink"/>
            <w:noProof/>
          </w:rPr>
          <w:t>4.2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HMI Function “MyHMIFunction1”</w:t>
        </w:r>
        <w:r w:rsidR="008B5AF6">
          <w:rPr>
            <w:noProof/>
            <w:webHidden/>
          </w:rPr>
          <w:tab/>
        </w:r>
        <w:r w:rsidR="008B5AF6">
          <w:rPr>
            <w:noProof/>
            <w:webHidden/>
          </w:rPr>
          <w:fldChar w:fldCharType="begin"/>
        </w:r>
        <w:r w:rsidR="008B5AF6">
          <w:rPr>
            <w:noProof/>
            <w:webHidden/>
          </w:rPr>
          <w:instrText xml:space="preserve"> PAGEREF _Toc35002581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41552F2"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82" w:history="1">
        <w:r w:rsidR="008B5AF6" w:rsidRPr="003B3207">
          <w:rPr>
            <w:rStyle w:val="Hyperlink"/>
            <w:noProof/>
          </w:rPr>
          <w:t>4.2.1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Overview</w:t>
        </w:r>
        <w:r w:rsidR="008B5AF6">
          <w:rPr>
            <w:noProof/>
            <w:webHidden/>
          </w:rPr>
          <w:tab/>
        </w:r>
        <w:r w:rsidR="008B5AF6">
          <w:rPr>
            <w:noProof/>
            <w:webHidden/>
          </w:rPr>
          <w:fldChar w:fldCharType="begin"/>
        </w:r>
        <w:r w:rsidR="008B5AF6">
          <w:rPr>
            <w:noProof/>
            <w:webHidden/>
          </w:rPr>
          <w:instrText xml:space="preserve"> PAGEREF _Toc35002582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11BD56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83" w:history="1">
        <w:r w:rsidR="008B5AF6" w:rsidRPr="003B3207">
          <w:rPr>
            <w:rStyle w:val="Hyperlink"/>
            <w:noProof/>
          </w:rPr>
          <w:t>4.2.1.1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Description</w:t>
        </w:r>
        <w:r w:rsidR="008B5AF6">
          <w:rPr>
            <w:noProof/>
            <w:webHidden/>
          </w:rPr>
          <w:tab/>
        </w:r>
        <w:r w:rsidR="008B5AF6">
          <w:rPr>
            <w:noProof/>
            <w:webHidden/>
          </w:rPr>
          <w:fldChar w:fldCharType="begin"/>
        </w:r>
        <w:r w:rsidR="008B5AF6">
          <w:rPr>
            <w:noProof/>
            <w:webHidden/>
          </w:rPr>
          <w:instrText xml:space="preserve"> PAGEREF _Toc35002583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3D66879"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84" w:history="1">
        <w:r w:rsidR="008B5AF6" w:rsidRPr="003B3207">
          <w:rPr>
            <w:rStyle w:val="Hyperlink"/>
            <w:noProof/>
          </w:rPr>
          <w:t>4.2.1.2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Variants</w:t>
        </w:r>
        <w:r w:rsidR="008B5AF6">
          <w:rPr>
            <w:noProof/>
            <w:webHidden/>
          </w:rPr>
          <w:tab/>
        </w:r>
        <w:r w:rsidR="008B5AF6">
          <w:rPr>
            <w:noProof/>
            <w:webHidden/>
          </w:rPr>
          <w:fldChar w:fldCharType="begin"/>
        </w:r>
        <w:r w:rsidR="008B5AF6">
          <w:rPr>
            <w:noProof/>
            <w:webHidden/>
          </w:rPr>
          <w:instrText xml:space="preserve"> PAGEREF _Toc35002584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372A932"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85" w:history="1">
        <w:r w:rsidR="008B5AF6" w:rsidRPr="003B3207">
          <w:rPr>
            <w:rStyle w:val="Hyperlink"/>
            <w:noProof/>
          </w:rPr>
          <w:t>4.2.1.3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Input Requirements/Documents</w:t>
        </w:r>
        <w:r w:rsidR="008B5AF6">
          <w:rPr>
            <w:noProof/>
            <w:webHidden/>
          </w:rPr>
          <w:tab/>
        </w:r>
        <w:r w:rsidR="008B5AF6">
          <w:rPr>
            <w:noProof/>
            <w:webHidden/>
          </w:rPr>
          <w:fldChar w:fldCharType="begin"/>
        </w:r>
        <w:r w:rsidR="008B5AF6">
          <w:rPr>
            <w:noProof/>
            <w:webHidden/>
          </w:rPr>
          <w:instrText xml:space="preserve"> PAGEREF _Toc35002585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0D1D432"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86" w:history="1">
        <w:r w:rsidR="008B5AF6" w:rsidRPr="003B3207">
          <w:rPr>
            <w:rStyle w:val="Hyperlink"/>
            <w:noProof/>
          </w:rPr>
          <w:t>4.2.1.4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Assumptions</w:t>
        </w:r>
        <w:r w:rsidR="008B5AF6">
          <w:rPr>
            <w:noProof/>
            <w:webHidden/>
          </w:rPr>
          <w:tab/>
        </w:r>
        <w:r w:rsidR="008B5AF6">
          <w:rPr>
            <w:noProof/>
            <w:webHidden/>
          </w:rPr>
          <w:fldChar w:fldCharType="begin"/>
        </w:r>
        <w:r w:rsidR="008B5AF6">
          <w:rPr>
            <w:noProof/>
            <w:webHidden/>
          </w:rPr>
          <w:instrText xml:space="preserve"> PAGEREF _Toc35002586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CC6491F"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87" w:history="1">
        <w:r w:rsidR="008B5AF6" w:rsidRPr="003B3207">
          <w:rPr>
            <w:rStyle w:val="Hyperlink"/>
            <w:noProof/>
          </w:rPr>
          <w:t>4.2.2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Scope</w:t>
        </w:r>
        <w:r w:rsidR="008B5AF6">
          <w:rPr>
            <w:noProof/>
            <w:webHidden/>
          </w:rPr>
          <w:tab/>
        </w:r>
        <w:r w:rsidR="008B5AF6">
          <w:rPr>
            <w:noProof/>
            <w:webHidden/>
          </w:rPr>
          <w:fldChar w:fldCharType="begin"/>
        </w:r>
        <w:r w:rsidR="008B5AF6">
          <w:rPr>
            <w:noProof/>
            <w:webHidden/>
          </w:rPr>
          <w:instrText xml:space="preserve"> PAGEREF _Toc35002587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DF004A0"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88" w:history="1">
        <w:r w:rsidR="008B5AF6" w:rsidRPr="003B3207">
          <w:rPr>
            <w:rStyle w:val="Hyperlink"/>
            <w:noProof/>
          </w:rPr>
          <w:t>4.2.3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Interfaces</w:t>
        </w:r>
        <w:r w:rsidR="008B5AF6">
          <w:rPr>
            <w:noProof/>
            <w:webHidden/>
          </w:rPr>
          <w:tab/>
        </w:r>
        <w:r w:rsidR="008B5AF6">
          <w:rPr>
            <w:noProof/>
            <w:webHidden/>
          </w:rPr>
          <w:fldChar w:fldCharType="begin"/>
        </w:r>
        <w:r w:rsidR="008B5AF6">
          <w:rPr>
            <w:noProof/>
            <w:webHidden/>
          </w:rPr>
          <w:instrText xml:space="preserve"> PAGEREF _Toc35002588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BEE4A3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89" w:history="1">
        <w:r w:rsidR="008B5AF6" w:rsidRPr="003B3207">
          <w:rPr>
            <w:rStyle w:val="Hyperlink"/>
            <w:noProof/>
          </w:rPr>
          <w:t>4.2.3.1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Logical Inputs</w:t>
        </w:r>
        <w:r w:rsidR="008B5AF6">
          <w:rPr>
            <w:noProof/>
            <w:webHidden/>
          </w:rPr>
          <w:tab/>
        </w:r>
        <w:r w:rsidR="008B5AF6">
          <w:rPr>
            <w:noProof/>
            <w:webHidden/>
          </w:rPr>
          <w:fldChar w:fldCharType="begin"/>
        </w:r>
        <w:r w:rsidR="008B5AF6">
          <w:rPr>
            <w:noProof/>
            <w:webHidden/>
          </w:rPr>
          <w:instrText xml:space="preserve"> PAGEREF _Toc35002589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FA1DC8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90" w:history="1">
        <w:r w:rsidR="008B5AF6" w:rsidRPr="003B3207">
          <w:rPr>
            <w:rStyle w:val="Hyperlink"/>
            <w:noProof/>
          </w:rPr>
          <w:t>4.2.3.2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Logical Outputs</w:t>
        </w:r>
        <w:r w:rsidR="008B5AF6">
          <w:rPr>
            <w:noProof/>
            <w:webHidden/>
          </w:rPr>
          <w:tab/>
        </w:r>
        <w:r w:rsidR="008B5AF6">
          <w:rPr>
            <w:noProof/>
            <w:webHidden/>
          </w:rPr>
          <w:fldChar w:fldCharType="begin"/>
        </w:r>
        <w:r w:rsidR="008B5AF6">
          <w:rPr>
            <w:noProof/>
            <w:webHidden/>
          </w:rPr>
          <w:instrText xml:space="preserve"> PAGEREF _Toc35002590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F95D187"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91" w:history="1">
        <w:r w:rsidR="008B5AF6" w:rsidRPr="003B3207">
          <w:rPr>
            <w:rStyle w:val="Hyperlink"/>
            <w:noProof/>
          </w:rPr>
          <w:t>4.2.3.3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Logical Parameters</w:t>
        </w:r>
        <w:r w:rsidR="008B5AF6">
          <w:rPr>
            <w:noProof/>
            <w:webHidden/>
          </w:rPr>
          <w:tab/>
        </w:r>
        <w:r w:rsidR="008B5AF6">
          <w:rPr>
            <w:noProof/>
            <w:webHidden/>
          </w:rPr>
          <w:fldChar w:fldCharType="begin"/>
        </w:r>
        <w:r w:rsidR="008B5AF6">
          <w:rPr>
            <w:noProof/>
            <w:webHidden/>
          </w:rPr>
          <w:instrText xml:space="preserve"> PAGEREF _Toc35002591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1940181"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92" w:history="1">
        <w:r w:rsidR="008B5AF6" w:rsidRPr="003B3207">
          <w:rPr>
            <w:rStyle w:val="Hyperlink"/>
            <w:noProof/>
          </w:rPr>
          <w:t>4.2.4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Modeling</w:t>
        </w:r>
        <w:r w:rsidR="008B5AF6">
          <w:rPr>
            <w:noProof/>
            <w:webHidden/>
          </w:rPr>
          <w:tab/>
        </w:r>
        <w:r w:rsidR="008B5AF6">
          <w:rPr>
            <w:noProof/>
            <w:webHidden/>
          </w:rPr>
          <w:fldChar w:fldCharType="begin"/>
        </w:r>
        <w:r w:rsidR="008B5AF6">
          <w:rPr>
            <w:noProof/>
            <w:webHidden/>
          </w:rPr>
          <w:instrText xml:space="preserve"> PAGEREF _Toc35002592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60AAD6B"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93" w:history="1">
        <w:r w:rsidR="008B5AF6" w:rsidRPr="003B3207">
          <w:rPr>
            <w:rStyle w:val="Hyperlink"/>
            <w:noProof/>
          </w:rPr>
          <w:t>4.2.4.1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Use Case(s)</w:t>
        </w:r>
        <w:r w:rsidR="008B5AF6">
          <w:rPr>
            <w:noProof/>
            <w:webHidden/>
          </w:rPr>
          <w:tab/>
        </w:r>
        <w:r w:rsidR="008B5AF6">
          <w:rPr>
            <w:noProof/>
            <w:webHidden/>
          </w:rPr>
          <w:fldChar w:fldCharType="begin"/>
        </w:r>
        <w:r w:rsidR="008B5AF6">
          <w:rPr>
            <w:noProof/>
            <w:webHidden/>
          </w:rPr>
          <w:instrText xml:space="preserve"> PAGEREF _Toc35002593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2ABCFF0"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94" w:history="1">
        <w:r w:rsidR="008B5AF6" w:rsidRPr="003B3207">
          <w:rPr>
            <w:rStyle w:val="Hyperlink"/>
            <w:noProof/>
          </w:rPr>
          <w:t>4.2.4.2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State Charts / Activity Diagrams / Sequence Diagrams / Decision Tables</w:t>
        </w:r>
        <w:r w:rsidR="008B5AF6">
          <w:rPr>
            <w:noProof/>
            <w:webHidden/>
          </w:rPr>
          <w:tab/>
        </w:r>
        <w:r w:rsidR="008B5AF6">
          <w:rPr>
            <w:noProof/>
            <w:webHidden/>
          </w:rPr>
          <w:fldChar w:fldCharType="begin"/>
        </w:r>
        <w:r w:rsidR="008B5AF6">
          <w:rPr>
            <w:noProof/>
            <w:webHidden/>
          </w:rPr>
          <w:instrText xml:space="preserve"> PAGEREF _Toc35002594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45523DF"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595" w:history="1">
        <w:r w:rsidR="008B5AF6" w:rsidRPr="003B3207">
          <w:rPr>
            <w:rStyle w:val="Hyperlink"/>
            <w:noProof/>
          </w:rPr>
          <w:t>4.2.5</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Requirements</w:t>
        </w:r>
        <w:r w:rsidR="008B5AF6">
          <w:rPr>
            <w:noProof/>
            <w:webHidden/>
          </w:rPr>
          <w:tab/>
        </w:r>
        <w:r w:rsidR="008B5AF6">
          <w:rPr>
            <w:noProof/>
            <w:webHidden/>
          </w:rPr>
          <w:fldChar w:fldCharType="begin"/>
        </w:r>
        <w:r w:rsidR="008B5AF6">
          <w:rPr>
            <w:noProof/>
            <w:webHidden/>
          </w:rPr>
          <w:instrText xml:space="preserve"> PAGEREF _Toc35002595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14DFB41"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96" w:history="1">
        <w:r w:rsidR="008B5AF6" w:rsidRPr="003B3207">
          <w:rPr>
            <w:rStyle w:val="Hyperlink"/>
            <w:noProof/>
          </w:rPr>
          <w:t>4.2.5.1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Functional Requirements</w:t>
        </w:r>
        <w:r w:rsidR="008B5AF6">
          <w:rPr>
            <w:noProof/>
            <w:webHidden/>
          </w:rPr>
          <w:tab/>
        </w:r>
        <w:r w:rsidR="008B5AF6">
          <w:rPr>
            <w:noProof/>
            <w:webHidden/>
          </w:rPr>
          <w:fldChar w:fldCharType="begin"/>
        </w:r>
        <w:r w:rsidR="008B5AF6">
          <w:rPr>
            <w:noProof/>
            <w:webHidden/>
          </w:rPr>
          <w:instrText xml:space="preserve"> PAGEREF _Toc35002596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7ACACE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97" w:history="1">
        <w:r w:rsidR="008B5AF6" w:rsidRPr="003B3207">
          <w:rPr>
            <w:rStyle w:val="Hyperlink"/>
            <w:noProof/>
          </w:rPr>
          <w:t>4.2.5.2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Non-Functional Requirements</w:t>
        </w:r>
        <w:r w:rsidR="008B5AF6">
          <w:rPr>
            <w:noProof/>
            <w:webHidden/>
          </w:rPr>
          <w:tab/>
        </w:r>
        <w:r w:rsidR="008B5AF6">
          <w:rPr>
            <w:noProof/>
            <w:webHidden/>
          </w:rPr>
          <w:fldChar w:fldCharType="begin"/>
        </w:r>
        <w:r w:rsidR="008B5AF6">
          <w:rPr>
            <w:noProof/>
            <w:webHidden/>
          </w:rPr>
          <w:instrText xml:space="preserve"> PAGEREF _Toc35002597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671EDEA"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598" w:history="1">
        <w:r w:rsidR="008B5AF6" w:rsidRPr="003B3207">
          <w:rPr>
            <w:rStyle w:val="Hyperlink"/>
            <w:noProof/>
          </w:rPr>
          <w:t>4.2.5.3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Functional Safety Requirements</w:t>
        </w:r>
        <w:r w:rsidR="008B5AF6">
          <w:rPr>
            <w:noProof/>
            <w:webHidden/>
          </w:rPr>
          <w:tab/>
        </w:r>
        <w:r w:rsidR="008B5AF6">
          <w:rPr>
            <w:noProof/>
            <w:webHidden/>
          </w:rPr>
          <w:fldChar w:fldCharType="begin"/>
        </w:r>
        <w:r w:rsidR="008B5AF6">
          <w:rPr>
            <w:noProof/>
            <w:webHidden/>
          </w:rPr>
          <w:instrText xml:space="preserve"> PAGEREF _Toc35002598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BC0F54F" w14:textId="77777777" w:rsidR="008B5AF6" w:rsidRDefault="004F0BA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2599" w:history="1">
        <w:r w:rsidR="008B5AF6" w:rsidRPr="003B3207">
          <w:rPr>
            <w:rStyle w:val="Hyperlink"/>
            <w:noProof/>
            <w:lang w:val="en-GB"/>
          </w:rPr>
          <w:t>5</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Feature Implementation Specification</w:t>
        </w:r>
        <w:r w:rsidR="008B5AF6">
          <w:rPr>
            <w:noProof/>
            <w:webHidden/>
          </w:rPr>
          <w:tab/>
        </w:r>
        <w:r w:rsidR="008B5AF6">
          <w:rPr>
            <w:noProof/>
            <w:webHidden/>
          </w:rPr>
          <w:fldChar w:fldCharType="begin"/>
        </w:r>
        <w:r w:rsidR="008B5AF6">
          <w:rPr>
            <w:noProof/>
            <w:webHidden/>
          </w:rPr>
          <w:instrText xml:space="preserve"> PAGEREF _Toc35002599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48FC698"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600" w:history="1">
        <w:r w:rsidR="008B5AF6" w:rsidRPr="003B3207">
          <w:rPr>
            <w:rStyle w:val="Hyperlink"/>
            <w:noProof/>
          </w:rPr>
          <w:t>5.1</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 xml:space="preserve">Feature </w:t>
        </w:r>
        <w:r w:rsidR="008B5AF6" w:rsidRPr="003B3207">
          <w:rPr>
            <w:rStyle w:val="Hyperlink"/>
            <w:noProof/>
          </w:rPr>
          <w:t>Implementation Overview</w:t>
        </w:r>
        <w:r w:rsidR="008B5AF6">
          <w:rPr>
            <w:noProof/>
            <w:webHidden/>
          </w:rPr>
          <w:tab/>
        </w:r>
        <w:r w:rsidR="008B5AF6">
          <w:rPr>
            <w:noProof/>
            <w:webHidden/>
          </w:rPr>
          <w:fldChar w:fldCharType="begin"/>
        </w:r>
        <w:r w:rsidR="008B5AF6">
          <w:rPr>
            <w:noProof/>
            <w:webHidden/>
          </w:rPr>
          <w:instrText xml:space="preserve"> PAGEREF _Toc35002600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AC28876"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01" w:history="1">
        <w:r w:rsidR="008B5AF6" w:rsidRPr="003B3207">
          <w:rPr>
            <w:rStyle w:val="Hyperlink"/>
            <w:noProof/>
          </w:rPr>
          <w:t>5.1.1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Description</w:t>
        </w:r>
        <w:r w:rsidR="008B5AF6">
          <w:rPr>
            <w:noProof/>
            <w:webHidden/>
          </w:rPr>
          <w:tab/>
        </w:r>
        <w:r w:rsidR="008B5AF6">
          <w:rPr>
            <w:noProof/>
            <w:webHidden/>
          </w:rPr>
          <w:fldChar w:fldCharType="begin"/>
        </w:r>
        <w:r w:rsidR="008B5AF6">
          <w:rPr>
            <w:noProof/>
            <w:webHidden/>
          </w:rPr>
          <w:instrText xml:space="preserve"> PAGEREF _Toc35002601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3FA0F80"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02" w:history="1">
        <w:r w:rsidR="008B5AF6" w:rsidRPr="003B3207">
          <w:rPr>
            <w:rStyle w:val="Hyperlink"/>
            <w:noProof/>
          </w:rPr>
          <w:t>5.1.2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Input Requirements/Documents</w:t>
        </w:r>
        <w:r w:rsidR="008B5AF6">
          <w:rPr>
            <w:noProof/>
            <w:webHidden/>
          </w:rPr>
          <w:tab/>
        </w:r>
        <w:r w:rsidR="008B5AF6">
          <w:rPr>
            <w:noProof/>
            <w:webHidden/>
          </w:rPr>
          <w:fldChar w:fldCharType="begin"/>
        </w:r>
        <w:r w:rsidR="008B5AF6">
          <w:rPr>
            <w:noProof/>
            <w:webHidden/>
          </w:rPr>
          <w:instrText xml:space="preserve"> PAGEREF _Toc35002602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B318C46"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03" w:history="1">
        <w:r w:rsidR="008B5AF6" w:rsidRPr="003B3207">
          <w:rPr>
            <w:rStyle w:val="Hyperlink"/>
            <w:noProof/>
          </w:rPr>
          <w:t>5.1.3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Lessons Learned</w:t>
        </w:r>
        <w:r w:rsidR="008B5AF6">
          <w:rPr>
            <w:noProof/>
            <w:webHidden/>
          </w:rPr>
          <w:tab/>
        </w:r>
        <w:r w:rsidR="008B5AF6">
          <w:rPr>
            <w:noProof/>
            <w:webHidden/>
          </w:rPr>
          <w:fldChar w:fldCharType="begin"/>
        </w:r>
        <w:r w:rsidR="008B5AF6">
          <w:rPr>
            <w:noProof/>
            <w:webHidden/>
          </w:rPr>
          <w:instrText xml:space="preserve"> PAGEREF _Toc35002603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6DF2D21"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04" w:history="1">
        <w:r w:rsidR="008B5AF6" w:rsidRPr="003B3207">
          <w:rPr>
            <w:rStyle w:val="Hyperlink"/>
            <w:noProof/>
          </w:rPr>
          <w:t>5.1.4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Assumptions</w:t>
        </w:r>
        <w:r w:rsidR="008B5AF6">
          <w:rPr>
            <w:noProof/>
            <w:webHidden/>
          </w:rPr>
          <w:tab/>
        </w:r>
        <w:r w:rsidR="008B5AF6">
          <w:rPr>
            <w:noProof/>
            <w:webHidden/>
          </w:rPr>
          <w:fldChar w:fldCharType="begin"/>
        </w:r>
        <w:r w:rsidR="008B5AF6">
          <w:rPr>
            <w:noProof/>
            <w:webHidden/>
          </w:rPr>
          <w:instrText xml:space="preserve"> PAGEREF _Toc35002604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AD2FA59"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605" w:history="1">
        <w:r w:rsidR="008B5AF6" w:rsidRPr="003B3207">
          <w:rPr>
            <w:rStyle w:val="Hyperlink"/>
            <w:noProof/>
            <w:lang w:val="en-GB"/>
          </w:rPr>
          <w:t>5.2</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Functional Architecture</w:t>
        </w:r>
        <w:r w:rsidR="008B5AF6">
          <w:rPr>
            <w:noProof/>
            <w:webHidden/>
          </w:rPr>
          <w:tab/>
        </w:r>
        <w:r w:rsidR="008B5AF6">
          <w:rPr>
            <w:noProof/>
            <w:webHidden/>
          </w:rPr>
          <w:fldChar w:fldCharType="begin"/>
        </w:r>
        <w:r w:rsidR="008B5AF6">
          <w:rPr>
            <w:noProof/>
            <w:webHidden/>
          </w:rPr>
          <w:instrText xml:space="preserve"> PAGEREF _Toc35002605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ADAD404"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606" w:history="1">
        <w:r w:rsidR="008B5AF6" w:rsidRPr="003B3207">
          <w:rPr>
            <w:rStyle w:val="Hyperlink"/>
            <w:noProof/>
            <w:lang w:val="en-GB"/>
          </w:rPr>
          <w:t>5.3</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Physical Architecture</w:t>
        </w:r>
        <w:r w:rsidR="008B5AF6">
          <w:rPr>
            <w:noProof/>
            <w:webHidden/>
          </w:rPr>
          <w:tab/>
        </w:r>
        <w:r w:rsidR="008B5AF6">
          <w:rPr>
            <w:noProof/>
            <w:webHidden/>
          </w:rPr>
          <w:fldChar w:fldCharType="begin"/>
        </w:r>
        <w:r w:rsidR="008B5AF6">
          <w:rPr>
            <w:noProof/>
            <w:webHidden/>
          </w:rPr>
          <w:instrText xml:space="preserve"> PAGEREF _Toc35002606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8047353"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07" w:history="1">
        <w:r w:rsidR="008B5AF6" w:rsidRPr="003B3207">
          <w:rPr>
            <w:rStyle w:val="Hyperlink"/>
            <w:noProof/>
          </w:rPr>
          <w:t>5.3.1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E/E Architecture</w:t>
        </w:r>
        <w:r w:rsidR="008B5AF6">
          <w:rPr>
            <w:noProof/>
            <w:webHidden/>
          </w:rPr>
          <w:tab/>
        </w:r>
        <w:r w:rsidR="008B5AF6">
          <w:rPr>
            <w:noProof/>
            <w:webHidden/>
          </w:rPr>
          <w:fldChar w:fldCharType="begin"/>
        </w:r>
        <w:r w:rsidR="008B5AF6">
          <w:rPr>
            <w:noProof/>
            <w:webHidden/>
          </w:rPr>
          <w:instrText xml:space="preserve"> PAGEREF _Toc35002607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DC8F0C5"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08" w:history="1">
        <w:r w:rsidR="008B5AF6" w:rsidRPr="003B3207">
          <w:rPr>
            <w:rStyle w:val="Hyperlink"/>
            <w:noProof/>
          </w:rPr>
          <w:t>5.3.1.1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E/E Architecture Variants</w:t>
        </w:r>
        <w:r w:rsidR="008B5AF6">
          <w:rPr>
            <w:noProof/>
            <w:webHidden/>
          </w:rPr>
          <w:tab/>
        </w:r>
        <w:r w:rsidR="008B5AF6">
          <w:rPr>
            <w:noProof/>
            <w:webHidden/>
          </w:rPr>
          <w:fldChar w:fldCharType="begin"/>
        </w:r>
        <w:r w:rsidR="008B5AF6">
          <w:rPr>
            <w:noProof/>
            <w:webHidden/>
          </w:rPr>
          <w:instrText xml:space="preserve"> PAGEREF _Toc35002608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0C9A98F"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609" w:history="1">
        <w:r w:rsidR="008B5AF6" w:rsidRPr="003B3207">
          <w:rPr>
            <w:rStyle w:val="Hyperlink"/>
            <w:bCs/>
            <w:noProof/>
          </w:rPr>
          <w:t>5.3.1.1.1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E/E Architecture “Architecture Variant 1”</w:t>
        </w:r>
        <w:r w:rsidR="008B5AF6">
          <w:rPr>
            <w:noProof/>
            <w:webHidden/>
          </w:rPr>
          <w:tab/>
        </w:r>
        <w:r w:rsidR="008B5AF6">
          <w:rPr>
            <w:noProof/>
            <w:webHidden/>
          </w:rPr>
          <w:fldChar w:fldCharType="begin"/>
        </w:r>
        <w:r w:rsidR="008B5AF6">
          <w:rPr>
            <w:noProof/>
            <w:webHidden/>
          </w:rPr>
          <w:instrText xml:space="preserve"> PAGEREF _Toc35002609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37A8D51"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610" w:history="1">
        <w:r w:rsidR="008B5AF6" w:rsidRPr="003B3207">
          <w:rPr>
            <w:rStyle w:val="Hyperlink"/>
            <w:bCs/>
            <w:noProof/>
            <w:lang w:val="en-GB"/>
          </w:rPr>
          <w:t>5.3.1.1.2</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E/E Architecture “</w:t>
        </w:r>
        <w:r w:rsidR="008B5AF6" w:rsidRPr="003B3207">
          <w:rPr>
            <w:rStyle w:val="Hyperlink"/>
            <w:noProof/>
          </w:rPr>
          <w:t>Architecture Variant 2</w:t>
        </w:r>
        <w:r w:rsidR="008B5AF6" w:rsidRPr="003B3207">
          <w:rPr>
            <w:rStyle w:val="Hyperlink"/>
            <w:noProof/>
            <w:lang w:val="en-GB"/>
          </w:rPr>
          <w:t>”</w:t>
        </w:r>
        <w:r w:rsidR="008B5AF6">
          <w:rPr>
            <w:noProof/>
            <w:webHidden/>
          </w:rPr>
          <w:tab/>
        </w:r>
        <w:r w:rsidR="008B5AF6">
          <w:rPr>
            <w:noProof/>
            <w:webHidden/>
          </w:rPr>
          <w:fldChar w:fldCharType="begin"/>
        </w:r>
        <w:r w:rsidR="008B5AF6">
          <w:rPr>
            <w:noProof/>
            <w:webHidden/>
          </w:rPr>
          <w:instrText xml:space="preserve"> PAGEREF _Toc35002610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F8C495F"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11" w:history="1">
        <w:r w:rsidR="008B5AF6" w:rsidRPr="003B3207">
          <w:rPr>
            <w:rStyle w:val="Hyperlink"/>
            <w:noProof/>
          </w:rPr>
          <w:t>5.3.1.2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E/E Components</w:t>
        </w:r>
        <w:r w:rsidR="008B5AF6">
          <w:rPr>
            <w:noProof/>
            <w:webHidden/>
          </w:rPr>
          <w:tab/>
        </w:r>
        <w:r w:rsidR="008B5AF6">
          <w:rPr>
            <w:noProof/>
            <w:webHidden/>
          </w:rPr>
          <w:fldChar w:fldCharType="begin"/>
        </w:r>
        <w:r w:rsidR="008B5AF6">
          <w:rPr>
            <w:noProof/>
            <w:webHidden/>
          </w:rPr>
          <w:instrText xml:space="preserve"> PAGEREF _Toc35002611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3E79F8D"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12" w:history="1">
        <w:r w:rsidR="008B5AF6" w:rsidRPr="003B3207">
          <w:rPr>
            <w:rStyle w:val="Hyperlink"/>
            <w:noProof/>
          </w:rPr>
          <w:t>5.3.1.3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E/E Connections</w:t>
        </w:r>
        <w:r w:rsidR="008B5AF6">
          <w:rPr>
            <w:noProof/>
            <w:webHidden/>
          </w:rPr>
          <w:tab/>
        </w:r>
        <w:r w:rsidR="008B5AF6">
          <w:rPr>
            <w:noProof/>
            <w:webHidden/>
          </w:rPr>
          <w:fldChar w:fldCharType="begin"/>
        </w:r>
        <w:r w:rsidR="008B5AF6">
          <w:rPr>
            <w:noProof/>
            <w:webHidden/>
          </w:rPr>
          <w:instrText xml:space="preserve"> PAGEREF _Toc35002612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7E0961F"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13" w:history="1">
        <w:r w:rsidR="008B5AF6" w:rsidRPr="003B3207">
          <w:rPr>
            <w:rStyle w:val="Hyperlink"/>
            <w:noProof/>
            <w:lang w:val="en-GB"/>
          </w:rPr>
          <w:t>5.3.1.4</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Signal List</w:t>
        </w:r>
        <w:r w:rsidR="008B5AF6">
          <w:rPr>
            <w:noProof/>
            <w:webHidden/>
          </w:rPr>
          <w:tab/>
        </w:r>
        <w:r w:rsidR="008B5AF6">
          <w:rPr>
            <w:noProof/>
            <w:webHidden/>
          </w:rPr>
          <w:fldChar w:fldCharType="begin"/>
        </w:r>
        <w:r w:rsidR="008B5AF6">
          <w:rPr>
            <w:noProof/>
            <w:webHidden/>
          </w:rPr>
          <w:instrText xml:space="preserve"> PAGEREF _Toc35002613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DEC226B"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14" w:history="1">
        <w:r w:rsidR="008B5AF6" w:rsidRPr="003B3207">
          <w:rPr>
            <w:rStyle w:val="Hyperlink"/>
            <w:noProof/>
          </w:rPr>
          <w:t>5.3.2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Software Component Architecture</w:t>
        </w:r>
        <w:r w:rsidR="008B5AF6">
          <w:rPr>
            <w:noProof/>
            <w:webHidden/>
          </w:rPr>
          <w:tab/>
        </w:r>
        <w:r w:rsidR="008B5AF6">
          <w:rPr>
            <w:noProof/>
            <w:webHidden/>
          </w:rPr>
          <w:fldChar w:fldCharType="begin"/>
        </w:r>
        <w:r w:rsidR="008B5AF6">
          <w:rPr>
            <w:noProof/>
            <w:webHidden/>
          </w:rPr>
          <w:instrText xml:space="preserve"> PAGEREF _Toc35002614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6F11FB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15" w:history="1">
        <w:r w:rsidR="008B5AF6" w:rsidRPr="003B3207">
          <w:rPr>
            <w:rStyle w:val="Hyperlink"/>
            <w:noProof/>
          </w:rPr>
          <w:t>5.3.2.1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Description</w:t>
        </w:r>
        <w:r w:rsidR="008B5AF6">
          <w:rPr>
            <w:noProof/>
            <w:webHidden/>
          </w:rPr>
          <w:tab/>
        </w:r>
        <w:r w:rsidR="008B5AF6">
          <w:rPr>
            <w:noProof/>
            <w:webHidden/>
          </w:rPr>
          <w:fldChar w:fldCharType="begin"/>
        </w:r>
        <w:r w:rsidR="008B5AF6">
          <w:rPr>
            <w:noProof/>
            <w:webHidden/>
          </w:rPr>
          <w:instrText xml:space="preserve"> PAGEREF _Toc35002615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B5A75D6"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616" w:history="1">
        <w:r w:rsidR="008B5AF6" w:rsidRPr="003B3207">
          <w:rPr>
            <w:rStyle w:val="Hyperlink"/>
            <w:noProof/>
            <w:lang w:val="en-GB"/>
          </w:rPr>
          <w:t>5.4</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Function Deployment</w:t>
        </w:r>
        <w:r w:rsidR="008B5AF6">
          <w:rPr>
            <w:noProof/>
            <w:webHidden/>
          </w:rPr>
          <w:tab/>
        </w:r>
        <w:r w:rsidR="008B5AF6">
          <w:rPr>
            <w:noProof/>
            <w:webHidden/>
          </w:rPr>
          <w:fldChar w:fldCharType="begin"/>
        </w:r>
        <w:r w:rsidR="008B5AF6">
          <w:rPr>
            <w:noProof/>
            <w:webHidden/>
          </w:rPr>
          <w:instrText xml:space="preserve"> PAGEREF _Toc35002616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8678216"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17" w:history="1">
        <w:r w:rsidR="008B5AF6" w:rsidRPr="003B3207">
          <w:rPr>
            <w:rStyle w:val="Hyperlink"/>
            <w:noProof/>
          </w:rPr>
          <w:t>5.4.1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Deployment Variants</w:t>
        </w:r>
        <w:r w:rsidR="008B5AF6">
          <w:rPr>
            <w:noProof/>
            <w:webHidden/>
          </w:rPr>
          <w:tab/>
        </w:r>
        <w:r w:rsidR="008B5AF6">
          <w:rPr>
            <w:noProof/>
            <w:webHidden/>
          </w:rPr>
          <w:fldChar w:fldCharType="begin"/>
        </w:r>
        <w:r w:rsidR="008B5AF6">
          <w:rPr>
            <w:noProof/>
            <w:webHidden/>
          </w:rPr>
          <w:instrText xml:space="preserve"> PAGEREF _Toc35002617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5F65CD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18" w:history="1">
        <w:r w:rsidR="008B5AF6" w:rsidRPr="003B3207">
          <w:rPr>
            <w:rStyle w:val="Hyperlink"/>
            <w:noProof/>
            <w:lang w:val="en-GB"/>
          </w:rPr>
          <w:t>5.4.1.1</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Deployment “Variant 1”</w:t>
        </w:r>
        <w:r w:rsidR="008B5AF6">
          <w:rPr>
            <w:noProof/>
            <w:webHidden/>
          </w:rPr>
          <w:tab/>
        </w:r>
        <w:r w:rsidR="008B5AF6">
          <w:rPr>
            <w:noProof/>
            <w:webHidden/>
          </w:rPr>
          <w:fldChar w:fldCharType="begin"/>
        </w:r>
        <w:r w:rsidR="008B5AF6">
          <w:rPr>
            <w:noProof/>
            <w:webHidden/>
          </w:rPr>
          <w:instrText xml:space="preserve"> PAGEREF _Toc35002618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754453A"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19" w:history="1">
        <w:r w:rsidR="008B5AF6" w:rsidRPr="003B3207">
          <w:rPr>
            <w:rStyle w:val="Hyperlink"/>
            <w:noProof/>
          </w:rPr>
          <w:t>5.4.2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 Allocation</w:t>
        </w:r>
        <w:r w:rsidR="008B5AF6">
          <w:rPr>
            <w:noProof/>
            <w:webHidden/>
          </w:rPr>
          <w:tab/>
        </w:r>
        <w:r w:rsidR="008B5AF6">
          <w:rPr>
            <w:noProof/>
            <w:webHidden/>
          </w:rPr>
          <w:fldChar w:fldCharType="begin"/>
        </w:r>
        <w:r w:rsidR="008B5AF6">
          <w:rPr>
            <w:noProof/>
            <w:webHidden/>
          </w:rPr>
          <w:instrText xml:space="preserve"> PAGEREF _Toc35002619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6F0807C"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620" w:history="1">
        <w:r w:rsidR="008B5AF6" w:rsidRPr="003B3207">
          <w:rPr>
            <w:rStyle w:val="Hyperlink"/>
            <w:noProof/>
          </w:rPr>
          <w:t>5.5</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 xml:space="preserve">Feature </w:t>
        </w:r>
        <w:r w:rsidR="008B5AF6" w:rsidRPr="003B3207">
          <w:rPr>
            <w:rStyle w:val="Hyperlink"/>
            <w:noProof/>
          </w:rPr>
          <w:t>Implementation Modeling</w:t>
        </w:r>
        <w:r w:rsidR="008B5AF6">
          <w:rPr>
            <w:noProof/>
            <w:webHidden/>
          </w:rPr>
          <w:tab/>
        </w:r>
        <w:r w:rsidR="008B5AF6">
          <w:rPr>
            <w:noProof/>
            <w:webHidden/>
          </w:rPr>
          <w:fldChar w:fldCharType="begin"/>
        </w:r>
        <w:r w:rsidR="008B5AF6">
          <w:rPr>
            <w:noProof/>
            <w:webHidden/>
          </w:rPr>
          <w:instrText xml:space="preserve"> PAGEREF _Toc35002620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37DFAA7"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21" w:history="1">
        <w:r w:rsidR="008B5AF6" w:rsidRPr="003B3207">
          <w:rPr>
            <w:rStyle w:val="Hyperlink"/>
            <w:noProof/>
          </w:rPr>
          <w:t>5.5.1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Component Interaction Diagrams</w:t>
        </w:r>
        <w:r w:rsidR="008B5AF6">
          <w:rPr>
            <w:noProof/>
            <w:webHidden/>
          </w:rPr>
          <w:tab/>
        </w:r>
        <w:r w:rsidR="008B5AF6">
          <w:rPr>
            <w:noProof/>
            <w:webHidden/>
          </w:rPr>
          <w:fldChar w:fldCharType="begin"/>
        </w:r>
        <w:r w:rsidR="008B5AF6">
          <w:rPr>
            <w:noProof/>
            <w:webHidden/>
          </w:rPr>
          <w:instrText xml:space="preserve"> PAGEREF _Toc35002621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30597D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22" w:history="1">
        <w:r w:rsidR="008B5AF6" w:rsidRPr="003B3207">
          <w:rPr>
            <w:rStyle w:val="Hyperlink"/>
            <w:noProof/>
          </w:rPr>
          <w:t>5.5.1.1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Scenario: “System Startup / Shutdown”</w:t>
        </w:r>
        <w:r w:rsidR="008B5AF6">
          <w:rPr>
            <w:noProof/>
            <w:webHidden/>
          </w:rPr>
          <w:tab/>
        </w:r>
        <w:r w:rsidR="008B5AF6">
          <w:rPr>
            <w:noProof/>
            <w:webHidden/>
          </w:rPr>
          <w:fldChar w:fldCharType="begin"/>
        </w:r>
        <w:r w:rsidR="008B5AF6">
          <w:rPr>
            <w:noProof/>
            <w:webHidden/>
          </w:rPr>
          <w:instrText xml:space="preserve"> PAGEREF _Toc35002622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89EA4F1"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23" w:history="1">
        <w:r w:rsidR="008B5AF6" w:rsidRPr="003B3207">
          <w:rPr>
            <w:rStyle w:val="Hyperlink"/>
            <w:noProof/>
          </w:rPr>
          <w:t>5.5.1.2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Scenario: “Normal Operation”</w:t>
        </w:r>
        <w:r w:rsidR="008B5AF6">
          <w:rPr>
            <w:noProof/>
            <w:webHidden/>
          </w:rPr>
          <w:tab/>
        </w:r>
        <w:r w:rsidR="008B5AF6">
          <w:rPr>
            <w:noProof/>
            <w:webHidden/>
          </w:rPr>
          <w:fldChar w:fldCharType="begin"/>
        </w:r>
        <w:r w:rsidR="008B5AF6">
          <w:rPr>
            <w:noProof/>
            <w:webHidden/>
          </w:rPr>
          <w:instrText xml:space="preserve"> PAGEREF _Toc35002623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92A6DDF"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24" w:history="1">
        <w:r w:rsidR="008B5AF6" w:rsidRPr="003B3207">
          <w:rPr>
            <w:rStyle w:val="Hyperlink"/>
            <w:noProof/>
          </w:rPr>
          <w:t>5.5.2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Component Interface Behavior Diagrams</w:t>
        </w:r>
        <w:r w:rsidR="008B5AF6">
          <w:rPr>
            <w:noProof/>
            <w:webHidden/>
          </w:rPr>
          <w:tab/>
        </w:r>
        <w:r w:rsidR="008B5AF6">
          <w:rPr>
            <w:noProof/>
            <w:webHidden/>
          </w:rPr>
          <w:fldChar w:fldCharType="begin"/>
        </w:r>
        <w:r w:rsidR="008B5AF6">
          <w:rPr>
            <w:noProof/>
            <w:webHidden/>
          </w:rPr>
          <w:instrText xml:space="preserve"> PAGEREF _Toc35002624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BC5D6F2"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625" w:history="1">
        <w:r w:rsidR="008B5AF6" w:rsidRPr="003B3207">
          <w:rPr>
            <w:rStyle w:val="Hyperlink"/>
            <w:noProof/>
          </w:rPr>
          <w:t>5.6</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Feature Implementation Requirements</w:t>
        </w:r>
        <w:r w:rsidR="008B5AF6">
          <w:rPr>
            <w:noProof/>
            <w:webHidden/>
          </w:rPr>
          <w:tab/>
        </w:r>
        <w:r w:rsidR="008B5AF6">
          <w:rPr>
            <w:noProof/>
            <w:webHidden/>
          </w:rPr>
          <w:fldChar w:fldCharType="begin"/>
        </w:r>
        <w:r w:rsidR="008B5AF6">
          <w:rPr>
            <w:noProof/>
            <w:webHidden/>
          </w:rPr>
          <w:instrText xml:space="preserve"> PAGEREF _Toc35002625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FD3F5C0"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26" w:history="1">
        <w:r w:rsidR="008B5AF6" w:rsidRPr="003B3207">
          <w:rPr>
            <w:rStyle w:val="Hyperlink"/>
            <w:noProof/>
          </w:rPr>
          <w:t>5.6.1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Functional Safety</w:t>
        </w:r>
        <w:r w:rsidR="008B5AF6">
          <w:rPr>
            <w:noProof/>
            <w:webHidden/>
          </w:rPr>
          <w:tab/>
        </w:r>
        <w:r w:rsidR="008B5AF6">
          <w:rPr>
            <w:noProof/>
            <w:webHidden/>
          </w:rPr>
          <w:fldChar w:fldCharType="begin"/>
        </w:r>
        <w:r w:rsidR="008B5AF6">
          <w:rPr>
            <w:noProof/>
            <w:webHidden/>
          </w:rPr>
          <w:instrText xml:space="preserve"> PAGEREF _Toc35002626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187C00F"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27" w:history="1">
        <w:r w:rsidR="008B5AF6" w:rsidRPr="003B3207">
          <w:rPr>
            <w:rStyle w:val="Hyperlink"/>
            <w:noProof/>
          </w:rPr>
          <w:t>5.6.1.1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ASIL Decomposition of Technical Safety Requirements</w:t>
        </w:r>
        <w:r w:rsidR="008B5AF6">
          <w:rPr>
            <w:noProof/>
            <w:webHidden/>
          </w:rPr>
          <w:tab/>
        </w:r>
        <w:r w:rsidR="008B5AF6">
          <w:rPr>
            <w:noProof/>
            <w:webHidden/>
          </w:rPr>
          <w:fldChar w:fldCharType="begin"/>
        </w:r>
        <w:r w:rsidR="008B5AF6">
          <w:rPr>
            <w:noProof/>
            <w:webHidden/>
          </w:rPr>
          <w:instrText xml:space="preserve"> PAGEREF _Toc35002627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FDFDC49"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28" w:history="1">
        <w:r w:rsidR="008B5AF6" w:rsidRPr="003B3207">
          <w:rPr>
            <w:rStyle w:val="Hyperlink"/>
            <w:noProof/>
            <w:lang w:val="en-GB"/>
          </w:rPr>
          <w:t>5.6.2</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Requirements on Components</w:t>
        </w:r>
        <w:r w:rsidR="008B5AF6">
          <w:rPr>
            <w:noProof/>
            <w:webHidden/>
          </w:rPr>
          <w:tab/>
        </w:r>
        <w:r w:rsidR="008B5AF6">
          <w:rPr>
            <w:noProof/>
            <w:webHidden/>
          </w:rPr>
          <w:fldChar w:fldCharType="begin"/>
        </w:r>
        <w:r w:rsidR="008B5AF6">
          <w:rPr>
            <w:noProof/>
            <w:webHidden/>
          </w:rPr>
          <w:instrText xml:space="preserve"> PAGEREF _Toc35002628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A12B863"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29" w:history="1">
        <w:r w:rsidR="008B5AF6" w:rsidRPr="003B3207">
          <w:rPr>
            <w:rStyle w:val="Hyperlink"/>
            <w:noProof/>
            <w:lang w:val="en-GB"/>
          </w:rPr>
          <w:t>5.6.2.1</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Component “MyComponent1”</w:t>
        </w:r>
        <w:r w:rsidR="008B5AF6">
          <w:rPr>
            <w:noProof/>
            <w:webHidden/>
          </w:rPr>
          <w:tab/>
        </w:r>
        <w:r w:rsidR="008B5AF6">
          <w:rPr>
            <w:noProof/>
            <w:webHidden/>
          </w:rPr>
          <w:fldChar w:fldCharType="begin"/>
        </w:r>
        <w:r w:rsidR="008B5AF6">
          <w:rPr>
            <w:noProof/>
            <w:webHidden/>
          </w:rPr>
          <w:instrText xml:space="preserve"> PAGEREF _Toc35002629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B38559B" w14:textId="77777777" w:rsidR="008B5AF6" w:rsidRDefault="004F0BA5">
      <w:pPr>
        <w:pStyle w:val="TOC5"/>
        <w:tabs>
          <w:tab w:val="left" w:pos="1680"/>
          <w:tab w:val="right" w:leader="dot" w:pos="10173"/>
        </w:tabs>
        <w:rPr>
          <w:rFonts w:asciiTheme="minorHAnsi" w:eastAsiaTheme="minorEastAsia" w:hAnsiTheme="minorHAnsi" w:cstheme="minorBidi"/>
          <w:noProof/>
          <w:sz w:val="22"/>
          <w:szCs w:val="22"/>
          <w:lang w:val="de-DE" w:eastAsia="de-DE"/>
        </w:rPr>
      </w:pPr>
      <w:hyperlink w:anchor="_Toc35002630" w:history="1">
        <w:r w:rsidR="008B5AF6" w:rsidRPr="003B3207">
          <w:rPr>
            <w:rStyle w:val="Hyperlink"/>
            <w:noProof/>
            <w:lang w:val="en-GB"/>
          </w:rPr>
          <w:t>5.6.2.2</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Technology Function “MyLogicalFunctionA_Component1”</w:t>
        </w:r>
        <w:r w:rsidR="008B5AF6">
          <w:rPr>
            <w:noProof/>
            <w:webHidden/>
          </w:rPr>
          <w:tab/>
        </w:r>
        <w:r w:rsidR="008B5AF6">
          <w:rPr>
            <w:noProof/>
            <w:webHidden/>
          </w:rPr>
          <w:fldChar w:fldCharType="begin"/>
        </w:r>
        <w:r w:rsidR="008B5AF6">
          <w:rPr>
            <w:noProof/>
            <w:webHidden/>
          </w:rPr>
          <w:instrText xml:space="preserve"> PAGEREF _Toc35002630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B38D229" w14:textId="77777777" w:rsidR="008B5AF6" w:rsidRDefault="004F0BA5">
      <w:pPr>
        <w:pStyle w:val="TOC5"/>
        <w:tabs>
          <w:tab w:val="left" w:pos="1680"/>
          <w:tab w:val="right" w:leader="dot" w:pos="10173"/>
        </w:tabs>
        <w:rPr>
          <w:rFonts w:asciiTheme="minorHAnsi" w:eastAsiaTheme="minorEastAsia" w:hAnsiTheme="minorHAnsi" w:cstheme="minorBidi"/>
          <w:noProof/>
          <w:sz w:val="22"/>
          <w:szCs w:val="22"/>
          <w:lang w:val="de-DE" w:eastAsia="de-DE"/>
        </w:rPr>
      </w:pPr>
      <w:hyperlink w:anchor="_Toc35002631" w:history="1">
        <w:r w:rsidR="008B5AF6" w:rsidRPr="003B3207">
          <w:rPr>
            <w:rStyle w:val="Hyperlink"/>
            <w:noProof/>
            <w:lang w:val="en-GB"/>
          </w:rPr>
          <w:t>5.6.2.3</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Technology Function “MyLogicalFunctionB_Component1”</w:t>
        </w:r>
        <w:r w:rsidR="008B5AF6">
          <w:rPr>
            <w:noProof/>
            <w:webHidden/>
          </w:rPr>
          <w:tab/>
        </w:r>
        <w:r w:rsidR="008B5AF6">
          <w:rPr>
            <w:noProof/>
            <w:webHidden/>
          </w:rPr>
          <w:fldChar w:fldCharType="begin"/>
        </w:r>
        <w:r w:rsidR="008B5AF6">
          <w:rPr>
            <w:noProof/>
            <w:webHidden/>
          </w:rPr>
          <w:instrText xml:space="preserve"> PAGEREF _Toc35002631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DE320E0"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32" w:history="1">
        <w:r w:rsidR="008B5AF6" w:rsidRPr="003B3207">
          <w:rPr>
            <w:rStyle w:val="Hyperlink"/>
            <w:noProof/>
            <w:lang w:val="en-GB"/>
          </w:rPr>
          <w:t>5.6.2.4</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Component “MyComponent2”</w:t>
        </w:r>
        <w:r w:rsidR="008B5AF6">
          <w:rPr>
            <w:noProof/>
            <w:webHidden/>
          </w:rPr>
          <w:tab/>
        </w:r>
        <w:r w:rsidR="008B5AF6">
          <w:rPr>
            <w:noProof/>
            <w:webHidden/>
          </w:rPr>
          <w:fldChar w:fldCharType="begin"/>
        </w:r>
        <w:r w:rsidR="008B5AF6">
          <w:rPr>
            <w:noProof/>
            <w:webHidden/>
          </w:rPr>
          <w:instrText xml:space="preserve"> PAGEREF _Toc35002632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D70EAC6"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33" w:history="1">
        <w:r w:rsidR="008B5AF6" w:rsidRPr="003B3207">
          <w:rPr>
            <w:rStyle w:val="Hyperlink"/>
            <w:noProof/>
            <w:lang w:val="en-GB"/>
          </w:rPr>
          <w:t>5.6.3</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Requirements on Connections</w:t>
        </w:r>
        <w:r w:rsidR="008B5AF6">
          <w:rPr>
            <w:noProof/>
            <w:webHidden/>
          </w:rPr>
          <w:tab/>
        </w:r>
        <w:r w:rsidR="008B5AF6">
          <w:rPr>
            <w:noProof/>
            <w:webHidden/>
          </w:rPr>
          <w:fldChar w:fldCharType="begin"/>
        </w:r>
        <w:r w:rsidR="008B5AF6">
          <w:rPr>
            <w:noProof/>
            <w:webHidden/>
          </w:rPr>
          <w:instrText xml:space="preserve"> PAGEREF _Toc35002633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FEB66A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34" w:history="1">
        <w:r w:rsidR="008B5AF6" w:rsidRPr="003B3207">
          <w:rPr>
            <w:rStyle w:val="Hyperlink"/>
            <w:noProof/>
            <w:lang w:val="en-GB"/>
          </w:rPr>
          <w:t>5.6.3.1</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Networks</w:t>
        </w:r>
        <w:r w:rsidR="008B5AF6">
          <w:rPr>
            <w:noProof/>
            <w:webHidden/>
          </w:rPr>
          <w:tab/>
        </w:r>
        <w:r w:rsidR="008B5AF6">
          <w:rPr>
            <w:noProof/>
            <w:webHidden/>
          </w:rPr>
          <w:fldChar w:fldCharType="begin"/>
        </w:r>
        <w:r w:rsidR="008B5AF6">
          <w:rPr>
            <w:noProof/>
            <w:webHidden/>
          </w:rPr>
          <w:instrText xml:space="preserve"> PAGEREF _Toc35002634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4CDDB66"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635" w:history="1">
        <w:r w:rsidR="008B5AF6" w:rsidRPr="003B3207">
          <w:rPr>
            <w:rStyle w:val="Hyperlink"/>
            <w:bCs/>
            <w:noProof/>
            <w:lang w:val="en-GB"/>
          </w:rPr>
          <w:t>5.6.3.1.1</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“CAN Bus xxx”</w:t>
        </w:r>
        <w:r w:rsidR="008B5AF6">
          <w:rPr>
            <w:noProof/>
            <w:webHidden/>
          </w:rPr>
          <w:tab/>
        </w:r>
        <w:r w:rsidR="008B5AF6">
          <w:rPr>
            <w:noProof/>
            <w:webHidden/>
          </w:rPr>
          <w:fldChar w:fldCharType="begin"/>
        </w:r>
        <w:r w:rsidR="008B5AF6">
          <w:rPr>
            <w:noProof/>
            <w:webHidden/>
          </w:rPr>
          <w:instrText xml:space="preserve"> PAGEREF _Toc35002635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866C3E0"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636" w:history="1">
        <w:r w:rsidR="008B5AF6" w:rsidRPr="003B3207">
          <w:rPr>
            <w:rStyle w:val="Hyperlink"/>
            <w:bCs/>
            <w:noProof/>
            <w:lang w:val="en-GB"/>
          </w:rPr>
          <w:t>5.6.3.1.2</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“LIN Bus xxx”</w:t>
        </w:r>
        <w:r w:rsidR="008B5AF6">
          <w:rPr>
            <w:noProof/>
            <w:webHidden/>
          </w:rPr>
          <w:tab/>
        </w:r>
        <w:r w:rsidR="008B5AF6">
          <w:rPr>
            <w:noProof/>
            <w:webHidden/>
          </w:rPr>
          <w:fldChar w:fldCharType="begin"/>
        </w:r>
        <w:r w:rsidR="008B5AF6">
          <w:rPr>
            <w:noProof/>
            <w:webHidden/>
          </w:rPr>
          <w:instrText xml:space="preserve"> PAGEREF _Toc35002636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97550D4"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637" w:history="1">
        <w:r w:rsidR="008B5AF6" w:rsidRPr="003B3207">
          <w:rPr>
            <w:rStyle w:val="Hyperlink"/>
            <w:bCs/>
            <w:noProof/>
            <w:lang w:val="en-GB"/>
          </w:rPr>
          <w:t>5.6.3.1.3</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“Ethernet xxx”</w:t>
        </w:r>
        <w:r w:rsidR="008B5AF6">
          <w:rPr>
            <w:noProof/>
            <w:webHidden/>
          </w:rPr>
          <w:tab/>
        </w:r>
        <w:r w:rsidR="008B5AF6">
          <w:rPr>
            <w:noProof/>
            <w:webHidden/>
          </w:rPr>
          <w:fldChar w:fldCharType="begin"/>
        </w:r>
        <w:r w:rsidR="008B5AF6">
          <w:rPr>
            <w:noProof/>
            <w:webHidden/>
          </w:rPr>
          <w:instrText xml:space="preserve"> PAGEREF _Toc35002637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4AA9070"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38" w:history="1">
        <w:r w:rsidR="008B5AF6" w:rsidRPr="003B3207">
          <w:rPr>
            <w:rStyle w:val="Hyperlink"/>
            <w:noProof/>
          </w:rPr>
          <w:t>5.6.3.2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HW I/Os</w:t>
        </w:r>
        <w:r w:rsidR="008B5AF6">
          <w:rPr>
            <w:noProof/>
            <w:webHidden/>
          </w:rPr>
          <w:tab/>
        </w:r>
        <w:r w:rsidR="008B5AF6">
          <w:rPr>
            <w:noProof/>
            <w:webHidden/>
          </w:rPr>
          <w:fldChar w:fldCharType="begin"/>
        </w:r>
        <w:r w:rsidR="008B5AF6">
          <w:rPr>
            <w:noProof/>
            <w:webHidden/>
          </w:rPr>
          <w:instrText xml:space="preserve"> PAGEREF _Toc35002638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E73CDBC"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639" w:history="1">
        <w:r w:rsidR="008B5AF6" w:rsidRPr="003B3207">
          <w:rPr>
            <w:rStyle w:val="Hyperlink"/>
            <w:bCs/>
            <w:noProof/>
            <w:lang w:val="en-GB"/>
          </w:rPr>
          <w:t>5.6.3.2.1</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“HW I/O xxx”</w:t>
        </w:r>
        <w:r w:rsidR="008B5AF6">
          <w:rPr>
            <w:noProof/>
            <w:webHidden/>
          </w:rPr>
          <w:tab/>
        </w:r>
        <w:r w:rsidR="008B5AF6">
          <w:rPr>
            <w:noProof/>
            <w:webHidden/>
          </w:rPr>
          <w:fldChar w:fldCharType="begin"/>
        </w:r>
        <w:r w:rsidR="008B5AF6">
          <w:rPr>
            <w:noProof/>
            <w:webHidden/>
          </w:rPr>
          <w:instrText xml:space="preserve"> PAGEREF _Toc35002639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BA89636"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40" w:history="1">
        <w:r w:rsidR="008B5AF6" w:rsidRPr="003B3207">
          <w:rPr>
            <w:rStyle w:val="Hyperlink"/>
            <w:noProof/>
          </w:rPr>
          <w:t>5.6.4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Requirements on Development Process</w:t>
        </w:r>
        <w:r w:rsidR="008B5AF6">
          <w:rPr>
            <w:noProof/>
            <w:webHidden/>
          </w:rPr>
          <w:tab/>
        </w:r>
        <w:r w:rsidR="008B5AF6">
          <w:rPr>
            <w:noProof/>
            <w:webHidden/>
          </w:rPr>
          <w:fldChar w:fldCharType="begin"/>
        </w:r>
        <w:r w:rsidR="008B5AF6">
          <w:rPr>
            <w:noProof/>
            <w:webHidden/>
          </w:rPr>
          <w:instrText xml:space="preserve"> PAGEREF _Toc35002640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D978BA1" w14:textId="77777777" w:rsidR="008B5AF6" w:rsidRDefault="004F0BA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2641" w:history="1">
        <w:r w:rsidR="008B5AF6" w:rsidRPr="003B3207">
          <w:rPr>
            <w:rStyle w:val="Hyperlink"/>
            <w:noProof/>
            <w:lang w:val="en-GB"/>
          </w:rPr>
          <w:t>6</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Open Concerns</w:t>
        </w:r>
        <w:r w:rsidR="008B5AF6">
          <w:rPr>
            <w:noProof/>
            <w:webHidden/>
          </w:rPr>
          <w:tab/>
        </w:r>
        <w:r w:rsidR="008B5AF6">
          <w:rPr>
            <w:noProof/>
            <w:webHidden/>
          </w:rPr>
          <w:fldChar w:fldCharType="begin"/>
        </w:r>
        <w:r w:rsidR="008B5AF6">
          <w:rPr>
            <w:noProof/>
            <w:webHidden/>
          </w:rPr>
          <w:instrText xml:space="preserve"> PAGEREF _Toc35002641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9D47C9F" w14:textId="77777777" w:rsidR="008B5AF6" w:rsidRDefault="004F0BA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2642" w:history="1">
        <w:r w:rsidR="008B5AF6" w:rsidRPr="003B3207">
          <w:rPr>
            <w:rStyle w:val="Hyperlink"/>
            <w:noProof/>
            <w:lang w:val="en-GB"/>
          </w:rPr>
          <w:t>7</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Revision History</w:t>
        </w:r>
        <w:r w:rsidR="008B5AF6">
          <w:rPr>
            <w:noProof/>
            <w:webHidden/>
          </w:rPr>
          <w:tab/>
        </w:r>
        <w:r w:rsidR="008B5AF6">
          <w:rPr>
            <w:noProof/>
            <w:webHidden/>
          </w:rPr>
          <w:fldChar w:fldCharType="begin"/>
        </w:r>
        <w:r w:rsidR="008B5AF6">
          <w:rPr>
            <w:noProof/>
            <w:webHidden/>
          </w:rPr>
          <w:instrText xml:space="preserve"> PAGEREF _Toc35002642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7BDD77F" w14:textId="77777777" w:rsidR="008B5AF6" w:rsidRDefault="004F0BA5">
      <w:pPr>
        <w:pStyle w:val="TOC1"/>
        <w:tabs>
          <w:tab w:val="left" w:pos="400"/>
          <w:tab w:val="right" w:leader="dot" w:pos="10173"/>
        </w:tabs>
        <w:rPr>
          <w:rFonts w:asciiTheme="minorHAnsi" w:eastAsiaTheme="minorEastAsia" w:hAnsiTheme="minorHAnsi" w:cstheme="minorBidi"/>
          <w:noProof/>
          <w:sz w:val="22"/>
          <w:szCs w:val="22"/>
          <w:lang w:val="de-DE" w:eastAsia="de-DE"/>
        </w:rPr>
      </w:pPr>
      <w:hyperlink w:anchor="_Toc35002644" w:history="1">
        <w:r w:rsidR="008B5AF6" w:rsidRPr="003B3207">
          <w:rPr>
            <w:rStyle w:val="Hyperlink"/>
            <w:noProof/>
            <w:lang w:val="en-GB"/>
          </w:rPr>
          <w:t>8</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Appendix</w:t>
        </w:r>
        <w:r w:rsidR="008B5AF6">
          <w:rPr>
            <w:noProof/>
            <w:webHidden/>
          </w:rPr>
          <w:tab/>
        </w:r>
        <w:r w:rsidR="008B5AF6">
          <w:rPr>
            <w:noProof/>
            <w:webHidden/>
          </w:rPr>
          <w:fldChar w:fldCharType="begin"/>
        </w:r>
        <w:r w:rsidR="008B5AF6">
          <w:rPr>
            <w:noProof/>
            <w:webHidden/>
          </w:rPr>
          <w:instrText xml:space="preserve"> PAGEREF _Toc35002644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901072A" w14:textId="77777777" w:rsidR="008B5AF6" w:rsidRDefault="004F0BA5">
      <w:pPr>
        <w:pStyle w:val="TOC2"/>
        <w:tabs>
          <w:tab w:val="left" w:pos="800"/>
          <w:tab w:val="right" w:leader="dot" w:pos="10173"/>
        </w:tabs>
        <w:rPr>
          <w:rFonts w:asciiTheme="minorHAnsi" w:eastAsiaTheme="minorEastAsia" w:hAnsiTheme="minorHAnsi" w:cstheme="minorBidi"/>
          <w:noProof/>
          <w:sz w:val="22"/>
          <w:szCs w:val="22"/>
          <w:lang w:val="de-DE" w:eastAsia="de-DE"/>
        </w:rPr>
      </w:pPr>
      <w:hyperlink w:anchor="_Toc35002645" w:history="1">
        <w:r w:rsidR="008B5AF6" w:rsidRPr="003B3207">
          <w:rPr>
            <w:rStyle w:val="Hyperlink"/>
            <w:noProof/>
            <w:lang w:val="en-GB"/>
          </w:rPr>
          <w:t>8.1</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Data Dictionary</w:t>
        </w:r>
        <w:r w:rsidR="008B5AF6">
          <w:rPr>
            <w:noProof/>
            <w:webHidden/>
          </w:rPr>
          <w:tab/>
        </w:r>
        <w:r w:rsidR="008B5AF6">
          <w:rPr>
            <w:noProof/>
            <w:webHidden/>
          </w:rPr>
          <w:fldChar w:fldCharType="begin"/>
        </w:r>
        <w:r w:rsidR="008B5AF6">
          <w:rPr>
            <w:noProof/>
            <w:webHidden/>
          </w:rPr>
          <w:instrText xml:space="preserve"> PAGEREF _Toc35002645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77CC2E8"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46" w:history="1">
        <w:r w:rsidR="008B5AF6" w:rsidRPr="003B3207">
          <w:rPr>
            <w:rStyle w:val="Hyperlink"/>
            <w:noProof/>
            <w:lang w:val="en-GB"/>
          </w:rPr>
          <w:t>8.1.1</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Logical Signals</w:t>
        </w:r>
        <w:r w:rsidR="008B5AF6">
          <w:rPr>
            <w:noProof/>
            <w:webHidden/>
          </w:rPr>
          <w:tab/>
        </w:r>
        <w:r w:rsidR="008B5AF6">
          <w:rPr>
            <w:noProof/>
            <w:webHidden/>
          </w:rPr>
          <w:fldChar w:fldCharType="begin"/>
        </w:r>
        <w:r w:rsidR="008B5AF6">
          <w:rPr>
            <w:noProof/>
            <w:webHidden/>
          </w:rPr>
          <w:instrText xml:space="preserve"> PAGEREF _Toc35002646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84E0071"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47" w:history="1">
        <w:r w:rsidR="008B5AF6" w:rsidRPr="003B3207">
          <w:rPr>
            <w:rStyle w:val="Hyperlink"/>
            <w:noProof/>
            <w:lang w:val="en-GB"/>
          </w:rPr>
          <w:t>8.1.2</w:t>
        </w:r>
        <w:r w:rsidR="008B5AF6">
          <w:rPr>
            <w:rFonts w:asciiTheme="minorHAnsi" w:eastAsiaTheme="minorEastAsia" w:hAnsiTheme="minorHAnsi" w:cstheme="minorBidi"/>
            <w:noProof/>
            <w:sz w:val="22"/>
            <w:szCs w:val="22"/>
            <w:lang w:val="de-DE" w:eastAsia="de-DE"/>
          </w:rPr>
          <w:tab/>
        </w:r>
        <w:r w:rsidR="008B5AF6" w:rsidRPr="003B3207">
          <w:rPr>
            <w:rStyle w:val="Hyperlink"/>
            <w:noProof/>
            <w:lang w:val="en-GB"/>
          </w:rPr>
          <w:t>Logical Parameters</w:t>
        </w:r>
        <w:r w:rsidR="008B5AF6">
          <w:rPr>
            <w:noProof/>
            <w:webHidden/>
          </w:rPr>
          <w:tab/>
        </w:r>
        <w:r w:rsidR="008B5AF6">
          <w:rPr>
            <w:noProof/>
            <w:webHidden/>
          </w:rPr>
          <w:fldChar w:fldCharType="begin"/>
        </w:r>
        <w:r w:rsidR="008B5AF6">
          <w:rPr>
            <w:noProof/>
            <w:webHidden/>
          </w:rPr>
          <w:instrText xml:space="preserve"> PAGEREF _Toc35002647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373D7CC"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48" w:history="1">
        <w:r w:rsidR="008B5AF6" w:rsidRPr="003B3207">
          <w:rPr>
            <w:rStyle w:val="Hyperlink"/>
            <w:noProof/>
          </w:rPr>
          <w:t>8.1.3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Technical Signals</w:t>
        </w:r>
        <w:r w:rsidR="008B5AF6">
          <w:rPr>
            <w:noProof/>
            <w:webHidden/>
          </w:rPr>
          <w:tab/>
        </w:r>
        <w:r w:rsidR="008B5AF6">
          <w:rPr>
            <w:noProof/>
            <w:webHidden/>
          </w:rPr>
          <w:fldChar w:fldCharType="begin"/>
        </w:r>
        <w:r w:rsidR="008B5AF6">
          <w:rPr>
            <w:noProof/>
            <w:webHidden/>
          </w:rPr>
          <w:instrText xml:space="preserve"> PAGEREF _Toc35002648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E2AAAC4"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49" w:history="1">
        <w:r w:rsidR="008B5AF6" w:rsidRPr="003B3207">
          <w:rPr>
            <w:rStyle w:val="Hyperlink"/>
            <w:noProof/>
          </w:rPr>
          <w:t>8.1.3.1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GSDB Signals</w:t>
        </w:r>
        <w:r w:rsidR="008B5AF6">
          <w:rPr>
            <w:noProof/>
            <w:webHidden/>
          </w:rPr>
          <w:tab/>
        </w:r>
        <w:r w:rsidR="008B5AF6">
          <w:rPr>
            <w:noProof/>
            <w:webHidden/>
          </w:rPr>
          <w:fldChar w:fldCharType="begin"/>
        </w:r>
        <w:r w:rsidR="008B5AF6">
          <w:rPr>
            <w:noProof/>
            <w:webHidden/>
          </w:rPr>
          <w:instrText xml:space="preserve"> PAGEREF _Toc35002649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5E5EC3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50" w:history="1">
        <w:r w:rsidR="008B5AF6" w:rsidRPr="003B3207">
          <w:rPr>
            <w:rStyle w:val="Hyperlink"/>
            <w:noProof/>
          </w:rPr>
          <w:t>8.1.3.2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HW I/Os</w:t>
        </w:r>
        <w:r w:rsidR="008B5AF6">
          <w:rPr>
            <w:noProof/>
            <w:webHidden/>
          </w:rPr>
          <w:tab/>
        </w:r>
        <w:r w:rsidR="008B5AF6">
          <w:rPr>
            <w:noProof/>
            <w:webHidden/>
          </w:rPr>
          <w:fldChar w:fldCharType="begin"/>
        </w:r>
        <w:r w:rsidR="008B5AF6">
          <w:rPr>
            <w:noProof/>
            <w:webHidden/>
          </w:rPr>
          <w:instrText xml:space="preserve"> PAGEREF _Toc35002650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0A38046"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51" w:history="1">
        <w:r w:rsidR="008B5AF6" w:rsidRPr="003B3207">
          <w:rPr>
            <w:rStyle w:val="Hyperlink"/>
            <w:noProof/>
          </w:rPr>
          <w:t>8.1.3.3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Diagnostic Interfaces</w:t>
        </w:r>
        <w:r w:rsidR="008B5AF6">
          <w:rPr>
            <w:noProof/>
            <w:webHidden/>
          </w:rPr>
          <w:tab/>
        </w:r>
        <w:r w:rsidR="008B5AF6">
          <w:rPr>
            <w:noProof/>
            <w:webHidden/>
          </w:rPr>
          <w:fldChar w:fldCharType="begin"/>
        </w:r>
        <w:r w:rsidR="008B5AF6">
          <w:rPr>
            <w:noProof/>
            <w:webHidden/>
          </w:rPr>
          <w:instrText xml:space="preserve"> PAGEREF _Toc35002651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B7CE128"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652" w:history="1">
        <w:r w:rsidR="008B5AF6" w:rsidRPr="003B3207">
          <w:rPr>
            <w:rStyle w:val="Hyperlink"/>
            <w:bCs/>
            <w:noProof/>
          </w:rPr>
          <w:t>8.1.3.3.1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DTCs</w:t>
        </w:r>
        <w:r w:rsidR="008B5AF6">
          <w:rPr>
            <w:noProof/>
            <w:webHidden/>
          </w:rPr>
          <w:tab/>
        </w:r>
        <w:r w:rsidR="008B5AF6">
          <w:rPr>
            <w:noProof/>
            <w:webHidden/>
          </w:rPr>
          <w:fldChar w:fldCharType="begin"/>
        </w:r>
        <w:r w:rsidR="008B5AF6">
          <w:rPr>
            <w:noProof/>
            <w:webHidden/>
          </w:rPr>
          <w:instrText xml:space="preserve"> PAGEREF _Toc35002652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0D6B2AC"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653" w:history="1">
        <w:r w:rsidR="008B5AF6" w:rsidRPr="003B3207">
          <w:rPr>
            <w:rStyle w:val="Hyperlink"/>
            <w:bCs/>
            <w:noProof/>
          </w:rPr>
          <w:t>8.1.3.3.2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DIDs</w:t>
        </w:r>
        <w:r w:rsidR="008B5AF6">
          <w:rPr>
            <w:noProof/>
            <w:webHidden/>
          </w:rPr>
          <w:tab/>
        </w:r>
        <w:r w:rsidR="008B5AF6">
          <w:rPr>
            <w:noProof/>
            <w:webHidden/>
          </w:rPr>
          <w:fldChar w:fldCharType="begin"/>
        </w:r>
        <w:r w:rsidR="008B5AF6">
          <w:rPr>
            <w:noProof/>
            <w:webHidden/>
          </w:rPr>
          <w:instrText xml:space="preserve"> PAGEREF _Toc35002653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7911CC4"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54" w:history="1">
        <w:r w:rsidR="008B5AF6" w:rsidRPr="003B3207">
          <w:rPr>
            <w:rStyle w:val="Hyperlink"/>
            <w:noProof/>
          </w:rPr>
          <w:t>8.1.4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Technical Parameters</w:t>
        </w:r>
        <w:r w:rsidR="008B5AF6">
          <w:rPr>
            <w:noProof/>
            <w:webHidden/>
          </w:rPr>
          <w:tab/>
        </w:r>
        <w:r w:rsidR="008B5AF6">
          <w:rPr>
            <w:noProof/>
            <w:webHidden/>
          </w:rPr>
          <w:fldChar w:fldCharType="begin"/>
        </w:r>
        <w:r w:rsidR="008B5AF6">
          <w:rPr>
            <w:noProof/>
            <w:webHidden/>
          </w:rPr>
          <w:instrText xml:space="preserve"> PAGEREF _Toc35002654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5097275"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55" w:history="1">
        <w:r w:rsidR="008B5AF6" w:rsidRPr="003B3207">
          <w:rPr>
            <w:rStyle w:val="Hyperlink"/>
            <w:noProof/>
          </w:rPr>
          <w:t>8.1.5</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Mappings</w:t>
        </w:r>
        <w:r w:rsidR="008B5AF6">
          <w:rPr>
            <w:noProof/>
            <w:webHidden/>
          </w:rPr>
          <w:tab/>
        </w:r>
        <w:r w:rsidR="008B5AF6">
          <w:rPr>
            <w:noProof/>
            <w:webHidden/>
          </w:rPr>
          <w:fldChar w:fldCharType="begin"/>
        </w:r>
        <w:r w:rsidR="008B5AF6">
          <w:rPr>
            <w:noProof/>
            <w:webHidden/>
          </w:rPr>
          <w:instrText xml:space="preserve"> PAGEREF _Toc35002655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678BCFB"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56" w:history="1">
        <w:r w:rsidR="008B5AF6" w:rsidRPr="003B3207">
          <w:rPr>
            <w:rStyle w:val="Hyperlink"/>
            <w:noProof/>
          </w:rPr>
          <w:t>8.1.6</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Technical Interfaces</w:t>
        </w:r>
        <w:r w:rsidR="008B5AF6">
          <w:rPr>
            <w:noProof/>
            <w:webHidden/>
          </w:rPr>
          <w:tab/>
        </w:r>
        <w:r w:rsidR="008B5AF6">
          <w:rPr>
            <w:noProof/>
            <w:webHidden/>
          </w:rPr>
          <w:fldChar w:fldCharType="begin"/>
        </w:r>
        <w:r w:rsidR="008B5AF6">
          <w:rPr>
            <w:noProof/>
            <w:webHidden/>
          </w:rPr>
          <w:instrText xml:space="preserve"> PAGEREF _Toc35002656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0F6D828"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57" w:history="1">
        <w:r w:rsidR="008B5AF6" w:rsidRPr="003B3207">
          <w:rPr>
            <w:rStyle w:val="Hyperlink"/>
            <w:noProof/>
          </w:rPr>
          <w:t>8.1.6.1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AIS Interfaces</w:t>
        </w:r>
        <w:r w:rsidR="008B5AF6">
          <w:rPr>
            <w:noProof/>
            <w:webHidden/>
          </w:rPr>
          <w:tab/>
        </w:r>
        <w:r w:rsidR="008B5AF6">
          <w:rPr>
            <w:noProof/>
            <w:webHidden/>
          </w:rPr>
          <w:fldChar w:fldCharType="begin"/>
        </w:r>
        <w:r w:rsidR="008B5AF6">
          <w:rPr>
            <w:noProof/>
            <w:webHidden/>
          </w:rPr>
          <w:instrText xml:space="preserve"> PAGEREF _Toc35002657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8CF2A74"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658" w:history="1">
        <w:r w:rsidR="008B5AF6" w:rsidRPr="003B3207">
          <w:rPr>
            <w:rStyle w:val="Hyperlink"/>
            <w:bCs/>
            <w:noProof/>
          </w:rPr>
          <w:t>8.1.6.1.1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Publisher Interfaces</w:t>
        </w:r>
        <w:r w:rsidR="008B5AF6">
          <w:rPr>
            <w:noProof/>
            <w:webHidden/>
          </w:rPr>
          <w:tab/>
        </w:r>
        <w:r w:rsidR="008B5AF6">
          <w:rPr>
            <w:noProof/>
            <w:webHidden/>
          </w:rPr>
          <w:fldChar w:fldCharType="begin"/>
        </w:r>
        <w:r w:rsidR="008B5AF6">
          <w:rPr>
            <w:noProof/>
            <w:webHidden/>
          </w:rPr>
          <w:instrText xml:space="preserve"> PAGEREF _Toc35002658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E9C9F9F" w14:textId="77777777" w:rsidR="008B5AF6" w:rsidRDefault="004F0BA5">
      <w:pPr>
        <w:pStyle w:val="TOC5"/>
        <w:tabs>
          <w:tab w:val="left" w:pos="1920"/>
          <w:tab w:val="right" w:leader="dot" w:pos="10173"/>
        </w:tabs>
        <w:rPr>
          <w:rFonts w:asciiTheme="minorHAnsi" w:eastAsiaTheme="minorEastAsia" w:hAnsiTheme="minorHAnsi" w:cstheme="minorBidi"/>
          <w:noProof/>
          <w:sz w:val="22"/>
          <w:szCs w:val="22"/>
          <w:lang w:val="de-DE" w:eastAsia="de-DE"/>
        </w:rPr>
      </w:pPr>
      <w:hyperlink w:anchor="_Toc35002659" w:history="1">
        <w:r w:rsidR="008B5AF6" w:rsidRPr="003B3207">
          <w:rPr>
            <w:rStyle w:val="Hyperlink"/>
            <w:bCs/>
            <w:noProof/>
          </w:rPr>
          <w:t>8.1.6.1.2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Subscriber Interfaces</w:t>
        </w:r>
        <w:r w:rsidR="008B5AF6">
          <w:rPr>
            <w:noProof/>
            <w:webHidden/>
          </w:rPr>
          <w:tab/>
        </w:r>
        <w:r w:rsidR="008B5AF6">
          <w:rPr>
            <w:noProof/>
            <w:webHidden/>
          </w:rPr>
          <w:fldChar w:fldCharType="begin"/>
        </w:r>
        <w:r w:rsidR="008B5AF6">
          <w:rPr>
            <w:noProof/>
            <w:webHidden/>
          </w:rPr>
          <w:instrText xml:space="preserve"> PAGEREF _Toc35002659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9A47DCB"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60" w:history="1">
        <w:r w:rsidR="008B5AF6" w:rsidRPr="003B3207">
          <w:rPr>
            <w:rStyle w:val="Hyperlink"/>
            <w:noProof/>
          </w:rPr>
          <w:t>8.1.6.2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Service Oriented Communcation (SoC) Interfaces</w:t>
        </w:r>
        <w:r w:rsidR="008B5AF6">
          <w:rPr>
            <w:noProof/>
            <w:webHidden/>
          </w:rPr>
          <w:tab/>
        </w:r>
        <w:r w:rsidR="008B5AF6">
          <w:rPr>
            <w:noProof/>
            <w:webHidden/>
          </w:rPr>
          <w:fldChar w:fldCharType="begin"/>
        </w:r>
        <w:r w:rsidR="008B5AF6">
          <w:rPr>
            <w:noProof/>
            <w:webHidden/>
          </w:rPr>
          <w:instrText xml:space="preserve"> PAGEREF _Toc35002660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67A7EEF"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61" w:history="1">
        <w:r w:rsidR="008B5AF6" w:rsidRPr="003B3207">
          <w:rPr>
            <w:rStyle w:val="Hyperlink"/>
            <w:noProof/>
          </w:rPr>
          <w:t>8.1.6.3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AUTOSAR Ports (SW Interfaces)</w:t>
        </w:r>
        <w:r w:rsidR="008B5AF6">
          <w:rPr>
            <w:noProof/>
            <w:webHidden/>
          </w:rPr>
          <w:tab/>
        </w:r>
        <w:r w:rsidR="008B5AF6">
          <w:rPr>
            <w:noProof/>
            <w:webHidden/>
          </w:rPr>
          <w:fldChar w:fldCharType="begin"/>
        </w:r>
        <w:r w:rsidR="008B5AF6">
          <w:rPr>
            <w:noProof/>
            <w:webHidden/>
          </w:rPr>
          <w:instrText xml:space="preserve"> PAGEREF _Toc35002661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464546B"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62" w:history="1">
        <w:r w:rsidR="008B5AF6" w:rsidRPr="003B3207">
          <w:rPr>
            <w:rStyle w:val="Hyperlink"/>
            <w:noProof/>
          </w:rPr>
          <w:t>8.1.7</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Messages/APIs</w:t>
        </w:r>
        <w:r w:rsidR="008B5AF6">
          <w:rPr>
            <w:noProof/>
            <w:webHidden/>
          </w:rPr>
          <w:tab/>
        </w:r>
        <w:r w:rsidR="008B5AF6">
          <w:rPr>
            <w:noProof/>
            <w:webHidden/>
          </w:rPr>
          <w:fldChar w:fldCharType="begin"/>
        </w:r>
        <w:r w:rsidR="008B5AF6">
          <w:rPr>
            <w:noProof/>
            <w:webHidden/>
          </w:rPr>
          <w:instrText xml:space="preserve"> PAGEREF _Toc35002662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8074C30"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63" w:history="1">
        <w:r w:rsidR="008B5AF6" w:rsidRPr="003B3207">
          <w:rPr>
            <w:rStyle w:val="Hyperlink"/>
            <w:noProof/>
          </w:rPr>
          <w:t>8.1.7.1</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CAN Bus “&lt;Bus Name&gt;”</w:t>
        </w:r>
        <w:r w:rsidR="008B5AF6">
          <w:rPr>
            <w:noProof/>
            <w:webHidden/>
          </w:rPr>
          <w:tab/>
        </w:r>
        <w:r w:rsidR="008B5AF6">
          <w:rPr>
            <w:noProof/>
            <w:webHidden/>
          </w:rPr>
          <w:fldChar w:fldCharType="begin"/>
        </w:r>
        <w:r w:rsidR="008B5AF6">
          <w:rPr>
            <w:noProof/>
            <w:webHidden/>
          </w:rPr>
          <w:instrText xml:space="preserve"> PAGEREF _Toc35002663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B029393"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64" w:history="1">
        <w:r w:rsidR="008B5AF6" w:rsidRPr="003B3207">
          <w:rPr>
            <w:rStyle w:val="Hyperlink"/>
            <w:noProof/>
          </w:rPr>
          <w:t>8.1.7.2</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LIN Bus “&lt;Bus Name&gt;”</w:t>
        </w:r>
        <w:r w:rsidR="008B5AF6">
          <w:rPr>
            <w:noProof/>
            <w:webHidden/>
          </w:rPr>
          <w:tab/>
        </w:r>
        <w:r w:rsidR="008B5AF6">
          <w:rPr>
            <w:noProof/>
            <w:webHidden/>
          </w:rPr>
          <w:fldChar w:fldCharType="begin"/>
        </w:r>
        <w:r w:rsidR="008B5AF6">
          <w:rPr>
            <w:noProof/>
            <w:webHidden/>
          </w:rPr>
          <w:instrText xml:space="preserve"> PAGEREF _Toc35002664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CE42279"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65" w:history="1">
        <w:r w:rsidR="008B5AF6" w:rsidRPr="003B3207">
          <w:rPr>
            <w:rStyle w:val="Hyperlink"/>
            <w:noProof/>
          </w:rPr>
          <w:t>8.1.7.3</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AUTOSAR Interfaces</w:t>
        </w:r>
        <w:r w:rsidR="008B5AF6">
          <w:rPr>
            <w:noProof/>
            <w:webHidden/>
          </w:rPr>
          <w:tab/>
        </w:r>
        <w:r w:rsidR="008B5AF6">
          <w:rPr>
            <w:noProof/>
            <w:webHidden/>
          </w:rPr>
          <w:fldChar w:fldCharType="begin"/>
        </w:r>
        <w:r w:rsidR="008B5AF6">
          <w:rPr>
            <w:noProof/>
            <w:webHidden/>
          </w:rPr>
          <w:instrText xml:space="preserve"> PAGEREF _Toc35002665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70B8560" w14:textId="77777777" w:rsidR="008B5AF6" w:rsidRDefault="004F0BA5">
      <w:pPr>
        <w:pStyle w:val="TOC4"/>
        <w:tabs>
          <w:tab w:val="left" w:pos="1440"/>
          <w:tab w:val="right" w:leader="dot" w:pos="10173"/>
        </w:tabs>
        <w:rPr>
          <w:rFonts w:asciiTheme="minorHAnsi" w:eastAsiaTheme="minorEastAsia" w:hAnsiTheme="minorHAnsi" w:cstheme="minorBidi"/>
          <w:noProof/>
          <w:sz w:val="22"/>
          <w:szCs w:val="22"/>
          <w:lang w:val="de-DE" w:eastAsia="de-DE"/>
        </w:rPr>
      </w:pPr>
      <w:hyperlink w:anchor="_Toc35002666" w:history="1">
        <w:r w:rsidR="008B5AF6" w:rsidRPr="003B3207">
          <w:rPr>
            <w:rStyle w:val="Hyperlink"/>
            <w:noProof/>
          </w:rPr>
          <w:t>8.1.7.4</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SOA Service Contracts</w:t>
        </w:r>
        <w:r w:rsidR="008B5AF6">
          <w:rPr>
            <w:noProof/>
            <w:webHidden/>
          </w:rPr>
          <w:tab/>
        </w:r>
        <w:r w:rsidR="008B5AF6">
          <w:rPr>
            <w:noProof/>
            <w:webHidden/>
          </w:rPr>
          <w:fldChar w:fldCharType="begin"/>
        </w:r>
        <w:r w:rsidR="008B5AF6">
          <w:rPr>
            <w:noProof/>
            <w:webHidden/>
          </w:rPr>
          <w:instrText xml:space="preserve"> PAGEREF _Toc35002666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00892CE" w14:textId="77777777" w:rsidR="008B5AF6" w:rsidRDefault="004F0BA5">
      <w:pPr>
        <w:pStyle w:val="TOC3"/>
        <w:tabs>
          <w:tab w:val="left" w:pos="1200"/>
          <w:tab w:val="right" w:leader="dot" w:pos="10173"/>
        </w:tabs>
        <w:rPr>
          <w:rFonts w:asciiTheme="minorHAnsi" w:eastAsiaTheme="minorEastAsia" w:hAnsiTheme="minorHAnsi" w:cstheme="minorBidi"/>
          <w:noProof/>
          <w:sz w:val="22"/>
          <w:szCs w:val="22"/>
          <w:lang w:val="de-DE" w:eastAsia="de-DE"/>
        </w:rPr>
      </w:pPr>
      <w:hyperlink w:anchor="_Toc35002667" w:history="1">
        <w:r w:rsidR="008B5AF6" w:rsidRPr="003B3207">
          <w:rPr>
            <w:rStyle w:val="Hyperlink"/>
            <w:noProof/>
          </w:rPr>
          <w:t>8.1.8</w:t>
        </w:r>
        <w:r w:rsidR="008B5AF6">
          <w:rPr>
            <w:rFonts w:asciiTheme="minorHAnsi" w:eastAsiaTheme="minorEastAsia" w:hAnsiTheme="minorHAnsi" w:cstheme="minorBidi"/>
            <w:noProof/>
            <w:sz w:val="22"/>
            <w:szCs w:val="22"/>
            <w:lang w:val="de-DE" w:eastAsia="de-DE"/>
          </w:rPr>
          <w:tab/>
        </w:r>
        <w:r w:rsidR="008B5AF6" w:rsidRPr="003B3207">
          <w:rPr>
            <w:rStyle w:val="Hyperlink"/>
            <w:noProof/>
          </w:rPr>
          <w:t>Encoding Types</w:t>
        </w:r>
        <w:r w:rsidR="008B5AF6">
          <w:rPr>
            <w:noProof/>
            <w:webHidden/>
          </w:rPr>
          <w:tab/>
        </w:r>
        <w:r w:rsidR="008B5AF6">
          <w:rPr>
            <w:noProof/>
            <w:webHidden/>
          </w:rPr>
          <w:fldChar w:fldCharType="begin"/>
        </w:r>
        <w:r w:rsidR="008B5AF6">
          <w:rPr>
            <w:noProof/>
            <w:webHidden/>
          </w:rPr>
          <w:instrText xml:space="preserve"> PAGEREF _Toc35002667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3F4EE5C" w14:textId="77777777" w:rsidR="003A3CDA" w:rsidRDefault="004E5DFE" w:rsidP="00A02420">
      <w:r>
        <w:fldChar w:fldCharType="end"/>
      </w:r>
    </w:p>
    <w:p w14:paraId="36690D46" w14:textId="77777777" w:rsidR="00927512" w:rsidRDefault="00927512" w:rsidP="00A02420"/>
    <w:p w14:paraId="772F05B3" w14:textId="77777777" w:rsidR="007A0C37" w:rsidRDefault="007A0C37" w:rsidP="007A0C37">
      <w:pPr>
        <w:rPr>
          <w:b/>
          <w:sz w:val="32"/>
        </w:rPr>
      </w:pPr>
      <w:r>
        <w:rPr>
          <w:b/>
          <w:sz w:val="32"/>
        </w:rPr>
        <w:lastRenderedPageBreak/>
        <w:t>List of Figures</w:t>
      </w:r>
    </w:p>
    <w:p w14:paraId="61FAAAF9" w14:textId="77777777" w:rsidR="008B5AF6" w:rsidRDefault="00F633CF">
      <w:pPr>
        <w:pStyle w:val="TableofFigures"/>
        <w:tabs>
          <w:tab w:val="right" w:leader="dot" w:pos="10173"/>
        </w:tabs>
        <w:rPr>
          <w:rFonts w:asciiTheme="minorHAnsi" w:eastAsiaTheme="minorEastAsia" w:hAnsiTheme="minorHAnsi" w:cstheme="minorBidi"/>
          <w:noProof/>
          <w:sz w:val="22"/>
          <w:szCs w:val="22"/>
          <w:lang w:val="de-DE" w:eastAsia="de-DE"/>
        </w:rPr>
      </w:pPr>
      <w:r>
        <w:fldChar w:fldCharType="begin"/>
      </w:r>
      <w:r>
        <w:instrText xml:space="preserve"> TOC \h \z \c "Figure" </w:instrText>
      </w:r>
      <w:r>
        <w:fldChar w:fldCharType="separate"/>
      </w:r>
      <w:hyperlink w:anchor="_Toc35002668" w:history="1">
        <w:r w:rsidR="008B5AF6" w:rsidRPr="00380E81">
          <w:rPr>
            <w:rStyle w:val="Hyperlink"/>
            <w:noProof/>
          </w:rPr>
          <w:t>Figure 1: Context Diagram</w:t>
        </w:r>
        <w:r w:rsidR="008B5AF6">
          <w:rPr>
            <w:noProof/>
            <w:webHidden/>
          </w:rPr>
          <w:tab/>
        </w:r>
        <w:r w:rsidR="008B5AF6">
          <w:rPr>
            <w:noProof/>
            <w:webHidden/>
          </w:rPr>
          <w:fldChar w:fldCharType="begin"/>
        </w:r>
        <w:r w:rsidR="008B5AF6">
          <w:rPr>
            <w:noProof/>
            <w:webHidden/>
          </w:rPr>
          <w:instrText xml:space="preserve"> PAGEREF _Toc35002668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87DF18A"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69" w:history="1">
        <w:r w:rsidR="008B5AF6" w:rsidRPr="00380E81">
          <w:rPr>
            <w:rStyle w:val="Hyperlink"/>
            <w:noProof/>
          </w:rPr>
          <w:t>Figure 2: Feature Operation States and Modes</w:t>
        </w:r>
        <w:r w:rsidR="008B5AF6">
          <w:rPr>
            <w:noProof/>
            <w:webHidden/>
          </w:rPr>
          <w:tab/>
        </w:r>
        <w:r w:rsidR="008B5AF6">
          <w:rPr>
            <w:noProof/>
            <w:webHidden/>
          </w:rPr>
          <w:fldChar w:fldCharType="begin"/>
        </w:r>
        <w:r w:rsidR="008B5AF6">
          <w:rPr>
            <w:noProof/>
            <w:webHidden/>
          </w:rPr>
          <w:instrText xml:space="preserve"> PAGEREF _Toc35002669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2A8283B"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70" w:history="1">
        <w:r w:rsidR="008B5AF6" w:rsidRPr="00380E81">
          <w:rPr>
            <w:rStyle w:val="Hyperlink"/>
            <w:noProof/>
          </w:rPr>
          <w:t>Figure 3: Use Case Diagram</w:t>
        </w:r>
        <w:r w:rsidR="008B5AF6">
          <w:rPr>
            <w:noProof/>
            <w:webHidden/>
          </w:rPr>
          <w:tab/>
        </w:r>
        <w:r w:rsidR="008B5AF6">
          <w:rPr>
            <w:noProof/>
            <w:webHidden/>
          </w:rPr>
          <w:fldChar w:fldCharType="begin"/>
        </w:r>
        <w:r w:rsidR="008B5AF6">
          <w:rPr>
            <w:noProof/>
            <w:webHidden/>
          </w:rPr>
          <w:instrText xml:space="preserve"> PAGEREF _Toc35002670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81C24E4"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71" w:history="1">
        <w:r w:rsidR="008B5AF6" w:rsidRPr="00380E81">
          <w:rPr>
            <w:rStyle w:val="Hyperlink"/>
            <w:noProof/>
          </w:rPr>
          <w:t>Figure 4: Functional Architecture</w:t>
        </w:r>
        <w:r w:rsidR="008B5AF6">
          <w:rPr>
            <w:noProof/>
            <w:webHidden/>
          </w:rPr>
          <w:tab/>
        </w:r>
        <w:r w:rsidR="008B5AF6">
          <w:rPr>
            <w:noProof/>
            <w:webHidden/>
          </w:rPr>
          <w:fldChar w:fldCharType="begin"/>
        </w:r>
        <w:r w:rsidR="008B5AF6">
          <w:rPr>
            <w:noProof/>
            <w:webHidden/>
          </w:rPr>
          <w:instrText xml:space="preserve"> PAGEREF _Toc35002671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AC02746"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72" w:history="1">
        <w:r w:rsidR="008B5AF6" w:rsidRPr="00380E81">
          <w:rPr>
            <w:rStyle w:val="Hyperlink"/>
            <w:noProof/>
          </w:rPr>
          <w:t>Figure 5: Context Diagram of Function MyLogicalFunction</w:t>
        </w:r>
        <w:r w:rsidR="008B5AF6">
          <w:rPr>
            <w:noProof/>
            <w:webHidden/>
          </w:rPr>
          <w:tab/>
        </w:r>
        <w:r w:rsidR="008B5AF6">
          <w:rPr>
            <w:noProof/>
            <w:webHidden/>
          </w:rPr>
          <w:fldChar w:fldCharType="begin"/>
        </w:r>
        <w:r w:rsidR="008B5AF6">
          <w:rPr>
            <w:noProof/>
            <w:webHidden/>
          </w:rPr>
          <w:instrText xml:space="preserve"> PAGEREF _Toc35002672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8AFB093"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73" w:history="1">
        <w:r w:rsidR="008B5AF6" w:rsidRPr="00380E81">
          <w:rPr>
            <w:rStyle w:val="Hyperlink"/>
            <w:noProof/>
          </w:rPr>
          <w:t>Figure 6: State Machine of Function “MyLogicalFunction1”</w:t>
        </w:r>
        <w:r w:rsidR="008B5AF6">
          <w:rPr>
            <w:noProof/>
            <w:webHidden/>
          </w:rPr>
          <w:tab/>
        </w:r>
        <w:r w:rsidR="008B5AF6">
          <w:rPr>
            <w:noProof/>
            <w:webHidden/>
          </w:rPr>
          <w:fldChar w:fldCharType="begin"/>
        </w:r>
        <w:r w:rsidR="008B5AF6">
          <w:rPr>
            <w:noProof/>
            <w:webHidden/>
          </w:rPr>
          <w:instrText xml:space="preserve"> PAGEREF _Toc35002673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715D2E4"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74" w:history="1">
        <w:r w:rsidR="008B5AF6" w:rsidRPr="00380E81">
          <w:rPr>
            <w:rStyle w:val="Hyperlink"/>
            <w:noProof/>
          </w:rPr>
          <w:t>Figure 7: Activity Diagram of Function “MyLogicalFunction1”</w:t>
        </w:r>
        <w:r w:rsidR="008B5AF6">
          <w:rPr>
            <w:noProof/>
            <w:webHidden/>
          </w:rPr>
          <w:tab/>
        </w:r>
        <w:r w:rsidR="008B5AF6">
          <w:rPr>
            <w:noProof/>
            <w:webHidden/>
          </w:rPr>
          <w:fldChar w:fldCharType="begin"/>
        </w:r>
        <w:r w:rsidR="008B5AF6">
          <w:rPr>
            <w:noProof/>
            <w:webHidden/>
          </w:rPr>
          <w:instrText xml:space="preserve"> PAGEREF _Toc35002674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B48465A"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75" w:history="1">
        <w:r w:rsidR="008B5AF6" w:rsidRPr="00380E81">
          <w:rPr>
            <w:rStyle w:val="Hyperlink"/>
            <w:noProof/>
          </w:rPr>
          <w:t>Figure 8: Sequence Diagram of Function “MyLogicalFunction1”</w:t>
        </w:r>
        <w:r w:rsidR="008B5AF6">
          <w:rPr>
            <w:noProof/>
            <w:webHidden/>
          </w:rPr>
          <w:tab/>
        </w:r>
        <w:r w:rsidR="008B5AF6">
          <w:rPr>
            <w:noProof/>
            <w:webHidden/>
          </w:rPr>
          <w:fldChar w:fldCharType="begin"/>
        </w:r>
        <w:r w:rsidR="008B5AF6">
          <w:rPr>
            <w:noProof/>
            <w:webHidden/>
          </w:rPr>
          <w:instrText xml:space="preserve"> PAGEREF _Toc35002675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EBFB627"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76" w:history="1">
        <w:r w:rsidR="008B5AF6" w:rsidRPr="00380E81">
          <w:rPr>
            <w:rStyle w:val="Hyperlink"/>
            <w:noProof/>
          </w:rPr>
          <w:t>Figure 9: Context Diagram of HMI Function 1</w:t>
        </w:r>
        <w:r w:rsidR="008B5AF6">
          <w:rPr>
            <w:noProof/>
            <w:webHidden/>
          </w:rPr>
          <w:tab/>
        </w:r>
        <w:r w:rsidR="008B5AF6">
          <w:rPr>
            <w:noProof/>
            <w:webHidden/>
          </w:rPr>
          <w:fldChar w:fldCharType="begin"/>
        </w:r>
        <w:r w:rsidR="008B5AF6">
          <w:rPr>
            <w:noProof/>
            <w:webHidden/>
          </w:rPr>
          <w:instrText xml:space="preserve"> PAGEREF _Toc35002676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BBBA645"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77" w:history="1">
        <w:r w:rsidR="008B5AF6" w:rsidRPr="00380E81">
          <w:rPr>
            <w:rStyle w:val="Hyperlink"/>
            <w:noProof/>
          </w:rPr>
          <w:t>Figure 10: “E/E Architecture Variant 1”</w:t>
        </w:r>
        <w:r w:rsidR="008B5AF6">
          <w:rPr>
            <w:noProof/>
            <w:webHidden/>
          </w:rPr>
          <w:tab/>
        </w:r>
        <w:r w:rsidR="008B5AF6">
          <w:rPr>
            <w:noProof/>
            <w:webHidden/>
          </w:rPr>
          <w:fldChar w:fldCharType="begin"/>
        </w:r>
        <w:r w:rsidR="008B5AF6">
          <w:rPr>
            <w:noProof/>
            <w:webHidden/>
          </w:rPr>
          <w:instrText xml:space="preserve"> PAGEREF _Toc35002677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8E69670"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78" w:history="1">
        <w:r w:rsidR="008B5AF6" w:rsidRPr="00380E81">
          <w:rPr>
            <w:rStyle w:val="Hyperlink"/>
            <w:noProof/>
          </w:rPr>
          <w:t>Figure 11: “E/E Architecture Variant 1”</w:t>
        </w:r>
        <w:r w:rsidR="008B5AF6">
          <w:rPr>
            <w:noProof/>
            <w:webHidden/>
          </w:rPr>
          <w:tab/>
        </w:r>
        <w:r w:rsidR="008B5AF6">
          <w:rPr>
            <w:noProof/>
            <w:webHidden/>
          </w:rPr>
          <w:fldChar w:fldCharType="begin"/>
        </w:r>
        <w:r w:rsidR="008B5AF6">
          <w:rPr>
            <w:noProof/>
            <w:webHidden/>
          </w:rPr>
          <w:instrText xml:space="preserve"> PAGEREF _Toc35002678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125F36B"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79" w:history="1">
        <w:r w:rsidR="008B5AF6" w:rsidRPr="00380E81">
          <w:rPr>
            <w:rStyle w:val="Hyperlink"/>
            <w:noProof/>
          </w:rPr>
          <w:t>Figure 12: AUTOSAR compliant SW Component Architecture</w:t>
        </w:r>
        <w:r w:rsidR="008B5AF6">
          <w:rPr>
            <w:noProof/>
            <w:webHidden/>
          </w:rPr>
          <w:tab/>
        </w:r>
        <w:r w:rsidR="008B5AF6">
          <w:rPr>
            <w:noProof/>
            <w:webHidden/>
          </w:rPr>
          <w:fldChar w:fldCharType="begin"/>
        </w:r>
        <w:r w:rsidR="008B5AF6">
          <w:rPr>
            <w:noProof/>
            <w:webHidden/>
          </w:rPr>
          <w:instrText xml:space="preserve"> PAGEREF _Toc35002679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7F83A93"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80" w:history="1">
        <w:r w:rsidR="008B5AF6" w:rsidRPr="00380E81">
          <w:rPr>
            <w:rStyle w:val="Hyperlink"/>
            <w:noProof/>
          </w:rPr>
          <w:t>Figure 13: Sequence Chart "Normal Operation"</w:t>
        </w:r>
        <w:r w:rsidR="008B5AF6">
          <w:rPr>
            <w:noProof/>
            <w:webHidden/>
          </w:rPr>
          <w:tab/>
        </w:r>
        <w:r w:rsidR="008B5AF6">
          <w:rPr>
            <w:noProof/>
            <w:webHidden/>
          </w:rPr>
          <w:fldChar w:fldCharType="begin"/>
        </w:r>
        <w:r w:rsidR="008B5AF6">
          <w:rPr>
            <w:noProof/>
            <w:webHidden/>
          </w:rPr>
          <w:instrText xml:space="preserve"> PAGEREF _Toc35002680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8EBBFB1" w14:textId="77777777" w:rsidR="007A0C37" w:rsidRPr="00927512" w:rsidRDefault="00F633CF" w:rsidP="007A0C37">
      <w:r>
        <w:rPr>
          <w:b/>
          <w:bCs/>
          <w:noProof/>
        </w:rPr>
        <w:fldChar w:fldCharType="end"/>
      </w:r>
    </w:p>
    <w:p w14:paraId="6725BC2B" w14:textId="77777777" w:rsidR="00FD513D" w:rsidRPr="007A0C37" w:rsidRDefault="00FD513D" w:rsidP="007A0C37">
      <w:pPr>
        <w:rPr>
          <w:b/>
        </w:rPr>
      </w:pPr>
    </w:p>
    <w:p w14:paraId="2DB0B9C7" w14:textId="77777777" w:rsidR="007A0C37" w:rsidRPr="005222D9" w:rsidRDefault="007A0C37" w:rsidP="007A0C37">
      <w:pPr>
        <w:rPr>
          <w:b/>
          <w:sz w:val="32"/>
        </w:rPr>
      </w:pPr>
      <w:r>
        <w:rPr>
          <w:b/>
          <w:sz w:val="32"/>
        </w:rPr>
        <w:t>List of Tables</w:t>
      </w:r>
    </w:p>
    <w:p w14:paraId="6FD3E04E" w14:textId="77777777" w:rsidR="008B5AF6" w:rsidRDefault="00594ACB">
      <w:pPr>
        <w:pStyle w:val="TableofFigures"/>
        <w:tabs>
          <w:tab w:val="right" w:leader="dot" w:pos="10173"/>
        </w:tabs>
        <w:rPr>
          <w:rFonts w:asciiTheme="minorHAnsi" w:eastAsiaTheme="minorEastAsia" w:hAnsiTheme="minorHAnsi" w:cstheme="minorBidi"/>
          <w:noProof/>
          <w:sz w:val="22"/>
          <w:szCs w:val="22"/>
          <w:lang w:val="de-DE" w:eastAsia="de-DE"/>
        </w:rPr>
      </w:pPr>
      <w:r>
        <w:rPr>
          <w:rStyle w:val="Hyperlink"/>
          <w:rFonts w:cs="Arial"/>
          <w:noProof/>
          <w:color w:val="auto"/>
          <w:u w:val="none"/>
        </w:rPr>
        <w:fldChar w:fldCharType="begin"/>
      </w:r>
      <w:r>
        <w:rPr>
          <w:rStyle w:val="Hyperlink"/>
          <w:rFonts w:cs="Arial"/>
          <w:noProof/>
          <w:color w:val="auto"/>
          <w:u w:val="none"/>
        </w:rPr>
        <w:instrText xml:space="preserve"> TOC \h \z \c "</w:instrText>
      </w:r>
      <w:r w:rsidR="00183AB0">
        <w:rPr>
          <w:rStyle w:val="Hyperlink"/>
          <w:rFonts w:cs="Arial"/>
          <w:noProof/>
          <w:color w:val="auto"/>
          <w:u w:val="none"/>
        </w:rPr>
        <w:instrText>Table</w:instrText>
      </w:r>
      <w:r>
        <w:rPr>
          <w:rStyle w:val="Hyperlink"/>
          <w:rFonts w:cs="Arial"/>
          <w:noProof/>
          <w:color w:val="auto"/>
          <w:u w:val="none"/>
        </w:rPr>
        <w:instrText xml:space="preserve">" </w:instrText>
      </w:r>
      <w:r>
        <w:rPr>
          <w:rStyle w:val="Hyperlink"/>
          <w:rFonts w:cs="Arial"/>
          <w:noProof/>
          <w:color w:val="auto"/>
          <w:u w:val="none"/>
        </w:rPr>
        <w:fldChar w:fldCharType="separate"/>
      </w:r>
      <w:hyperlink w:anchor="_Toc35002681" w:history="1">
        <w:r w:rsidR="008B5AF6" w:rsidRPr="009772BB">
          <w:rPr>
            <w:rStyle w:val="Hyperlink"/>
            <w:noProof/>
          </w:rPr>
          <w:t>Table 1: Ford Documents</w:t>
        </w:r>
        <w:r w:rsidR="008B5AF6">
          <w:rPr>
            <w:noProof/>
            <w:webHidden/>
          </w:rPr>
          <w:tab/>
        </w:r>
        <w:r w:rsidR="008B5AF6">
          <w:rPr>
            <w:noProof/>
            <w:webHidden/>
          </w:rPr>
          <w:fldChar w:fldCharType="begin"/>
        </w:r>
        <w:r w:rsidR="008B5AF6">
          <w:rPr>
            <w:noProof/>
            <w:webHidden/>
          </w:rPr>
          <w:instrText xml:space="preserve"> PAGEREF _Toc35002681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E510873"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82" w:history="1">
        <w:r w:rsidR="008B5AF6" w:rsidRPr="009772BB">
          <w:rPr>
            <w:rStyle w:val="Hyperlink"/>
            <w:noProof/>
          </w:rPr>
          <w:t>Table 2: External documents and publications</w:t>
        </w:r>
        <w:r w:rsidR="008B5AF6">
          <w:rPr>
            <w:noProof/>
            <w:webHidden/>
          </w:rPr>
          <w:tab/>
        </w:r>
        <w:r w:rsidR="008B5AF6">
          <w:rPr>
            <w:noProof/>
            <w:webHidden/>
          </w:rPr>
          <w:fldChar w:fldCharType="begin"/>
        </w:r>
        <w:r w:rsidR="008B5AF6">
          <w:rPr>
            <w:noProof/>
            <w:webHidden/>
          </w:rPr>
          <w:instrText xml:space="preserve"> PAGEREF _Toc35002682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5BDDDD8"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83" w:history="1">
        <w:r w:rsidR="008B5AF6" w:rsidRPr="009772BB">
          <w:rPr>
            <w:rStyle w:val="Hyperlink"/>
            <w:noProof/>
          </w:rPr>
          <w:t>Table 3: Definitions used in this document</w:t>
        </w:r>
        <w:r w:rsidR="008B5AF6">
          <w:rPr>
            <w:noProof/>
            <w:webHidden/>
          </w:rPr>
          <w:tab/>
        </w:r>
        <w:r w:rsidR="008B5AF6">
          <w:rPr>
            <w:noProof/>
            <w:webHidden/>
          </w:rPr>
          <w:fldChar w:fldCharType="begin"/>
        </w:r>
        <w:r w:rsidR="008B5AF6">
          <w:rPr>
            <w:noProof/>
            <w:webHidden/>
          </w:rPr>
          <w:instrText xml:space="preserve"> PAGEREF _Toc35002683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FF49EE8"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84" w:history="1">
        <w:r w:rsidR="008B5AF6" w:rsidRPr="009772BB">
          <w:rPr>
            <w:rStyle w:val="Hyperlink"/>
            <w:noProof/>
            <w:lang w:val="en-GB"/>
          </w:rPr>
          <w:t>Table 4: Abbreviations used in this document.</w:t>
        </w:r>
        <w:r w:rsidR="008B5AF6">
          <w:rPr>
            <w:noProof/>
            <w:webHidden/>
          </w:rPr>
          <w:tab/>
        </w:r>
        <w:r w:rsidR="008B5AF6">
          <w:rPr>
            <w:noProof/>
            <w:webHidden/>
          </w:rPr>
          <w:fldChar w:fldCharType="begin"/>
        </w:r>
        <w:r w:rsidR="008B5AF6">
          <w:rPr>
            <w:noProof/>
            <w:webHidden/>
          </w:rPr>
          <w:instrText xml:space="preserve"> PAGEREF _Toc35002684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680F270"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85" w:history="1">
        <w:r w:rsidR="008B5AF6" w:rsidRPr="009772BB">
          <w:rPr>
            <w:rStyle w:val="Hyperlink"/>
            <w:noProof/>
          </w:rPr>
          <w:t>Table 5: Parameters / Values used in this document</w:t>
        </w:r>
        <w:r w:rsidR="008B5AF6">
          <w:rPr>
            <w:noProof/>
            <w:webHidden/>
          </w:rPr>
          <w:tab/>
        </w:r>
        <w:r w:rsidR="008B5AF6">
          <w:rPr>
            <w:noProof/>
            <w:webHidden/>
          </w:rPr>
          <w:fldChar w:fldCharType="begin"/>
        </w:r>
        <w:r w:rsidR="008B5AF6">
          <w:rPr>
            <w:noProof/>
            <w:webHidden/>
          </w:rPr>
          <w:instrText xml:space="preserve"> PAGEREF _Toc35002685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BE18975"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86" w:history="1">
        <w:r w:rsidR="008B5AF6" w:rsidRPr="009772BB">
          <w:rPr>
            <w:rStyle w:val="Hyperlink"/>
            <w:noProof/>
          </w:rPr>
          <w:t>Table 6: Feature Variants</w:t>
        </w:r>
        <w:r w:rsidR="008B5AF6">
          <w:rPr>
            <w:noProof/>
            <w:webHidden/>
          </w:rPr>
          <w:tab/>
        </w:r>
        <w:r w:rsidR="008B5AF6">
          <w:rPr>
            <w:noProof/>
            <w:webHidden/>
          </w:rPr>
          <w:fldChar w:fldCharType="begin"/>
        </w:r>
        <w:r w:rsidR="008B5AF6">
          <w:rPr>
            <w:noProof/>
            <w:webHidden/>
          </w:rPr>
          <w:instrText xml:space="preserve"> PAGEREF _Toc35002686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6630E04"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87" w:history="1">
        <w:r w:rsidR="008B5AF6" w:rsidRPr="009772BB">
          <w:rPr>
            <w:rStyle w:val="Hyperlink"/>
            <w:noProof/>
          </w:rPr>
          <w:t>Table 7: Input Requirements/Documents</w:t>
        </w:r>
        <w:r w:rsidR="008B5AF6">
          <w:rPr>
            <w:noProof/>
            <w:webHidden/>
          </w:rPr>
          <w:tab/>
        </w:r>
        <w:r w:rsidR="008B5AF6">
          <w:rPr>
            <w:noProof/>
            <w:webHidden/>
          </w:rPr>
          <w:fldChar w:fldCharType="begin"/>
        </w:r>
        <w:r w:rsidR="008B5AF6">
          <w:rPr>
            <w:noProof/>
            <w:webHidden/>
          </w:rPr>
          <w:instrText xml:space="preserve"> PAGEREF _Toc35002687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011D985B"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88" w:history="1">
        <w:r w:rsidR="008B5AF6" w:rsidRPr="009772BB">
          <w:rPr>
            <w:rStyle w:val="Hyperlink"/>
            <w:noProof/>
          </w:rPr>
          <w:t>Table 8: List of Influences</w:t>
        </w:r>
        <w:r w:rsidR="008B5AF6">
          <w:rPr>
            <w:noProof/>
            <w:webHidden/>
          </w:rPr>
          <w:tab/>
        </w:r>
        <w:r w:rsidR="008B5AF6">
          <w:rPr>
            <w:noProof/>
            <w:webHidden/>
          </w:rPr>
          <w:fldChar w:fldCharType="begin"/>
        </w:r>
        <w:r w:rsidR="008B5AF6">
          <w:rPr>
            <w:noProof/>
            <w:webHidden/>
          </w:rPr>
          <w:instrText xml:space="preserve"> PAGEREF _Toc35002688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76A99EC"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89" w:history="1">
        <w:r w:rsidR="008B5AF6" w:rsidRPr="009772BB">
          <w:rPr>
            <w:rStyle w:val="Hyperlink"/>
            <w:noProof/>
          </w:rPr>
          <w:t>Table 9: Operation Modes</w:t>
        </w:r>
        <w:r w:rsidR="008B5AF6">
          <w:rPr>
            <w:noProof/>
            <w:webHidden/>
          </w:rPr>
          <w:tab/>
        </w:r>
        <w:r w:rsidR="008B5AF6">
          <w:rPr>
            <w:noProof/>
            <w:webHidden/>
          </w:rPr>
          <w:fldChar w:fldCharType="begin"/>
        </w:r>
        <w:r w:rsidR="008B5AF6">
          <w:rPr>
            <w:noProof/>
            <w:webHidden/>
          </w:rPr>
          <w:instrText xml:space="preserve"> PAGEREF _Toc35002689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F9FDBC8"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90" w:history="1">
        <w:r w:rsidR="008B5AF6" w:rsidRPr="009772BB">
          <w:rPr>
            <w:rStyle w:val="Hyperlink"/>
            <w:noProof/>
          </w:rPr>
          <w:t>Table 10: Transition between Operational States</w:t>
        </w:r>
        <w:r w:rsidR="008B5AF6">
          <w:rPr>
            <w:noProof/>
            <w:webHidden/>
          </w:rPr>
          <w:tab/>
        </w:r>
        <w:r w:rsidR="008B5AF6">
          <w:rPr>
            <w:noProof/>
            <w:webHidden/>
          </w:rPr>
          <w:fldChar w:fldCharType="begin"/>
        </w:r>
        <w:r w:rsidR="008B5AF6">
          <w:rPr>
            <w:noProof/>
            <w:webHidden/>
          </w:rPr>
          <w:instrText xml:space="preserve"> PAGEREF _Toc35002690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2BF8649"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91" w:history="1">
        <w:r w:rsidR="008B5AF6" w:rsidRPr="009772BB">
          <w:rPr>
            <w:rStyle w:val="Hyperlink"/>
            <w:noProof/>
          </w:rPr>
          <w:t>Table 11: List of Actors</w:t>
        </w:r>
        <w:r w:rsidR="008B5AF6">
          <w:rPr>
            <w:noProof/>
            <w:webHidden/>
          </w:rPr>
          <w:tab/>
        </w:r>
        <w:r w:rsidR="008B5AF6">
          <w:rPr>
            <w:noProof/>
            <w:webHidden/>
          </w:rPr>
          <w:fldChar w:fldCharType="begin"/>
        </w:r>
        <w:r w:rsidR="008B5AF6">
          <w:rPr>
            <w:noProof/>
            <w:webHidden/>
          </w:rPr>
          <w:instrText xml:space="preserve"> PAGEREF _Toc35002691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88F7775"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92" w:history="1">
        <w:r w:rsidR="008B5AF6" w:rsidRPr="009772BB">
          <w:rPr>
            <w:rStyle w:val="Hyperlink"/>
            <w:noProof/>
          </w:rPr>
          <w:t>Table 12: System Behaviors for HARA</w:t>
        </w:r>
        <w:r w:rsidR="008B5AF6">
          <w:rPr>
            <w:noProof/>
            <w:webHidden/>
          </w:rPr>
          <w:tab/>
        </w:r>
        <w:r w:rsidR="008B5AF6">
          <w:rPr>
            <w:noProof/>
            <w:webHidden/>
          </w:rPr>
          <w:fldChar w:fldCharType="begin"/>
        </w:r>
        <w:r w:rsidR="008B5AF6">
          <w:rPr>
            <w:noProof/>
            <w:webHidden/>
          </w:rPr>
          <w:instrText xml:space="preserve"> PAGEREF _Toc35002692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32E6B4A6"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93" w:history="1">
        <w:r w:rsidR="008B5AF6" w:rsidRPr="009772BB">
          <w:rPr>
            <w:rStyle w:val="Hyperlink"/>
            <w:noProof/>
          </w:rPr>
          <w:t>Table 13: Functional Safety Assumptions</w:t>
        </w:r>
        <w:r w:rsidR="008B5AF6">
          <w:rPr>
            <w:noProof/>
            <w:webHidden/>
          </w:rPr>
          <w:tab/>
        </w:r>
        <w:r w:rsidR="008B5AF6">
          <w:rPr>
            <w:noProof/>
            <w:webHidden/>
          </w:rPr>
          <w:fldChar w:fldCharType="begin"/>
        </w:r>
        <w:r w:rsidR="008B5AF6">
          <w:rPr>
            <w:noProof/>
            <w:webHidden/>
          </w:rPr>
          <w:instrText xml:space="preserve"> PAGEREF _Toc35002693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7AD0292"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94" w:history="1">
        <w:r w:rsidR="008B5AF6" w:rsidRPr="009772BB">
          <w:rPr>
            <w:rStyle w:val="Hyperlink"/>
            <w:noProof/>
          </w:rPr>
          <w:t>Table 14: Functional Safety Goals</w:t>
        </w:r>
        <w:r w:rsidR="008B5AF6">
          <w:rPr>
            <w:noProof/>
            <w:webHidden/>
          </w:rPr>
          <w:tab/>
        </w:r>
        <w:r w:rsidR="008B5AF6">
          <w:rPr>
            <w:noProof/>
            <w:webHidden/>
          </w:rPr>
          <w:fldChar w:fldCharType="begin"/>
        </w:r>
        <w:r w:rsidR="008B5AF6">
          <w:rPr>
            <w:noProof/>
            <w:webHidden/>
          </w:rPr>
          <w:instrText xml:space="preserve"> PAGEREF _Toc35002694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34872B5"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95" w:history="1">
        <w:r w:rsidR="008B5AF6" w:rsidRPr="009772BB">
          <w:rPr>
            <w:rStyle w:val="Hyperlink"/>
            <w:noProof/>
          </w:rPr>
          <w:t>Table 15: Requirements Decomposition Table</w:t>
        </w:r>
        <w:r w:rsidR="008B5AF6">
          <w:rPr>
            <w:noProof/>
            <w:webHidden/>
          </w:rPr>
          <w:tab/>
        </w:r>
        <w:r w:rsidR="008B5AF6">
          <w:rPr>
            <w:noProof/>
            <w:webHidden/>
          </w:rPr>
          <w:fldChar w:fldCharType="begin"/>
        </w:r>
        <w:r w:rsidR="008B5AF6">
          <w:rPr>
            <w:noProof/>
            <w:webHidden/>
          </w:rPr>
          <w:instrText xml:space="preserve"> PAGEREF _Toc35002695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D655129"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96" w:history="1">
        <w:r w:rsidR="008B5AF6" w:rsidRPr="009772BB">
          <w:rPr>
            <w:rStyle w:val="Hyperlink"/>
            <w:noProof/>
          </w:rPr>
          <w:t>Table 16: Cybersecurity Goals</w:t>
        </w:r>
        <w:r w:rsidR="008B5AF6">
          <w:rPr>
            <w:noProof/>
            <w:webHidden/>
          </w:rPr>
          <w:tab/>
        </w:r>
        <w:r w:rsidR="008B5AF6">
          <w:rPr>
            <w:noProof/>
            <w:webHidden/>
          </w:rPr>
          <w:fldChar w:fldCharType="begin"/>
        </w:r>
        <w:r w:rsidR="008B5AF6">
          <w:rPr>
            <w:noProof/>
            <w:webHidden/>
          </w:rPr>
          <w:instrText xml:space="preserve"> PAGEREF _Toc35002696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2E76FB5"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97" w:history="1">
        <w:r w:rsidR="008B5AF6" w:rsidRPr="009772BB">
          <w:rPr>
            <w:rStyle w:val="Hyperlink"/>
            <w:noProof/>
          </w:rPr>
          <w:t>Table 17: List of Logical Functions</w:t>
        </w:r>
        <w:r w:rsidR="008B5AF6">
          <w:rPr>
            <w:noProof/>
            <w:webHidden/>
          </w:rPr>
          <w:tab/>
        </w:r>
        <w:r w:rsidR="008B5AF6">
          <w:rPr>
            <w:noProof/>
            <w:webHidden/>
          </w:rPr>
          <w:fldChar w:fldCharType="begin"/>
        </w:r>
        <w:r w:rsidR="008B5AF6">
          <w:rPr>
            <w:noProof/>
            <w:webHidden/>
          </w:rPr>
          <w:instrText xml:space="preserve"> PAGEREF _Toc35002697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3B5361E"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98" w:history="1">
        <w:r w:rsidR="008B5AF6" w:rsidRPr="009772BB">
          <w:rPr>
            <w:rStyle w:val="Hyperlink"/>
            <w:noProof/>
          </w:rPr>
          <w:t>Table 18: Input Requirements/Documents</w:t>
        </w:r>
        <w:r w:rsidR="008B5AF6">
          <w:rPr>
            <w:noProof/>
            <w:webHidden/>
          </w:rPr>
          <w:tab/>
        </w:r>
        <w:r w:rsidR="008B5AF6">
          <w:rPr>
            <w:noProof/>
            <w:webHidden/>
          </w:rPr>
          <w:fldChar w:fldCharType="begin"/>
        </w:r>
        <w:r w:rsidR="008B5AF6">
          <w:rPr>
            <w:noProof/>
            <w:webHidden/>
          </w:rPr>
          <w:instrText xml:space="preserve"> PAGEREF _Toc35002698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79E9DBAF"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699" w:history="1">
        <w:r w:rsidR="008B5AF6" w:rsidRPr="009772BB">
          <w:rPr>
            <w:rStyle w:val="Hyperlink"/>
            <w:noProof/>
          </w:rPr>
          <w:t>Table 19: Decision Table of Function “MyLogicalFunction1”</w:t>
        </w:r>
        <w:r w:rsidR="008B5AF6">
          <w:rPr>
            <w:noProof/>
            <w:webHidden/>
          </w:rPr>
          <w:tab/>
        </w:r>
        <w:r w:rsidR="008B5AF6">
          <w:rPr>
            <w:noProof/>
            <w:webHidden/>
          </w:rPr>
          <w:fldChar w:fldCharType="begin"/>
        </w:r>
        <w:r w:rsidR="008B5AF6">
          <w:rPr>
            <w:noProof/>
            <w:webHidden/>
          </w:rPr>
          <w:instrText xml:space="preserve"> PAGEREF _Toc35002699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B9DD105"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00" w:history="1">
        <w:r w:rsidR="008B5AF6" w:rsidRPr="009772BB">
          <w:rPr>
            <w:rStyle w:val="Hyperlink"/>
            <w:noProof/>
          </w:rPr>
          <w:t>Table 4</w:t>
        </w:r>
        <w:r w:rsidR="008B5AF6" w:rsidRPr="009772BB">
          <w:rPr>
            <w:rStyle w:val="Hyperlink"/>
            <w:noProof/>
          </w:rPr>
          <w:noBreakHyphen/>
          <w:t>20: Inherited FSRs</w:t>
        </w:r>
        <w:r w:rsidR="008B5AF6">
          <w:rPr>
            <w:noProof/>
            <w:webHidden/>
          </w:rPr>
          <w:tab/>
        </w:r>
        <w:r w:rsidR="008B5AF6">
          <w:rPr>
            <w:noProof/>
            <w:webHidden/>
          </w:rPr>
          <w:fldChar w:fldCharType="begin"/>
        </w:r>
        <w:r w:rsidR="008B5AF6">
          <w:rPr>
            <w:noProof/>
            <w:webHidden/>
          </w:rPr>
          <w:instrText xml:space="preserve"> PAGEREF _Toc35002700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0687DD1"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01" w:history="1">
        <w:r w:rsidR="008B5AF6" w:rsidRPr="009772BB">
          <w:rPr>
            <w:rStyle w:val="Hyperlink"/>
            <w:noProof/>
          </w:rPr>
          <w:t>Table 21: Input Requirements/Documents</w:t>
        </w:r>
        <w:r w:rsidR="008B5AF6">
          <w:rPr>
            <w:noProof/>
            <w:webHidden/>
          </w:rPr>
          <w:tab/>
        </w:r>
        <w:r w:rsidR="008B5AF6">
          <w:rPr>
            <w:noProof/>
            <w:webHidden/>
          </w:rPr>
          <w:fldChar w:fldCharType="begin"/>
        </w:r>
        <w:r w:rsidR="008B5AF6">
          <w:rPr>
            <w:noProof/>
            <w:webHidden/>
          </w:rPr>
          <w:instrText xml:space="preserve"> PAGEREF _Toc35002701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3AF7BF7"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02" w:history="1">
        <w:r w:rsidR="008B5AF6" w:rsidRPr="009772BB">
          <w:rPr>
            <w:rStyle w:val="Hyperlink"/>
            <w:noProof/>
          </w:rPr>
          <w:t>Table 4</w:t>
        </w:r>
        <w:r w:rsidR="008B5AF6" w:rsidRPr="009772BB">
          <w:rPr>
            <w:rStyle w:val="Hyperlink"/>
            <w:noProof/>
          </w:rPr>
          <w:noBreakHyphen/>
          <w:t>22: Inherited FSRs</w:t>
        </w:r>
        <w:r w:rsidR="008B5AF6">
          <w:rPr>
            <w:noProof/>
            <w:webHidden/>
          </w:rPr>
          <w:tab/>
        </w:r>
        <w:r w:rsidR="008B5AF6">
          <w:rPr>
            <w:noProof/>
            <w:webHidden/>
          </w:rPr>
          <w:fldChar w:fldCharType="begin"/>
        </w:r>
        <w:r w:rsidR="008B5AF6">
          <w:rPr>
            <w:noProof/>
            <w:webHidden/>
          </w:rPr>
          <w:instrText xml:space="preserve"> PAGEREF _Toc35002702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E337FAE"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03" w:history="1">
        <w:r w:rsidR="008B5AF6" w:rsidRPr="009772BB">
          <w:rPr>
            <w:rStyle w:val="Hyperlink"/>
            <w:noProof/>
          </w:rPr>
          <w:t>Table 23: Input Requirements/Documents</w:t>
        </w:r>
        <w:r w:rsidR="008B5AF6">
          <w:rPr>
            <w:noProof/>
            <w:webHidden/>
          </w:rPr>
          <w:tab/>
        </w:r>
        <w:r w:rsidR="008B5AF6">
          <w:rPr>
            <w:noProof/>
            <w:webHidden/>
          </w:rPr>
          <w:fldChar w:fldCharType="begin"/>
        </w:r>
        <w:r w:rsidR="008B5AF6">
          <w:rPr>
            <w:noProof/>
            <w:webHidden/>
          </w:rPr>
          <w:instrText xml:space="preserve"> PAGEREF _Toc35002703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8B624F5"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04" w:history="1">
        <w:r w:rsidR="008B5AF6" w:rsidRPr="009772BB">
          <w:rPr>
            <w:rStyle w:val="Hyperlink"/>
            <w:noProof/>
          </w:rPr>
          <w:t xml:space="preserve">Table </w:t>
        </w:r>
        <w:r w:rsidR="008B5AF6" w:rsidRPr="009772BB">
          <w:rPr>
            <w:rStyle w:val="Hyperlink"/>
            <w:noProof/>
            <w:kern w:val="28"/>
          </w:rPr>
          <w:t>5</w:t>
        </w:r>
        <w:r w:rsidR="008B5AF6" w:rsidRPr="009772BB">
          <w:rPr>
            <w:rStyle w:val="Hyperlink"/>
            <w:noProof/>
            <w:kern w:val="28"/>
          </w:rPr>
          <w:noBreakHyphen/>
          <w:t>24</w:t>
        </w:r>
        <w:r w:rsidR="008B5AF6" w:rsidRPr="009772BB">
          <w:rPr>
            <w:rStyle w:val="Hyperlink"/>
            <w:noProof/>
          </w:rPr>
          <w:t>: Electrical Components</w:t>
        </w:r>
        <w:r w:rsidR="008B5AF6">
          <w:rPr>
            <w:noProof/>
            <w:webHidden/>
          </w:rPr>
          <w:tab/>
        </w:r>
        <w:r w:rsidR="008B5AF6">
          <w:rPr>
            <w:noProof/>
            <w:webHidden/>
          </w:rPr>
          <w:fldChar w:fldCharType="begin"/>
        </w:r>
        <w:r w:rsidR="008B5AF6">
          <w:rPr>
            <w:noProof/>
            <w:webHidden/>
          </w:rPr>
          <w:instrText xml:space="preserve"> PAGEREF _Toc35002704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EB4904F"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05" w:history="1">
        <w:r w:rsidR="008B5AF6" w:rsidRPr="009772BB">
          <w:rPr>
            <w:rStyle w:val="Hyperlink"/>
            <w:noProof/>
          </w:rPr>
          <w:t>Table 5</w:t>
        </w:r>
        <w:r w:rsidR="008B5AF6" w:rsidRPr="009772BB">
          <w:rPr>
            <w:rStyle w:val="Hyperlink"/>
            <w:noProof/>
          </w:rPr>
          <w:noBreakHyphen/>
          <w:t xml:space="preserve">25: </w:t>
        </w:r>
        <w:r w:rsidR="008B5AF6" w:rsidRPr="009772BB">
          <w:rPr>
            <w:rStyle w:val="Hyperlink"/>
            <w:rFonts w:cs="Arial"/>
            <w:noProof/>
          </w:rPr>
          <w:t>E/E</w:t>
        </w:r>
        <w:r w:rsidR="008B5AF6" w:rsidRPr="009772BB">
          <w:rPr>
            <w:rStyle w:val="Hyperlink"/>
            <w:noProof/>
          </w:rPr>
          <w:t xml:space="preserve"> Connections</w:t>
        </w:r>
        <w:r w:rsidR="008B5AF6">
          <w:rPr>
            <w:noProof/>
            <w:webHidden/>
          </w:rPr>
          <w:tab/>
        </w:r>
        <w:r w:rsidR="008B5AF6">
          <w:rPr>
            <w:noProof/>
            <w:webHidden/>
          </w:rPr>
          <w:fldChar w:fldCharType="begin"/>
        </w:r>
        <w:r w:rsidR="008B5AF6">
          <w:rPr>
            <w:noProof/>
            <w:webHidden/>
          </w:rPr>
          <w:instrText xml:space="preserve"> PAGEREF _Toc35002705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20112794"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06" w:history="1">
        <w:r w:rsidR="008B5AF6" w:rsidRPr="009772BB">
          <w:rPr>
            <w:rStyle w:val="Hyperlink"/>
            <w:noProof/>
          </w:rPr>
          <w:t>Table 5</w:t>
        </w:r>
        <w:r w:rsidR="008B5AF6" w:rsidRPr="009772BB">
          <w:rPr>
            <w:rStyle w:val="Hyperlink"/>
            <w:noProof/>
          </w:rPr>
          <w:noBreakHyphen/>
          <w:t>26: Function Allocation Table (Basic)</w:t>
        </w:r>
        <w:r w:rsidR="008B5AF6">
          <w:rPr>
            <w:noProof/>
            <w:webHidden/>
          </w:rPr>
          <w:tab/>
        </w:r>
        <w:r w:rsidR="008B5AF6">
          <w:rPr>
            <w:noProof/>
            <w:webHidden/>
          </w:rPr>
          <w:fldChar w:fldCharType="begin"/>
        </w:r>
        <w:r w:rsidR="008B5AF6">
          <w:rPr>
            <w:noProof/>
            <w:webHidden/>
          </w:rPr>
          <w:instrText xml:space="preserve"> PAGEREF _Toc35002706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D281C6D"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07" w:history="1">
        <w:r w:rsidR="008B5AF6" w:rsidRPr="009772BB">
          <w:rPr>
            <w:rStyle w:val="Hyperlink"/>
            <w:noProof/>
          </w:rPr>
          <w:t>Table 5</w:t>
        </w:r>
        <w:r w:rsidR="008B5AF6" w:rsidRPr="009772BB">
          <w:rPr>
            <w:rStyle w:val="Hyperlink"/>
            <w:noProof/>
          </w:rPr>
          <w:noBreakHyphen/>
          <w:t>27: Function Allocation Table (Functional Safety Extension)</w:t>
        </w:r>
        <w:r w:rsidR="008B5AF6">
          <w:rPr>
            <w:noProof/>
            <w:webHidden/>
          </w:rPr>
          <w:tab/>
        </w:r>
        <w:r w:rsidR="008B5AF6">
          <w:rPr>
            <w:noProof/>
            <w:webHidden/>
          </w:rPr>
          <w:fldChar w:fldCharType="begin"/>
        </w:r>
        <w:r w:rsidR="008B5AF6">
          <w:rPr>
            <w:noProof/>
            <w:webHidden/>
          </w:rPr>
          <w:instrText xml:space="preserve"> PAGEREF _Toc35002707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6D75C44"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08" w:history="1">
        <w:r w:rsidR="008B5AF6" w:rsidRPr="009772BB">
          <w:rPr>
            <w:rStyle w:val="Hyperlink"/>
            <w:noProof/>
          </w:rPr>
          <w:t>Table 5</w:t>
        </w:r>
        <w:r w:rsidR="008B5AF6" w:rsidRPr="009772BB">
          <w:rPr>
            <w:rStyle w:val="Hyperlink"/>
            <w:noProof/>
          </w:rPr>
          <w:noBreakHyphen/>
          <w:t>28: ASIL Decomposition Table</w:t>
        </w:r>
        <w:r w:rsidR="008B5AF6">
          <w:rPr>
            <w:noProof/>
            <w:webHidden/>
          </w:rPr>
          <w:tab/>
        </w:r>
        <w:r w:rsidR="008B5AF6">
          <w:rPr>
            <w:noProof/>
            <w:webHidden/>
          </w:rPr>
          <w:fldChar w:fldCharType="begin"/>
        </w:r>
        <w:r w:rsidR="008B5AF6">
          <w:rPr>
            <w:noProof/>
            <w:webHidden/>
          </w:rPr>
          <w:instrText xml:space="preserve"> PAGEREF _Toc35002708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EFB47EF"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09" w:history="1">
        <w:r w:rsidR="008B5AF6" w:rsidRPr="009772BB">
          <w:rPr>
            <w:rStyle w:val="Hyperlink"/>
            <w:noProof/>
          </w:rPr>
          <w:t xml:space="preserve">Table 29: Input Signal mappings of Function </w:t>
        </w:r>
        <w:r w:rsidR="008B5AF6" w:rsidRPr="009772BB">
          <w:rPr>
            <w:rStyle w:val="Hyperlink"/>
            <w:noProof/>
            <w:lang w:val="en-GB"/>
          </w:rPr>
          <w:t>“MyLogicalFunctionA_Component1”</w:t>
        </w:r>
        <w:r w:rsidR="008B5AF6">
          <w:rPr>
            <w:noProof/>
            <w:webHidden/>
          </w:rPr>
          <w:tab/>
        </w:r>
        <w:r w:rsidR="008B5AF6">
          <w:rPr>
            <w:noProof/>
            <w:webHidden/>
          </w:rPr>
          <w:fldChar w:fldCharType="begin"/>
        </w:r>
        <w:r w:rsidR="008B5AF6">
          <w:rPr>
            <w:noProof/>
            <w:webHidden/>
          </w:rPr>
          <w:instrText xml:space="preserve"> PAGEREF _Toc35002709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903949B"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10" w:history="1">
        <w:r w:rsidR="008B5AF6" w:rsidRPr="009772BB">
          <w:rPr>
            <w:rStyle w:val="Hyperlink"/>
            <w:noProof/>
          </w:rPr>
          <w:t xml:space="preserve">Table 30: Output Signal mappings of Function </w:t>
        </w:r>
        <w:r w:rsidR="008B5AF6" w:rsidRPr="009772BB">
          <w:rPr>
            <w:rStyle w:val="Hyperlink"/>
            <w:noProof/>
            <w:lang w:val="en-GB"/>
          </w:rPr>
          <w:t>“MyLogicalFunctionA_Component1”</w:t>
        </w:r>
        <w:r w:rsidR="008B5AF6" w:rsidRPr="009772BB">
          <w:rPr>
            <w:rStyle w:val="Hyperlink"/>
            <w:noProof/>
          </w:rPr>
          <w:t>A</w:t>
        </w:r>
        <w:r w:rsidR="008B5AF6">
          <w:rPr>
            <w:noProof/>
            <w:webHidden/>
          </w:rPr>
          <w:tab/>
        </w:r>
        <w:r w:rsidR="008B5AF6">
          <w:rPr>
            <w:noProof/>
            <w:webHidden/>
          </w:rPr>
          <w:fldChar w:fldCharType="begin"/>
        </w:r>
        <w:r w:rsidR="008B5AF6">
          <w:rPr>
            <w:noProof/>
            <w:webHidden/>
          </w:rPr>
          <w:instrText xml:space="preserve"> PAGEREF _Toc35002710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4968F705"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11" w:history="1">
        <w:r w:rsidR="008B5AF6" w:rsidRPr="009772BB">
          <w:rPr>
            <w:rStyle w:val="Hyperlink"/>
            <w:noProof/>
          </w:rPr>
          <w:t xml:space="preserve">Table 31: Parameter mappings of Function </w:t>
        </w:r>
        <w:r w:rsidR="008B5AF6" w:rsidRPr="009772BB">
          <w:rPr>
            <w:rStyle w:val="Hyperlink"/>
            <w:noProof/>
            <w:lang w:val="en-GB"/>
          </w:rPr>
          <w:t>“MyLogicalFunctionA_Component1”</w:t>
        </w:r>
        <w:r w:rsidR="008B5AF6">
          <w:rPr>
            <w:noProof/>
            <w:webHidden/>
          </w:rPr>
          <w:tab/>
        </w:r>
        <w:r w:rsidR="008B5AF6">
          <w:rPr>
            <w:noProof/>
            <w:webHidden/>
          </w:rPr>
          <w:fldChar w:fldCharType="begin"/>
        </w:r>
        <w:r w:rsidR="008B5AF6">
          <w:rPr>
            <w:noProof/>
            <w:webHidden/>
          </w:rPr>
          <w:instrText xml:space="preserve"> PAGEREF _Toc35002711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AD94631"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12" w:history="1">
        <w:r w:rsidR="008B5AF6" w:rsidRPr="009772BB">
          <w:rPr>
            <w:rStyle w:val="Hyperlink"/>
            <w:noProof/>
          </w:rPr>
          <w:t>Table 32: Component Specific Requirements</w:t>
        </w:r>
        <w:r w:rsidR="008B5AF6">
          <w:rPr>
            <w:noProof/>
            <w:webHidden/>
          </w:rPr>
          <w:tab/>
        </w:r>
        <w:r w:rsidR="008B5AF6">
          <w:rPr>
            <w:noProof/>
            <w:webHidden/>
          </w:rPr>
          <w:fldChar w:fldCharType="begin"/>
        </w:r>
        <w:r w:rsidR="008B5AF6">
          <w:rPr>
            <w:noProof/>
            <w:webHidden/>
          </w:rPr>
          <w:instrText xml:space="preserve"> PAGEREF _Toc35002712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5C66BBA9"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13" w:history="1">
        <w:r w:rsidR="008B5AF6" w:rsidRPr="009772BB">
          <w:rPr>
            <w:rStyle w:val="Hyperlink"/>
            <w:noProof/>
          </w:rPr>
          <w:t>Table 33: Requirements Inherited from Logical Function</w:t>
        </w:r>
        <w:r w:rsidR="008B5AF6">
          <w:rPr>
            <w:noProof/>
            <w:webHidden/>
          </w:rPr>
          <w:tab/>
        </w:r>
        <w:r w:rsidR="008B5AF6">
          <w:rPr>
            <w:noProof/>
            <w:webHidden/>
          </w:rPr>
          <w:fldChar w:fldCharType="begin"/>
        </w:r>
        <w:r w:rsidR="008B5AF6">
          <w:rPr>
            <w:noProof/>
            <w:webHidden/>
          </w:rPr>
          <w:instrText xml:space="preserve"> PAGEREF _Toc35002713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6C3A37E1" w14:textId="77777777" w:rsidR="008B5AF6" w:rsidRDefault="004F0BA5">
      <w:pPr>
        <w:pStyle w:val="TableofFigures"/>
        <w:tabs>
          <w:tab w:val="right" w:leader="dot" w:pos="10173"/>
        </w:tabs>
        <w:rPr>
          <w:rFonts w:asciiTheme="minorHAnsi" w:eastAsiaTheme="minorEastAsia" w:hAnsiTheme="minorHAnsi" w:cstheme="minorBidi"/>
          <w:noProof/>
          <w:sz w:val="22"/>
          <w:szCs w:val="22"/>
          <w:lang w:val="de-DE" w:eastAsia="de-DE"/>
        </w:rPr>
      </w:pPr>
      <w:hyperlink w:anchor="_Toc35002714" w:history="1">
        <w:r w:rsidR="008B5AF6" w:rsidRPr="009772BB">
          <w:rPr>
            <w:rStyle w:val="Hyperlink"/>
            <w:noProof/>
          </w:rPr>
          <w:t>Table 34: Open Concerns</w:t>
        </w:r>
        <w:r w:rsidR="008B5AF6">
          <w:rPr>
            <w:noProof/>
            <w:webHidden/>
          </w:rPr>
          <w:tab/>
        </w:r>
        <w:r w:rsidR="008B5AF6">
          <w:rPr>
            <w:noProof/>
            <w:webHidden/>
          </w:rPr>
          <w:fldChar w:fldCharType="begin"/>
        </w:r>
        <w:r w:rsidR="008B5AF6">
          <w:rPr>
            <w:noProof/>
            <w:webHidden/>
          </w:rPr>
          <w:instrText xml:space="preserve"> PAGEREF _Toc35002714 \h </w:instrText>
        </w:r>
        <w:r w:rsidR="008B5AF6">
          <w:rPr>
            <w:noProof/>
            <w:webHidden/>
          </w:rPr>
        </w:r>
        <w:r w:rsidR="008B5AF6">
          <w:rPr>
            <w:noProof/>
            <w:webHidden/>
          </w:rPr>
          <w:fldChar w:fldCharType="separate"/>
        </w:r>
        <w:r w:rsidR="00AE665F">
          <w:rPr>
            <w:noProof/>
            <w:webHidden/>
          </w:rPr>
          <w:t>2</w:t>
        </w:r>
        <w:r w:rsidR="008B5AF6">
          <w:rPr>
            <w:noProof/>
            <w:webHidden/>
          </w:rPr>
          <w:fldChar w:fldCharType="end"/>
        </w:r>
      </w:hyperlink>
    </w:p>
    <w:p w14:paraId="107EABC0" w14:textId="77777777" w:rsidR="007A0C37" w:rsidRPr="00927512" w:rsidRDefault="00594ACB" w:rsidP="007A0C37">
      <w:r>
        <w:rPr>
          <w:rStyle w:val="Hyperlink"/>
          <w:rFonts w:cs="Arial"/>
          <w:noProof/>
          <w:color w:val="auto"/>
          <w:u w:val="none"/>
        </w:rPr>
        <w:fldChar w:fldCharType="end"/>
      </w:r>
    </w:p>
    <w:p w14:paraId="668FA5B6" w14:textId="77777777" w:rsidR="00294532" w:rsidRDefault="007659FD" w:rsidP="005222D9">
      <w:pPr>
        <w:pStyle w:val="Heading1"/>
      </w:pPr>
      <w:bookmarkStart w:id="6" w:name="_Toc35002491"/>
      <w:bookmarkStart w:id="7" w:name="_Toc215652138"/>
      <w:r>
        <w:lastRenderedPageBreak/>
        <w:t>Introduction</w:t>
      </w:r>
      <w:bookmarkEnd w:id="6"/>
    </w:p>
    <w:p w14:paraId="2FD52377" w14:textId="77777777" w:rsidR="00A82627" w:rsidRPr="00185AC3" w:rsidRDefault="00196636" w:rsidP="00A82627">
      <w:pPr>
        <w:pStyle w:val="Heading2"/>
      </w:pPr>
      <w:bookmarkStart w:id="8" w:name="_Toc215652128"/>
      <w:bookmarkStart w:id="9" w:name="_Toc420397661"/>
      <w:bookmarkStart w:id="10" w:name="_Toc35002492"/>
      <w:r>
        <w:t xml:space="preserve">Document </w:t>
      </w:r>
      <w:r w:rsidR="00A82627">
        <w:t>Purpose</w:t>
      </w:r>
      <w:bookmarkEnd w:id="8"/>
      <w:bookmarkEnd w:id="9"/>
      <w:bookmarkEnd w:id="10"/>
    </w:p>
    <w:p w14:paraId="1EBE58BC" w14:textId="77777777" w:rsidR="00672815" w:rsidRDefault="00672815" w:rsidP="00672815">
      <w:pPr>
        <w:pStyle w:val="BodyText"/>
        <w:ind w:right="142"/>
        <w:jc w:val="both"/>
        <w:rPr>
          <w:rFonts w:cs="Arial"/>
          <w:lang w:val="en-US"/>
        </w:rPr>
      </w:pPr>
      <w:bookmarkStart w:id="11" w:name="_Toc35002493"/>
      <w:r>
        <w:rPr>
          <w:rFonts w:cs="Arial"/>
          <w:lang w:val="en-US"/>
        </w:rPr>
        <w:t xml:space="preserve">The </w:t>
      </w:r>
      <w:r>
        <w:rPr>
          <w:rFonts w:cs="Arial"/>
          <w:lang w:val="en-US"/>
        </w:rPr>
        <w:fldChar w:fldCharType="begin"/>
      </w:r>
      <w:r>
        <w:rPr>
          <w:rFonts w:cs="Arial"/>
          <w:lang w:val="en-US"/>
        </w:rPr>
        <w:instrText xml:space="preserve"> DOCPROPERTY  DocType  \* MERGEFORMAT </w:instrText>
      </w:r>
      <w:r>
        <w:rPr>
          <w:rFonts w:cs="Arial"/>
          <w:lang w:val="en-US"/>
        </w:rPr>
        <w:fldChar w:fldCharType="separate"/>
      </w:r>
      <w:r>
        <w:rPr>
          <w:rFonts w:cs="Arial"/>
          <w:lang w:val="en-US"/>
        </w:rPr>
        <w:t>Aggregated Feature Specification</w:t>
      </w:r>
      <w:r>
        <w:rPr>
          <w:rFonts w:cs="Arial"/>
          <w:lang w:val="en-US"/>
        </w:rPr>
        <w:fldChar w:fldCharType="end"/>
      </w:r>
      <w:r>
        <w:rPr>
          <w:rFonts w:cs="Arial"/>
          <w:lang w:val="en-US"/>
        </w:rPr>
        <w:t xml:space="preserve"> (</w:t>
      </w:r>
      <w:r>
        <w:rPr>
          <w:rFonts w:cs="Arial"/>
          <w:lang w:val="en-US"/>
        </w:rPr>
        <w:fldChar w:fldCharType="begin"/>
      </w:r>
      <w:r>
        <w:rPr>
          <w:rFonts w:cs="Arial"/>
          <w:lang w:val="en-US"/>
        </w:rPr>
        <w:instrText xml:space="preserve"> DOCPROPERTY  DocAcronym  \* MERGEFORMAT </w:instrText>
      </w:r>
      <w:r>
        <w:rPr>
          <w:rFonts w:cs="Arial"/>
          <w:lang w:val="en-US"/>
        </w:rPr>
        <w:fldChar w:fldCharType="separate"/>
      </w:r>
      <w:r>
        <w:rPr>
          <w:rFonts w:cs="Arial"/>
          <w:lang w:val="en-US"/>
        </w:rPr>
        <w:t>AFS</w:t>
      </w:r>
      <w:r>
        <w:rPr>
          <w:rFonts w:cs="Arial"/>
          <w:lang w:val="en-US"/>
        </w:rPr>
        <w:fldChar w:fldCharType="end"/>
      </w:r>
      <w:r>
        <w:rPr>
          <w:rFonts w:cs="Arial"/>
          <w:lang w:val="en-US"/>
        </w:rPr>
        <w:t>) specifies</w:t>
      </w:r>
      <w:ins w:id="12" w:author="Rodriguez-flores, Raul (R.)" w:date="2020-07-07T14:59:00Z">
        <w:r w:rsidR="00025452">
          <w:rPr>
            <w:rFonts w:cs="Arial"/>
            <w:lang w:val="en-US"/>
          </w:rPr>
          <w:t xml:space="preserve"> the concept of the Trailer Profil</w:t>
        </w:r>
      </w:ins>
      <w:ins w:id="13" w:author="Rodriguez-flores, Raul (R.)" w:date="2020-07-07T15:00:00Z">
        <w:r w:rsidR="00025452">
          <w:rPr>
            <w:rFonts w:cs="Arial"/>
            <w:lang w:val="en-US"/>
          </w:rPr>
          <w:t>e and Settings Feature and how it shall behave from customer</w:t>
        </w:r>
      </w:ins>
      <w:del w:id="14" w:author="Rodriguez-flores, Raul (R.)" w:date="2020-07-07T15:01:00Z">
        <w:r w:rsidDel="00025452">
          <w:rPr>
            <w:rFonts w:cs="Arial"/>
            <w:lang w:val="en-US"/>
          </w:rPr>
          <w:delText xml:space="preserve"> a </w:delText>
        </w:r>
        <w:r w:rsidDel="00025452">
          <w:rPr>
            <w:rFonts w:cs="Arial"/>
            <w:lang w:val="en-US"/>
          </w:rPr>
          <w:fldChar w:fldCharType="begin"/>
        </w:r>
        <w:r w:rsidDel="00025452">
          <w:rPr>
            <w:rFonts w:cs="Arial"/>
            <w:lang w:val="en-US"/>
          </w:rPr>
          <w:delInstrText xml:space="preserve"> DOCPROPERTY  ProductType  \* MERGEFORMAT </w:delInstrText>
        </w:r>
        <w:r w:rsidDel="00025452">
          <w:rPr>
            <w:rFonts w:cs="Arial"/>
            <w:lang w:val="en-US"/>
          </w:rPr>
          <w:fldChar w:fldCharType="separate"/>
        </w:r>
        <w:r w:rsidDel="00025452">
          <w:rPr>
            <w:rFonts w:cs="Arial"/>
            <w:lang w:val="en-US"/>
          </w:rPr>
          <w:delText>Feature</w:delText>
        </w:r>
        <w:r w:rsidDel="00025452">
          <w:rPr>
            <w:rFonts w:cs="Arial"/>
            <w:lang w:val="en-US"/>
          </w:rPr>
          <w:fldChar w:fldCharType="end"/>
        </w:r>
        <w:r w:rsidDel="00025452">
          <w:rPr>
            <w:rFonts w:cs="Arial"/>
            <w:lang w:val="en-US"/>
          </w:rPr>
          <w:delText xml:space="preserve"> from Feature level (customer &amp; market perspective)</w:delText>
        </w:r>
      </w:del>
      <w:r>
        <w:rPr>
          <w:rFonts w:cs="Arial"/>
          <w:lang w:val="en-US"/>
        </w:rPr>
        <w:t xml:space="preserve"> down to Component level on an electrical platform.</w:t>
      </w:r>
    </w:p>
    <w:p w14:paraId="075EE93C" w14:textId="77777777" w:rsidR="00672815" w:rsidRDefault="00672815" w:rsidP="00672815">
      <w:pPr>
        <w:pStyle w:val="BodyText"/>
        <w:ind w:right="142"/>
        <w:jc w:val="both"/>
        <w:rPr>
          <w:ins w:id="15" w:author="Rodriguez-flores, Raul (R.)" w:date="2020-07-07T15:02:00Z"/>
          <w:rFonts w:cs="Arial"/>
          <w:lang w:val="en-US"/>
        </w:rPr>
      </w:pPr>
    </w:p>
    <w:p w14:paraId="5F265A78" w14:textId="77777777" w:rsidR="00025452" w:rsidRDefault="00025452" w:rsidP="00672815">
      <w:pPr>
        <w:pStyle w:val="BodyText"/>
        <w:ind w:right="142"/>
        <w:jc w:val="both"/>
        <w:rPr>
          <w:ins w:id="16" w:author="Rodriguez-flores, Raul (R.)" w:date="2020-07-07T15:02:00Z"/>
          <w:rFonts w:cs="Arial"/>
          <w:lang w:val="en-US"/>
        </w:rPr>
      </w:pPr>
      <w:ins w:id="17" w:author="Rodriguez-flores, Raul (R.)" w:date="2020-07-07T15:02:00Z">
        <w:r>
          <w:rPr>
            <w:rFonts w:cs="Arial"/>
            <w:lang w:val="en-US"/>
          </w:rPr>
          <w:t xml:space="preserve">PDF file also specifies the timing and milestones </w:t>
        </w:r>
      </w:ins>
      <w:ins w:id="18" w:author="Rodriguez-flores, Raul (R.)" w:date="2020-07-07T15:03:00Z">
        <w:r>
          <w:rPr>
            <w:rFonts w:cs="Arial"/>
            <w:lang w:val="en-US"/>
          </w:rPr>
          <w:t>required by the Feature to be implemented.</w:t>
        </w:r>
      </w:ins>
    </w:p>
    <w:p w14:paraId="5D6985DC" w14:textId="77777777" w:rsidR="00025452" w:rsidRDefault="00025452" w:rsidP="00672815">
      <w:pPr>
        <w:pStyle w:val="BodyText"/>
        <w:ind w:right="142"/>
        <w:jc w:val="both"/>
        <w:rPr>
          <w:rFonts w:cs="Arial"/>
          <w:lang w:val="en-US"/>
        </w:rPr>
      </w:pPr>
    </w:p>
    <w:p w14:paraId="344121B7" w14:textId="77777777" w:rsidR="00672815" w:rsidRDefault="00672815" w:rsidP="00672815">
      <w:pPr>
        <w:pStyle w:val="BodyText"/>
        <w:ind w:right="142"/>
        <w:jc w:val="both"/>
        <w:rPr>
          <w:rFonts w:cs="Arial"/>
          <w:lang w:val="en-US"/>
        </w:rPr>
      </w:pPr>
      <w:r>
        <w:rPr>
          <w:rFonts w:cs="Arial"/>
          <w:lang w:val="en-US"/>
        </w:rPr>
        <w:t>Th</w:t>
      </w:r>
      <w:ins w:id="19" w:author="Rodriguez-flores, Raul (R.)" w:date="2020-07-07T15:03:00Z">
        <w:r w:rsidR="00025452">
          <w:rPr>
            <w:rFonts w:cs="Arial"/>
            <w:lang w:val="en-US"/>
          </w:rPr>
          <w:t>is Aggregated Feature Specification is divided in</w:t>
        </w:r>
      </w:ins>
      <w:del w:id="20" w:author="Rodriguez-flores, Raul (R.)" w:date="2020-07-07T15:03:00Z">
        <w:r w:rsidDel="00025452">
          <w:rPr>
            <w:rFonts w:cs="Arial"/>
            <w:lang w:val="en-US"/>
          </w:rPr>
          <w:delText>e</w:delText>
        </w:r>
      </w:del>
      <w:r>
        <w:rPr>
          <w:rFonts w:cs="Arial"/>
          <w:lang w:val="en-US"/>
        </w:rPr>
        <w:t xml:space="preserve"> 3 chapters </w:t>
      </w:r>
    </w:p>
    <w:p w14:paraId="41B72653" w14:textId="77777777" w:rsidR="00672815" w:rsidRDefault="00672815" w:rsidP="00672815">
      <w:pPr>
        <w:pStyle w:val="BodyText"/>
        <w:numPr>
          <w:ilvl w:val="0"/>
          <w:numId w:val="11"/>
        </w:numPr>
        <w:ind w:right="142"/>
        <w:jc w:val="both"/>
        <w:rPr>
          <w:rFonts w:cs="Arial"/>
          <w:lang w:val="en-US"/>
        </w:rPr>
      </w:pPr>
      <w:r>
        <w:rPr>
          <w:rFonts w:cs="Arial"/>
          <w:lang w:val="en-US"/>
        </w:rPr>
        <w:fldChar w:fldCharType="begin"/>
      </w:r>
      <w:r>
        <w:rPr>
          <w:rFonts w:cs="Arial"/>
          <w:lang w:val="en-US"/>
        </w:rPr>
        <w:instrText xml:space="preserve"> DOCPROPERTY  ProductType  \* MERGEFORMAT </w:instrText>
      </w:r>
      <w:r>
        <w:rPr>
          <w:rFonts w:cs="Arial"/>
          <w:lang w:val="en-US"/>
        </w:rPr>
        <w:fldChar w:fldCharType="separate"/>
      </w:r>
      <w:r>
        <w:rPr>
          <w:rFonts w:cs="Arial"/>
          <w:lang w:val="en-US"/>
        </w:rPr>
        <w:t>Feature</w:t>
      </w:r>
      <w:r>
        <w:rPr>
          <w:rFonts w:cs="Arial"/>
          <w:lang w:val="en-US"/>
        </w:rPr>
        <w:fldChar w:fldCharType="end"/>
      </w:r>
      <w:r>
        <w:rPr>
          <w:rFonts w:cs="Arial"/>
          <w:lang w:val="en-US"/>
        </w:rPr>
        <w:t xml:space="preserve"> Document</w:t>
      </w:r>
    </w:p>
    <w:p w14:paraId="2A460483" w14:textId="77777777" w:rsidR="00672815" w:rsidRDefault="00672815" w:rsidP="00672815">
      <w:pPr>
        <w:pStyle w:val="BodyText"/>
        <w:numPr>
          <w:ilvl w:val="0"/>
          <w:numId w:val="11"/>
        </w:numPr>
        <w:ind w:right="142"/>
        <w:jc w:val="both"/>
        <w:rPr>
          <w:rFonts w:cs="Arial"/>
          <w:lang w:val="en-US"/>
        </w:rPr>
      </w:pPr>
      <w:r>
        <w:rPr>
          <w:rFonts w:cs="Arial"/>
          <w:lang w:val="en-US"/>
        </w:rPr>
        <w:t>Function Specifications</w:t>
      </w:r>
    </w:p>
    <w:p w14:paraId="5B27DE92" w14:textId="77777777" w:rsidR="00672815" w:rsidRDefault="00672815" w:rsidP="00672815">
      <w:pPr>
        <w:pStyle w:val="BodyText"/>
        <w:numPr>
          <w:ilvl w:val="0"/>
          <w:numId w:val="11"/>
        </w:numPr>
        <w:ind w:right="142"/>
        <w:jc w:val="both"/>
        <w:rPr>
          <w:rFonts w:cs="Arial"/>
          <w:lang w:val="en-US"/>
        </w:rPr>
      </w:pPr>
      <w:r>
        <w:rPr>
          <w:rFonts w:cs="Arial"/>
          <w:lang w:val="en-US"/>
        </w:rPr>
        <w:fldChar w:fldCharType="begin"/>
      </w:r>
      <w:r>
        <w:rPr>
          <w:rFonts w:cs="Arial"/>
          <w:lang w:val="en-US"/>
        </w:rPr>
        <w:instrText xml:space="preserve"> DOCPROPERTY  ProductType  \* MERGEFORMAT </w:instrText>
      </w:r>
      <w:r>
        <w:rPr>
          <w:rFonts w:cs="Arial"/>
          <w:lang w:val="en-US"/>
        </w:rPr>
        <w:fldChar w:fldCharType="separate"/>
      </w:r>
      <w:r>
        <w:rPr>
          <w:rFonts w:cs="Arial"/>
          <w:lang w:val="en-US"/>
        </w:rPr>
        <w:t>Feature</w:t>
      </w:r>
      <w:r>
        <w:rPr>
          <w:rFonts w:cs="Arial"/>
          <w:lang w:val="en-US"/>
        </w:rPr>
        <w:fldChar w:fldCharType="end"/>
      </w:r>
      <w:r>
        <w:rPr>
          <w:rFonts w:cs="Arial"/>
          <w:lang w:val="en-US"/>
        </w:rPr>
        <w:t xml:space="preserve"> Implementation Specification</w:t>
      </w:r>
    </w:p>
    <w:p w14:paraId="23925DBC" w14:textId="77777777" w:rsidR="00025452" w:rsidRDefault="00025452" w:rsidP="00672815">
      <w:pPr>
        <w:pStyle w:val="BodyText"/>
        <w:ind w:right="142"/>
        <w:jc w:val="both"/>
        <w:rPr>
          <w:ins w:id="21" w:author="Rodriguez-flores, Raul (R.)" w:date="2020-07-07T15:04:00Z"/>
          <w:rFonts w:cs="Arial"/>
          <w:lang w:val="en-US"/>
        </w:rPr>
      </w:pPr>
    </w:p>
    <w:p w14:paraId="4122AED8" w14:textId="77777777" w:rsidR="00672815" w:rsidRDefault="00025452" w:rsidP="00672815">
      <w:pPr>
        <w:pStyle w:val="BodyText"/>
        <w:ind w:right="142"/>
        <w:jc w:val="both"/>
        <w:rPr>
          <w:rFonts w:cs="Arial"/>
          <w:lang w:val="en-US"/>
        </w:rPr>
      </w:pPr>
      <w:ins w:id="22" w:author="Rodriguez-flores, Raul (R.)" w:date="2020-07-07T15:05:00Z">
        <w:r>
          <w:rPr>
            <w:rFonts w:cs="Arial"/>
            <w:lang w:val="en-US"/>
          </w:rPr>
          <w:t xml:space="preserve">Those chapters </w:t>
        </w:r>
      </w:ins>
      <w:r w:rsidR="00672815">
        <w:rPr>
          <w:rFonts w:cs="Arial"/>
          <w:lang w:val="en-US"/>
        </w:rPr>
        <w:t xml:space="preserve">correspond to the 3 levels of the RE Information Model - </w:t>
      </w:r>
      <w:r w:rsidR="00672815" w:rsidRPr="00FA0294">
        <w:rPr>
          <w:rFonts w:cs="Arial"/>
          <w:lang w:val="en-US"/>
        </w:rPr>
        <w:t xml:space="preserve">Feature Level, Function Level, and Component Level (cross-ECU/platform view only). The </w:t>
      </w:r>
      <w:r w:rsidR="00672815">
        <w:rPr>
          <w:rFonts w:cs="Arial"/>
          <w:lang w:val="en-US"/>
        </w:rPr>
        <w:fldChar w:fldCharType="begin"/>
      </w:r>
      <w:r w:rsidR="00672815">
        <w:rPr>
          <w:rFonts w:cs="Arial"/>
          <w:lang w:val="en-US"/>
        </w:rPr>
        <w:instrText xml:space="preserve"> DOCPROPERTY  DocAcronym  \* MERGEFORMAT </w:instrText>
      </w:r>
      <w:r w:rsidR="00672815">
        <w:rPr>
          <w:rFonts w:cs="Arial"/>
          <w:lang w:val="en-US"/>
        </w:rPr>
        <w:fldChar w:fldCharType="separate"/>
      </w:r>
      <w:r w:rsidR="00672815">
        <w:rPr>
          <w:rFonts w:cs="Arial"/>
          <w:lang w:val="en-US"/>
        </w:rPr>
        <w:t>AFS</w:t>
      </w:r>
      <w:r w:rsidR="00672815">
        <w:rPr>
          <w:rFonts w:cs="Arial"/>
          <w:lang w:val="en-US"/>
        </w:rPr>
        <w:fldChar w:fldCharType="end"/>
      </w:r>
      <w:r w:rsidR="00672815" w:rsidRPr="00FA0294">
        <w:rPr>
          <w:rFonts w:cs="Arial"/>
          <w:lang w:val="en-US"/>
        </w:rPr>
        <w:t xml:space="preserve"> requirements are cascaded to the ECU Functional Specs on Component Level</w:t>
      </w:r>
      <w:r w:rsidR="00672815">
        <w:rPr>
          <w:rFonts w:cs="Arial"/>
          <w:lang w:val="en-US"/>
        </w:rPr>
        <w:t>.</w:t>
      </w:r>
    </w:p>
    <w:p w14:paraId="6A9A5B20" w14:textId="77777777" w:rsidR="00672815" w:rsidRDefault="00672815" w:rsidP="00672815">
      <w:pPr>
        <w:pStyle w:val="BodyText"/>
        <w:ind w:right="142"/>
        <w:jc w:val="both"/>
        <w:rPr>
          <w:rFonts w:cs="Arial"/>
          <w:lang w:val="en-US"/>
        </w:rPr>
      </w:pPr>
    </w:p>
    <w:p w14:paraId="3EA6BF7B" w14:textId="77777777" w:rsidR="00672815" w:rsidRPr="00672815" w:rsidDel="00025452" w:rsidRDefault="00672815" w:rsidP="00672815">
      <w:pPr>
        <w:pStyle w:val="BodyText"/>
        <w:ind w:right="142"/>
        <w:jc w:val="both"/>
        <w:rPr>
          <w:del w:id="23" w:author="Rodriguez-flores, Raul (R.)" w:date="2020-07-07T15:04:00Z"/>
          <w:rFonts w:cs="Arial"/>
          <w:color w:val="FF0000"/>
          <w:lang w:val="en-US"/>
          <w:rPrChange w:id="24" w:author="Rodriguez-flores, Raul (R.)" w:date="2020-06-29T14:54:00Z">
            <w:rPr>
              <w:del w:id="25" w:author="Rodriguez-flores, Raul (R.)" w:date="2020-07-07T15:04:00Z"/>
              <w:rFonts w:cs="Arial"/>
              <w:lang w:val="en-US"/>
            </w:rPr>
          </w:rPrChange>
        </w:rPr>
      </w:pPr>
      <w:del w:id="26" w:author="Rodriguez-flores, Raul (R.)" w:date="2020-06-29T14:54:00Z">
        <w:r w:rsidRPr="00672815" w:rsidDel="00672815">
          <w:rPr>
            <w:rFonts w:cs="Arial"/>
            <w:color w:val="FF0000"/>
            <w:rPrChange w:id="27" w:author="Rodriguez-flores, Raul (R.)" w:date="2020-06-29T14:54:00Z">
              <w:rPr>
                <w:rFonts w:cs="Arial"/>
              </w:rPr>
            </w:rPrChange>
          </w:rPr>
          <w:delText>A Pre-</w:delText>
        </w:r>
      </w:del>
      <w:del w:id="28" w:author="Rodriguez-flores, Raul (R.)" w:date="2020-07-07T15:04:00Z">
        <w:r w:rsidRPr="00672815" w:rsidDel="00025452">
          <w:rPr>
            <w:rFonts w:cs="Arial"/>
            <w:color w:val="FF0000"/>
            <w:rPrChange w:id="29" w:author="Rodriguez-flores, Raul (R.)" w:date="2020-06-29T14:54:00Z">
              <w:rPr>
                <w:rFonts w:cs="Arial"/>
              </w:rPr>
            </w:rPrChange>
          </w:rPr>
          <w:delText>Feature Document (</w:delText>
        </w:r>
      </w:del>
      <w:del w:id="30" w:author="Rodriguez-flores, Raul (R.)" w:date="2020-06-29T15:25:00Z">
        <w:r w:rsidRPr="00672815" w:rsidDel="00C97E32">
          <w:rPr>
            <w:rFonts w:cs="Arial"/>
            <w:color w:val="FF0000"/>
            <w:rPrChange w:id="31" w:author="Rodriguez-flores, Raul (R.)" w:date="2020-06-29T14:54:00Z">
              <w:rPr>
                <w:rFonts w:cs="Arial"/>
              </w:rPr>
            </w:rPrChange>
          </w:rPr>
          <w:delText>P</w:delText>
        </w:r>
      </w:del>
      <w:del w:id="32" w:author="Rodriguez-flores, Raul (R.)" w:date="2020-07-07T15:04:00Z">
        <w:r w:rsidRPr="00672815" w:rsidDel="00025452">
          <w:rPr>
            <w:rFonts w:cs="Arial"/>
            <w:color w:val="FF0000"/>
            <w:rPrChange w:id="33" w:author="Rodriguez-flores, Raul (R.)" w:date="2020-06-29T14:54:00Z">
              <w:rPr>
                <w:rFonts w:cs="Arial"/>
              </w:rPr>
            </w:rPrChange>
          </w:rPr>
          <w:delText xml:space="preserve">FD) specifies </w:delText>
        </w:r>
        <w:r w:rsidRPr="00672815" w:rsidDel="00025452">
          <w:rPr>
            <w:rFonts w:cs="Arial"/>
            <w:b/>
            <w:color w:val="FF0000"/>
            <w:rPrChange w:id="34" w:author="Rodriguez-flores, Raul (R.)" w:date="2020-06-29T14:54:00Z">
              <w:rPr>
                <w:rFonts w:cs="Arial"/>
                <w:b/>
              </w:rPr>
            </w:rPrChange>
          </w:rPr>
          <w:delText>t</w:delText>
        </w:r>
        <w:r w:rsidRPr="00672815" w:rsidDel="00025452">
          <w:rPr>
            <w:rFonts w:cs="Arial"/>
            <w:color w:val="FF0000"/>
            <w:rPrChange w:id="35" w:author="Rodriguez-flores, Raul (R.)" w:date="2020-06-29T14:54:00Z">
              <w:rPr>
                <w:rFonts w:cs="Arial"/>
              </w:rPr>
            </w:rPrChange>
          </w:rPr>
          <w:delText xml:space="preserve">he basic </w:delText>
        </w:r>
        <w:r w:rsidRPr="00672815" w:rsidDel="00025452">
          <w:rPr>
            <w:rFonts w:cs="Arial"/>
            <w:b/>
            <w:color w:val="FF0000"/>
            <w:rPrChange w:id="36" w:author="Rodriguez-flores, Raul (R.)" w:date="2020-06-29T14:54:00Z">
              <w:rPr>
                <w:rFonts w:cs="Arial"/>
                <w:b/>
              </w:rPr>
            </w:rPrChange>
          </w:rPr>
          <w:delText>concept</w:delText>
        </w:r>
        <w:r w:rsidRPr="00672815" w:rsidDel="00025452">
          <w:rPr>
            <w:rFonts w:cs="Arial"/>
            <w:color w:val="FF0000"/>
            <w:rPrChange w:id="37" w:author="Rodriguez-flores, Raul (R.)" w:date="2020-06-29T14:54:00Z">
              <w:rPr>
                <w:rFonts w:cs="Arial"/>
              </w:rPr>
            </w:rPrChange>
          </w:rPr>
          <w:delText xml:space="preserve"> of the Trailer </w:delText>
        </w:r>
      </w:del>
      <w:del w:id="38" w:author="Rodriguez-flores, Raul (R.)" w:date="2020-06-29T14:55:00Z">
        <w:r w:rsidRPr="00672815" w:rsidDel="00672815">
          <w:rPr>
            <w:rFonts w:cs="Arial"/>
            <w:color w:val="FF0000"/>
            <w:rPrChange w:id="39" w:author="Rodriguez-flores, Raul (R.)" w:date="2020-06-29T14:54:00Z">
              <w:rPr>
                <w:rFonts w:cs="Arial"/>
              </w:rPr>
            </w:rPrChange>
          </w:rPr>
          <w:delText>M</w:delText>
        </w:r>
      </w:del>
      <w:del w:id="40" w:author="Rodriguez-flores, Raul (R.)" w:date="2020-06-29T14:54:00Z">
        <w:r w:rsidRPr="00672815" w:rsidDel="00672815">
          <w:rPr>
            <w:rFonts w:cs="Arial"/>
            <w:color w:val="FF0000"/>
            <w:rPrChange w:id="41" w:author="Rodriguez-flores, Raul (R.)" w:date="2020-06-29T14:54:00Z">
              <w:rPr>
                <w:rFonts w:cs="Arial"/>
              </w:rPr>
            </w:rPrChange>
          </w:rPr>
          <w:delText>aintenance</w:delText>
        </w:r>
      </w:del>
      <w:del w:id="42" w:author="Rodriguez-flores, Raul (R.)" w:date="2020-07-07T15:04:00Z">
        <w:r w:rsidRPr="00672815" w:rsidDel="00025452">
          <w:rPr>
            <w:rFonts w:cs="Arial"/>
            <w:color w:val="FF0000"/>
            <w:rPrChange w:id="43" w:author="Rodriguez-flores, Raul (R.)" w:date="2020-06-29T14:54:00Z">
              <w:rPr>
                <w:rFonts w:cs="Arial"/>
              </w:rPr>
            </w:rPrChange>
          </w:rPr>
          <w:delText xml:space="preserve"> </w:delText>
        </w:r>
      </w:del>
      <w:del w:id="44" w:author="Rodriguez-flores, Raul (R.)" w:date="2020-06-29T14:55:00Z">
        <w:r w:rsidRPr="00672815" w:rsidDel="00672815">
          <w:rPr>
            <w:rFonts w:cs="Arial"/>
            <w:color w:val="FF0000"/>
            <w:rPrChange w:id="45" w:author="Rodriguez-flores, Raul (R.)" w:date="2020-06-29T14:54:00Z">
              <w:rPr>
                <w:rFonts w:cs="Arial"/>
              </w:rPr>
            </w:rPrChange>
          </w:rPr>
          <w:delText xml:space="preserve">Reminder </w:delText>
        </w:r>
      </w:del>
      <w:del w:id="46" w:author="Rodriguez-flores, Raul (R.)" w:date="2020-07-07T15:04:00Z">
        <w:r w:rsidRPr="00672815" w:rsidDel="00025452">
          <w:rPr>
            <w:rFonts w:cs="Arial"/>
            <w:color w:val="FF0000"/>
            <w:rPrChange w:id="47" w:author="Rodriguez-flores, Raul (R.)" w:date="2020-06-29T14:54:00Z">
              <w:rPr>
                <w:rFonts w:cs="Arial"/>
              </w:rPr>
            </w:rPrChange>
          </w:rPr>
          <w:delText xml:space="preserve">feature and how it shall behave from customer perspective. It should also provide reasoning and background </w:delText>
        </w:r>
        <w:r w:rsidRPr="00672815" w:rsidDel="00025452">
          <w:rPr>
            <w:rFonts w:cs="Arial"/>
            <w:b/>
            <w:color w:val="FF0000"/>
            <w:rPrChange w:id="48" w:author="Rodriguez-flores, Raul (R.)" w:date="2020-06-29T14:54:00Z">
              <w:rPr>
                <w:rFonts w:cs="Arial"/>
                <w:b/>
              </w:rPr>
            </w:rPrChange>
          </w:rPr>
          <w:delText>why</w:delText>
        </w:r>
        <w:r w:rsidRPr="00672815" w:rsidDel="00025452">
          <w:rPr>
            <w:rFonts w:cs="Arial"/>
            <w:color w:val="FF0000"/>
            <w:rPrChange w:id="49" w:author="Rodriguez-flores, Raul (R.)" w:date="2020-06-29T14:54:00Z">
              <w:rPr>
                <w:rFonts w:cs="Arial"/>
              </w:rPr>
            </w:rPrChange>
          </w:rPr>
          <w:delText xml:space="preserve"> we have the feature in the vehicle.</w:delText>
        </w:r>
      </w:del>
    </w:p>
    <w:p w14:paraId="1E0C97E5" w14:textId="77777777" w:rsidR="00672815" w:rsidRPr="00672815" w:rsidDel="00025452" w:rsidRDefault="00672815" w:rsidP="00672815">
      <w:pPr>
        <w:overflowPunct/>
        <w:autoSpaceDE/>
        <w:autoSpaceDN/>
        <w:adjustRightInd/>
        <w:rPr>
          <w:del w:id="50" w:author="Rodriguez-flores, Raul (R.)" w:date="2020-07-07T15:04:00Z"/>
          <w:rFonts w:cs="Arial"/>
          <w:color w:val="FF0000"/>
          <w:rPrChange w:id="51" w:author="Rodriguez-flores, Raul (R.)" w:date="2020-06-29T14:54:00Z">
            <w:rPr>
              <w:del w:id="52" w:author="Rodriguez-flores, Raul (R.)" w:date="2020-07-07T15:04:00Z"/>
              <w:rFonts w:cs="Arial"/>
            </w:rPr>
          </w:rPrChange>
        </w:rPr>
      </w:pPr>
    </w:p>
    <w:p w14:paraId="642BE73C" w14:textId="77777777" w:rsidR="00672815" w:rsidRPr="00672815" w:rsidDel="00025452" w:rsidRDefault="00672815" w:rsidP="00672815">
      <w:pPr>
        <w:overflowPunct/>
        <w:autoSpaceDE/>
        <w:autoSpaceDN/>
        <w:adjustRightInd/>
        <w:rPr>
          <w:del w:id="53" w:author="Rodriguez-flores, Raul (R.)" w:date="2020-07-07T15:04:00Z"/>
          <w:rStyle w:val="SubtleEmphasis"/>
          <w:i w:val="0"/>
          <w:iCs w:val="0"/>
          <w:color w:val="FF0000"/>
          <w:rPrChange w:id="54" w:author="Rodriguez-flores, Raul (R.)" w:date="2020-06-29T14:54:00Z">
            <w:rPr>
              <w:del w:id="55" w:author="Rodriguez-flores, Raul (R.)" w:date="2020-07-07T15:04:00Z"/>
              <w:rStyle w:val="SubtleEmphasis"/>
              <w:i w:val="0"/>
              <w:iCs w:val="0"/>
              <w:lang w:val="en-GB"/>
            </w:rPr>
          </w:rPrChange>
        </w:rPr>
      </w:pPr>
      <w:del w:id="56" w:author="Rodriguez-flores, Raul (R.)" w:date="2020-07-07T15:04:00Z">
        <w:r w:rsidRPr="00672815" w:rsidDel="00025452">
          <w:rPr>
            <w:color w:val="FF0000"/>
            <w:rPrChange w:id="57" w:author="Rodriguez-flores, Raul (R.)" w:date="2020-06-29T14:54:00Z">
              <w:rPr>
                <w:i/>
                <w:iCs/>
                <w:color w:val="808080" w:themeColor="text1" w:themeTint="7F"/>
              </w:rPr>
            </w:rPrChange>
          </w:rPr>
          <w:delText>The PFD also specifies the cost and resource estimates that are required by the feature to evolve.</w:delText>
        </w:r>
      </w:del>
    </w:p>
    <w:p w14:paraId="0352C7BC" w14:textId="77777777" w:rsidR="00672815" w:rsidDel="00025452" w:rsidRDefault="00672815" w:rsidP="00672815">
      <w:pPr>
        <w:pStyle w:val="BodyText"/>
        <w:ind w:right="142"/>
        <w:jc w:val="both"/>
        <w:rPr>
          <w:del w:id="58" w:author="Rodriguez-flores, Raul (R.)" w:date="2020-07-07T15:04:00Z"/>
          <w:rFonts w:cs="Arial"/>
          <w:lang w:val="en-US"/>
        </w:rPr>
      </w:pPr>
    </w:p>
    <w:p w14:paraId="19C53018" w14:textId="77777777" w:rsidR="00A82627" w:rsidRPr="004E4B94" w:rsidRDefault="00196636" w:rsidP="00A82627">
      <w:pPr>
        <w:pStyle w:val="Heading2"/>
      </w:pPr>
      <w:r>
        <w:t xml:space="preserve">Document </w:t>
      </w:r>
      <w:r w:rsidR="00A82627" w:rsidRPr="004E4B94">
        <w:t>Scope</w:t>
      </w:r>
      <w:bookmarkEnd w:id="11"/>
    </w:p>
    <w:p w14:paraId="3CD2D66C" w14:textId="77777777" w:rsidR="00B1203D" w:rsidRDefault="00B1203D" w:rsidP="00B1203D">
      <w:pPr>
        <w:pStyle w:val="BodyText"/>
        <w:rPr>
          <w:lang w:val="en-US"/>
        </w:rPr>
      </w:pPr>
      <w:bookmarkStart w:id="59" w:name="_Toc420397662"/>
      <w:r>
        <w:rPr>
          <w:lang w:val="en-US"/>
        </w:rPr>
        <w:t xml:space="preserve">The following </w:t>
      </w:r>
      <w:r w:rsidR="004F0BA5">
        <w:fldChar w:fldCharType="begin"/>
      </w:r>
      <w:r w:rsidR="004F0BA5">
        <w:instrText xml:space="preserve"> DOCPROPERTY  ProductType  \* MERGEFORMAT </w:instrText>
      </w:r>
      <w:r w:rsidR="004F0BA5">
        <w:fldChar w:fldCharType="separate"/>
      </w:r>
      <w:r w:rsidR="00AE665F">
        <w:t>Feature</w:t>
      </w:r>
      <w:r w:rsidR="004F0BA5">
        <w:fldChar w:fldCharType="end"/>
      </w:r>
      <w:r>
        <w:t xml:space="preserve"> </w:t>
      </w:r>
      <w:r>
        <w:rPr>
          <w:lang w:val="en-US"/>
        </w:rPr>
        <w:t xml:space="preserve">from the </w:t>
      </w:r>
      <w:hyperlink r:id="rId14" w:history="1">
        <w:r w:rsidRPr="001B0A6A">
          <w:rPr>
            <w:rStyle w:val="Hyperlink"/>
            <w:lang w:val="en-US"/>
          </w:rPr>
          <w:t>Global Feature &amp; Function List</w:t>
        </w:r>
      </w:hyperlink>
      <w:r>
        <w:rPr>
          <w:lang w:val="en-US"/>
        </w:rPr>
        <w:t xml:space="preserve"> and its deployment to the electrical architecture is described in this </w:t>
      </w:r>
      <w:r w:rsidR="004F0BA5">
        <w:fldChar w:fldCharType="begin"/>
      </w:r>
      <w:r w:rsidR="004F0BA5">
        <w:instrText xml:space="preserve"> DOCPROPERTY  DocAcronym  \* MER</w:instrText>
      </w:r>
      <w:r w:rsidR="004F0BA5">
        <w:instrText xml:space="preserve">GEFORMAT </w:instrText>
      </w:r>
      <w:r w:rsidR="004F0BA5">
        <w:fldChar w:fldCharType="separate"/>
      </w:r>
      <w:r w:rsidR="00AE665F">
        <w:t>AFS</w:t>
      </w:r>
      <w:r w:rsidR="004F0BA5">
        <w:fldChar w:fldCharType="end"/>
      </w:r>
      <w:r>
        <w:rPr>
          <w:lang w:val="en-US"/>
        </w:rPr>
        <w:t>:</w:t>
      </w:r>
    </w:p>
    <w:p w14:paraId="7F78C592" w14:textId="77777777" w:rsidR="00B1203D" w:rsidRDefault="00B1203D" w:rsidP="00B1203D">
      <w:pPr>
        <w:pStyle w:val="BodyText"/>
        <w:rPr>
          <w:lang w:val="en-US"/>
        </w:rPr>
      </w:pPr>
    </w:p>
    <w:p w14:paraId="57407829" w14:textId="77777777" w:rsidR="007002C7" w:rsidRDefault="007002C7" w:rsidP="004C1407">
      <w:pPr>
        <w:pStyle w:val="BodyText"/>
        <w:numPr>
          <w:ilvl w:val="0"/>
          <w:numId w:val="8"/>
        </w:numPr>
        <w:rPr>
          <w:ins w:id="60" w:author="Rodriguez-flores, Raul (R.)" w:date="2020-07-14T16:19:00Z"/>
          <w:color w:val="0000FF"/>
          <w:lang w:val="en-US"/>
        </w:rPr>
      </w:pPr>
      <w:ins w:id="61" w:author="Rodriguez-flores, Raul (R.)" w:date="2020-07-14T16:18:00Z">
        <w:r>
          <w:rPr>
            <w:color w:val="0000FF"/>
            <w:lang w:val="en-US"/>
          </w:rPr>
          <w:t>Trailer Settings and Profile feature is described i</w:t>
        </w:r>
      </w:ins>
      <w:ins w:id="62" w:author="Rodriguez-flores, Raul (R.)" w:date="2020-07-14T16:19:00Z">
        <w:r>
          <w:rPr>
            <w:color w:val="0000FF"/>
            <w:lang w:val="en-US"/>
          </w:rPr>
          <w:t>n this AFS.</w:t>
        </w:r>
      </w:ins>
    </w:p>
    <w:p w14:paraId="5F4E9C20" w14:textId="77777777" w:rsidR="007002C7" w:rsidRDefault="007002C7">
      <w:pPr>
        <w:pStyle w:val="BodyText"/>
        <w:ind w:left="720"/>
        <w:rPr>
          <w:ins w:id="63" w:author="Rodriguez-flores, Raul (R.)" w:date="2020-07-14T16:18:00Z"/>
          <w:color w:val="0000FF"/>
          <w:lang w:val="en-US"/>
        </w:rPr>
        <w:pPrChange w:id="64" w:author="Rodriguez-flores, Raul (R.)" w:date="2020-07-14T16:19:00Z">
          <w:pPr>
            <w:pStyle w:val="BodyText"/>
            <w:numPr>
              <w:numId w:val="8"/>
            </w:numPr>
            <w:ind w:left="720" w:hanging="360"/>
          </w:pPr>
        </w:pPrChange>
      </w:pPr>
    </w:p>
    <w:p w14:paraId="65C872A8" w14:textId="77777777" w:rsidR="00B1203D" w:rsidRDefault="00B1203D">
      <w:pPr>
        <w:pStyle w:val="BodyText"/>
        <w:ind w:left="720"/>
        <w:rPr>
          <w:ins w:id="65" w:author="Rodriguez-flores, Raul (R.)" w:date="2020-07-07T16:06:00Z"/>
          <w:color w:val="0000FF"/>
          <w:lang w:val="en-US"/>
        </w:rPr>
        <w:pPrChange w:id="66" w:author="Rodriguez-flores, Raul (R.)" w:date="2020-07-14T16:31:00Z">
          <w:pPr>
            <w:pStyle w:val="BodyText"/>
            <w:numPr>
              <w:numId w:val="8"/>
            </w:numPr>
            <w:ind w:left="720" w:hanging="360"/>
          </w:pPr>
        </w:pPrChange>
      </w:pPr>
      <w:del w:id="67" w:author="Rodriguez-flores, Raul (R.)" w:date="2020-07-14T16:31:00Z">
        <w:r w:rsidRPr="006D73DA" w:rsidDel="00FC127A">
          <w:rPr>
            <w:color w:val="0000FF"/>
            <w:lang w:val="en-US"/>
          </w:rPr>
          <w:delText>&lt;</w:delText>
        </w:r>
      </w:del>
      <w:del w:id="68" w:author="Rodriguez-flores, Raul (R.)" w:date="2020-06-29T15:03:00Z">
        <w:r w:rsidDel="000B0883">
          <w:rPr>
            <w:color w:val="0000FF"/>
            <w:lang w:val="en-US"/>
          </w:rPr>
          <w:delText xml:space="preserve">insert name of the electrical architecture </w:delText>
        </w:r>
        <w:r w:rsidRPr="006D73DA" w:rsidDel="000B0883">
          <w:rPr>
            <w:color w:val="0000FF"/>
            <w:lang w:val="en-US"/>
          </w:rPr>
          <w:delText>here</w:delText>
        </w:r>
      </w:del>
      <w:del w:id="69" w:author="Rodriguez-flores, Raul (R.)" w:date="2020-07-14T16:31:00Z">
        <w:r w:rsidRPr="006D73DA" w:rsidDel="00FC127A">
          <w:rPr>
            <w:color w:val="0000FF"/>
            <w:lang w:val="en-US"/>
          </w:rPr>
          <w:delText>&gt;</w:delText>
        </w:r>
      </w:del>
    </w:p>
    <w:p w14:paraId="55E37A9C" w14:textId="77777777" w:rsidR="004C1407" w:rsidRDefault="004C1407" w:rsidP="004C1407">
      <w:pPr>
        <w:pStyle w:val="BodyText"/>
        <w:numPr>
          <w:ilvl w:val="0"/>
          <w:numId w:val="8"/>
        </w:numPr>
        <w:rPr>
          <w:ins w:id="70" w:author="Rodriguez-flores, Raul (R.)" w:date="2020-07-07T16:08:00Z"/>
          <w:color w:val="0000FF"/>
          <w:lang w:val="en-US"/>
        </w:rPr>
      </w:pPr>
      <w:ins w:id="71" w:author="Rodriguez-flores, Raul (R.)" w:date="2020-07-07T16:08:00Z">
        <w:r w:rsidRPr="006D73DA">
          <w:rPr>
            <w:color w:val="0000FF"/>
            <w:lang w:val="en-US"/>
          </w:rPr>
          <w:t>&lt;</w:t>
        </w:r>
        <w:r w:rsidRPr="000B0883">
          <w:t xml:space="preserve"> </w:t>
        </w:r>
      </w:ins>
      <w:ins w:id="72" w:author="Rodriguez-flores, Raul (R.)" w:date="2020-07-14T16:31:00Z">
        <w:r w:rsidR="00FC127A" w:rsidRPr="000B0883">
          <w:rPr>
            <w:color w:val="0000FF"/>
            <w:lang w:val="en-US"/>
          </w:rPr>
          <w:t>FD3_CAN_FNV2.5_P708_MY23_v03a</w:t>
        </w:r>
      </w:ins>
      <w:ins w:id="73" w:author="Rodriguez-flores, Raul (R.)" w:date="2020-07-07T16:08:00Z">
        <w:r w:rsidRPr="006D73DA">
          <w:rPr>
            <w:color w:val="0000FF"/>
            <w:lang w:val="en-US"/>
          </w:rPr>
          <w:t>&gt;</w:t>
        </w:r>
      </w:ins>
    </w:p>
    <w:p w14:paraId="12E39BE0" w14:textId="77777777" w:rsidR="004C1407" w:rsidRDefault="004C1407" w:rsidP="004C1407">
      <w:pPr>
        <w:pStyle w:val="BodyText"/>
        <w:numPr>
          <w:ilvl w:val="0"/>
          <w:numId w:val="8"/>
        </w:numPr>
        <w:rPr>
          <w:ins w:id="74" w:author="Rodriguez-flores, Raul (R.)" w:date="2020-07-07T16:08:00Z"/>
          <w:color w:val="0000FF"/>
          <w:lang w:val="en-US"/>
        </w:rPr>
      </w:pPr>
      <w:ins w:id="75" w:author="Rodriguez-flores, Raul (R.)" w:date="2020-07-07T16:08:00Z">
        <w:r w:rsidRPr="006D73DA">
          <w:rPr>
            <w:color w:val="0000FF"/>
            <w:lang w:val="en-US"/>
          </w:rPr>
          <w:t>&lt;</w:t>
        </w:r>
        <w:r w:rsidRPr="000B0883">
          <w:t xml:space="preserve"> </w:t>
        </w:r>
        <w:r>
          <w:rPr>
            <w:color w:val="0000FF"/>
            <w:lang w:val="en-US"/>
          </w:rPr>
          <w:t>H</w:t>
        </w:r>
      </w:ins>
      <w:ins w:id="76" w:author="Rodriguez-flores, Raul (R.)" w:date="2020-07-07T16:10:00Z">
        <w:r>
          <w:rPr>
            <w:color w:val="0000FF"/>
            <w:lang w:val="en-US"/>
          </w:rPr>
          <w:t>S3</w:t>
        </w:r>
      </w:ins>
      <w:ins w:id="77" w:author="Rodriguez-flores, Raul (R.)" w:date="2020-07-07T16:08:00Z">
        <w:r w:rsidRPr="000B0883">
          <w:rPr>
            <w:color w:val="0000FF"/>
            <w:lang w:val="en-US"/>
          </w:rPr>
          <w:t>_CAN_FNV2.5_P708_MY23_v03a</w:t>
        </w:r>
        <w:r w:rsidRPr="006D73DA">
          <w:rPr>
            <w:color w:val="0000FF"/>
            <w:lang w:val="en-US"/>
          </w:rPr>
          <w:t>&gt;</w:t>
        </w:r>
      </w:ins>
    </w:p>
    <w:p w14:paraId="40DF94C0" w14:textId="77777777" w:rsidR="004C1407" w:rsidRPr="001C5472" w:rsidRDefault="004C1407">
      <w:pPr>
        <w:pStyle w:val="BodyText"/>
        <w:ind w:left="720"/>
        <w:rPr>
          <w:color w:val="0000FF"/>
          <w:lang w:val="en-US"/>
        </w:rPr>
        <w:pPrChange w:id="78" w:author="Rodriguez-flores, Raul (R.)" w:date="2020-07-07T16:08:00Z">
          <w:pPr>
            <w:pStyle w:val="BodyText"/>
            <w:numPr>
              <w:numId w:val="8"/>
            </w:numPr>
            <w:ind w:left="720" w:hanging="360"/>
          </w:pPr>
        </w:pPrChange>
      </w:pPr>
    </w:p>
    <w:p w14:paraId="5C5A6250" w14:textId="77777777" w:rsidR="00A82627" w:rsidRPr="00185AC3" w:rsidRDefault="00196636" w:rsidP="00A82627">
      <w:pPr>
        <w:pStyle w:val="Heading2"/>
      </w:pPr>
      <w:bookmarkStart w:id="79" w:name="_Toc35002494"/>
      <w:r>
        <w:t xml:space="preserve">Document </w:t>
      </w:r>
      <w:r w:rsidR="00A82627">
        <w:t>Audience</w:t>
      </w:r>
      <w:bookmarkEnd w:id="59"/>
      <w:bookmarkEnd w:id="79"/>
    </w:p>
    <w:p w14:paraId="127A8BBB" w14:textId="77777777" w:rsidR="00A82627" w:rsidRDefault="00A82627" w:rsidP="00A82627">
      <w:pPr>
        <w:pStyle w:val="BodyText"/>
        <w:ind w:right="142"/>
        <w:jc w:val="both"/>
        <w:rPr>
          <w:ins w:id="80" w:author="Rodriguez-flores, Raul (R.)" w:date="2020-06-29T15:09:00Z"/>
          <w:rFonts w:cs="Arial"/>
          <w:lang w:val="en-US"/>
        </w:rPr>
      </w:pPr>
      <w:r w:rsidRPr="00185AC3">
        <w:rPr>
          <w:rFonts w:cs="Arial"/>
          <w:lang w:val="en-US"/>
        </w:rPr>
        <w:t xml:space="preserve">The </w:t>
      </w:r>
      <w:r w:rsidR="004F0BA5">
        <w:fldChar w:fldCharType="begin"/>
      </w:r>
      <w:r w:rsidR="004F0BA5">
        <w:instrText xml:space="preserve"> DOCPROPERTY  DocAcronym  \* MERGEFORMAT </w:instrText>
      </w:r>
      <w:r w:rsidR="004F0BA5">
        <w:fldChar w:fldCharType="separate"/>
      </w:r>
      <w:r w:rsidR="00AE665F">
        <w:t>AFS</w:t>
      </w:r>
      <w:r w:rsidR="004F0BA5">
        <w:fldChar w:fldCharType="end"/>
      </w:r>
      <w:r w:rsidRPr="00185AC3">
        <w:rPr>
          <w:rFonts w:cs="Arial"/>
          <w:lang w:val="en-US"/>
        </w:rPr>
        <w:t xml:space="preserve"> is </w:t>
      </w:r>
      <w:r w:rsidR="005406A1">
        <w:rPr>
          <w:rFonts w:cs="Arial"/>
          <w:lang w:val="en-US"/>
        </w:rPr>
        <w:t xml:space="preserve">authored by </w:t>
      </w:r>
      <w:del w:id="81" w:author="Rodriguez-flores, Raul (R.)" w:date="2020-06-29T15:04:00Z">
        <w:r w:rsidR="005406A1" w:rsidRPr="00E96E05" w:rsidDel="000B0883">
          <w:rPr>
            <w:rFonts w:cs="Arial"/>
            <w:color w:val="0000FF"/>
            <w:lang w:val="en-US"/>
          </w:rPr>
          <w:delText>&lt;Author’s Name / Role&gt;</w:delText>
        </w:r>
      </w:del>
      <w:ins w:id="82" w:author="Rodriguez-flores, Raul (R.)" w:date="2020-06-29T15:04:00Z">
        <w:r w:rsidR="000B0883">
          <w:rPr>
            <w:rFonts w:cs="Arial"/>
            <w:color w:val="0000FF"/>
            <w:lang w:val="en-US"/>
          </w:rPr>
          <w:t xml:space="preserve">Raul Rodriguez-Flores </w:t>
        </w:r>
      </w:ins>
      <w:ins w:id="83" w:author="Rodriguez-flores, Raul (R.)" w:date="2020-06-29T15:05:00Z">
        <w:r w:rsidR="000B0883">
          <w:rPr>
            <w:rFonts w:cs="Arial"/>
            <w:color w:val="0000FF"/>
            <w:lang w:val="en-US"/>
          </w:rPr>
          <w:t>Feature Owner</w:t>
        </w:r>
      </w:ins>
      <w:r>
        <w:rPr>
          <w:rFonts w:cs="Arial"/>
          <w:lang w:val="en-US"/>
        </w:rPr>
        <w:t xml:space="preserve">. All Stakeholders, i.e., all people who have a valid interest in the ECU behavior should read and, if possible, review the </w:t>
      </w:r>
      <w:r w:rsidR="004F0BA5">
        <w:fldChar w:fldCharType="begin"/>
      </w:r>
      <w:r w:rsidR="004F0BA5">
        <w:instrText xml:space="preserve"> DOCPROPERTY</w:instrText>
      </w:r>
      <w:r w:rsidR="004F0BA5">
        <w:instrText xml:space="preserve">  DocAcronym  \* MERGEFORMAT </w:instrText>
      </w:r>
      <w:r w:rsidR="004F0BA5">
        <w:fldChar w:fldCharType="separate"/>
      </w:r>
      <w:r w:rsidR="00AE665F">
        <w:t>AFS</w:t>
      </w:r>
      <w:r w:rsidR="004F0BA5">
        <w:fldChar w:fldCharType="end"/>
      </w:r>
      <w:r>
        <w:rPr>
          <w:rFonts w:cs="Arial"/>
          <w:lang w:val="en-US"/>
        </w:rPr>
        <w:t xml:space="preserve">. It needs to be guaranteed, that all stakeholders have access to the </w:t>
      </w:r>
      <w:r w:rsidR="00850637">
        <w:rPr>
          <w:rFonts w:cs="Arial"/>
          <w:lang w:val="en-US"/>
        </w:rPr>
        <w:t xml:space="preserve">currently valid version of the </w:t>
      </w:r>
      <w:r w:rsidR="004F0BA5">
        <w:fldChar w:fldCharType="begin"/>
      </w:r>
      <w:r w:rsidR="004F0BA5">
        <w:instrText xml:space="preserve"> DOCPROPERTY  DocAcronym  \* MERGEFORMAT </w:instrText>
      </w:r>
      <w:r w:rsidR="004F0BA5">
        <w:fldChar w:fldCharType="separate"/>
      </w:r>
      <w:r w:rsidR="00AE665F">
        <w:t>AFS</w:t>
      </w:r>
      <w:r w:rsidR="004F0BA5">
        <w:fldChar w:fldCharType="end"/>
      </w:r>
      <w:r>
        <w:rPr>
          <w:rFonts w:cs="Arial"/>
          <w:lang w:val="en-US"/>
        </w:rPr>
        <w:t>.</w:t>
      </w:r>
    </w:p>
    <w:p w14:paraId="024F314C" w14:textId="77777777" w:rsidR="000B0883" w:rsidRDefault="000B0883" w:rsidP="00A82627">
      <w:pPr>
        <w:pStyle w:val="BodyText"/>
        <w:ind w:right="142"/>
        <w:jc w:val="both"/>
        <w:rPr>
          <w:ins w:id="84" w:author="Rodriguez-flores, Raul (R.)" w:date="2020-06-29T15:08:00Z"/>
          <w:rFonts w:cs="Arial"/>
          <w:lang w:val="en-US"/>
        </w:rPr>
      </w:pPr>
    </w:p>
    <w:tbl>
      <w:tblPr>
        <w:tblW w:w="105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3150"/>
        <w:gridCol w:w="2970"/>
        <w:gridCol w:w="1440"/>
        <w:tblGridChange w:id="85">
          <w:tblGrid>
            <w:gridCol w:w="2947"/>
            <w:gridCol w:w="3150"/>
            <w:gridCol w:w="2970"/>
            <w:gridCol w:w="1440"/>
          </w:tblGrid>
        </w:tblGridChange>
      </w:tblGrid>
      <w:tr w:rsidR="000B0883" w:rsidRPr="001B1565" w14:paraId="0EFC729D" w14:textId="77777777" w:rsidTr="00025452">
        <w:trPr>
          <w:ins w:id="86" w:author="Rodriguez-flores, Raul (R.)" w:date="2020-06-29T15:08:00Z"/>
        </w:trPr>
        <w:tc>
          <w:tcPr>
            <w:tcW w:w="2947" w:type="dxa"/>
            <w:shd w:val="clear" w:color="auto" w:fill="D9D9D9" w:themeFill="background1" w:themeFillShade="D9"/>
          </w:tcPr>
          <w:p w14:paraId="3322D21A" w14:textId="77777777" w:rsidR="000B0883" w:rsidRPr="001B1565" w:rsidRDefault="000B0883" w:rsidP="00025452">
            <w:pPr>
              <w:rPr>
                <w:ins w:id="87" w:author="Rodriguez-flores, Raul (R.)" w:date="2020-06-29T15:08:00Z"/>
                <w:rFonts w:ascii="Helvetica" w:hAnsi="Helvetica" w:cs="Helvetica"/>
                <w:b/>
              </w:rPr>
            </w:pPr>
            <w:ins w:id="88" w:author="Rodriguez-flores, Raul (R.)" w:date="2020-06-29T15:08:00Z">
              <w:r>
                <w:rPr>
                  <w:rFonts w:ascii="Helvetica" w:hAnsi="Helvetica" w:cs="Helvetica"/>
                  <w:b/>
                </w:rPr>
                <w:t>CDS</w:t>
              </w:r>
              <w:r w:rsidRPr="001B1565">
                <w:rPr>
                  <w:rFonts w:ascii="Helvetica" w:hAnsi="Helvetica" w:cs="Helvetica"/>
                  <w:b/>
                </w:rPr>
                <w:t>ID</w:t>
              </w:r>
            </w:ins>
          </w:p>
        </w:tc>
        <w:tc>
          <w:tcPr>
            <w:tcW w:w="3150" w:type="dxa"/>
            <w:shd w:val="clear" w:color="auto" w:fill="D9D9D9" w:themeFill="background1" w:themeFillShade="D9"/>
          </w:tcPr>
          <w:p w14:paraId="59E310B4" w14:textId="77777777" w:rsidR="000B0883" w:rsidRPr="001B1565" w:rsidRDefault="000B0883" w:rsidP="00025452">
            <w:pPr>
              <w:rPr>
                <w:ins w:id="89" w:author="Rodriguez-flores, Raul (R.)" w:date="2020-06-29T15:08:00Z"/>
                <w:rFonts w:ascii="Helvetica" w:hAnsi="Helvetica" w:cs="Helvetica"/>
                <w:b/>
              </w:rPr>
            </w:pPr>
            <w:ins w:id="90" w:author="Rodriguez-flores, Raul (R.)" w:date="2020-06-29T15:08:00Z">
              <w:r w:rsidRPr="001B1565">
                <w:rPr>
                  <w:rFonts w:ascii="Helvetica" w:hAnsi="Helvetica" w:cs="Helvetica"/>
                  <w:b/>
                </w:rPr>
                <w:t>Name</w:t>
              </w:r>
            </w:ins>
          </w:p>
        </w:tc>
        <w:tc>
          <w:tcPr>
            <w:tcW w:w="2970" w:type="dxa"/>
            <w:shd w:val="clear" w:color="auto" w:fill="D9D9D9" w:themeFill="background1" w:themeFillShade="D9"/>
          </w:tcPr>
          <w:p w14:paraId="7704B163" w14:textId="77777777" w:rsidR="000B0883" w:rsidRPr="001B1565" w:rsidRDefault="000B0883" w:rsidP="00025452">
            <w:pPr>
              <w:rPr>
                <w:ins w:id="91" w:author="Rodriguez-flores, Raul (R.)" w:date="2020-06-29T15:08:00Z"/>
                <w:rFonts w:ascii="Helvetica" w:hAnsi="Helvetica" w:cs="Helvetica"/>
                <w:b/>
              </w:rPr>
            </w:pPr>
            <w:ins w:id="92" w:author="Rodriguez-flores, Raul (R.)" w:date="2020-06-29T15:08:00Z">
              <w:r>
                <w:rPr>
                  <w:rFonts w:ascii="Helvetica" w:hAnsi="Helvetica" w:cs="Helvetica"/>
                  <w:b/>
                </w:rPr>
                <w:t>Role</w:t>
              </w:r>
            </w:ins>
          </w:p>
        </w:tc>
        <w:tc>
          <w:tcPr>
            <w:tcW w:w="1440" w:type="dxa"/>
            <w:shd w:val="clear" w:color="auto" w:fill="D9D9D9" w:themeFill="background1" w:themeFillShade="D9"/>
          </w:tcPr>
          <w:p w14:paraId="0A1627AB" w14:textId="77777777" w:rsidR="000B0883" w:rsidRPr="001B1565" w:rsidRDefault="000B0883" w:rsidP="00025452">
            <w:pPr>
              <w:rPr>
                <w:ins w:id="93" w:author="Rodriguez-flores, Raul (R.)" w:date="2020-06-29T15:08:00Z"/>
                <w:rFonts w:ascii="Helvetica" w:hAnsi="Helvetica" w:cs="Helvetica"/>
                <w:b/>
              </w:rPr>
            </w:pPr>
            <w:ins w:id="94" w:author="Rodriguez-flores, Raul (R.)" w:date="2020-06-29T15:08:00Z">
              <w:r w:rsidRPr="001B1565">
                <w:rPr>
                  <w:rFonts w:ascii="Helvetica" w:hAnsi="Helvetica" w:cs="Helvetica"/>
                  <w:b/>
                </w:rPr>
                <w:t>Reference</w:t>
              </w:r>
            </w:ins>
          </w:p>
        </w:tc>
      </w:tr>
      <w:tr w:rsidR="000B0883" w:rsidRPr="001B1565" w14:paraId="4F29B39E" w14:textId="77777777" w:rsidTr="00025452">
        <w:trPr>
          <w:ins w:id="95" w:author="Rodriguez-flores, Raul (R.)" w:date="2020-06-29T15:08:00Z"/>
        </w:trPr>
        <w:tc>
          <w:tcPr>
            <w:tcW w:w="2947" w:type="dxa"/>
          </w:tcPr>
          <w:p w14:paraId="05C599F3" w14:textId="77777777" w:rsidR="000B0883" w:rsidRDefault="000B0883" w:rsidP="00025452">
            <w:pPr>
              <w:rPr>
                <w:ins w:id="96" w:author="Rodriguez-flores, Raul (R.)" w:date="2020-06-29T15:08:00Z"/>
              </w:rPr>
            </w:pPr>
            <w:ins w:id="97" w:author="Rodriguez-flores, Raul (R.)" w:date="2020-06-29T15:08:00Z">
              <w:r>
                <w:fldChar w:fldCharType="begin"/>
              </w:r>
              <w:r>
                <w:instrText xml:space="preserve"> HYPERLINK "mailto:Bkeith1@ford.com" </w:instrText>
              </w:r>
              <w:r>
                <w:fldChar w:fldCharType="separate"/>
              </w:r>
              <w:r w:rsidRPr="00CC5748">
                <w:rPr>
                  <w:rStyle w:val="Hyperlink"/>
                </w:rPr>
                <w:t>Bkeith1@ford.com</w:t>
              </w:r>
              <w:r>
                <w:rPr>
                  <w:rStyle w:val="Hyperlink"/>
                </w:rPr>
                <w:fldChar w:fldCharType="end"/>
              </w:r>
              <w:r>
                <w:t xml:space="preserve"> </w:t>
              </w:r>
            </w:ins>
          </w:p>
        </w:tc>
        <w:tc>
          <w:tcPr>
            <w:tcW w:w="3150" w:type="dxa"/>
          </w:tcPr>
          <w:p w14:paraId="08AFB980" w14:textId="77777777" w:rsidR="000B0883" w:rsidRDefault="000B0883" w:rsidP="00025452">
            <w:pPr>
              <w:rPr>
                <w:ins w:id="98" w:author="Rodriguez-flores, Raul (R.)" w:date="2020-06-29T15:08:00Z"/>
              </w:rPr>
            </w:pPr>
            <w:ins w:id="99" w:author="Rodriguez-flores, Raul (R.)" w:date="2020-06-29T15:08:00Z">
              <w:r>
                <w:t>Bobby Keith (Paternity Leave)</w:t>
              </w:r>
            </w:ins>
          </w:p>
        </w:tc>
        <w:tc>
          <w:tcPr>
            <w:tcW w:w="2970" w:type="dxa"/>
          </w:tcPr>
          <w:p w14:paraId="586C1C25" w14:textId="77777777" w:rsidR="000B0883" w:rsidRDefault="000B0883" w:rsidP="00025452">
            <w:pPr>
              <w:rPr>
                <w:ins w:id="100" w:author="Rodriguez-flores, Raul (R.)" w:date="2020-06-29T15:08:00Z"/>
              </w:rPr>
            </w:pPr>
            <w:ins w:id="101" w:author="Rodriguez-flores, Raul (R.)" w:date="2020-06-29T15:08:00Z">
              <w:r>
                <w:rPr>
                  <w:color w:val="000000" w:themeColor="text1"/>
                </w:rPr>
                <w:t>TTM Feature Champion (POV)</w:t>
              </w:r>
            </w:ins>
          </w:p>
        </w:tc>
        <w:tc>
          <w:tcPr>
            <w:tcW w:w="1440" w:type="dxa"/>
          </w:tcPr>
          <w:p w14:paraId="46809D92" w14:textId="77777777" w:rsidR="000B0883" w:rsidRPr="001B1565" w:rsidRDefault="000B0883" w:rsidP="00025452">
            <w:pPr>
              <w:rPr>
                <w:ins w:id="102" w:author="Rodriguez-flores, Raul (R.)" w:date="2020-06-29T15:08:00Z"/>
                <w:rFonts w:ascii="Helvetica" w:hAnsi="Helvetica" w:cs="Helvetica"/>
                <w:color w:val="0000FF"/>
              </w:rPr>
            </w:pPr>
          </w:p>
        </w:tc>
      </w:tr>
      <w:tr w:rsidR="000B0883" w:rsidRPr="001B1565" w14:paraId="381ED19C" w14:textId="77777777" w:rsidTr="00025452">
        <w:trPr>
          <w:ins w:id="103" w:author="Rodriguez-flores, Raul (R.)" w:date="2020-06-29T15:08:00Z"/>
        </w:trPr>
        <w:tc>
          <w:tcPr>
            <w:tcW w:w="2947" w:type="dxa"/>
          </w:tcPr>
          <w:p w14:paraId="0DDC9C7A" w14:textId="77777777" w:rsidR="000B0883" w:rsidRDefault="000B0883" w:rsidP="00025452">
            <w:pPr>
              <w:rPr>
                <w:ins w:id="104" w:author="Rodriguez-flores, Raul (R.)" w:date="2020-06-29T15:08:00Z"/>
              </w:rPr>
            </w:pPr>
            <w:ins w:id="105" w:author="Rodriguez-flores, Raul (R.)" w:date="2020-06-29T15:08:00Z">
              <w:r>
                <w:fldChar w:fldCharType="begin"/>
              </w:r>
              <w:r>
                <w:instrText xml:space="preserve"> HYPERLINK "mailto:jgregoir@ford.com" </w:instrText>
              </w:r>
              <w:r>
                <w:fldChar w:fldCharType="separate"/>
              </w:r>
              <w:r w:rsidRPr="00CC5748">
                <w:rPr>
                  <w:rStyle w:val="Hyperlink"/>
                </w:rPr>
                <w:t>jgregoir@ford.com</w:t>
              </w:r>
              <w:r>
                <w:rPr>
                  <w:rStyle w:val="Hyperlink"/>
                </w:rPr>
                <w:fldChar w:fldCharType="end"/>
              </w:r>
              <w:r>
                <w:t xml:space="preserve"> </w:t>
              </w:r>
            </w:ins>
          </w:p>
        </w:tc>
        <w:tc>
          <w:tcPr>
            <w:tcW w:w="3150" w:type="dxa"/>
          </w:tcPr>
          <w:p w14:paraId="636BB342" w14:textId="77777777" w:rsidR="000B0883" w:rsidRDefault="000B0883" w:rsidP="00025452">
            <w:pPr>
              <w:rPr>
                <w:ins w:id="106" w:author="Rodriguez-flores, Raul (R.)" w:date="2020-06-29T15:08:00Z"/>
              </w:rPr>
            </w:pPr>
            <w:ins w:id="107" w:author="Rodriguez-flores, Raul (R.)" w:date="2020-06-29T15:08:00Z">
              <w:r>
                <w:t>Jim Gregoire</w:t>
              </w:r>
            </w:ins>
          </w:p>
        </w:tc>
        <w:tc>
          <w:tcPr>
            <w:tcW w:w="2970" w:type="dxa"/>
          </w:tcPr>
          <w:p w14:paraId="35C8DAFF" w14:textId="77777777" w:rsidR="000B0883" w:rsidRDefault="000B0883" w:rsidP="00025452">
            <w:pPr>
              <w:rPr>
                <w:ins w:id="108" w:author="Rodriguez-flores, Raul (R.)" w:date="2020-06-29T15:08:00Z"/>
              </w:rPr>
            </w:pPr>
            <w:ins w:id="109" w:author="Rodriguez-flores, Raul (R.)" w:date="2020-06-29T15:08:00Z">
              <w:r>
                <w:t>Trailer Profile</w:t>
              </w:r>
            </w:ins>
          </w:p>
        </w:tc>
        <w:tc>
          <w:tcPr>
            <w:tcW w:w="1440" w:type="dxa"/>
          </w:tcPr>
          <w:p w14:paraId="75863150" w14:textId="77777777" w:rsidR="000B0883" w:rsidRPr="001B1565" w:rsidRDefault="000B0883" w:rsidP="00025452">
            <w:pPr>
              <w:rPr>
                <w:ins w:id="110" w:author="Rodriguez-flores, Raul (R.)" w:date="2020-06-29T15:08:00Z"/>
                <w:rFonts w:ascii="Helvetica" w:hAnsi="Helvetica" w:cs="Helvetica"/>
                <w:color w:val="0000FF"/>
              </w:rPr>
            </w:pPr>
          </w:p>
        </w:tc>
      </w:tr>
      <w:tr w:rsidR="000B0883" w:rsidRPr="001B1565" w14:paraId="6A659A28" w14:textId="77777777" w:rsidTr="00025452">
        <w:trPr>
          <w:ins w:id="111" w:author="Rodriguez-flores, Raul (R.)" w:date="2020-06-29T15:08:00Z"/>
        </w:trPr>
        <w:tc>
          <w:tcPr>
            <w:tcW w:w="2947" w:type="dxa"/>
          </w:tcPr>
          <w:p w14:paraId="115C17C7" w14:textId="77777777" w:rsidR="000B0883" w:rsidRDefault="000B0883" w:rsidP="00025452">
            <w:pPr>
              <w:rPr>
                <w:ins w:id="112" w:author="Rodriguez-flores, Raul (R.)" w:date="2020-06-29T15:08:00Z"/>
              </w:rPr>
            </w:pPr>
            <w:ins w:id="113" w:author="Rodriguez-flores, Raul (R.)" w:date="2020-06-29T15:08:00Z">
              <w:r>
                <w:fldChar w:fldCharType="begin"/>
              </w:r>
              <w:r>
                <w:instrText xml:space="preserve"> HYPERLINK "mailto:iherna33@ford.com" </w:instrText>
              </w:r>
              <w:r>
                <w:fldChar w:fldCharType="separate"/>
              </w:r>
              <w:r w:rsidRPr="00CC5748">
                <w:rPr>
                  <w:rStyle w:val="Hyperlink"/>
                </w:rPr>
                <w:t>iherna33@ford.com</w:t>
              </w:r>
              <w:r>
                <w:rPr>
                  <w:rStyle w:val="Hyperlink"/>
                </w:rPr>
                <w:fldChar w:fldCharType="end"/>
              </w:r>
            </w:ins>
          </w:p>
        </w:tc>
        <w:tc>
          <w:tcPr>
            <w:tcW w:w="3150" w:type="dxa"/>
          </w:tcPr>
          <w:p w14:paraId="1508F96C" w14:textId="77777777" w:rsidR="000B0883" w:rsidRDefault="000B0883" w:rsidP="00025452">
            <w:pPr>
              <w:rPr>
                <w:ins w:id="114" w:author="Rodriguez-flores, Raul (R.)" w:date="2020-06-29T15:08:00Z"/>
              </w:rPr>
            </w:pPr>
            <w:ins w:id="115" w:author="Rodriguez-flores, Raul (R.)" w:date="2020-06-29T15:08:00Z">
              <w:r>
                <w:t>Ivette Hernandez</w:t>
              </w:r>
            </w:ins>
          </w:p>
        </w:tc>
        <w:tc>
          <w:tcPr>
            <w:tcW w:w="2970" w:type="dxa"/>
          </w:tcPr>
          <w:p w14:paraId="14556CB1" w14:textId="77777777" w:rsidR="000B0883" w:rsidRDefault="000B0883" w:rsidP="00025452">
            <w:pPr>
              <w:rPr>
                <w:ins w:id="116" w:author="Rodriguez-flores, Raul (R.)" w:date="2020-06-29T15:08:00Z"/>
              </w:rPr>
            </w:pPr>
            <w:ins w:id="117" w:author="Rodriguez-flores, Raul (R.)" w:date="2020-06-29T15:08:00Z">
              <w:r>
                <w:t>Trailer Profile</w:t>
              </w:r>
            </w:ins>
          </w:p>
        </w:tc>
        <w:tc>
          <w:tcPr>
            <w:tcW w:w="1440" w:type="dxa"/>
          </w:tcPr>
          <w:p w14:paraId="2C378E94" w14:textId="77777777" w:rsidR="000B0883" w:rsidRPr="001B1565" w:rsidRDefault="000B0883" w:rsidP="00025452">
            <w:pPr>
              <w:rPr>
                <w:ins w:id="118" w:author="Rodriguez-flores, Raul (R.)" w:date="2020-06-29T15:08:00Z"/>
                <w:rFonts w:ascii="Helvetica" w:hAnsi="Helvetica" w:cs="Helvetica"/>
                <w:color w:val="0000FF"/>
              </w:rPr>
            </w:pPr>
          </w:p>
        </w:tc>
      </w:tr>
      <w:tr w:rsidR="000B0883" w:rsidRPr="001B1565" w14:paraId="7526ABCD" w14:textId="77777777" w:rsidTr="00025452">
        <w:trPr>
          <w:ins w:id="119" w:author="Rodriguez-flores, Raul (R.)" w:date="2020-06-29T15:08:00Z"/>
        </w:trPr>
        <w:tc>
          <w:tcPr>
            <w:tcW w:w="2947" w:type="dxa"/>
          </w:tcPr>
          <w:p w14:paraId="56D7DAEE" w14:textId="77777777" w:rsidR="000B0883" w:rsidRDefault="000B0883" w:rsidP="00025452">
            <w:pPr>
              <w:rPr>
                <w:ins w:id="120" w:author="Rodriguez-flores, Raul (R.)" w:date="2020-06-29T15:08:00Z"/>
              </w:rPr>
            </w:pPr>
            <w:ins w:id="121" w:author="Rodriguez-flores, Raul (R.)" w:date="2020-06-29T15:08:00Z">
              <w:r>
                <w:fldChar w:fldCharType="begin"/>
              </w:r>
              <w:r>
                <w:instrText xml:space="preserve"> HYPERLINK "mailto:tmertiri@ford.com" </w:instrText>
              </w:r>
              <w:r>
                <w:fldChar w:fldCharType="separate"/>
              </w:r>
              <w:r w:rsidRPr="00CC5748">
                <w:rPr>
                  <w:rStyle w:val="Hyperlink"/>
                </w:rPr>
                <w:t>tmertiri@ford.com</w:t>
              </w:r>
              <w:r>
                <w:rPr>
                  <w:rStyle w:val="Hyperlink"/>
                </w:rPr>
                <w:fldChar w:fldCharType="end"/>
              </w:r>
              <w:r>
                <w:t xml:space="preserve"> </w:t>
              </w:r>
            </w:ins>
          </w:p>
        </w:tc>
        <w:tc>
          <w:tcPr>
            <w:tcW w:w="3150" w:type="dxa"/>
          </w:tcPr>
          <w:p w14:paraId="31F6B39B" w14:textId="77777777" w:rsidR="000B0883" w:rsidRDefault="000B0883" w:rsidP="00025452">
            <w:pPr>
              <w:rPr>
                <w:ins w:id="122" w:author="Rodriguez-flores, Raul (R.)" w:date="2020-06-29T15:08:00Z"/>
              </w:rPr>
            </w:pPr>
            <w:ins w:id="123" w:author="Rodriguez-flores, Raul (R.)" w:date="2020-06-29T15:08:00Z">
              <w:r>
                <w:t>Taulant Mertiri</w:t>
              </w:r>
            </w:ins>
          </w:p>
        </w:tc>
        <w:tc>
          <w:tcPr>
            <w:tcW w:w="2970" w:type="dxa"/>
          </w:tcPr>
          <w:p w14:paraId="6054FE4C" w14:textId="77777777" w:rsidR="000B0883" w:rsidRDefault="000B0883" w:rsidP="00025452">
            <w:pPr>
              <w:rPr>
                <w:ins w:id="124" w:author="Rodriguez-flores, Raul (R.)" w:date="2020-06-29T15:08:00Z"/>
              </w:rPr>
            </w:pPr>
            <w:ins w:id="125" w:author="Rodriguez-flores, Raul (R.)" w:date="2020-06-29T15:08:00Z">
              <w:r>
                <w:t>Trailer Profile</w:t>
              </w:r>
            </w:ins>
          </w:p>
        </w:tc>
        <w:tc>
          <w:tcPr>
            <w:tcW w:w="1440" w:type="dxa"/>
          </w:tcPr>
          <w:p w14:paraId="37ACA445" w14:textId="77777777" w:rsidR="000B0883" w:rsidRPr="001B1565" w:rsidRDefault="000B0883" w:rsidP="00025452">
            <w:pPr>
              <w:rPr>
                <w:ins w:id="126" w:author="Rodriguez-flores, Raul (R.)" w:date="2020-06-29T15:08:00Z"/>
                <w:rFonts w:ascii="Helvetica" w:hAnsi="Helvetica" w:cs="Helvetica"/>
                <w:color w:val="0000FF"/>
              </w:rPr>
            </w:pPr>
          </w:p>
        </w:tc>
      </w:tr>
      <w:tr w:rsidR="000B0883" w:rsidRPr="001B1565" w14:paraId="4E056255" w14:textId="77777777" w:rsidTr="00025452">
        <w:trPr>
          <w:ins w:id="127" w:author="Rodriguez-flores, Raul (R.)" w:date="2020-06-29T15:08:00Z"/>
        </w:trPr>
        <w:tc>
          <w:tcPr>
            <w:tcW w:w="2947" w:type="dxa"/>
          </w:tcPr>
          <w:p w14:paraId="6799D546" w14:textId="77777777" w:rsidR="000B0883" w:rsidRDefault="000B0883" w:rsidP="00025452">
            <w:pPr>
              <w:rPr>
                <w:ins w:id="128" w:author="Rodriguez-flores, Raul (R.)" w:date="2020-06-29T15:08:00Z"/>
              </w:rPr>
            </w:pPr>
            <w:ins w:id="129" w:author="Rodriguez-flores, Raul (R.)" w:date="2020-06-29T15:08:00Z">
              <w:r>
                <w:fldChar w:fldCharType="begin"/>
              </w:r>
              <w:r>
                <w:instrText xml:space="preserve"> HYPERLINK "mailto:lburek@ford.com" </w:instrText>
              </w:r>
              <w:r>
                <w:fldChar w:fldCharType="separate"/>
              </w:r>
              <w:r w:rsidRPr="00CC5748">
                <w:rPr>
                  <w:rStyle w:val="Hyperlink"/>
                </w:rPr>
                <w:t>lburek@ford.com</w:t>
              </w:r>
              <w:r>
                <w:rPr>
                  <w:rStyle w:val="Hyperlink"/>
                </w:rPr>
                <w:fldChar w:fldCharType="end"/>
              </w:r>
              <w:r>
                <w:t xml:space="preserve"> </w:t>
              </w:r>
            </w:ins>
          </w:p>
        </w:tc>
        <w:tc>
          <w:tcPr>
            <w:tcW w:w="3150" w:type="dxa"/>
          </w:tcPr>
          <w:p w14:paraId="1397DDBC" w14:textId="77777777" w:rsidR="000B0883" w:rsidRDefault="000B0883" w:rsidP="00025452">
            <w:pPr>
              <w:rPr>
                <w:ins w:id="130" w:author="Rodriguez-flores, Raul (R.)" w:date="2020-06-29T15:08:00Z"/>
              </w:rPr>
            </w:pPr>
            <w:ins w:id="131" w:author="Rodriguez-flores, Raul (R.)" w:date="2020-06-29T15:08:00Z">
              <w:r>
                <w:t>Laura Check</w:t>
              </w:r>
            </w:ins>
          </w:p>
        </w:tc>
        <w:tc>
          <w:tcPr>
            <w:tcW w:w="2970" w:type="dxa"/>
          </w:tcPr>
          <w:p w14:paraId="44224013" w14:textId="77777777" w:rsidR="000B0883" w:rsidRDefault="000B0883" w:rsidP="00025452">
            <w:pPr>
              <w:rPr>
                <w:ins w:id="132" w:author="Rodriguez-flores, Raul (R.)" w:date="2020-06-29T15:08:00Z"/>
              </w:rPr>
            </w:pPr>
            <w:ins w:id="133" w:author="Rodriguez-flores, Raul (R.)" w:date="2020-06-29T15:08:00Z">
              <w:r>
                <w:t>SYNC</w:t>
              </w:r>
            </w:ins>
          </w:p>
        </w:tc>
        <w:tc>
          <w:tcPr>
            <w:tcW w:w="1440" w:type="dxa"/>
          </w:tcPr>
          <w:p w14:paraId="7100FD61" w14:textId="77777777" w:rsidR="000B0883" w:rsidRPr="001B1565" w:rsidRDefault="000B0883" w:rsidP="00025452">
            <w:pPr>
              <w:rPr>
                <w:ins w:id="134" w:author="Rodriguez-flores, Raul (R.)" w:date="2020-06-29T15:08:00Z"/>
                <w:rFonts w:ascii="Helvetica" w:hAnsi="Helvetica" w:cs="Helvetica"/>
                <w:color w:val="0000FF"/>
              </w:rPr>
            </w:pPr>
          </w:p>
        </w:tc>
      </w:tr>
      <w:tr w:rsidR="000B0883" w:rsidRPr="001B1565" w14:paraId="445DB2BC" w14:textId="77777777" w:rsidTr="00025452">
        <w:trPr>
          <w:ins w:id="135" w:author="Rodriguez-flores, Raul (R.)" w:date="2020-06-29T15:08:00Z"/>
        </w:trPr>
        <w:tc>
          <w:tcPr>
            <w:tcW w:w="2947" w:type="dxa"/>
          </w:tcPr>
          <w:p w14:paraId="3F9A2687" w14:textId="77777777" w:rsidR="000B0883" w:rsidRDefault="000B0883" w:rsidP="00025452">
            <w:pPr>
              <w:rPr>
                <w:ins w:id="136" w:author="Rodriguez-flores, Raul (R.)" w:date="2020-06-29T15:08:00Z"/>
              </w:rPr>
            </w:pPr>
            <w:ins w:id="137" w:author="Rodriguez-flores, Raul (R.)" w:date="2020-06-29T15:08:00Z">
              <w:r>
                <w:fldChar w:fldCharType="begin"/>
              </w:r>
              <w:r>
                <w:instrText xml:space="preserve"> HYPERLINK "mailto:nrevezz1@ford.com" </w:instrText>
              </w:r>
              <w:r>
                <w:fldChar w:fldCharType="separate"/>
              </w:r>
              <w:r w:rsidRPr="00CC5748">
                <w:rPr>
                  <w:rStyle w:val="Hyperlink"/>
                </w:rPr>
                <w:t>nrevezz1@ford.com</w:t>
              </w:r>
              <w:r>
                <w:rPr>
                  <w:rStyle w:val="Hyperlink"/>
                </w:rPr>
                <w:fldChar w:fldCharType="end"/>
              </w:r>
              <w:r>
                <w:t xml:space="preserve"> </w:t>
              </w:r>
            </w:ins>
          </w:p>
        </w:tc>
        <w:tc>
          <w:tcPr>
            <w:tcW w:w="3150" w:type="dxa"/>
          </w:tcPr>
          <w:p w14:paraId="17C4E61B" w14:textId="77777777" w:rsidR="000B0883" w:rsidRPr="00D37279" w:rsidRDefault="000B0883" w:rsidP="00025452">
            <w:pPr>
              <w:rPr>
                <w:ins w:id="138" w:author="Rodriguez-flores, Raul (R.)" w:date="2020-06-29T15:08:00Z"/>
              </w:rPr>
            </w:pPr>
            <w:ins w:id="139" w:author="Rodriguez-flores, Raul (R.)" w:date="2020-06-29T15:08:00Z">
              <w:r w:rsidRPr="00D37279">
                <w:t>Nicole Johncox</w:t>
              </w:r>
            </w:ins>
          </w:p>
        </w:tc>
        <w:tc>
          <w:tcPr>
            <w:tcW w:w="2970" w:type="dxa"/>
          </w:tcPr>
          <w:p w14:paraId="77BC6436" w14:textId="77777777" w:rsidR="000B0883" w:rsidRDefault="000B0883" w:rsidP="00025452">
            <w:pPr>
              <w:rPr>
                <w:ins w:id="140" w:author="Rodriguez-flores, Raul (R.)" w:date="2020-06-29T15:08:00Z"/>
              </w:rPr>
            </w:pPr>
            <w:ins w:id="141" w:author="Rodriguez-flores, Raul (R.)" w:date="2020-06-29T15:08:00Z">
              <w:r>
                <w:t>SYNC</w:t>
              </w:r>
            </w:ins>
          </w:p>
        </w:tc>
        <w:tc>
          <w:tcPr>
            <w:tcW w:w="1440" w:type="dxa"/>
          </w:tcPr>
          <w:p w14:paraId="115D539F" w14:textId="77777777" w:rsidR="000B0883" w:rsidRPr="001B1565" w:rsidRDefault="000B0883" w:rsidP="00025452">
            <w:pPr>
              <w:rPr>
                <w:ins w:id="142" w:author="Rodriguez-flores, Raul (R.)" w:date="2020-06-29T15:08:00Z"/>
                <w:rFonts w:ascii="Helvetica" w:hAnsi="Helvetica" w:cs="Helvetica"/>
                <w:color w:val="0000FF"/>
              </w:rPr>
            </w:pPr>
          </w:p>
        </w:tc>
      </w:tr>
      <w:tr w:rsidR="000B0883" w:rsidRPr="001B1565" w14:paraId="5678BDDD" w14:textId="77777777" w:rsidTr="00025452">
        <w:trPr>
          <w:ins w:id="143" w:author="Rodriguez-flores, Raul (R.)" w:date="2020-06-29T15:08:00Z"/>
        </w:trPr>
        <w:tc>
          <w:tcPr>
            <w:tcW w:w="2947" w:type="dxa"/>
          </w:tcPr>
          <w:p w14:paraId="599EA412" w14:textId="77777777" w:rsidR="000B0883" w:rsidRDefault="000B0883" w:rsidP="00025452">
            <w:pPr>
              <w:rPr>
                <w:ins w:id="144" w:author="Rodriguez-flores, Raul (R.)" w:date="2020-06-29T15:08:00Z"/>
              </w:rPr>
            </w:pPr>
            <w:ins w:id="145" w:author="Rodriguez-flores, Raul (R.)" w:date="2020-06-29T15:08:00Z">
              <w:r>
                <w:fldChar w:fldCharType="begin"/>
              </w:r>
              <w:r>
                <w:instrText xml:space="preserve"> HYPERLINK "mailto:hmahmoo3@ford.com" </w:instrText>
              </w:r>
              <w:r>
                <w:fldChar w:fldCharType="separate"/>
              </w:r>
              <w:r w:rsidRPr="00CC5748">
                <w:rPr>
                  <w:rStyle w:val="Hyperlink"/>
                </w:rPr>
                <w:t>hmahmoo3@ford.com</w:t>
              </w:r>
              <w:r>
                <w:rPr>
                  <w:rStyle w:val="Hyperlink"/>
                </w:rPr>
                <w:fldChar w:fldCharType="end"/>
              </w:r>
              <w:r>
                <w:t xml:space="preserve"> </w:t>
              </w:r>
            </w:ins>
          </w:p>
        </w:tc>
        <w:tc>
          <w:tcPr>
            <w:tcW w:w="3150" w:type="dxa"/>
          </w:tcPr>
          <w:p w14:paraId="36093536" w14:textId="77777777" w:rsidR="000B0883" w:rsidRPr="00D37279" w:rsidRDefault="000B0883" w:rsidP="00025452">
            <w:pPr>
              <w:rPr>
                <w:ins w:id="146" w:author="Rodriguez-flores, Raul (R.)" w:date="2020-06-29T15:08:00Z"/>
              </w:rPr>
            </w:pPr>
            <w:ins w:id="147" w:author="Rodriguez-flores, Raul (R.)" w:date="2020-06-29T15:08:00Z">
              <w:r w:rsidRPr="00D37279">
                <w:t>Hamid Mahmood</w:t>
              </w:r>
            </w:ins>
          </w:p>
        </w:tc>
        <w:tc>
          <w:tcPr>
            <w:tcW w:w="2970" w:type="dxa"/>
          </w:tcPr>
          <w:p w14:paraId="1A4B16F6" w14:textId="77777777" w:rsidR="000B0883" w:rsidRDefault="000B0883" w:rsidP="00025452">
            <w:pPr>
              <w:rPr>
                <w:ins w:id="148" w:author="Rodriguez-flores, Raul (R.)" w:date="2020-06-29T15:08:00Z"/>
              </w:rPr>
            </w:pPr>
            <w:ins w:id="149" w:author="Rodriguez-flores, Raul (R.)" w:date="2020-06-29T15:08:00Z">
              <w:r>
                <w:t>SYNC (ECG &amp; TCU)</w:t>
              </w:r>
            </w:ins>
          </w:p>
        </w:tc>
        <w:tc>
          <w:tcPr>
            <w:tcW w:w="1440" w:type="dxa"/>
          </w:tcPr>
          <w:p w14:paraId="4DBC93A3" w14:textId="77777777" w:rsidR="000B0883" w:rsidRPr="001B1565" w:rsidRDefault="000B0883" w:rsidP="00025452">
            <w:pPr>
              <w:rPr>
                <w:ins w:id="150" w:author="Rodriguez-flores, Raul (R.)" w:date="2020-06-29T15:08:00Z"/>
                <w:rFonts w:ascii="Helvetica" w:hAnsi="Helvetica" w:cs="Helvetica"/>
                <w:color w:val="0000FF"/>
              </w:rPr>
            </w:pPr>
          </w:p>
        </w:tc>
      </w:tr>
      <w:tr w:rsidR="000B0883" w:rsidRPr="001B1565" w14:paraId="12B4853A" w14:textId="77777777" w:rsidTr="00025452">
        <w:trPr>
          <w:ins w:id="151" w:author="Rodriguez-flores, Raul (R.)" w:date="2020-06-29T15:08:00Z"/>
        </w:trPr>
        <w:tc>
          <w:tcPr>
            <w:tcW w:w="2947" w:type="dxa"/>
          </w:tcPr>
          <w:p w14:paraId="7118A578" w14:textId="77777777" w:rsidR="000B0883" w:rsidRDefault="000B0883" w:rsidP="00025452">
            <w:pPr>
              <w:rPr>
                <w:ins w:id="152" w:author="Rodriguez-flores, Raul (R.)" w:date="2020-06-29T15:08:00Z"/>
              </w:rPr>
            </w:pPr>
            <w:ins w:id="153" w:author="Rodriguez-flores, Raul (R.)" w:date="2020-06-29T15:08:00Z">
              <w:r>
                <w:fldChar w:fldCharType="begin"/>
              </w:r>
              <w:r>
                <w:instrText xml:space="preserve"> HYPERLINK "mailto:sdegenn1@ford.com" </w:instrText>
              </w:r>
              <w:r>
                <w:fldChar w:fldCharType="separate"/>
              </w:r>
              <w:r>
                <w:rPr>
                  <w:rStyle w:val="Hyperlink"/>
                </w:rPr>
                <w:t>sdegenn1@ford.com</w:t>
              </w:r>
              <w:r>
                <w:rPr>
                  <w:rStyle w:val="Hyperlink"/>
                </w:rPr>
                <w:fldChar w:fldCharType="end"/>
              </w:r>
            </w:ins>
          </w:p>
        </w:tc>
        <w:tc>
          <w:tcPr>
            <w:tcW w:w="3150" w:type="dxa"/>
          </w:tcPr>
          <w:p w14:paraId="5990D2CB" w14:textId="77777777" w:rsidR="000B0883" w:rsidRDefault="000B0883" w:rsidP="00025452">
            <w:pPr>
              <w:rPr>
                <w:ins w:id="154" w:author="Rodriguez-flores, Raul (R.)" w:date="2020-06-29T15:08:00Z"/>
              </w:rPr>
            </w:pPr>
            <w:ins w:id="155" w:author="Rodriguez-flores, Raul (R.)" w:date="2020-06-29T15:08:00Z">
              <w:r>
                <w:t>Sean DeGennaro</w:t>
              </w:r>
            </w:ins>
          </w:p>
        </w:tc>
        <w:tc>
          <w:tcPr>
            <w:tcW w:w="2970" w:type="dxa"/>
          </w:tcPr>
          <w:p w14:paraId="23F3ACA9" w14:textId="77777777" w:rsidR="000B0883" w:rsidRDefault="000B0883" w:rsidP="00025452">
            <w:pPr>
              <w:rPr>
                <w:ins w:id="156" w:author="Rodriguez-flores, Raul (R.)" w:date="2020-06-29T15:08:00Z"/>
              </w:rPr>
            </w:pPr>
            <w:ins w:id="157" w:author="Rodriguez-flores, Raul (R.)" w:date="2020-06-29T15:08:00Z">
              <w:r>
                <w:t>HMI/UX/CEID</w:t>
              </w:r>
            </w:ins>
          </w:p>
        </w:tc>
        <w:tc>
          <w:tcPr>
            <w:tcW w:w="1440" w:type="dxa"/>
          </w:tcPr>
          <w:p w14:paraId="56338CFC" w14:textId="77777777" w:rsidR="000B0883" w:rsidRPr="001B1565" w:rsidRDefault="000B0883" w:rsidP="00025452">
            <w:pPr>
              <w:rPr>
                <w:ins w:id="158" w:author="Rodriguez-flores, Raul (R.)" w:date="2020-06-29T15:08:00Z"/>
                <w:rFonts w:ascii="Helvetica" w:hAnsi="Helvetica" w:cs="Helvetica"/>
                <w:color w:val="0000FF"/>
              </w:rPr>
            </w:pPr>
          </w:p>
        </w:tc>
      </w:tr>
      <w:tr w:rsidR="000B0883" w:rsidRPr="001B1565" w14:paraId="0AFC54F4" w14:textId="77777777" w:rsidTr="00025452">
        <w:trPr>
          <w:ins w:id="159" w:author="Rodriguez-flores, Raul (R.)" w:date="2020-06-29T15:08:00Z"/>
        </w:trPr>
        <w:tc>
          <w:tcPr>
            <w:tcW w:w="2947" w:type="dxa"/>
          </w:tcPr>
          <w:p w14:paraId="3267C834" w14:textId="77777777" w:rsidR="000B0883" w:rsidRDefault="000B0883" w:rsidP="00025452">
            <w:pPr>
              <w:rPr>
                <w:ins w:id="160" w:author="Rodriguez-flores, Raul (R.)" w:date="2020-06-29T15:08:00Z"/>
              </w:rPr>
            </w:pPr>
            <w:ins w:id="161" w:author="Rodriguez-flores, Raul (R.)" w:date="2020-06-29T15:08:00Z">
              <w:r>
                <w:fldChar w:fldCharType="begin"/>
              </w:r>
              <w:r>
                <w:instrText xml:space="preserve"> HYPERLINK "mailto:MPRUETT2@ford.com" </w:instrText>
              </w:r>
              <w:r>
                <w:fldChar w:fldCharType="separate"/>
              </w:r>
              <w:r>
                <w:rPr>
                  <w:rStyle w:val="Hyperlink"/>
                </w:rPr>
                <w:t>MPRUETT2@ford.com</w:t>
              </w:r>
              <w:r>
                <w:rPr>
                  <w:rStyle w:val="Hyperlink"/>
                </w:rPr>
                <w:fldChar w:fldCharType="end"/>
              </w:r>
            </w:ins>
          </w:p>
        </w:tc>
        <w:tc>
          <w:tcPr>
            <w:tcW w:w="3150" w:type="dxa"/>
          </w:tcPr>
          <w:p w14:paraId="52784D54" w14:textId="77777777" w:rsidR="000B0883" w:rsidRDefault="000B0883" w:rsidP="00025452">
            <w:pPr>
              <w:rPr>
                <w:ins w:id="162" w:author="Rodriguez-flores, Raul (R.)" w:date="2020-06-29T15:08:00Z"/>
              </w:rPr>
            </w:pPr>
            <w:ins w:id="163" w:author="Rodriguez-flores, Raul (R.)" w:date="2020-06-29T15:08:00Z">
              <w:r>
                <w:t>Pruett, Montana</w:t>
              </w:r>
            </w:ins>
          </w:p>
        </w:tc>
        <w:tc>
          <w:tcPr>
            <w:tcW w:w="2970" w:type="dxa"/>
          </w:tcPr>
          <w:p w14:paraId="6C3B7292" w14:textId="77777777" w:rsidR="000B0883" w:rsidRDefault="000B0883" w:rsidP="00025452">
            <w:pPr>
              <w:rPr>
                <w:ins w:id="164" w:author="Rodriguez-flores, Raul (R.)" w:date="2020-06-29T15:08:00Z"/>
              </w:rPr>
            </w:pPr>
            <w:ins w:id="165" w:author="Rodriguez-flores, Raul (R.)" w:date="2020-06-29T15:08:00Z">
              <w:r>
                <w:t>HMI/UX/CEID</w:t>
              </w:r>
            </w:ins>
          </w:p>
        </w:tc>
        <w:tc>
          <w:tcPr>
            <w:tcW w:w="1440" w:type="dxa"/>
          </w:tcPr>
          <w:p w14:paraId="3FA729D3" w14:textId="77777777" w:rsidR="000B0883" w:rsidRPr="001B1565" w:rsidRDefault="000B0883" w:rsidP="00025452">
            <w:pPr>
              <w:rPr>
                <w:ins w:id="166" w:author="Rodriguez-flores, Raul (R.)" w:date="2020-06-29T15:08:00Z"/>
                <w:rFonts w:ascii="Helvetica" w:hAnsi="Helvetica" w:cs="Helvetica"/>
                <w:color w:val="0000FF"/>
              </w:rPr>
            </w:pPr>
          </w:p>
        </w:tc>
      </w:tr>
      <w:tr w:rsidR="000B0883" w:rsidRPr="001B1565" w14:paraId="29C13F52" w14:textId="77777777" w:rsidTr="00025452">
        <w:trPr>
          <w:ins w:id="167" w:author="Rodriguez-flores, Raul (R.)" w:date="2020-06-29T15:08:00Z"/>
        </w:trPr>
        <w:tc>
          <w:tcPr>
            <w:tcW w:w="2947" w:type="dxa"/>
          </w:tcPr>
          <w:p w14:paraId="0D53CB31" w14:textId="77777777" w:rsidR="000B0883" w:rsidRDefault="000B0883" w:rsidP="00025452">
            <w:pPr>
              <w:rPr>
                <w:ins w:id="168" w:author="Rodriguez-flores, Raul (R.)" w:date="2020-06-29T15:08:00Z"/>
              </w:rPr>
            </w:pPr>
            <w:ins w:id="169" w:author="Rodriguez-flores, Raul (R.)" w:date="2020-06-29T15:08:00Z">
              <w:r>
                <w:fldChar w:fldCharType="begin"/>
              </w:r>
              <w:r>
                <w:instrText xml:space="preserve"> HYPERLINK "mailto:vgarza5@ford.com" </w:instrText>
              </w:r>
              <w:r>
                <w:fldChar w:fldCharType="separate"/>
              </w:r>
              <w:r>
                <w:rPr>
                  <w:rStyle w:val="Hyperlink"/>
                  <w:lang w:val="es-MX"/>
                </w:rPr>
                <w:t>vgarza5@ford.com</w:t>
              </w:r>
              <w:r>
                <w:rPr>
                  <w:rStyle w:val="Hyperlink"/>
                  <w:lang w:val="es-MX"/>
                </w:rPr>
                <w:fldChar w:fldCharType="end"/>
              </w:r>
            </w:ins>
          </w:p>
        </w:tc>
        <w:tc>
          <w:tcPr>
            <w:tcW w:w="3150" w:type="dxa"/>
          </w:tcPr>
          <w:p w14:paraId="62A6D344" w14:textId="77777777" w:rsidR="000B0883" w:rsidRDefault="000B0883" w:rsidP="00025452">
            <w:pPr>
              <w:rPr>
                <w:ins w:id="170" w:author="Rodriguez-flores, Raul (R.)" w:date="2020-06-29T15:08:00Z"/>
              </w:rPr>
            </w:pPr>
            <w:ins w:id="171" w:author="Rodriguez-flores, Raul (R.)" w:date="2020-06-29T15:08:00Z">
              <w:r>
                <w:rPr>
                  <w:lang w:val="es-MX"/>
                </w:rPr>
                <w:t>Veronica Garza</w:t>
              </w:r>
            </w:ins>
          </w:p>
        </w:tc>
        <w:tc>
          <w:tcPr>
            <w:tcW w:w="2970" w:type="dxa"/>
          </w:tcPr>
          <w:p w14:paraId="3503C7F2" w14:textId="77777777" w:rsidR="000B0883" w:rsidRDefault="000B0883" w:rsidP="00025452">
            <w:pPr>
              <w:rPr>
                <w:ins w:id="172" w:author="Rodriguez-flores, Raul (R.)" w:date="2020-06-29T15:08:00Z"/>
              </w:rPr>
            </w:pPr>
            <w:ins w:id="173" w:author="Rodriguez-flores, Raul (R.)" w:date="2020-06-29T15:08:00Z">
              <w:r w:rsidRPr="00EC44B8">
                <w:t>Trailer Profile</w:t>
              </w:r>
              <w:r>
                <w:t xml:space="preserve"> Screenflow</w:t>
              </w:r>
            </w:ins>
          </w:p>
        </w:tc>
        <w:tc>
          <w:tcPr>
            <w:tcW w:w="1440" w:type="dxa"/>
          </w:tcPr>
          <w:p w14:paraId="6D1A6C7F" w14:textId="77777777" w:rsidR="000B0883" w:rsidRPr="001B1565" w:rsidRDefault="000B0883" w:rsidP="00025452">
            <w:pPr>
              <w:rPr>
                <w:ins w:id="174" w:author="Rodriguez-flores, Raul (R.)" w:date="2020-06-29T15:08:00Z"/>
                <w:rFonts w:ascii="Helvetica" w:hAnsi="Helvetica" w:cs="Helvetica"/>
                <w:color w:val="0000FF"/>
              </w:rPr>
            </w:pPr>
          </w:p>
        </w:tc>
      </w:tr>
      <w:tr w:rsidR="000B0883" w:rsidRPr="001B1565" w14:paraId="67636E98" w14:textId="77777777" w:rsidTr="00025452">
        <w:trPr>
          <w:ins w:id="175" w:author="Rodriguez-flores, Raul (R.)" w:date="2020-06-29T15:08:00Z"/>
        </w:trPr>
        <w:tc>
          <w:tcPr>
            <w:tcW w:w="2947" w:type="dxa"/>
          </w:tcPr>
          <w:p w14:paraId="75A6F7F0" w14:textId="77777777" w:rsidR="000B0883" w:rsidRDefault="000B0883" w:rsidP="00025452">
            <w:pPr>
              <w:rPr>
                <w:ins w:id="176" w:author="Rodriguez-flores, Raul (R.)" w:date="2020-06-29T15:08:00Z"/>
              </w:rPr>
            </w:pPr>
            <w:ins w:id="177" w:author="Rodriguez-flores, Raul (R.)" w:date="2020-06-29T15:08:00Z">
              <w:r>
                <w:fldChar w:fldCharType="begin"/>
              </w:r>
              <w:r>
                <w:instrText xml:space="preserve"> HYPERLINK "mailto:azunigao@ford.com" </w:instrText>
              </w:r>
              <w:r>
                <w:fldChar w:fldCharType="separate"/>
              </w:r>
              <w:r>
                <w:rPr>
                  <w:rStyle w:val="Hyperlink"/>
                  <w:lang w:val="es-MX"/>
                </w:rPr>
                <w:t>azunigao@ford.com</w:t>
              </w:r>
              <w:r>
                <w:rPr>
                  <w:rStyle w:val="Hyperlink"/>
                  <w:lang w:val="es-MX"/>
                </w:rPr>
                <w:fldChar w:fldCharType="end"/>
              </w:r>
            </w:ins>
          </w:p>
        </w:tc>
        <w:tc>
          <w:tcPr>
            <w:tcW w:w="3150" w:type="dxa"/>
          </w:tcPr>
          <w:p w14:paraId="2182B983" w14:textId="77777777" w:rsidR="000B0883" w:rsidRDefault="00F72CA4" w:rsidP="00025452">
            <w:pPr>
              <w:rPr>
                <w:ins w:id="178" w:author="Rodriguez-flores, Raul (R.)" w:date="2020-06-29T15:08:00Z"/>
              </w:rPr>
            </w:pPr>
            <w:ins w:id="179" w:author="Rodriguez-flores, Raul (R.)" w:date="2020-06-29T15:08:00Z">
              <w:r>
                <w:rPr>
                  <w:lang w:val="es-MX"/>
                </w:rPr>
                <w:t>Al</w:t>
              </w:r>
              <w:r w:rsidR="000B0883">
                <w:rPr>
                  <w:lang w:val="es-MX"/>
                </w:rPr>
                <w:t>fredo Zuniga Ortiz</w:t>
              </w:r>
            </w:ins>
          </w:p>
        </w:tc>
        <w:tc>
          <w:tcPr>
            <w:tcW w:w="2970" w:type="dxa"/>
          </w:tcPr>
          <w:p w14:paraId="2F138BDD" w14:textId="77777777" w:rsidR="000B0883" w:rsidRDefault="000B0883" w:rsidP="00025452">
            <w:pPr>
              <w:rPr>
                <w:ins w:id="180" w:author="Rodriguez-flores, Raul (R.)" w:date="2020-06-29T15:08:00Z"/>
              </w:rPr>
            </w:pPr>
            <w:ins w:id="181" w:author="Rodriguez-flores, Raul (R.)" w:date="2020-06-29T15:08:00Z">
              <w:r w:rsidRPr="00EC44B8">
                <w:t>Trailer Profile</w:t>
              </w:r>
              <w:r>
                <w:t xml:space="preserve"> Screenflow</w:t>
              </w:r>
            </w:ins>
          </w:p>
        </w:tc>
        <w:tc>
          <w:tcPr>
            <w:tcW w:w="1440" w:type="dxa"/>
          </w:tcPr>
          <w:p w14:paraId="1BE97CBF" w14:textId="77777777" w:rsidR="000B0883" w:rsidRPr="001B1565" w:rsidRDefault="000B0883" w:rsidP="00025452">
            <w:pPr>
              <w:rPr>
                <w:ins w:id="182" w:author="Rodriguez-flores, Raul (R.)" w:date="2020-06-29T15:08:00Z"/>
                <w:rFonts w:ascii="Helvetica" w:hAnsi="Helvetica" w:cs="Helvetica"/>
                <w:color w:val="0000FF"/>
              </w:rPr>
            </w:pPr>
          </w:p>
        </w:tc>
      </w:tr>
      <w:tr w:rsidR="000B0883" w:rsidRPr="001B1565" w14:paraId="77673FB7" w14:textId="77777777" w:rsidTr="00025452">
        <w:trPr>
          <w:ins w:id="183" w:author="Rodriguez-flores, Raul (R.)" w:date="2020-06-29T15:08:00Z"/>
        </w:trPr>
        <w:tc>
          <w:tcPr>
            <w:tcW w:w="2947" w:type="dxa"/>
          </w:tcPr>
          <w:p w14:paraId="6C96BACC" w14:textId="77777777" w:rsidR="000B0883" w:rsidRDefault="000B0883" w:rsidP="00025452">
            <w:pPr>
              <w:rPr>
                <w:ins w:id="184" w:author="Rodriguez-flores, Raul (R.)" w:date="2020-06-29T15:08:00Z"/>
              </w:rPr>
            </w:pPr>
            <w:ins w:id="185" w:author="Rodriguez-flores, Raul (R.)" w:date="2020-06-29T15:08:00Z">
              <w:r>
                <w:fldChar w:fldCharType="begin"/>
              </w:r>
              <w:r>
                <w:instrText xml:space="preserve"> HYPERLINK "mailto:mavila23@ford.com" </w:instrText>
              </w:r>
              <w:r>
                <w:fldChar w:fldCharType="separate"/>
              </w:r>
              <w:r>
                <w:rPr>
                  <w:rStyle w:val="Hyperlink"/>
                  <w:lang w:val="es-MX"/>
                </w:rPr>
                <w:t>mavila23@ford.com</w:t>
              </w:r>
              <w:r>
                <w:rPr>
                  <w:rStyle w:val="Hyperlink"/>
                  <w:lang w:val="es-MX"/>
                </w:rPr>
                <w:fldChar w:fldCharType="end"/>
              </w:r>
            </w:ins>
          </w:p>
        </w:tc>
        <w:tc>
          <w:tcPr>
            <w:tcW w:w="3150" w:type="dxa"/>
          </w:tcPr>
          <w:p w14:paraId="6D890E6E" w14:textId="77777777" w:rsidR="000B0883" w:rsidRDefault="000B0883" w:rsidP="00025452">
            <w:pPr>
              <w:rPr>
                <w:ins w:id="186" w:author="Rodriguez-flores, Raul (R.)" w:date="2020-06-29T15:08:00Z"/>
              </w:rPr>
            </w:pPr>
            <w:ins w:id="187" w:author="Rodriguez-flores, Raul (R.)" w:date="2020-06-29T15:08:00Z">
              <w:r>
                <w:rPr>
                  <w:lang w:val="es-MX"/>
                </w:rPr>
                <w:t>Mijail Avila</w:t>
              </w:r>
            </w:ins>
          </w:p>
        </w:tc>
        <w:tc>
          <w:tcPr>
            <w:tcW w:w="2970" w:type="dxa"/>
          </w:tcPr>
          <w:p w14:paraId="3DFB8893" w14:textId="77777777" w:rsidR="000B0883" w:rsidRDefault="000B0883" w:rsidP="00025452">
            <w:pPr>
              <w:rPr>
                <w:ins w:id="188" w:author="Rodriguez-flores, Raul (R.)" w:date="2020-06-29T15:08:00Z"/>
              </w:rPr>
            </w:pPr>
            <w:ins w:id="189" w:author="Rodriguez-flores, Raul (R.)" w:date="2020-06-29T15:08:00Z">
              <w:r w:rsidRPr="00EC44B8">
                <w:t>Trailer Profile</w:t>
              </w:r>
              <w:r>
                <w:t xml:space="preserve"> Screenflow</w:t>
              </w:r>
            </w:ins>
          </w:p>
        </w:tc>
        <w:tc>
          <w:tcPr>
            <w:tcW w:w="1440" w:type="dxa"/>
          </w:tcPr>
          <w:p w14:paraId="75B3378E" w14:textId="77777777" w:rsidR="000B0883" w:rsidRPr="001B1565" w:rsidRDefault="000B0883" w:rsidP="00025452">
            <w:pPr>
              <w:rPr>
                <w:ins w:id="190" w:author="Rodriguez-flores, Raul (R.)" w:date="2020-06-29T15:08:00Z"/>
                <w:rFonts w:ascii="Helvetica" w:hAnsi="Helvetica" w:cs="Helvetica"/>
                <w:color w:val="0000FF"/>
              </w:rPr>
            </w:pPr>
          </w:p>
        </w:tc>
      </w:tr>
      <w:tr w:rsidR="000B0883" w:rsidRPr="001B1565" w14:paraId="64802987" w14:textId="77777777" w:rsidTr="000B0883">
        <w:tblPrEx>
          <w:tblW w:w="105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191" w:author="Rodriguez-flores, Raul (R.)" w:date="2020-06-29T15:11:00Z">
            <w:tblPrEx>
              <w:tblW w:w="105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78"/>
          <w:ins w:id="192" w:author="Rodriguez-flores, Raul (R.)" w:date="2020-06-29T15:09:00Z"/>
        </w:trPr>
        <w:tc>
          <w:tcPr>
            <w:tcW w:w="2947" w:type="dxa"/>
            <w:tcPrChange w:id="193" w:author="Rodriguez-flores, Raul (R.)" w:date="2020-06-29T15:11:00Z">
              <w:tcPr>
                <w:tcW w:w="2947" w:type="dxa"/>
              </w:tcPr>
            </w:tcPrChange>
          </w:tcPr>
          <w:p w14:paraId="4F043682" w14:textId="77777777" w:rsidR="000B0883" w:rsidRDefault="000B0883" w:rsidP="000B0883">
            <w:pPr>
              <w:rPr>
                <w:ins w:id="194" w:author="Rodriguez-flores, Raul (R.)" w:date="2020-06-29T15:09:00Z"/>
              </w:rPr>
            </w:pPr>
            <w:ins w:id="195" w:author="Rodriguez-flores, Raul (R.)" w:date="2020-06-29T15:11:00Z">
              <w:r>
                <w:fldChar w:fldCharType="begin"/>
              </w:r>
              <w:r>
                <w:instrText xml:space="preserve"> HYPERLINK "mailto:</w:instrText>
              </w:r>
              <w:r w:rsidRPr="000B0883">
                <w:rPr>
                  <w:rPrChange w:id="196" w:author="Rodriguez-flores, Raul (R.)" w:date="2020-06-29T15:11:00Z">
                    <w:rPr>
                      <w:rStyle w:val="Hyperlink"/>
                    </w:rPr>
                  </w:rPrChange>
                </w:rPr>
                <w:instrText>k</w:instrText>
              </w:r>
            </w:ins>
            <w:ins w:id="197" w:author="Rodriguez-flores, Raul (R.)" w:date="2020-06-29T15:10:00Z">
              <w:r w:rsidRPr="000B0883">
                <w:rPr>
                  <w:rPrChange w:id="198" w:author="Rodriguez-flores, Raul (R.)" w:date="2020-06-29T15:11:00Z">
                    <w:rPr>
                      <w:rStyle w:val="Hyperlink"/>
                    </w:rPr>
                  </w:rPrChange>
                </w:rPr>
                <w:instrText>valle1@ford.com</w:instrText>
              </w:r>
            </w:ins>
            <w:ins w:id="199" w:author="Rodriguez-flores, Raul (R.)" w:date="2020-06-29T15:11:00Z">
              <w:r>
                <w:instrText xml:space="preserve">" </w:instrText>
              </w:r>
              <w:r>
                <w:fldChar w:fldCharType="separate"/>
              </w:r>
              <w:r w:rsidRPr="000B0883">
                <w:rPr>
                  <w:rStyle w:val="Hyperlink"/>
                </w:rPr>
                <w:t>k</w:t>
              </w:r>
            </w:ins>
            <w:ins w:id="200" w:author="Rodriguez-flores, Raul (R.)" w:date="2020-06-29T15:10:00Z">
              <w:r w:rsidRPr="000B0883">
                <w:rPr>
                  <w:rStyle w:val="Hyperlink"/>
                </w:rPr>
                <w:t>valle1@ford.com</w:t>
              </w:r>
            </w:ins>
            <w:ins w:id="201" w:author="Rodriguez-flores, Raul (R.)" w:date="2020-06-29T15:11:00Z">
              <w:r>
                <w:fldChar w:fldCharType="end"/>
              </w:r>
            </w:ins>
          </w:p>
        </w:tc>
        <w:tc>
          <w:tcPr>
            <w:tcW w:w="3150" w:type="dxa"/>
            <w:tcPrChange w:id="202" w:author="Rodriguez-flores, Raul (R.)" w:date="2020-06-29T15:11:00Z">
              <w:tcPr>
                <w:tcW w:w="3150" w:type="dxa"/>
              </w:tcPr>
            </w:tcPrChange>
          </w:tcPr>
          <w:p w14:paraId="6FABE9C6" w14:textId="77777777" w:rsidR="000B0883" w:rsidRDefault="000B0883" w:rsidP="00025452">
            <w:pPr>
              <w:rPr>
                <w:ins w:id="203" w:author="Rodriguez-flores, Raul (R.)" w:date="2020-06-29T15:09:00Z"/>
                <w:lang w:val="es-MX"/>
              </w:rPr>
            </w:pPr>
            <w:ins w:id="204" w:author="Rodriguez-flores, Raul (R.)" w:date="2020-06-29T15:09:00Z">
              <w:r>
                <w:rPr>
                  <w:lang w:val="es-MX"/>
                </w:rPr>
                <w:t>Karla Valle</w:t>
              </w:r>
            </w:ins>
          </w:p>
        </w:tc>
        <w:tc>
          <w:tcPr>
            <w:tcW w:w="2970" w:type="dxa"/>
            <w:tcPrChange w:id="205" w:author="Rodriguez-flores, Raul (R.)" w:date="2020-06-29T15:11:00Z">
              <w:tcPr>
                <w:tcW w:w="2970" w:type="dxa"/>
              </w:tcPr>
            </w:tcPrChange>
          </w:tcPr>
          <w:p w14:paraId="313434E3" w14:textId="77777777" w:rsidR="000B0883" w:rsidRPr="00EC44B8" w:rsidRDefault="000B0883" w:rsidP="00025452">
            <w:pPr>
              <w:rPr>
                <w:ins w:id="206" w:author="Rodriguez-flores, Raul (R.)" w:date="2020-06-29T15:09:00Z"/>
              </w:rPr>
            </w:pPr>
            <w:ins w:id="207" w:author="Rodriguez-flores, Raul (R.)" w:date="2020-06-29T15:09:00Z">
              <w:r>
                <w:t>Feature Modeler</w:t>
              </w:r>
            </w:ins>
          </w:p>
        </w:tc>
        <w:tc>
          <w:tcPr>
            <w:tcW w:w="1440" w:type="dxa"/>
            <w:tcPrChange w:id="208" w:author="Rodriguez-flores, Raul (R.)" w:date="2020-06-29T15:11:00Z">
              <w:tcPr>
                <w:tcW w:w="1440" w:type="dxa"/>
              </w:tcPr>
            </w:tcPrChange>
          </w:tcPr>
          <w:p w14:paraId="3ADDA7EE" w14:textId="77777777" w:rsidR="000B0883" w:rsidRPr="001B1565" w:rsidRDefault="000B0883" w:rsidP="00025452">
            <w:pPr>
              <w:rPr>
                <w:ins w:id="209" w:author="Rodriguez-flores, Raul (R.)" w:date="2020-06-29T15:09:00Z"/>
                <w:rFonts w:ascii="Helvetica" w:hAnsi="Helvetica" w:cs="Helvetica"/>
                <w:color w:val="0000FF"/>
              </w:rPr>
            </w:pPr>
          </w:p>
        </w:tc>
      </w:tr>
      <w:tr w:rsidR="00AF2E3D" w:rsidRPr="001B1565" w14:paraId="7758427C" w14:textId="77777777" w:rsidTr="000B0883">
        <w:trPr>
          <w:trHeight w:val="278"/>
          <w:ins w:id="210" w:author="Rodriguez-flores, Raul (R.)" w:date="2020-06-29T15:11:00Z"/>
        </w:trPr>
        <w:tc>
          <w:tcPr>
            <w:tcW w:w="2947" w:type="dxa"/>
          </w:tcPr>
          <w:p w14:paraId="23C6189B" w14:textId="77777777" w:rsidR="00AF2E3D" w:rsidRDefault="00AF2E3D" w:rsidP="00AF2E3D">
            <w:pPr>
              <w:rPr>
                <w:ins w:id="211" w:author="Rodriguez-flores, Raul (R.)" w:date="2020-06-29T15:11:00Z"/>
              </w:rPr>
            </w:pPr>
            <w:ins w:id="212" w:author="Rodriguez-flores, Raul (R.)" w:date="2020-06-29T15:13:00Z">
              <w:r>
                <w:fldChar w:fldCharType="begin"/>
              </w:r>
              <w:r>
                <w:instrText xml:space="preserve"> HYPERLINK "mailto:</w:instrText>
              </w:r>
              <w:r w:rsidRPr="00AF2E3D">
                <w:rPr>
                  <w:rPrChange w:id="213" w:author="Rodriguez-flores, Raul (R.)" w:date="2020-06-29T15:13:00Z">
                    <w:rPr>
                      <w:rStyle w:val="Hyperlink"/>
                    </w:rPr>
                  </w:rPrChange>
                </w:rPr>
                <w:instrText>c</w:instrText>
              </w:r>
            </w:ins>
            <w:ins w:id="214" w:author="Rodriguez-flores, Raul (R.)" w:date="2020-06-29T15:12:00Z">
              <w:r w:rsidRPr="00AF2E3D">
                <w:rPr>
                  <w:rPrChange w:id="215" w:author="Rodriguez-flores, Raul (R.)" w:date="2020-06-29T15:13:00Z">
                    <w:rPr>
                      <w:rStyle w:val="Hyperlink"/>
                    </w:rPr>
                  </w:rPrChange>
                </w:rPr>
                <w:instrText>perezg3@ford.co</w:instrText>
              </w:r>
            </w:ins>
            <w:ins w:id="216" w:author="Rodriguez-flores, Raul (R.)" w:date="2020-06-29T15:13:00Z">
              <w:r w:rsidRPr="00AF2E3D">
                <w:rPr>
                  <w:rPrChange w:id="217" w:author="Rodriguez-flores, Raul (R.)" w:date="2020-06-29T15:13:00Z">
                    <w:rPr>
                      <w:rStyle w:val="Hyperlink"/>
                    </w:rPr>
                  </w:rPrChange>
                </w:rPr>
                <w:instrText>m</w:instrText>
              </w:r>
              <w:r>
                <w:instrText xml:space="preserve">" </w:instrText>
              </w:r>
              <w:r>
                <w:fldChar w:fldCharType="separate"/>
              </w:r>
              <w:r w:rsidRPr="00AF2E3D">
                <w:rPr>
                  <w:rStyle w:val="Hyperlink"/>
                </w:rPr>
                <w:t>c</w:t>
              </w:r>
            </w:ins>
            <w:ins w:id="218" w:author="Rodriguez-flores, Raul (R.)" w:date="2020-06-29T15:12:00Z">
              <w:r w:rsidRPr="00AF2E3D">
                <w:rPr>
                  <w:rStyle w:val="Hyperlink"/>
                </w:rPr>
                <w:t>perezg3@ford.co</w:t>
              </w:r>
            </w:ins>
            <w:ins w:id="219" w:author="Rodriguez-flores, Raul (R.)" w:date="2020-06-29T15:13:00Z">
              <w:r w:rsidRPr="00AF2E3D">
                <w:rPr>
                  <w:rStyle w:val="Hyperlink"/>
                </w:rPr>
                <w:t>m</w:t>
              </w:r>
              <w:r>
                <w:fldChar w:fldCharType="end"/>
              </w:r>
            </w:ins>
          </w:p>
        </w:tc>
        <w:tc>
          <w:tcPr>
            <w:tcW w:w="3150" w:type="dxa"/>
          </w:tcPr>
          <w:p w14:paraId="01AAAFC1" w14:textId="77777777" w:rsidR="00AF2E3D" w:rsidRDefault="00AF2E3D" w:rsidP="00025452">
            <w:pPr>
              <w:rPr>
                <w:ins w:id="220" w:author="Rodriguez-flores, Raul (R.)" w:date="2020-06-29T15:11:00Z"/>
                <w:lang w:val="es-MX"/>
              </w:rPr>
            </w:pPr>
            <w:ins w:id="221" w:author="Rodriguez-flores, Raul (R.)" w:date="2020-06-29T15:11:00Z">
              <w:r>
                <w:rPr>
                  <w:lang w:val="es-MX"/>
                </w:rPr>
                <w:t>Chris</w:t>
              </w:r>
            </w:ins>
            <w:ins w:id="222" w:author="Rodriguez-flores, Raul (R.)" w:date="2020-06-29T15:12:00Z">
              <w:r>
                <w:rPr>
                  <w:lang w:val="es-MX"/>
                </w:rPr>
                <w:t>tian Perez</w:t>
              </w:r>
            </w:ins>
          </w:p>
        </w:tc>
        <w:tc>
          <w:tcPr>
            <w:tcW w:w="2970" w:type="dxa"/>
          </w:tcPr>
          <w:p w14:paraId="0C25307F" w14:textId="77777777" w:rsidR="00AF2E3D" w:rsidRDefault="00AF2E3D" w:rsidP="00025452">
            <w:pPr>
              <w:rPr>
                <w:ins w:id="223" w:author="Rodriguez-flores, Raul (R.)" w:date="2020-06-29T15:11:00Z"/>
              </w:rPr>
            </w:pPr>
            <w:ins w:id="224" w:author="Rodriguez-flores, Raul (R.)" w:date="2020-06-29T15:12:00Z">
              <w:r>
                <w:t>Feature Modeler</w:t>
              </w:r>
            </w:ins>
          </w:p>
        </w:tc>
        <w:tc>
          <w:tcPr>
            <w:tcW w:w="1440" w:type="dxa"/>
          </w:tcPr>
          <w:p w14:paraId="09C22028" w14:textId="77777777" w:rsidR="00AF2E3D" w:rsidRPr="001B1565" w:rsidRDefault="00AF2E3D" w:rsidP="00025452">
            <w:pPr>
              <w:rPr>
                <w:ins w:id="225" w:author="Rodriguez-flores, Raul (R.)" w:date="2020-06-29T15:11:00Z"/>
                <w:rFonts w:ascii="Helvetica" w:hAnsi="Helvetica" w:cs="Helvetica"/>
                <w:color w:val="0000FF"/>
              </w:rPr>
            </w:pPr>
          </w:p>
        </w:tc>
      </w:tr>
    </w:tbl>
    <w:p w14:paraId="0FFB8730" w14:textId="77777777" w:rsidR="000B0883" w:rsidRDefault="000B0883" w:rsidP="00A82627">
      <w:pPr>
        <w:pStyle w:val="BodyText"/>
        <w:ind w:right="142"/>
        <w:jc w:val="both"/>
        <w:rPr>
          <w:rFonts w:cs="Arial"/>
          <w:lang w:val="en-US"/>
        </w:rPr>
      </w:pPr>
    </w:p>
    <w:p w14:paraId="3F7DFDDA" w14:textId="77777777" w:rsidR="00A82627" w:rsidRDefault="00A82627" w:rsidP="00A82627">
      <w:pPr>
        <w:pStyle w:val="Heading3"/>
      </w:pPr>
      <w:bookmarkStart w:id="226" w:name="_Toc420397663"/>
      <w:bookmarkStart w:id="227" w:name="_Toc35002495"/>
      <w:r>
        <w:t>Stakeholder List</w:t>
      </w:r>
      <w:bookmarkEnd w:id="226"/>
      <w:bookmarkEnd w:id="227"/>
    </w:p>
    <w:p w14:paraId="5F805DA0" w14:textId="77777777" w:rsidR="00AF2E3D" w:rsidRDefault="00A82627" w:rsidP="00A82627">
      <w:pPr>
        <w:rPr>
          <w:ins w:id="228" w:author="Rodriguez-flores, Raul (R.)" w:date="2020-06-29T15:17:00Z"/>
        </w:rPr>
      </w:pPr>
      <w:r>
        <w:t xml:space="preserve">For the latest list of the </w:t>
      </w:r>
      <w:r w:rsidR="004F0BA5">
        <w:fldChar w:fldCharType="begin"/>
      </w:r>
      <w:r w:rsidR="004F0BA5">
        <w:instrText xml:space="preserve"> DOCPROPERTY  ProductType  \* MERGEFORMAT </w:instrText>
      </w:r>
      <w:r w:rsidR="004F0BA5">
        <w:fldChar w:fldCharType="separate"/>
      </w:r>
      <w:r w:rsidR="00AE665F">
        <w:t>Feature</w:t>
      </w:r>
      <w:r w:rsidR="004F0BA5">
        <w:fldChar w:fldCharType="end"/>
      </w:r>
      <w:r w:rsidR="00B1203D">
        <w:t xml:space="preserve"> </w:t>
      </w:r>
      <w:r>
        <w:t>stakeholder</w:t>
      </w:r>
      <w:r w:rsidR="00B1203D">
        <w:t>s</w:t>
      </w:r>
      <w:r>
        <w:t xml:space="preserve"> and their roles &amp; responsibilities refer to </w:t>
      </w:r>
    </w:p>
    <w:tbl>
      <w:tblPr>
        <w:tblW w:w="105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7"/>
        <w:gridCol w:w="3150"/>
        <w:gridCol w:w="2970"/>
        <w:gridCol w:w="1440"/>
      </w:tblGrid>
      <w:tr w:rsidR="00AF2E3D" w:rsidRPr="001B1565" w14:paraId="3BB332D4" w14:textId="77777777" w:rsidTr="00025452">
        <w:trPr>
          <w:ins w:id="229" w:author="Rodriguez-flores, Raul (R.)" w:date="2020-06-29T15:18:00Z"/>
        </w:trPr>
        <w:tc>
          <w:tcPr>
            <w:tcW w:w="2947" w:type="dxa"/>
            <w:shd w:val="clear" w:color="auto" w:fill="D9D9D9" w:themeFill="background1" w:themeFillShade="D9"/>
          </w:tcPr>
          <w:p w14:paraId="5A949D43" w14:textId="77777777" w:rsidR="00AF2E3D" w:rsidRPr="001B1565" w:rsidRDefault="00AF2E3D" w:rsidP="00025452">
            <w:pPr>
              <w:rPr>
                <w:ins w:id="230" w:author="Rodriguez-flores, Raul (R.)" w:date="2020-06-29T15:18:00Z"/>
                <w:rFonts w:ascii="Helvetica" w:hAnsi="Helvetica" w:cs="Helvetica"/>
                <w:b/>
              </w:rPr>
            </w:pPr>
            <w:ins w:id="231" w:author="Rodriguez-flores, Raul (R.)" w:date="2020-06-29T15:18:00Z">
              <w:r>
                <w:rPr>
                  <w:rFonts w:ascii="Helvetica" w:hAnsi="Helvetica" w:cs="Helvetica"/>
                  <w:b/>
                </w:rPr>
                <w:t>CDS</w:t>
              </w:r>
              <w:r w:rsidRPr="001B1565">
                <w:rPr>
                  <w:rFonts w:ascii="Helvetica" w:hAnsi="Helvetica" w:cs="Helvetica"/>
                  <w:b/>
                </w:rPr>
                <w:t>ID</w:t>
              </w:r>
            </w:ins>
          </w:p>
        </w:tc>
        <w:tc>
          <w:tcPr>
            <w:tcW w:w="3150" w:type="dxa"/>
            <w:shd w:val="clear" w:color="auto" w:fill="D9D9D9" w:themeFill="background1" w:themeFillShade="D9"/>
          </w:tcPr>
          <w:p w14:paraId="126200E3" w14:textId="77777777" w:rsidR="00AF2E3D" w:rsidRPr="001B1565" w:rsidRDefault="00AF2E3D" w:rsidP="00025452">
            <w:pPr>
              <w:rPr>
                <w:ins w:id="232" w:author="Rodriguez-flores, Raul (R.)" w:date="2020-06-29T15:18:00Z"/>
                <w:rFonts w:ascii="Helvetica" w:hAnsi="Helvetica" w:cs="Helvetica"/>
                <w:b/>
              </w:rPr>
            </w:pPr>
            <w:ins w:id="233" w:author="Rodriguez-flores, Raul (R.)" w:date="2020-06-29T15:18:00Z">
              <w:r w:rsidRPr="001B1565">
                <w:rPr>
                  <w:rFonts w:ascii="Helvetica" w:hAnsi="Helvetica" w:cs="Helvetica"/>
                  <w:b/>
                </w:rPr>
                <w:t>Name</w:t>
              </w:r>
            </w:ins>
          </w:p>
        </w:tc>
        <w:tc>
          <w:tcPr>
            <w:tcW w:w="2970" w:type="dxa"/>
            <w:shd w:val="clear" w:color="auto" w:fill="D9D9D9" w:themeFill="background1" w:themeFillShade="D9"/>
          </w:tcPr>
          <w:p w14:paraId="54C8CD5E" w14:textId="77777777" w:rsidR="00AF2E3D" w:rsidRPr="001B1565" w:rsidRDefault="00AF2E3D" w:rsidP="00025452">
            <w:pPr>
              <w:rPr>
                <w:ins w:id="234" w:author="Rodriguez-flores, Raul (R.)" w:date="2020-06-29T15:18:00Z"/>
                <w:rFonts w:ascii="Helvetica" w:hAnsi="Helvetica" w:cs="Helvetica"/>
                <w:b/>
              </w:rPr>
            </w:pPr>
            <w:ins w:id="235" w:author="Rodriguez-flores, Raul (R.)" w:date="2020-06-29T15:18:00Z">
              <w:r>
                <w:rPr>
                  <w:rFonts w:ascii="Helvetica" w:hAnsi="Helvetica" w:cs="Helvetica"/>
                  <w:b/>
                </w:rPr>
                <w:t>Role</w:t>
              </w:r>
            </w:ins>
          </w:p>
        </w:tc>
        <w:tc>
          <w:tcPr>
            <w:tcW w:w="1440" w:type="dxa"/>
            <w:shd w:val="clear" w:color="auto" w:fill="D9D9D9" w:themeFill="background1" w:themeFillShade="D9"/>
          </w:tcPr>
          <w:p w14:paraId="367B853D" w14:textId="77777777" w:rsidR="00AF2E3D" w:rsidRPr="001B1565" w:rsidRDefault="00AF2E3D" w:rsidP="00025452">
            <w:pPr>
              <w:rPr>
                <w:ins w:id="236" w:author="Rodriguez-flores, Raul (R.)" w:date="2020-06-29T15:18:00Z"/>
                <w:rFonts w:ascii="Helvetica" w:hAnsi="Helvetica" w:cs="Helvetica"/>
                <w:b/>
              </w:rPr>
            </w:pPr>
            <w:ins w:id="237" w:author="Rodriguez-flores, Raul (R.)" w:date="2020-06-29T15:18:00Z">
              <w:r w:rsidRPr="001B1565">
                <w:rPr>
                  <w:rFonts w:ascii="Helvetica" w:hAnsi="Helvetica" w:cs="Helvetica"/>
                  <w:b/>
                </w:rPr>
                <w:t>Reference</w:t>
              </w:r>
            </w:ins>
          </w:p>
        </w:tc>
      </w:tr>
      <w:tr w:rsidR="00AF2E3D" w:rsidRPr="001B1565" w14:paraId="2C2DD32F" w14:textId="77777777" w:rsidTr="00025452">
        <w:trPr>
          <w:ins w:id="238" w:author="Rodriguez-flores, Raul (R.)" w:date="2020-06-29T15:18:00Z"/>
        </w:trPr>
        <w:tc>
          <w:tcPr>
            <w:tcW w:w="2947" w:type="dxa"/>
          </w:tcPr>
          <w:p w14:paraId="64B1B54C" w14:textId="77777777" w:rsidR="00AF2E3D" w:rsidRDefault="00AF2E3D" w:rsidP="00025452">
            <w:pPr>
              <w:rPr>
                <w:ins w:id="239" w:author="Rodriguez-flores, Raul (R.)" w:date="2020-06-29T15:18:00Z"/>
              </w:rPr>
            </w:pPr>
            <w:ins w:id="240" w:author="Rodriguez-flores, Raul (R.)" w:date="2020-06-29T15:20:00Z">
              <w:r>
                <w:fldChar w:fldCharType="begin"/>
              </w:r>
              <w:r>
                <w:instrText xml:space="preserve"> HYPERLINK "mailto:</w:instrText>
              </w:r>
              <w:r w:rsidRPr="00AF2E3D">
                <w:rPr>
                  <w:rPrChange w:id="241" w:author="Rodriguez-flores, Raul (R.)" w:date="2020-06-29T15:20:00Z">
                    <w:rPr>
                      <w:rStyle w:val="Hyperlink"/>
                    </w:rPr>
                  </w:rPrChange>
                </w:rPr>
                <w:instrText>tdeddeh</w:instrText>
              </w:r>
            </w:ins>
            <w:ins w:id="242" w:author="Rodriguez-flores, Raul (R.)" w:date="2020-06-29T15:18:00Z">
              <w:r w:rsidRPr="00AF2E3D">
                <w:rPr>
                  <w:rPrChange w:id="243" w:author="Rodriguez-flores, Raul (R.)" w:date="2020-06-29T15:20:00Z">
                    <w:rPr>
                      <w:rStyle w:val="Hyperlink"/>
                    </w:rPr>
                  </w:rPrChange>
                </w:rPr>
                <w:instrText>@ford.com</w:instrText>
              </w:r>
            </w:ins>
            <w:ins w:id="244" w:author="Rodriguez-flores, Raul (R.)" w:date="2020-06-29T15:20:00Z">
              <w:r>
                <w:instrText xml:space="preserve">" </w:instrText>
              </w:r>
              <w:r>
                <w:fldChar w:fldCharType="separate"/>
              </w:r>
              <w:r w:rsidRPr="00AF2E3D">
                <w:rPr>
                  <w:rStyle w:val="Hyperlink"/>
                </w:rPr>
                <w:t>tdeddeh</w:t>
              </w:r>
            </w:ins>
            <w:ins w:id="245" w:author="Rodriguez-flores, Raul (R.)" w:date="2020-06-29T15:18:00Z">
              <w:r w:rsidRPr="00AF2E3D">
                <w:rPr>
                  <w:rStyle w:val="Hyperlink"/>
                </w:rPr>
                <w:t>@ford.com</w:t>
              </w:r>
            </w:ins>
            <w:ins w:id="246" w:author="Rodriguez-flores, Raul (R.)" w:date="2020-06-29T15:20:00Z">
              <w:r>
                <w:fldChar w:fldCharType="end"/>
              </w:r>
            </w:ins>
          </w:p>
        </w:tc>
        <w:tc>
          <w:tcPr>
            <w:tcW w:w="3150" w:type="dxa"/>
          </w:tcPr>
          <w:p w14:paraId="10850CFD" w14:textId="77777777" w:rsidR="00AF2E3D" w:rsidRDefault="00AF2E3D" w:rsidP="00025452">
            <w:pPr>
              <w:rPr>
                <w:ins w:id="247" w:author="Rodriguez-flores, Raul (R.)" w:date="2020-06-29T15:18:00Z"/>
              </w:rPr>
            </w:pPr>
            <w:ins w:id="248" w:author="Rodriguez-flores, Raul (R.)" w:date="2020-06-29T15:19:00Z">
              <w:r>
                <w:t>Tony Deddeh</w:t>
              </w:r>
            </w:ins>
          </w:p>
        </w:tc>
        <w:tc>
          <w:tcPr>
            <w:tcW w:w="2970" w:type="dxa"/>
          </w:tcPr>
          <w:p w14:paraId="5B4FFA5C" w14:textId="7302035B" w:rsidR="00AF2E3D" w:rsidRPr="008D746E" w:rsidRDefault="00AF2E3D" w:rsidP="00025452">
            <w:pPr>
              <w:rPr>
                <w:ins w:id="249" w:author="Rodriguez-flores, Raul (R.)" w:date="2020-06-29T15:18:00Z"/>
                <w:color w:val="000000" w:themeColor="text1"/>
              </w:rPr>
            </w:pPr>
            <w:ins w:id="250" w:author="Rodriguez-flores, Raul (R.)" w:date="2020-06-29T15:18:00Z">
              <w:r>
                <w:rPr>
                  <w:color w:val="000000" w:themeColor="text1"/>
                </w:rPr>
                <w:t xml:space="preserve">Feature </w:t>
              </w:r>
            </w:ins>
            <w:r w:rsidR="00225011">
              <w:rPr>
                <w:color w:val="000000" w:themeColor="text1"/>
              </w:rPr>
              <w:t>Supervisor</w:t>
            </w:r>
            <w:ins w:id="251" w:author="Rodriguez-flores, Raul (R.)" w:date="2020-06-29T15:18:00Z">
              <w:r>
                <w:rPr>
                  <w:color w:val="000000" w:themeColor="text1"/>
                </w:rPr>
                <w:t xml:space="preserve"> (POV)</w:t>
              </w:r>
            </w:ins>
          </w:p>
        </w:tc>
        <w:tc>
          <w:tcPr>
            <w:tcW w:w="1440" w:type="dxa"/>
          </w:tcPr>
          <w:p w14:paraId="26447AF5" w14:textId="77777777" w:rsidR="00AF2E3D" w:rsidRPr="001B1565" w:rsidRDefault="00AF2E3D" w:rsidP="00025452">
            <w:pPr>
              <w:rPr>
                <w:ins w:id="252" w:author="Rodriguez-flores, Raul (R.)" w:date="2020-06-29T15:18:00Z"/>
                <w:rFonts w:ascii="Helvetica" w:hAnsi="Helvetica" w:cs="Helvetica"/>
                <w:color w:val="0000FF"/>
              </w:rPr>
            </w:pPr>
          </w:p>
        </w:tc>
      </w:tr>
      <w:tr w:rsidR="00AF2E3D" w:rsidRPr="001B1565" w14:paraId="61C0F7AD" w14:textId="77777777" w:rsidTr="00025452">
        <w:trPr>
          <w:ins w:id="253" w:author="Rodriguez-flores, Raul (R.)" w:date="2020-06-29T15:18:00Z"/>
        </w:trPr>
        <w:tc>
          <w:tcPr>
            <w:tcW w:w="2947" w:type="dxa"/>
          </w:tcPr>
          <w:p w14:paraId="750B852B" w14:textId="77777777" w:rsidR="00AF2E3D" w:rsidRDefault="00AF2E3D" w:rsidP="00025452">
            <w:pPr>
              <w:rPr>
                <w:ins w:id="254" w:author="Rodriguez-flores, Raul (R.)" w:date="2020-06-29T15:18:00Z"/>
              </w:rPr>
            </w:pPr>
            <w:ins w:id="255" w:author="Rodriguez-flores, Raul (R.)" w:date="2020-06-29T15:19:00Z">
              <w:r>
                <w:fldChar w:fldCharType="begin"/>
              </w:r>
              <w:r>
                <w:instrText xml:space="preserve"> HYPERLINK "mailto:</w:instrText>
              </w:r>
              <w:r w:rsidRPr="00AF2E3D">
                <w:rPr>
                  <w:rPrChange w:id="256" w:author="Rodriguez-flores, Raul (R.)" w:date="2020-06-29T15:19:00Z">
                    <w:rPr>
                      <w:rStyle w:val="Hyperlink"/>
                    </w:rPr>
                  </w:rPrChange>
                </w:rPr>
                <w:instrText>rrodr368</w:instrText>
              </w:r>
            </w:ins>
            <w:ins w:id="257" w:author="Rodriguez-flores, Raul (R.)" w:date="2020-06-29T15:18:00Z">
              <w:r w:rsidRPr="00AF2E3D">
                <w:rPr>
                  <w:rPrChange w:id="258" w:author="Rodriguez-flores, Raul (R.)" w:date="2020-06-29T15:19:00Z">
                    <w:rPr>
                      <w:rStyle w:val="Hyperlink"/>
                    </w:rPr>
                  </w:rPrChange>
                </w:rPr>
                <w:instrText>@ford.com</w:instrText>
              </w:r>
            </w:ins>
            <w:ins w:id="259" w:author="Rodriguez-flores, Raul (R.)" w:date="2020-06-29T15:19:00Z">
              <w:r>
                <w:instrText xml:space="preserve">" </w:instrText>
              </w:r>
              <w:r>
                <w:fldChar w:fldCharType="separate"/>
              </w:r>
              <w:r w:rsidRPr="00AF2E3D">
                <w:rPr>
                  <w:rStyle w:val="Hyperlink"/>
                </w:rPr>
                <w:t>rrodr368</w:t>
              </w:r>
            </w:ins>
            <w:ins w:id="260" w:author="Rodriguez-flores, Raul (R.)" w:date="2020-06-29T15:18:00Z">
              <w:r w:rsidRPr="00AF2E3D">
                <w:rPr>
                  <w:rStyle w:val="Hyperlink"/>
                </w:rPr>
                <w:t>@ford.com</w:t>
              </w:r>
            </w:ins>
            <w:ins w:id="261" w:author="Rodriguez-flores, Raul (R.)" w:date="2020-06-29T15:19:00Z">
              <w:r>
                <w:fldChar w:fldCharType="end"/>
              </w:r>
            </w:ins>
          </w:p>
        </w:tc>
        <w:tc>
          <w:tcPr>
            <w:tcW w:w="3150" w:type="dxa"/>
          </w:tcPr>
          <w:p w14:paraId="5600AD51" w14:textId="77777777" w:rsidR="00AF2E3D" w:rsidRDefault="00AF2E3D" w:rsidP="00025452">
            <w:pPr>
              <w:rPr>
                <w:ins w:id="262" w:author="Rodriguez-flores, Raul (R.)" w:date="2020-06-29T15:18:00Z"/>
              </w:rPr>
            </w:pPr>
            <w:ins w:id="263" w:author="Rodriguez-flores, Raul (R.)" w:date="2020-06-29T15:19:00Z">
              <w:r>
                <w:t>Raul Rodriguez-Flores</w:t>
              </w:r>
            </w:ins>
          </w:p>
        </w:tc>
        <w:tc>
          <w:tcPr>
            <w:tcW w:w="2970" w:type="dxa"/>
          </w:tcPr>
          <w:p w14:paraId="7305EF70" w14:textId="530CB53D" w:rsidR="00AF2E3D" w:rsidRDefault="00AF2E3D" w:rsidP="00025452">
            <w:pPr>
              <w:rPr>
                <w:ins w:id="264" w:author="Rodriguez-flores, Raul (R.)" w:date="2020-06-29T15:18:00Z"/>
              </w:rPr>
            </w:pPr>
            <w:ins w:id="265" w:author="Rodriguez-flores, Raul (R.)" w:date="2020-06-29T15:18:00Z">
              <w:r>
                <w:rPr>
                  <w:color w:val="000000" w:themeColor="text1"/>
                </w:rPr>
                <w:t xml:space="preserve">Feature </w:t>
              </w:r>
            </w:ins>
            <w:r w:rsidR="00225011">
              <w:rPr>
                <w:color w:val="000000" w:themeColor="text1"/>
              </w:rPr>
              <w:t>Owner</w:t>
            </w:r>
            <w:ins w:id="266" w:author="Rodriguez-flores, Raul (R.)" w:date="2020-06-29T15:18:00Z">
              <w:r>
                <w:rPr>
                  <w:color w:val="000000" w:themeColor="text1"/>
                </w:rPr>
                <w:t xml:space="preserve"> (POV)</w:t>
              </w:r>
            </w:ins>
          </w:p>
        </w:tc>
        <w:tc>
          <w:tcPr>
            <w:tcW w:w="1440" w:type="dxa"/>
          </w:tcPr>
          <w:p w14:paraId="45BF94EC" w14:textId="77777777" w:rsidR="00AF2E3D" w:rsidRPr="001B1565" w:rsidRDefault="00AF2E3D" w:rsidP="00025452">
            <w:pPr>
              <w:rPr>
                <w:ins w:id="267" w:author="Rodriguez-flores, Raul (R.)" w:date="2020-06-29T15:18:00Z"/>
                <w:rFonts w:ascii="Helvetica" w:hAnsi="Helvetica" w:cs="Helvetica"/>
                <w:color w:val="0000FF"/>
              </w:rPr>
            </w:pPr>
          </w:p>
        </w:tc>
      </w:tr>
      <w:tr w:rsidR="00AF2E3D" w:rsidRPr="001B1565" w14:paraId="31E938F6" w14:textId="77777777" w:rsidTr="00025452">
        <w:trPr>
          <w:ins w:id="268" w:author="Rodriguez-flores, Raul (R.)" w:date="2020-06-29T15:18:00Z"/>
        </w:trPr>
        <w:tc>
          <w:tcPr>
            <w:tcW w:w="2947" w:type="dxa"/>
          </w:tcPr>
          <w:p w14:paraId="42EA8ECD" w14:textId="77777777" w:rsidR="00AF2E3D" w:rsidRDefault="00AF2E3D" w:rsidP="00025452">
            <w:pPr>
              <w:rPr>
                <w:ins w:id="269" w:author="Rodriguez-flores, Raul (R.)" w:date="2020-06-29T15:18:00Z"/>
              </w:rPr>
            </w:pPr>
            <w:ins w:id="270" w:author="Rodriguez-flores, Raul (R.)" w:date="2020-06-29T15:18:00Z">
              <w:r>
                <w:lastRenderedPageBreak/>
                <w:fldChar w:fldCharType="begin"/>
              </w:r>
              <w:r>
                <w:instrText xml:space="preserve"> HYPERLINK "mailto:Bkeith1@ford.com" </w:instrText>
              </w:r>
              <w:r>
                <w:fldChar w:fldCharType="separate"/>
              </w:r>
              <w:r w:rsidRPr="00CC5748">
                <w:rPr>
                  <w:rStyle w:val="Hyperlink"/>
                </w:rPr>
                <w:t>Bkeith1@ford.com</w:t>
              </w:r>
              <w:r>
                <w:rPr>
                  <w:rStyle w:val="Hyperlink"/>
                </w:rPr>
                <w:fldChar w:fldCharType="end"/>
              </w:r>
              <w:r>
                <w:t xml:space="preserve"> </w:t>
              </w:r>
            </w:ins>
          </w:p>
        </w:tc>
        <w:tc>
          <w:tcPr>
            <w:tcW w:w="3150" w:type="dxa"/>
          </w:tcPr>
          <w:p w14:paraId="3B7517FA" w14:textId="6EA62779" w:rsidR="00AF2E3D" w:rsidRDefault="00AF2E3D" w:rsidP="00025452">
            <w:pPr>
              <w:rPr>
                <w:ins w:id="271" w:author="Rodriguez-flores, Raul (R.)" w:date="2020-06-29T15:18:00Z"/>
              </w:rPr>
            </w:pPr>
            <w:ins w:id="272" w:author="Rodriguez-flores, Raul (R.)" w:date="2020-06-29T15:18:00Z">
              <w:r>
                <w:t>Bobby Keith</w:t>
              </w:r>
            </w:ins>
          </w:p>
        </w:tc>
        <w:tc>
          <w:tcPr>
            <w:tcW w:w="2970" w:type="dxa"/>
          </w:tcPr>
          <w:p w14:paraId="1625B2EE" w14:textId="77777777" w:rsidR="00AF2E3D" w:rsidRDefault="00AF2E3D" w:rsidP="00025452">
            <w:pPr>
              <w:rPr>
                <w:ins w:id="273" w:author="Rodriguez-flores, Raul (R.)" w:date="2020-06-29T15:18:00Z"/>
              </w:rPr>
            </w:pPr>
            <w:ins w:id="274" w:author="Rodriguez-flores, Raul (R.)" w:date="2020-06-29T15:18:00Z">
              <w:r>
                <w:rPr>
                  <w:color w:val="000000" w:themeColor="text1"/>
                </w:rPr>
                <w:t>TTM Feature Champion (POV)</w:t>
              </w:r>
            </w:ins>
          </w:p>
        </w:tc>
        <w:tc>
          <w:tcPr>
            <w:tcW w:w="1440" w:type="dxa"/>
          </w:tcPr>
          <w:p w14:paraId="3F4E1786" w14:textId="77777777" w:rsidR="00AF2E3D" w:rsidRPr="001B1565" w:rsidRDefault="00AF2E3D" w:rsidP="00025452">
            <w:pPr>
              <w:rPr>
                <w:ins w:id="275" w:author="Rodriguez-flores, Raul (R.)" w:date="2020-06-29T15:18:00Z"/>
                <w:rFonts w:ascii="Helvetica" w:hAnsi="Helvetica" w:cs="Helvetica"/>
                <w:color w:val="0000FF"/>
              </w:rPr>
            </w:pPr>
          </w:p>
        </w:tc>
      </w:tr>
      <w:tr w:rsidR="00AF2E3D" w:rsidRPr="001B1565" w14:paraId="217105CE" w14:textId="77777777" w:rsidTr="00025452">
        <w:trPr>
          <w:ins w:id="276" w:author="Rodriguez-flores, Raul (R.)" w:date="2020-06-29T15:18:00Z"/>
        </w:trPr>
        <w:tc>
          <w:tcPr>
            <w:tcW w:w="2947" w:type="dxa"/>
          </w:tcPr>
          <w:p w14:paraId="5B3B0191" w14:textId="77777777" w:rsidR="00AF2E3D" w:rsidRDefault="00560A55" w:rsidP="00025452">
            <w:pPr>
              <w:rPr>
                <w:ins w:id="277" w:author="Rodriguez-flores, Raul (R.)" w:date="2020-06-29T15:18:00Z"/>
              </w:rPr>
            </w:pPr>
            <w:r>
              <w:fldChar w:fldCharType="begin"/>
            </w:r>
            <w:r>
              <w:instrText xml:space="preserve"> HYPERLINK "mailto:</w:instrText>
            </w:r>
            <w:r w:rsidRPr="00560A55">
              <w:instrText>gcheng@ford.com</w:instrText>
            </w:r>
            <w:r>
              <w:instrText xml:space="preserve">" </w:instrText>
            </w:r>
            <w:r>
              <w:fldChar w:fldCharType="separate"/>
            </w:r>
            <w:r w:rsidRPr="000D7434">
              <w:rPr>
                <w:rStyle w:val="Hyperlink"/>
              </w:rPr>
              <w:t>gcheng@ford.com</w:t>
            </w:r>
            <w:r>
              <w:fldChar w:fldCharType="end"/>
            </w:r>
          </w:p>
        </w:tc>
        <w:tc>
          <w:tcPr>
            <w:tcW w:w="3150" w:type="dxa"/>
          </w:tcPr>
          <w:p w14:paraId="01B80D78" w14:textId="77777777" w:rsidR="00AF2E3D" w:rsidRDefault="00560A55" w:rsidP="00025452">
            <w:pPr>
              <w:rPr>
                <w:ins w:id="278" w:author="Rodriguez-flores, Raul (R.)" w:date="2020-06-29T15:18:00Z"/>
              </w:rPr>
            </w:pPr>
            <w:r>
              <w:t>Gail Cheng</w:t>
            </w:r>
          </w:p>
        </w:tc>
        <w:tc>
          <w:tcPr>
            <w:tcW w:w="2970" w:type="dxa"/>
          </w:tcPr>
          <w:p w14:paraId="0CE95664" w14:textId="77777777" w:rsidR="00AF2E3D" w:rsidRDefault="00560A55" w:rsidP="00025452">
            <w:pPr>
              <w:rPr>
                <w:ins w:id="279" w:author="Rodriguez-flores, Raul (R.)" w:date="2020-06-29T15:18:00Z"/>
              </w:rPr>
            </w:pPr>
            <w:r>
              <w:t>Infotainment SYNC Manager</w:t>
            </w:r>
          </w:p>
        </w:tc>
        <w:tc>
          <w:tcPr>
            <w:tcW w:w="1440" w:type="dxa"/>
          </w:tcPr>
          <w:p w14:paraId="6EA3EABB" w14:textId="77777777" w:rsidR="00AF2E3D" w:rsidRPr="001B1565" w:rsidRDefault="00AF2E3D" w:rsidP="00025452">
            <w:pPr>
              <w:rPr>
                <w:ins w:id="280" w:author="Rodriguez-flores, Raul (R.)" w:date="2020-06-29T15:18:00Z"/>
                <w:rFonts w:ascii="Helvetica" w:hAnsi="Helvetica" w:cs="Helvetica"/>
                <w:color w:val="0000FF"/>
              </w:rPr>
            </w:pPr>
          </w:p>
        </w:tc>
      </w:tr>
      <w:tr w:rsidR="00560A55" w:rsidRPr="001B1565" w14:paraId="3D1AACEB" w14:textId="77777777" w:rsidTr="00025452">
        <w:tc>
          <w:tcPr>
            <w:tcW w:w="2947" w:type="dxa"/>
          </w:tcPr>
          <w:p w14:paraId="07F8808A" w14:textId="77777777" w:rsidR="00560A55" w:rsidRDefault="004F0BA5" w:rsidP="00025452">
            <w:hyperlink r:id="rId15" w:history="1">
              <w:r w:rsidR="00560A55" w:rsidRPr="000D7434">
                <w:rPr>
                  <w:rStyle w:val="Hyperlink"/>
                </w:rPr>
                <w:t>mavila23@ford.com</w:t>
              </w:r>
            </w:hyperlink>
          </w:p>
        </w:tc>
        <w:tc>
          <w:tcPr>
            <w:tcW w:w="3150" w:type="dxa"/>
          </w:tcPr>
          <w:p w14:paraId="6367D34C" w14:textId="77777777" w:rsidR="00560A55" w:rsidRDefault="00560A55" w:rsidP="00025452">
            <w:r>
              <w:t>Mijail Avila</w:t>
            </w:r>
          </w:p>
        </w:tc>
        <w:tc>
          <w:tcPr>
            <w:tcW w:w="2970" w:type="dxa"/>
          </w:tcPr>
          <w:p w14:paraId="2121E80C" w14:textId="77777777" w:rsidR="00560A55" w:rsidRDefault="00560A55" w:rsidP="00025452">
            <w:r>
              <w:t>Trailer Tow ECU Owner</w:t>
            </w:r>
          </w:p>
        </w:tc>
        <w:tc>
          <w:tcPr>
            <w:tcW w:w="1440" w:type="dxa"/>
          </w:tcPr>
          <w:p w14:paraId="2CCFDB3E" w14:textId="77777777" w:rsidR="00560A55" w:rsidRPr="001B1565" w:rsidRDefault="00560A55" w:rsidP="00025452">
            <w:pPr>
              <w:rPr>
                <w:rFonts w:ascii="Helvetica" w:hAnsi="Helvetica" w:cs="Helvetica"/>
                <w:color w:val="0000FF"/>
              </w:rPr>
            </w:pPr>
          </w:p>
        </w:tc>
      </w:tr>
      <w:tr w:rsidR="00560A55" w:rsidRPr="001B1565" w14:paraId="3EA7D439" w14:textId="77777777" w:rsidTr="00025452">
        <w:tc>
          <w:tcPr>
            <w:tcW w:w="2947" w:type="dxa"/>
          </w:tcPr>
          <w:p w14:paraId="43689394" w14:textId="77777777" w:rsidR="00560A55" w:rsidRDefault="004F0BA5" w:rsidP="00025452">
            <w:hyperlink r:id="rId16" w:history="1">
              <w:r w:rsidR="00560A55" w:rsidRPr="000D7434">
                <w:rPr>
                  <w:rStyle w:val="Hyperlink"/>
                </w:rPr>
                <w:t>Iherna33@ford.com</w:t>
              </w:r>
            </w:hyperlink>
          </w:p>
        </w:tc>
        <w:tc>
          <w:tcPr>
            <w:tcW w:w="3150" w:type="dxa"/>
          </w:tcPr>
          <w:p w14:paraId="1DF2774C" w14:textId="77777777" w:rsidR="00560A55" w:rsidRDefault="00560A55" w:rsidP="00025452">
            <w:r>
              <w:t>Ivette Hernandez</w:t>
            </w:r>
          </w:p>
        </w:tc>
        <w:tc>
          <w:tcPr>
            <w:tcW w:w="2970" w:type="dxa"/>
          </w:tcPr>
          <w:p w14:paraId="79D772FA" w14:textId="77777777" w:rsidR="00560A55" w:rsidRDefault="00560A55" w:rsidP="00025452">
            <w:r>
              <w:t>HMI Engineer</w:t>
            </w:r>
          </w:p>
        </w:tc>
        <w:tc>
          <w:tcPr>
            <w:tcW w:w="1440" w:type="dxa"/>
          </w:tcPr>
          <w:p w14:paraId="5962CEE4" w14:textId="77777777" w:rsidR="00560A55" w:rsidRPr="001B1565" w:rsidRDefault="00560A55" w:rsidP="00025452">
            <w:pPr>
              <w:rPr>
                <w:rFonts w:ascii="Helvetica" w:hAnsi="Helvetica" w:cs="Helvetica"/>
                <w:color w:val="0000FF"/>
              </w:rPr>
            </w:pPr>
          </w:p>
        </w:tc>
      </w:tr>
      <w:tr w:rsidR="00560A55" w:rsidRPr="001B1565" w14:paraId="5C367F5C" w14:textId="77777777" w:rsidTr="00025452">
        <w:tc>
          <w:tcPr>
            <w:tcW w:w="2947" w:type="dxa"/>
          </w:tcPr>
          <w:p w14:paraId="47856EEA" w14:textId="77777777" w:rsidR="00560A55" w:rsidRDefault="004F0BA5" w:rsidP="00025452">
            <w:hyperlink r:id="rId17" w:history="1">
              <w:r w:rsidR="00560A55" w:rsidRPr="000D7434">
                <w:rPr>
                  <w:rStyle w:val="Hyperlink"/>
                  <w:rFonts w:ascii="Segoe UI" w:hAnsi="Segoe UI" w:cs="Segoe UI"/>
                  <w:sz w:val="21"/>
                  <w:szCs w:val="21"/>
                  <w:shd w:val="clear" w:color="auto" w:fill="FFFFFF"/>
                </w:rPr>
                <w:t>swatkins@ford.com</w:t>
              </w:r>
            </w:hyperlink>
          </w:p>
        </w:tc>
        <w:tc>
          <w:tcPr>
            <w:tcW w:w="3150" w:type="dxa"/>
          </w:tcPr>
          <w:p w14:paraId="64FCE989" w14:textId="77777777" w:rsidR="00560A55" w:rsidRDefault="00560A55" w:rsidP="00025452">
            <w:r>
              <w:t>Scott Watkins</w:t>
            </w:r>
          </w:p>
        </w:tc>
        <w:tc>
          <w:tcPr>
            <w:tcW w:w="2970" w:type="dxa"/>
          </w:tcPr>
          <w:p w14:paraId="55982780" w14:textId="77777777" w:rsidR="00560A55" w:rsidRDefault="00560A55" w:rsidP="00025452">
            <w:r>
              <w:t>IPC Technical Expert</w:t>
            </w:r>
          </w:p>
        </w:tc>
        <w:tc>
          <w:tcPr>
            <w:tcW w:w="1440" w:type="dxa"/>
          </w:tcPr>
          <w:p w14:paraId="49304792" w14:textId="77777777" w:rsidR="00560A55" w:rsidRPr="001B1565" w:rsidRDefault="00560A55" w:rsidP="00025452">
            <w:pPr>
              <w:rPr>
                <w:rFonts w:ascii="Helvetica" w:hAnsi="Helvetica" w:cs="Helvetica"/>
                <w:color w:val="0000FF"/>
              </w:rPr>
            </w:pPr>
          </w:p>
        </w:tc>
      </w:tr>
      <w:tr w:rsidR="00225011" w:rsidRPr="001B1565" w14:paraId="3F930432" w14:textId="77777777" w:rsidTr="00025452">
        <w:tc>
          <w:tcPr>
            <w:tcW w:w="2947" w:type="dxa"/>
          </w:tcPr>
          <w:p w14:paraId="507AC358" w14:textId="717633CD" w:rsidR="000F6F5C" w:rsidRPr="000F6F5C" w:rsidRDefault="004F0BA5" w:rsidP="00025452">
            <w:pPr>
              <w:rPr>
                <w:rFonts w:ascii="Segoe UI" w:hAnsi="Segoe UI" w:cs="Segoe UI"/>
                <w:color w:val="0078D7"/>
                <w:sz w:val="21"/>
                <w:szCs w:val="21"/>
                <w:shd w:val="clear" w:color="auto" w:fill="FFFFFF"/>
              </w:rPr>
            </w:pPr>
            <w:hyperlink r:id="rId18" w:history="1">
              <w:r w:rsidR="000F6F5C" w:rsidRPr="007D305C">
                <w:rPr>
                  <w:rStyle w:val="Hyperlink"/>
                  <w:rFonts w:ascii="Segoe UI" w:hAnsi="Segoe UI" w:cs="Segoe UI"/>
                  <w:sz w:val="21"/>
                  <w:szCs w:val="21"/>
                  <w:shd w:val="clear" w:color="auto" w:fill="FFFFFF"/>
                </w:rPr>
                <w:t>jrusse12@ford.com</w:t>
              </w:r>
            </w:hyperlink>
          </w:p>
        </w:tc>
        <w:tc>
          <w:tcPr>
            <w:tcW w:w="3150" w:type="dxa"/>
          </w:tcPr>
          <w:p w14:paraId="10A4DF8A" w14:textId="550C6918" w:rsidR="00225011" w:rsidRDefault="000F6F5C" w:rsidP="00025452">
            <w:r>
              <w:t>Russel Jeremy</w:t>
            </w:r>
          </w:p>
        </w:tc>
        <w:tc>
          <w:tcPr>
            <w:tcW w:w="2970" w:type="dxa"/>
          </w:tcPr>
          <w:p w14:paraId="20205912" w14:textId="7ABE77D7" w:rsidR="00225011" w:rsidRDefault="000F6F5C" w:rsidP="00025452">
            <w:r>
              <w:t>PCM Architecture Expert</w:t>
            </w:r>
          </w:p>
        </w:tc>
        <w:tc>
          <w:tcPr>
            <w:tcW w:w="1440" w:type="dxa"/>
          </w:tcPr>
          <w:p w14:paraId="1405DA43" w14:textId="77777777" w:rsidR="00225011" w:rsidRPr="001B1565" w:rsidRDefault="00225011" w:rsidP="00025452">
            <w:pPr>
              <w:rPr>
                <w:rFonts w:ascii="Helvetica" w:hAnsi="Helvetica" w:cs="Helvetica"/>
                <w:color w:val="0000FF"/>
              </w:rPr>
            </w:pPr>
          </w:p>
        </w:tc>
      </w:tr>
      <w:tr w:rsidR="000F6F5C" w:rsidRPr="001B1565" w14:paraId="3396B43A" w14:textId="77777777" w:rsidTr="00025452">
        <w:tc>
          <w:tcPr>
            <w:tcW w:w="2947" w:type="dxa"/>
          </w:tcPr>
          <w:p w14:paraId="45E76493" w14:textId="31465586" w:rsidR="000F6F5C" w:rsidRDefault="004F0BA5" w:rsidP="00025452">
            <w:pPr>
              <w:rPr>
                <w:rFonts w:ascii="Segoe UI" w:hAnsi="Segoe UI" w:cs="Segoe UI"/>
                <w:color w:val="0078D7"/>
                <w:sz w:val="21"/>
                <w:szCs w:val="21"/>
                <w:shd w:val="clear" w:color="auto" w:fill="FFFFFF"/>
              </w:rPr>
            </w:pPr>
            <w:hyperlink r:id="rId19" w:history="1">
              <w:r w:rsidR="000F6F5C" w:rsidRPr="007D305C">
                <w:rPr>
                  <w:rStyle w:val="Hyperlink"/>
                  <w:rFonts w:ascii="Segoe UI" w:hAnsi="Segoe UI" w:cs="Segoe UI"/>
                  <w:sz w:val="21"/>
                  <w:szCs w:val="21"/>
                  <w:shd w:val="clear" w:color="auto" w:fill="FFFFFF"/>
                </w:rPr>
                <w:t>prichmo5@ford.com</w:t>
              </w:r>
            </w:hyperlink>
          </w:p>
        </w:tc>
        <w:tc>
          <w:tcPr>
            <w:tcW w:w="3150" w:type="dxa"/>
          </w:tcPr>
          <w:p w14:paraId="590A28CD" w14:textId="32C6F707" w:rsidR="000F6F5C" w:rsidRDefault="000F6F5C" w:rsidP="00025452">
            <w:r>
              <w:t>Peter Richmond</w:t>
            </w:r>
          </w:p>
        </w:tc>
        <w:tc>
          <w:tcPr>
            <w:tcW w:w="2970" w:type="dxa"/>
          </w:tcPr>
          <w:p w14:paraId="75CC32A9" w14:textId="4BF924FA" w:rsidR="000F6F5C" w:rsidRDefault="000F6F5C" w:rsidP="00025452">
            <w:r>
              <w:t>PT Controls Sof</w:t>
            </w:r>
            <w:r w:rsidR="003576C7">
              <w:t>t</w:t>
            </w:r>
            <w:r>
              <w:t>ware Engineer</w:t>
            </w:r>
          </w:p>
        </w:tc>
        <w:tc>
          <w:tcPr>
            <w:tcW w:w="1440" w:type="dxa"/>
          </w:tcPr>
          <w:p w14:paraId="35C076B4" w14:textId="77777777" w:rsidR="000F6F5C" w:rsidRPr="001B1565" w:rsidRDefault="000F6F5C" w:rsidP="00025452">
            <w:pPr>
              <w:rPr>
                <w:rFonts w:ascii="Helvetica" w:hAnsi="Helvetica" w:cs="Helvetica"/>
                <w:color w:val="0000FF"/>
              </w:rPr>
            </w:pPr>
          </w:p>
        </w:tc>
      </w:tr>
      <w:tr w:rsidR="000F6F5C" w:rsidRPr="001B1565" w14:paraId="09465863" w14:textId="77777777" w:rsidTr="00025452">
        <w:tc>
          <w:tcPr>
            <w:tcW w:w="2947" w:type="dxa"/>
          </w:tcPr>
          <w:p w14:paraId="029D44CF" w14:textId="75E65321" w:rsidR="000F6F5C" w:rsidRDefault="004F0BA5" w:rsidP="00025452">
            <w:pPr>
              <w:rPr>
                <w:rFonts w:ascii="Segoe UI" w:hAnsi="Segoe UI" w:cs="Segoe UI"/>
                <w:color w:val="0078D7"/>
                <w:sz w:val="21"/>
                <w:szCs w:val="21"/>
                <w:shd w:val="clear" w:color="auto" w:fill="FFFFFF"/>
              </w:rPr>
            </w:pPr>
            <w:hyperlink r:id="rId20" w:history="1">
              <w:r w:rsidR="000F6F5C" w:rsidRPr="007D305C">
                <w:rPr>
                  <w:rStyle w:val="Hyperlink"/>
                  <w:rFonts w:ascii="Segoe UI" w:hAnsi="Segoe UI" w:cs="Segoe UI"/>
                  <w:sz w:val="21"/>
                  <w:szCs w:val="21"/>
                  <w:shd w:val="clear" w:color="auto" w:fill="FFFFFF"/>
                </w:rPr>
                <w:t>gjim@ford.com</w:t>
              </w:r>
            </w:hyperlink>
          </w:p>
        </w:tc>
        <w:tc>
          <w:tcPr>
            <w:tcW w:w="3150" w:type="dxa"/>
          </w:tcPr>
          <w:p w14:paraId="666559DE" w14:textId="357444D8" w:rsidR="000F6F5C" w:rsidRDefault="000F6F5C" w:rsidP="00025452">
            <w:r>
              <w:t>Gabriel Jim</w:t>
            </w:r>
          </w:p>
        </w:tc>
        <w:tc>
          <w:tcPr>
            <w:tcW w:w="2970" w:type="dxa"/>
          </w:tcPr>
          <w:p w14:paraId="59357AFB" w14:textId="67F4952A" w:rsidR="000F6F5C" w:rsidRDefault="000F6F5C" w:rsidP="00025452">
            <w:r w:rsidRPr="000F6F5C">
              <w:t>EDS &amp; POWER SUPPLY</w:t>
            </w:r>
          </w:p>
        </w:tc>
        <w:tc>
          <w:tcPr>
            <w:tcW w:w="1440" w:type="dxa"/>
          </w:tcPr>
          <w:p w14:paraId="73BBDE26" w14:textId="77777777" w:rsidR="000F6F5C" w:rsidRPr="001B1565" w:rsidRDefault="000F6F5C" w:rsidP="00025452">
            <w:pPr>
              <w:rPr>
                <w:rFonts w:ascii="Helvetica" w:hAnsi="Helvetica" w:cs="Helvetica"/>
                <w:color w:val="0000FF"/>
              </w:rPr>
            </w:pPr>
          </w:p>
        </w:tc>
      </w:tr>
      <w:tr w:rsidR="000F6F5C" w:rsidRPr="001B1565" w14:paraId="1742FEFD" w14:textId="77777777" w:rsidTr="00025452">
        <w:tc>
          <w:tcPr>
            <w:tcW w:w="2947" w:type="dxa"/>
          </w:tcPr>
          <w:p w14:paraId="1EC65472" w14:textId="4322303C" w:rsidR="000F6F5C" w:rsidRDefault="004F0BA5" w:rsidP="00025452">
            <w:pPr>
              <w:rPr>
                <w:rFonts w:ascii="Segoe UI" w:hAnsi="Segoe UI" w:cs="Segoe UI"/>
                <w:color w:val="0078D7"/>
                <w:sz w:val="21"/>
                <w:szCs w:val="21"/>
                <w:shd w:val="clear" w:color="auto" w:fill="FFFFFF"/>
              </w:rPr>
            </w:pPr>
            <w:hyperlink r:id="rId21" w:history="1">
              <w:r w:rsidR="000F6F5C" w:rsidRPr="007D305C">
                <w:rPr>
                  <w:rStyle w:val="Hyperlink"/>
                  <w:rFonts w:ascii="Segoe UI" w:hAnsi="Segoe UI" w:cs="Segoe UI"/>
                  <w:sz w:val="21"/>
                  <w:szCs w:val="21"/>
                  <w:shd w:val="clear" w:color="auto" w:fill="FFFFFF"/>
                </w:rPr>
                <w:t>jpopovec@ford.com</w:t>
              </w:r>
            </w:hyperlink>
          </w:p>
        </w:tc>
        <w:tc>
          <w:tcPr>
            <w:tcW w:w="3150" w:type="dxa"/>
          </w:tcPr>
          <w:p w14:paraId="39A26B89" w14:textId="4F625DEB" w:rsidR="000F6F5C" w:rsidRDefault="000F6F5C" w:rsidP="00025452">
            <w:r>
              <w:t>John Popovecz</w:t>
            </w:r>
          </w:p>
        </w:tc>
        <w:tc>
          <w:tcPr>
            <w:tcW w:w="2970" w:type="dxa"/>
          </w:tcPr>
          <w:p w14:paraId="2704439C" w14:textId="6DF8DEEB" w:rsidR="000F6F5C" w:rsidRDefault="000F6F5C" w:rsidP="00025452">
            <w:r w:rsidRPr="000F6F5C">
              <w:t>Body Mod SW Supervisor</w:t>
            </w:r>
          </w:p>
        </w:tc>
        <w:tc>
          <w:tcPr>
            <w:tcW w:w="1440" w:type="dxa"/>
          </w:tcPr>
          <w:p w14:paraId="69A26D2B" w14:textId="77777777" w:rsidR="000F6F5C" w:rsidRPr="001B1565" w:rsidRDefault="000F6F5C" w:rsidP="00025452">
            <w:pPr>
              <w:rPr>
                <w:rFonts w:ascii="Helvetica" w:hAnsi="Helvetica" w:cs="Helvetica"/>
                <w:color w:val="0000FF"/>
              </w:rPr>
            </w:pPr>
          </w:p>
        </w:tc>
      </w:tr>
    </w:tbl>
    <w:p w14:paraId="31C0C5AA" w14:textId="77777777" w:rsidR="00A82627" w:rsidDel="00AF2E3D" w:rsidRDefault="00A82627" w:rsidP="00A82627">
      <w:pPr>
        <w:rPr>
          <w:del w:id="281" w:author="Rodriguez-flores, Raul (R.)" w:date="2020-06-29T15:18:00Z"/>
        </w:rPr>
      </w:pPr>
      <w:del w:id="282" w:author="Rodriguez-flores, Raul (R.)" w:date="2020-06-29T15:18:00Z">
        <w:r w:rsidRPr="002A1EEE" w:rsidDel="00AF2E3D">
          <w:rPr>
            <w:color w:val="0000FF"/>
          </w:rPr>
          <w:delText>&lt;</w:delText>
        </w:r>
        <w:r w:rsidR="0079500C" w:rsidDel="00AF2E3D">
          <w:rPr>
            <w:color w:val="0000FF"/>
          </w:rPr>
          <w:delText>Put</w:delText>
        </w:r>
        <w:r w:rsidRPr="002A1EEE" w:rsidDel="00AF2E3D">
          <w:rPr>
            <w:color w:val="0000FF"/>
          </w:rPr>
          <w:delText xml:space="preserve"> VSEM Link</w:delText>
        </w:r>
        <w:r w:rsidR="0079500C" w:rsidDel="00AF2E3D">
          <w:rPr>
            <w:color w:val="0000FF"/>
          </w:rPr>
          <w:delText xml:space="preserve"> here</w:delText>
        </w:r>
        <w:r w:rsidRPr="002A1EEE" w:rsidDel="00AF2E3D">
          <w:rPr>
            <w:color w:val="0000FF"/>
          </w:rPr>
          <w:delText>&gt;</w:delText>
        </w:r>
        <w:r w:rsidDel="00AF2E3D">
          <w:delText>.</w:delText>
        </w:r>
      </w:del>
    </w:p>
    <w:p w14:paraId="4B6BCB0C" w14:textId="77777777" w:rsidR="00AF2E3D" w:rsidRDefault="00AF2E3D">
      <w:pPr>
        <w:rPr>
          <w:ins w:id="283" w:author="Rodriguez-flores, Raul (R.)" w:date="2020-06-29T15:18:00Z"/>
          <w:rStyle w:val="SubtleEmphasis"/>
          <w:b/>
          <w:iCs w:val="0"/>
          <w:color w:val="7F7F7F" w:themeColor="text1" w:themeTint="80"/>
        </w:rPr>
        <w:pPrChange w:id="284" w:author="Rodriguez-flores, Raul (R.)" w:date="2020-06-29T15:18:00Z">
          <w:pPr>
            <w:pStyle w:val="REUserHint"/>
          </w:pPr>
        </w:pPrChange>
      </w:pPr>
    </w:p>
    <w:p w14:paraId="01595F5C" w14:textId="77777777" w:rsidR="00F62AF4" w:rsidRDefault="00F62AF4">
      <w:pPr>
        <w:rPr>
          <w:ins w:id="285" w:author="Rodriguez-flores, Raul (R.)" w:date="2020-07-07T16:26:00Z"/>
          <w:rStyle w:val="SubtleEmphasis"/>
          <w:iCs w:val="0"/>
          <w:color w:val="7F7F7F" w:themeColor="text1" w:themeTint="80"/>
        </w:rPr>
        <w:pPrChange w:id="286" w:author="Rodriguez-flores, Raul (R.)" w:date="2020-06-29T15:18:00Z">
          <w:pPr>
            <w:pStyle w:val="REUserHint"/>
          </w:pPr>
        </w:pPrChange>
      </w:pPr>
      <w:r w:rsidRPr="001A7EA9">
        <w:rPr>
          <w:rStyle w:val="SubtleEmphasis"/>
          <w:b/>
          <w:i w:val="0"/>
          <w:iCs w:val="0"/>
          <w:color w:val="7F7F7F" w:themeColor="text1" w:themeTint="80"/>
        </w:rPr>
        <w:t>#Hint:</w:t>
      </w:r>
      <w:r w:rsidRPr="001A7EA9">
        <w:rPr>
          <w:rStyle w:val="SubtleEmphasis"/>
          <w:i w:val="0"/>
          <w:iCs w:val="0"/>
          <w:color w:val="7F7F7F" w:themeColor="text1" w:themeTint="80"/>
        </w:rPr>
        <w:t xml:space="preserve"> Refer to </w:t>
      </w:r>
      <w:r w:rsidR="00AE665F">
        <w:fldChar w:fldCharType="begin"/>
      </w:r>
      <w:r w:rsidR="00AE665F">
        <w:instrText xml:space="preserve"> HYPERLINK "http://wiki.ford.com/display/RequirementsEngineering/Stakeholder+Analysis" </w:instrText>
      </w:r>
      <w:r w:rsidR="00AE665F">
        <w:fldChar w:fldCharType="separate"/>
      </w:r>
      <w:r w:rsidR="00515E53" w:rsidRPr="001A7EA9">
        <w:rPr>
          <w:rStyle w:val="SubtleEmphasis"/>
          <w:i w:val="0"/>
          <w:iCs w:val="0"/>
          <w:color w:val="7F7F7F" w:themeColor="text1" w:themeTint="80"/>
        </w:rPr>
        <w:t>Ford RE Wiki – Stakeholder List</w:t>
      </w:r>
      <w:r w:rsidR="00AE665F">
        <w:rPr>
          <w:rStyle w:val="SubtleEmphasis"/>
          <w:i w:val="0"/>
          <w:iCs w:val="0"/>
          <w:color w:val="7F7F7F" w:themeColor="text1" w:themeTint="80"/>
        </w:rPr>
        <w:fldChar w:fldCharType="end"/>
      </w:r>
      <w:r w:rsidR="00515E53" w:rsidRPr="001A7EA9">
        <w:rPr>
          <w:rStyle w:val="SubtleEmphasis"/>
          <w:i w:val="0"/>
          <w:iCs w:val="0"/>
          <w:color w:val="7F7F7F" w:themeColor="text1" w:themeTint="80"/>
        </w:rPr>
        <w:t xml:space="preserve"> </w:t>
      </w:r>
      <w:r w:rsidRPr="001A7EA9">
        <w:rPr>
          <w:rStyle w:val="SubtleEmphasis"/>
          <w:i w:val="0"/>
          <w:iCs w:val="0"/>
          <w:color w:val="7F7F7F" w:themeColor="text1" w:themeTint="80"/>
        </w:rPr>
        <w:t>on how to create a stakeholder list.</w:t>
      </w:r>
      <w:r w:rsidR="0079500C" w:rsidRPr="001A7EA9">
        <w:rPr>
          <w:rStyle w:val="SubtleEmphasis"/>
          <w:i w:val="0"/>
          <w:iCs w:val="0"/>
          <w:color w:val="7F7F7F" w:themeColor="text1" w:themeTint="80"/>
        </w:rPr>
        <w:t xml:space="preserve"> The stakeholder list should be stored in VSEM in the pseudo folder “General Data Artifacts” of the corresponding feature / function / component.</w:t>
      </w:r>
    </w:p>
    <w:p w14:paraId="5CABF149" w14:textId="77777777" w:rsidR="00FD0A4A" w:rsidRDefault="00FD0A4A">
      <w:pPr>
        <w:rPr>
          <w:ins w:id="287" w:author="Rodriguez-flores, Raul (R.)" w:date="2020-07-07T16:26:00Z"/>
          <w:rStyle w:val="SubtleEmphasis"/>
          <w:i w:val="0"/>
          <w:iCs w:val="0"/>
          <w:color w:val="7F7F7F" w:themeColor="text1" w:themeTint="80"/>
        </w:rPr>
        <w:pPrChange w:id="288" w:author="Rodriguez-flores, Raul (R.)" w:date="2020-06-29T15:18:00Z">
          <w:pPr>
            <w:pStyle w:val="REUserHint"/>
          </w:pPr>
        </w:pPrChange>
      </w:pPr>
    </w:p>
    <w:p w14:paraId="4B546572" w14:textId="77777777" w:rsidR="00FD0A4A" w:rsidRDefault="00FD0A4A">
      <w:pPr>
        <w:pStyle w:val="Heading3"/>
        <w:rPr>
          <w:ins w:id="289" w:author="Rodriguez-flores, Raul (R.)" w:date="2020-07-07T16:26:00Z"/>
        </w:rPr>
        <w:pPrChange w:id="290" w:author="Rodriguez-flores, Raul (R.)" w:date="2020-07-07T16:26:00Z">
          <w:pPr>
            <w:pStyle w:val="Heading2"/>
            <w:numPr>
              <w:numId w:val="5"/>
            </w:numPr>
            <w:tabs>
              <w:tab w:val="num" w:pos="718"/>
              <w:tab w:val="num" w:pos="4446"/>
            </w:tabs>
            <w:ind w:left="601" w:hanging="601"/>
          </w:pPr>
        </w:pPrChange>
      </w:pPr>
      <w:bookmarkStart w:id="291" w:name="_Toc40440183"/>
      <w:ins w:id="292" w:author="Rodriguez-flores, Raul (R.)" w:date="2020-07-07T16:26:00Z">
        <w:r>
          <w:t>Target Vehicle Programs (initial)</w:t>
        </w:r>
        <w:bookmarkEnd w:id="291"/>
      </w:ins>
    </w:p>
    <w:p w14:paraId="7FC4A93E" w14:textId="77777777" w:rsidR="00FD0A4A" w:rsidRDefault="00FD0A4A" w:rsidP="00FD0A4A">
      <w:pPr>
        <w:pStyle w:val="BodyText"/>
        <w:ind w:right="142"/>
        <w:jc w:val="both"/>
        <w:rPr>
          <w:ins w:id="293" w:author="Rodriguez-flores, Raul (R.)" w:date="2020-07-07T16:26:00Z"/>
          <w:rFonts w:cs="Arial"/>
          <w:color w:val="000000" w:themeColor="text1"/>
        </w:rPr>
      </w:pPr>
      <w:ins w:id="294" w:author="Rodriguez-flores, Raul (R.)" w:date="2020-07-07T16:26:00Z">
        <w:r>
          <w:rPr>
            <w:rFonts w:cs="Arial"/>
            <w:lang w:val="en-US"/>
          </w:rPr>
          <w:t>Global (migration) integration plan drafted for this proposed feature</w:t>
        </w:r>
        <w:r>
          <w:rPr>
            <w:rFonts w:cs="Arial"/>
            <w:color w:val="000000" w:themeColor="text1"/>
          </w:rPr>
          <w:t>.</w:t>
        </w:r>
      </w:ins>
    </w:p>
    <w:p w14:paraId="369D9FC4" w14:textId="77777777" w:rsidR="00FD0A4A" w:rsidRDefault="00FD0A4A" w:rsidP="00FD0A4A">
      <w:pPr>
        <w:pStyle w:val="BodyText"/>
        <w:ind w:right="142"/>
        <w:jc w:val="both"/>
        <w:rPr>
          <w:ins w:id="295" w:author="Rodriguez-flores, Raul (R.)" w:date="2020-07-07T16:26:00Z"/>
          <w:rFonts w:cs="Arial"/>
          <w:color w:val="000000" w:themeColor="text1"/>
        </w:rPr>
      </w:pP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9"/>
        <w:gridCol w:w="2126"/>
        <w:gridCol w:w="6092"/>
      </w:tblGrid>
      <w:tr w:rsidR="00FD0A4A" w:rsidRPr="001B1565" w14:paraId="6FCA0A5B" w14:textId="77777777" w:rsidTr="009C49CA">
        <w:trPr>
          <w:ins w:id="296" w:author="Rodriguez-flores, Raul (R.)" w:date="2020-07-07T16:26:00Z"/>
        </w:trPr>
        <w:tc>
          <w:tcPr>
            <w:tcW w:w="2019" w:type="dxa"/>
            <w:shd w:val="clear" w:color="auto" w:fill="D9D9D9" w:themeFill="background1" w:themeFillShade="D9"/>
          </w:tcPr>
          <w:p w14:paraId="5806FFF0" w14:textId="77777777" w:rsidR="00FD0A4A" w:rsidRPr="001B1565" w:rsidRDefault="00FD0A4A" w:rsidP="009C49CA">
            <w:pPr>
              <w:rPr>
                <w:ins w:id="297" w:author="Rodriguez-flores, Raul (R.)" w:date="2020-07-07T16:26:00Z"/>
                <w:rFonts w:ascii="Helvetica" w:hAnsi="Helvetica" w:cs="Helvetica"/>
                <w:b/>
              </w:rPr>
            </w:pPr>
            <w:ins w:id="298" w:author="Rodriguez-flores, Raul (R.)" w:date="2020-07-07T16:26:00Z">
              <w:r>
                <w:rPr>
                  <w:rFonts w:ascii="Helvetica" w:hAnsi="Helvetica" w:cs="Helvetica"/>
                  <w:b/>
                </w:rPr>
                <w:t>Program</w:t>
              </w:r>
            </w:ins>
          </w:p>
        </w:tc>
        <w:tc>
          <w:tcPr>
            <w:tcW w:w="2126" w:type="dxa"/>
            <w:shd w:val="clear" w:color="auto" w:fill="D9D9D9" w:themeFill="background1" w:themeFillShade="D9"/>
          </w:tcPr>
          <w:p w14:paraId="1F957CF2" w14:textId="77777777" w:rsidR="00FD0A4A" w:rsidRPr="001B1565" w:rsidRDefault="00FD0A4A" w:rsidP="009C49CA">
            <w:pPr>
              <w:rPr>
                <w:ins w:id="299" w:author="Rodriguez-flores, Raul (R.)" w:date="2020-07-07T16:26:00Z"/>
                <w:rFonts w:ascii="Helvetica" w:hAnsi="Helvetica" w:cs="Helvetica"/>
                <w:b/>
              </w:rPr>
            </w:pPr>
            <w:ins w:id="300" w:author="Rodriguez-flores, Raul (R.)" w:date="2020-07-07T16:26:00Z">
              <w:r>
                <w:rPr>
                  <w:rFonts w:ascii="Helvetica" w:hAnsi="Helvetica" w:cs="Helvetica"/>
                  <w:b/>
                </w:rPr>
                <w:t>Date</w:t>
              </w:r>
            </w:ins>
          </w:p>
        </w:tc>
        <w:tc>
          <w:tcPr>
            <w:tcW w:w="6092" w:type="dxa"/>
            <w:shd w:val="clear" w:color="auto" w:fill="D9D9D9" w:themeFill="background1" w:themeFillShade="D9"/>
          </w:tcPr>
          <w:p w14:paraId="44E712D3" w14:textId="77777777" w:rsidR="00FD0A4A" w:rsidRPr="001B1565" w:rsidRDefault="00FD0A4A" w:rsidP="009C49CA">
            <w:pPr>
              <w:rPr>
                <w:ins w:id="301" w:author="Rodriguez-flores, Raul (R.)" w:date="2020-07-07T16:26:00Z"/>
                <w:rFonts w:ascii="Helvetica" w:hAnsi="Helvetica" w:cs="Helvetica"/>
                <w:b/>
              </w:rPr>
            </w:pPr>
            <w:ins w:id="302" w:author="Rodriguez-flores, Raul (R.)" w:date="2020-07-07T16:26:00Z">
              <w:r>
                <w:rPr>
                  <w:rFonts w:ascii="Helvetica" w:hAnsi="Helvetica" w:cs="Helvetica"/>
                  <w:b/>
                </w:rPr>
                <w:t>Note</w:t>
              </w:r>
            </w:ins>
          </w:p>
        </w:tc>
      </w:tr>
      <w:tr w:rsidR="00FD0A4A" w:rsidRPr="001B1565" w14:paraId="303FC934" w14:textId="77777777" w:rsidTr="009C49CA">
        <w:trPr>
          <w:ins w:id="303" w:author="Rodriguez-flores, Raul (R.)" w:date="2020-07-07T16:26:00Z"/>
        </w:trPr>
        <w:tc>
          <w:tcPr>
            <w:tcW w:w="2019" w:type="dxa"/>
          </w:tcPr>
          <w:p w14:paraId="34FC3FDE" w14:textId="77777777" w:rsidR="00FD0A4A" w:rsidRPr="001B1565" w:rsidRDefault="00FD0A4A" w:rsidP="009C49CA">
            <w:pPr>
              <w:rPr>
                <w:ins w:id="304" w:author="Rodriguez-flores, Raul (R.)" w:date="2020-07-07T16:26:00Z"/>
                <w:rFonts w:ascii="Helvetica" w:hAnsi="Helvetica" w:cs="Helvetica"/>
                <w:color w:val="0000FF"/>
              </w:rPr>
            </w:pPr>
            <w:ins w:id="305" w:author="Rodriguez-flores, Raul (R.)" w:date="2020-07-07T16:26:00Z">
              <w:r>
                <w:rPr>
                  <w:rFonts w:ascii="Helvetica" w:hAnsi="Helvetica" w:cs="Helvetica"/>
                  <w:color w:val="0000FF"/>
                </w:rPr>
                <w:t>P708</w:t>
              </w:r>
            </w:ins>
          </w:p>
        </w:tc>
        <w:tc>
          <w:tcPr>
            <w:tcW w:w="2126" w:type="dxa"/>
          </w:tcPr>
          <w:p w14:paraId="4C2AF666" w14:textId="677D9D8D" w:rsidR="00FD0A4A" w:rsidRPr="001B1565" w:rsidRDefault="00FD0A4A" w:rsidP="009C49CA">
            <w:pPr>
              <w:rPr>
                <w:ins w:id="306" w:author="Rodriguez-flores, Raul (R.)" w:date="2020-07-07T16:26:00Z"/>
                <w:rFonts w:ascii="Helvetica" w:hAnsi="Helvetica" w:cs="Helvetica"/>
                <w:color w:val="0000FF"/>
              </w:rPr>
            </w:pPr>
            <w:ins w:id="307" w:author="Rodriguez-flores, Raul (R.)" w:date="2020-07-07T16:26:00Z">
              <w:r>
                <w:rPr>
                  <w:rFonts w:ascii="Helvetica" w:hAnsi="Helvetica" w:cs="Helvetica"/>
                  <w:color w:val="0000FF"/>
                </w:rPr>
                <w:t>2020/</w:t>
              </w:r>
            </w:ins>
            <w:r w:rsidR="00174421">
              <w:rPr>
                <w:rFonts w:ascii="Helvetica" w:hAnsi="Helvetica" w:cs="Helvetica"/>
                <w:color w:val="0000FF"/>
              </w:rPr>
              <w:t>12</w:t>
            </w:r>
            <w:ins w:id="308" w:author="Rodriguez-flores, Raul (R.)" w:date="2020-07-07T16:26:00Z">
              <w:r>
                <w:rPr>
                  <w:rFonts w:ascii="Helvetica" w:hAnsi="Helvetica" w:cs="Helvetica"/>
                  <w:color w:val="0000FF"/>
                </w:rPr>
                <w:t>/</w:t>
              </w:r>
            </w:ins>
            <w:r w:rsidR="00174421">
              <w:rPr>
                <w:rFonts w:ascii="Helvetica" w:hAnsi="Helvetica" w:cs="Helvetica"/>
                <w:color w:val="0000FF"/>
              </w:rPr>
              <w:t>12</w:t>
            </w:r>
          </w:p>
        </w:tc>
        <w:tc>
          <w:tcPr>
            <w:tcW w:w="6092" w:type="dxa"/>
          </w:tcPr>
          <w:p w14:paraId="273B7D39" w14:textId="77777777" w:rsidR="00FD0A4A" w:rsidRPr="0097363F" w:rsidRDefault="00FD0A4A" w:rsidP="009C49CA">
            <w:pPr>
              <w:rPr>
                <w:ins w:id="309" w:author="Rodriguez-flores, Raul (R.)" w:date="2020-07-07T16:26:00Z"/>
                <w:rFonts w:ascii="Helvetica" w:hAnsi="Helvetica" w:cs="Helvetica"/>
                <w:color w:val="000000" w:themeColor="text1"/>
              </w:rPr>
            </w:pPr>
            <w:ins w:id="310" w:author="Rodriguez-flores, Raul (R.)" w:date="2020-07-07T16:26:00Z">
              <w:r>
                <w:rPr>
                  <w:rFonts w:ascii="Helvetica" w:hAnsi="Helvetica" w:cs="Helvetica"/>
                  <w:color w:val="000000" w:themeColor="text1"/>
                </w:rPr>
                <w:t>UPV0</w:t>
              </w:r>
            </w:ins>
          </w:p>
        </w:tc>
      </w:tr>
    </w:tbl>
    <w:p w14:paraId="1A168D09" w14:textId="77777777" w:rsidR="00FD0A4A" w:rsidRPr="00C7649D" w:rsidRDefault="00FD0A4A" w:rsidP="00FD0A4A">
      <w:pPr>
        <w:pStyle w:val="Caption"/>
        <w:rPr>
          <w:ins w:id="311" w:author="Rodriguez-flores, Raul (R.)" w:date="2020-07-07T16:26:00Z"/>
        </w:rPr>
      </w:pPr>
      <w:ins w:id="312" w:author="Rodriguez-flores, Raul (R.)" w:date="2020-07-07T16:26:00Z">
        <w:r w:rsidRPr="001B1565">
          <w:t xml:space="preserve">Table </w:t>
        </w:r>
        <w:r>
          <w:rPr>
            <w:noProof/>
          </w:rPr>
          <w:t>2</w:t>
        </w:r>
        <w:r w:rsidRPr="001B1565">
          <w:t xml:space="preserve">: </w:t>
        </w:r>
        <w:r>
          <w:t>Potential Program List</w:t>
        </w:r>
      </w:ins>
    </w:p>
    <w:p w14:paraId="6E2D4E22" w14:textId="77777777" w:rsidR="00FD0A4A" w:rsidRDefault="00FD0A4A">
      <w:pPr>
        <w:pStyle w:val="Heading3"/>
        <w:rPr>
          <w:ins w:id="313" w:author="Rodriguez-flores, Raul (R.)" w:date="2020-07-07T16:26:00Z"/>
        </w:rPr>
        <w:pPrChange w:id="314" w:author="Rodriguez-flores, Raul (R.)" w:date="2020-07-07T16:27:00Z">
          <w:pPr>
            <w:pStyle w:val="Heading2"/>
            <w:numPr>
              <w:numId w:val="5"/>
            </w:numPr>
            <w:tabs>
              <w:tab w:val="num" w:pos="718"/>
              <w:tab w:val="num" w:pos="4446"/>
            </w:tabs>
            <w:ind w:left="601" w:hanging="601"/>
          </w:pPr>
        </w:pPrChange>
      </w:pPr>
      <w:bookmarkStart w:id="315" w:name="_Toc40440184"/>
      <w:ins w:id="316" w:author="Rodriguez-flores, Raul (R.)" w:date="2020-07-07T16:26:00Z">
        <w:r>
          <w:t>Feature Prototype Plan</w:t>
        </w:r>
        <w:bookmarkEnd w:id="315"/>
      </w:ins>
    </w:p>
    <w:p w14:paraId="5B1B7393" w14:textId="77777777" w:rsidR="00FD0A4A" w:rsidRDefault="00FD0A4A" w:rsidP="00FD0A4A">
      <w:pPr>
        <w:pStyle w:val="BodyText"/>
        <w:ind w:right="142"/>
        <w:jc w:val="both"/>
        <w:rPr>
          <w:ins w:id="317" w:author="Rodriguez-flores, Raul (R.)" w:date="2020-07-07T16:26:00Z"/>
          <w:rFonts w:cs="Arial"/>
          <w:color w:val="000000" w:themeColor="text1"/>
        </w:rPr>
      </w:pPr>
    </w:p>
    <w:p w14:paraId="472DA6BE" w14:textId="77777777" w:rsidR="00FD0A4A" w:rsidRDefault="00FD0A4A" w:rsidP="00FD0A4A">
      <w:pPr>
        <w:pStyle w:val="BodyText"/>
        <w:ind w:right="142"/>
        <w:jc w:val="both"/>
        <w:rPr>
          <w:ins w:id="318" w:author="Rodriguez-flores, Raul (R.)" w:date="2020-07-07T16:26:00Z"/>
          <w:rFonts w:cs="Arial"/>
          <w:color w:val="000000" w:themeColor="text1"/>
        </w:rPr>
      </w:pPr>
      <w:ins w:id="319" w:author="Rodriguez-flores, Raul (R.)" w:date="2020-07-07T16:26:00Z">
        <w:r>
          <w:rPr>
            <w:rFonts w:cs="Arial"/>
            <w:color w:val="000000" w:themeColor="text1"/>
          </w:rPr>
          <w:tab/>
        </w:r>
      </w:ins>
      <w:customXmlInsRangeStart w:id="320" w:author="Rodriguez-flores, Raul (R.)" w:date="2020-07-07T16:26:00Z"/>
      <w:sdt>
        <w:sdtPr>
          <w:rPr>
            <w:rFonts w:cs="Arial"/>
            <w:color w:val="000000" w:themeColor="text1"/>
          </w:rPr>
          <w:id w:val="-78064467"/>
          <w14:checkbox>
            <w14:checked w14:val="1"/>
            <w14:checkedState w14:val="2612" w14:font="MS Gothic"/>
            <w14:uncheckedState w14:val="2610" w14:font="MS Gothic"/>
          </w14:checkbox>
        </w:sdtPr>
        <w:sdtEndPr/>
        <w:sdtContent>
          <w:customXmlInsRangeEnd w:id="320"/>
          <w:ins w:id="321" w:author="Rodriguez-flores, Raul (R.)" w:date="2020-07-07T16:26:00Z">
            <w:r>
              <w:rPr>
                <w:rFonts w:ascii="MS Gothic" w:eastAsia="MS Gothic" w:hAnsi="MS Gothic" w:cs="Arial" w:hint="eastAsia"/>
                <w:color w:val="000000" w:themeColor="text1"/>
              </w:rPr>
              <w:t>☒</w:t>
            </w:r>
          </w:ins>
          <w:customXmlInsRangeStart w:id="322" w:author="Rodriguez-flores, Raul (R.)" w:date="2020-07-07T16:26:00Z"/>
        </w:sdtContent>
      </w:sdt>
      <w:customXmlInsRangeEnd w:id="322"/>
      <w:ins w:id="323" w:author="Rodriguez-flores, Raul (R.)" w:date="2020-07-07T16:26:00Z">
        <w:r>
          <w:rPr>
            <w:rFonts w:cs="Arial"/>
            <w:color w:val="000000" w:themeColor="text1"/>
          </w:rPr>
          <w:t xml:space="preserve">   No prototype</w:t>
        </w:r>
      </w:ins>
    </w:p>
    <w:p w14:paraId="3D62A6C8" w14:textId="77777777" w:rsidR="00FD0A4A" w:rsidRDefault="00FD0A4A" w:rsidP="00FD0A4A">
      <w:pPr>
        <w:pStyle w:val="BodyText"/>
        <w:ind w:right="142"/>
        <w:jc w:val="both"/>
        <w:rPr>
          <w:ins w:id="324" w:author="Rodriguez-flores, Raul (R.)" w:date="2020-07-07T16:26:00Z"/>
          <w:rFonts w:cs="Arial"/>
          <w:color w:val="000000" w:themeColor="text1"/>
        </w:rPr>
      </w:pPr>
      <w:ins w:id="325" w:author="Rodriguez-flores, Raul (R.)" w:date="2020-07-07T16:26:00Z">
        <w:r>
          <w:rPr>
            <w:rFonts w:cs="Arial"/>
            <w:color w:val="000000" w:themeColor="text1"/>
          </w:rPr>
          <w:tab/>
        </w:r>
      </w:ins>
      <w:customXmlInsRangeStart w:id="326" w:author="Rodriguez-flores, Raul (R.)" w:date="2020-07-07T16:26:00Z"/>
      <w:sdt>
        <w:sdtPr>
          <w:rPr>
            <w:rFonts w:cs="Arial"/>
            <w:color w:val="000000" w:themeColor="text1"/>
          </w:rPr>
          <w:id w:val="1854452438"/>
          <w14:checkbox>
            <w14:checked w14:val="0"/>
            <w14:checkedState w14:val="2612" w14:font="MS Gothic"/>
            <w14:uncheckedState w14:val="2610" w14:font="MS Gothic"/>
          </w14:checkbox>
        </w:sdtPr>
        <w:sdtEndPr/>
        <w:sdtContent>
          <w:customXmlInsRangeEnd w:id="326"/>
          <w:ins w:id="327" w:author="Rodriguez-flores, Raul (R.)" w:date="2020-07-07T16:26:00Z">
            <w:r>
              <w:rPr>
                <w:rFonts w:ascii="MS Gothic" w:eastAsia="MS Gothic" w:hAnsi="MS Gothic" w:cs="Arial" w:hint="eastAsia"/>
                <w:color w:val="000000" w:themeColor="text1"/>
              </w:rPr>
              <w:t>☐</w:t>
            </w:r>
          </w:ins>
          <w:customXmlInsRangeStart w:id="328" w:author="Rodriguez-flores, Raul (R.)" w:date="2020-07-07T16:26:00Z"/>
        </w:sdtContent>
      </w:sdt>
      <w:customXmlInsRangeEnd w:id="328"/>
      <w:ins w:id="329" w:author="Rodriguez-flores, Raul (R.)" w:date="2020-07-07T16:26:00Z">
        <w:r>
          <w:rPr>
            <w:rFonts w:cs="Arial"/>
            <w:color w:val="000000" w:themeColor="text1"/>
          </w:rPr>
          <w:t xml:space="preserve">   Assess need for prototype</w:t>
        </w:r>
      </w:ins>
    </w:p>
    <w:p w14:paraId="0CA525BE" w14:textId="77777777" w:rsidR="00FD0A4A" w:rsidRDefault="00FD0A4A" w:rsidP="00FD0A4A">
      <w:pPr>
        <w:pStyle w:val="BodyText"/>
        <w:ind w:right="142"/>
        <w:jc w:val="both"/>
        <w:rPr>
          <w:ins w:id="330" w:author="Rodriguez-flores, Raul (R.)" w:date="2020-07-07T16:26:00Z"/>
          <w:rFonts w:cs="Arial"/>
          <w:color w:val="000000" w:themeColor="text1"/>
        </w:rPr>
      </w:pPr>
      <w:ins w:id="331" w:author="Rodriguez-flores, Raul (R.)" w:date="2020-07-07T16:26:00Z">
        <w:r>
          <w:rPr>
            <w:rFonts w:cs="Arial"/>
            <w:color w:val="000000" w:themeColor="text1"/>
          </w:rPr>
          <w:tab/>
        </w:r>
      </w:ins>
      <w:customXmlInsRangeStart w:id="332" w:author="Rodriguez-flores, Raul (R.)" w:date="2020-07-07T16:26:00Z"/>
      <w:sdt>
        <w:sdtPr>
          <w:rPr>
            <w:rFonts w:cs="Arial"/>
            <w:color w:val="000000" w:themeColor="text1"/>
          </w:rPr>
          <w:id w:val="779071617"/>
          <w14:checkbox>
            <w14:checked w14:val="0"/>
            <w14:checkedState w14:val="2612" w14:font="MS Gothic"/>
            <w14:uncheckedState w14:val="2610" w14:font="MS Gothic"/>
          </w14:checkbox>
        </w:sdtPr>
        <w:sdtEndPr/>
        <w:sdtContent>
          <w:customXmlInsRangeEnd w:id="332"/>
          <w:ins w:id="333" w:author="Rodriguez-flores, Raul (R.)" w:date="2020-07-07T16:26:00Z">
            <w:r>
              <w:rPr>
                <w:rFonts w:ascii="MS Gothic" w:eastAsia="MS Gothic" w:hAnsi="MS Gothic" w:cs="Arial" w:hint="eastAsia"/>
                <w:color w:val="000000" w:themeColor="text1"/>
              </w:rPr>
              <w:t>☐</w:t>
            </w:r>
          </w:ins>
          <w:customXmlInsRangeStart w:id="334" w:author="Rodriguez-flores, Raul (R.)" w:date="2020-07-07T16:26:00Z"/>
        </w:sdtContent>
      </w:sdt>
      <w:customXmlInsRangeEnd w:id="334"/>
      <w:ins w:id="335" w:author="Rodriguez-flores, Raul (R.)" w:date="2020-07-07T16:26:00Z">
        <w:r>
          <w:rPr>
            <w:rFonts w:cs="Arial"/>
            <w:color w:val="000000" w:themeColor="text1"/>
          </w:rPr>
          <w:t xml:space="preserve">   Prototype planned</w:t>
        </w:r>
      </w:ins>
    </w:p>
    <w:p w14:paraId="36A5B0C2" w14:textId="77777777" w:rsidR="00FD0A4A" w:rsidRPr="001A7EA9" w:rsidRDefault="00FD0A4A">
      <w:pPr>
        <w:rPr>
          <w:rStyle w:val="SubtleEmphasis"/>
          <w:iCs w:val="0"/>
          <w:color w:val="7F7F7F" w:themeColor="text1" w:themeTint="80"/>
          <w:lang w:val="en-GB"/>
        </w:rPr>
        <w:pPrChange w:id="336" w:author="Rodriguez-flores, Raul (R.)" w:date="2020-06-29T15:18:00Z">
          <w:pPr>
            <w:pStyle w:val="REUserHint"/>
          </w:pPr>
        </w:pPrChange>
      </w:pPr>
    </w:p>
    <w:p w14:paraId="0D7AC7F0" w14:textId="77777777" w:rsidR="002A28C4" w:rsidRPr="007C20FA" w:rsidRDefault="00A82627">
      <w:pPr>
        <w:pStyle w:val="Heading2"/>
        <w:rPr>
          <w:ins w:id="337" w:author="Rodriguez-flores, Raul (R.)" w:date="2020-07-07T16:34:00Z"/>
        </w:rPr>
        <w:pPrChange w:id="338" w:author="Rodriguez-flores, Raul (R.)" w:date="2020-07-07T16:34:00Z">
          <w:pPr>
            <w:pStyle w:val="Heading1"/>
            <w:numPr>
              <w:numId w:val="5"/>
            </w:numPr>
            <w:ind w:left="432" w:hanging="432"/>
          </w:pPr>
        </w:pPrChange>
      </w:pPr>
      <w:bookmarkStart w:id="339" w:name="_Toc215652130"/>
      <w:bookmarkStart w:id="340" w:name="_Toc420397664"/>
      <w:bookmarkStart w:id="341" w:name="_Toc35002496"/>
      <w:del w:id="342" w:author="Rodriguez-flores, Raul (R.)" w:date="2020-07-07T16:34:00Z">
        <w:r w:rsidDel="002A28C4">
          <w:delText xml:space="preserve">Document </w:delText>
        </w:r>
        <w:bookmarkEnd w:id="339"/>
        <w:bookmarkEnd w:id="340"/>
        <w:r w:rsidR="00F60230" w:rsidDel="002A28C4">
          <w:delText>Organization</w:delText>
        </w:r>
      </w:del>
      <w:bookmarkStart w:id="343" w:name="_Toc23423662"/>
      <w:bookmarkStart w:id="344" w:name="_Toc40440185"/>
      <w:bookmarkEnd w:id="341"/>
      <w:ins w:id="345" w:author="Rodriguez-flores, Raul (R.)" w:date="2020-07-07T16:34:00Z">
        <w:r w:rsidR="002A28C4">
          <w:t>Feature Overview</w:t>
        </w:r>
        <w:bookmarkEnd w:id="343"/>
        <w:bookmarkEnd w:id="344"/>
      </w:ins>
    </w:p>
    <w:p w14:paraId="3A550446" w14:textId="77777777" w:rsidR="002A28C4" w:rsidRDefault="002A28C4">
      <w:pPr>
        <w:pStyle w:val="Heading3"/>
        <w:rPr>
          <w:ins w:id="346" w:author="Rodriguez-flores, Raul (R.)" w:date="2020-07-07T16:34:00Z"/>
        </w:rPr>
        <w:pPrChange w:id="347" w:author="Rodriguez-flores, Raul (R.)" w:date="2020-07-07T16:34:00Z">
          <w:pPr>
            <w:pStyle w:val="Heading2"/>
            <w:numPr>
              <w:numId w:val="5"/>
            </w:numPr>
            <w:tabs>
              <w:tab w:val="num" w:pos="4446"/>
            </w:tabs>
            <w:ind w:left="630" w:hanging="576"/>
          </w:pPr>
        </w:pPrChange>
      </w:pPr>
      <w:bookmarkStart w:id="348" w:name="_Toc23423663"/>
      <w:bookmarkStart w:id="349" w:name="_Toc40440186"/>
      <w:ins w:id="350" w:author="Rodriguez-flores, Raul (R.)" w:date="2020-07-07T16:34:00Z">
        <w:r>
          <w:t xml:space="preserve">Conceptual Basis for </w:t>
        </w:r>
        <w:r w:rsidRPr="007C20FA">
          <w:t>Feature</w:t>
        </w:r>
        <w:bookmarkEnd w:id="348"/>
        <w:bookmarkEnd w:id="349"/>
      </w:ins>
    </w:p>
    <w:p w14:paraId="6A91D335" w14:textId="77777777" w:rsidR="002A28C4" w:rsidRDefault="002A28C4" w:rsidP="002A28C4">
      <w:pPr>
        <w:rPr>
          <w:ins w:id="351" w:author="Rodriguez-flores, Raul (R.)" w:date="2020-07-07T16:34:00Z"/>
          <w:rFonts w:cs="Arial"/>
        </w:rPr>
      </w:pPr>
      <w:bookmarkStart w:id="352" w:name="_Toc273517495"/>
      <w:ins w:id="353" w:author="Rodriguez-flores, Raul (R.)" w:date="2020-07-07T16:34:00Z">
        <w:r>
          <w:rPr>
            <w:rFonts w:cs="Arial"/>
          </w:rPr>
          <w:t xml:space="preserve">The main concept of the feature is to </w:t>
        </w:r>
      </w:ins>
      <w:ins w:id="354" w:author="Rodriguez-flores, Raul (R.)" w:date="2020-07-07T16:35:00Z">
        <w:r>
          <w:rPr>
            <w:rFonts w:cs="Arial"/>
          </w:rPr>
          <w:t>configure</w:t>
        </w:r>
      </w:ins>
      <w:ins w:id="355" w:author="Rodriguez-flores, Raul (R.)" w:date="2020-07-07T16:38:00Z">
        <w:r>
          <w:rPr>
            <w:rFonts w:cs="Arial"/>
          </w:rPr>
          <w:t xml:space="preserve"> and receive </w:t>
        </w:r>
      </w:ins>
      <w:ins w:id="356" w:author="Rodriguez-flores, Raul (R.)" w:date="2020-07-07T16:39:00Z">
        <w:r>
          <w:rPr>
            <w:rFonts w:cs="Arial"/>
          </w:rPr>
          <w:t>notifications by Sync for</w:t>
        </w:r>
      </w:ins>
      <w:ins w:id="357" w:author="Rodriguez-flores, Raul (R.)" w:date="2020-07-07T16:37:00Z">
        <w:r>
          <w:rPr>
            <w:rFonts w:cs="Arial"/>
          </w:rPr>
          <w:t xml:space="preserve"> </w:t>
        </w:r>
      </w:ins>
      <w:ins w:id="358" w:author="Rodriguez-flores, Raul (R.)" w:date="2020-07-07T16:34:00Z">
        <w:r>
          <w:rPr>
            <w:rFonts w:cs="Arial"/>
          </w:rPr>
          <w:t xml:space="preserve">the trailer profiles and </w:t>
        </w:r>
      </w:ins>
      <w:ins w:id="359" w:author="Rodriguez-flores, Raul (R.)" w:date="2020-07-07T16:37:00Z">
        <w:r>
          <w:rPr>
            <w:rFonts w:cs="Arial"/>
          </w:rPr>
          <w:t>settings</w:t>
        </w:r>
      </w:ins>
      <w:ins w:id="360" w:author="Rodriguez-flores, Raul (R.)" w:date="2020-07-07T16:34:00Z">
        <w:r>
          <w:rPr>
            <w:rFonts w:cs="Arial"/>
          </w:rPr>
          <w:t xml:space="preserve"> (such as </w:t>
        </w:r>
      </w:ins>
      <w:ins w:id="361" w:author="Rodriguez-flores, Raul (R.)" w:date="2020-07-07T16:38:00Z">
        <w:r>
          <w:rPr>
            <w:rFonts w:cs="Arial"/>
          </w:rPr>
          <w:t>Trailer Maintenance, Trailer Trip,</w:t>
        </w:r>
      </w:ins>
      <w:ins w:id="362" w:author="Rodriguez-flores, Raul (R.)" w:date="2020-07-07T16:34:00Z">
        <w:r>
          <w:rPr>
            <w:rFonts w:cs="Arial"/>
          </w:rPr>
          <w:t xml:space="preserve"> etc.) for each trailer the user may own and saved in the Sync.</w:t>
        </w:r>
      </w:ins>
    </w:p>
    <w:p w14:paraId="77609A07" w14:textId="77777777" w:rsidR="002A28C4" w:rsidRDefault="002A28C4" w:rsidP="002A28C4">
      <w:pPr>
        <w:rPr>
          <w:ins w:id="363" w:author="Rodriguez-flores, Raul (R.)" w:date="2020-07-07T16:34:00Z"/>
          <w:rFonts w:cs="Arial"/>
        </w:rPr>
      </w:pPr>
    </w:p>
    <w:p w14:paraId="5001EF76" w14:textId="1512CB82" w:rsidR="002A28C4" w:rsidRDefault="002A28C4" w:rsidP="002A28C4">
      <w:pPr>
        <w:rPr>
          <w:ins w:id="364" w:author="Rodriguez-flores, Raul (R.)" w:date="2020-07-07T16:34:00Z"/>
          <w:rFonts w:cs="Arial"/>
        </w:rPr>
      </w:pPr>
      <w:ins w:id="365" w:author="Rodriguez-flores, Raul (R.)" w:date="2020-07-07T16:34:00Z">
        <w:r>
          <w:rPr>
            <w:rFonts w:cs="Arial"/>
          </w:rPr>
          <w:t>The user connects a trailer to the vehicle, gets into the vehicle, and turns on the ignition.</w:t>
        </w:r>
      </w:ins>
      <w:r w:rsidR="00174421">
        <w:rPr>
          <w:rFonts w:cs="Arial"/>
        </w:rPr>
        <w:t xml:space="preserve"> Vehicle must be in Park for feature to activate.</w:t>
      </w:r>
      <w:ins w:id="366" w:author="Rodriguez-flores, Raul (R.)" w:date="2020-07-07T16:34:00Z">
        <w:r>
          <w:rPr>
            <w:rFonts w:cs="Arial"/>
          </w:rPr>
          <w:t xml:space="preserve"> </w:t>
        </w:r>
      </w:ins>
      <w:r w:rsidR="00D157C5">
        <w:rPr>
          <w:rFonts w:cs="Arial"/>
        </w:rPr>
        <w:t>If t</w:t>
      </w:r>
      <w:ins w:id="367" w:author="Rodriguez-flores, Raul (R.)" w:date="2020-07-07T16:34:00Z">
        <w:r>
          <w:rPr>
            <w:rFonts w:cs="Arial"/>
          </w:rPr>
          <w:t>he trailer connected was recently borrowed by a friend of the user, who used it for certain miles. The user goes into the sync settings to find the Trailer</w:t>
        </w:r>
      </w:ins>
      <w:ins w:id="368" w:author="Rodriguez-flores, Raul (R.)" w:date="2020-07-07T16:39:00Z">
        <w:r>
          <w:rPr>
            <w:rFonts w:cs="Arial"/>
          </w:rPr>
          <w:t xml:space="preserve"> </w:t>
        </w:r>
      </w:ins>
      <w:r w:rsidR="00D157C5">
        <w:rPr>
          <w:rFonts w:cs="Arial"/>
        </w:rPr>
        <w:t>Settings and Profile</w:t>
      </w:r>
      <w:ins w:id="369" w:author="Rodriguez-flores, Raul (R.)" w:date="2020-07-07T16:34:00Z">
        <w:r>
          <w:rPr>
            <w:rFonts w:cs="Arial"/>
          </w:rPr>
          <w:t>, where he overrides the mileage of the trailer. As he overrides the mileage, a pop-up appears that a part of the trailer (ex: lug nuts) needs to be checked for any repairs.</w:t>
        </w:r>
      </w:ins>
    </w:p>
    <w:p w14:paraId="754C5183" w14:textId="77777777" w:rsidR="002A28C4" w:rsidRDefault="002A28C4" w:rsidP="002A28C4">
      <w:pPr>
        <w:rPr>
          <w:ins w:id="370" w:author="Rodriguez-flores, Raul (R.)" w:date="2020-07-07T16:34:00Z"/>
          <w:rFonts w:cs="Arial"/>
        </w:rPr>
      </w:pPr>
    </w:p>
    <w:p w14:paraId="0BE01205" w14:textId="77777777" w:rsidR="002A28C4" w:rsidRDefault="002A28C4" w:rsidP="002A28C4">
      <w:pPr>
        <w:rPr>
          <w:ins w:id="371" w:author="Rodriguez-flores, Raul (R.)" w:date="2020-07-07T16:34:00Z"/>
          <w:rFonts w:cs="Arial"/>
        </w:rPr>
      </w:pPr>
      <w:ins w:id="372" w:author="Rodriguez-flores, Raul (R.)" w:date="2020-07-07T16:34:00Z">
        <w:r>
          <w:rPr>
            <w:rFonts w:cs="Arial"/>
          </w:rPr>
          <w:t>This feature reminds the user for the maintenance of the parts of the trailer based on the mileage or time duration, the trailer has been used for, which helps the user to track and maintain them accordingly.</w:t>
        </w:r>
      </w:ins>
      <w:r w:rsidR="00D157C5">
        <w:rPr>
          <w:rFonts w:cs="Arial"/>
        </w:rPr>
        <w:t xml:space="preserve"> This feature is </w:t>
      </w:r>
      <w:r w:rsidR="00D157C5" w:rsidRPr="00982092">
        <w:rPr>
          <w:rFonts w:cs="Arial"/>
          <w:b/>
          <w:u w:val="single"/>
        </w:rPr>
        <w:t>not</w:t>
      </w:r>
      <w:r w:rsidR="00D157C5">
        <w:rPr>
          <w:rFonts w:cs="Arial"/>
        </w:rPr>
        <w:t xml:space="preserve"> intended to replace the Trailer Owner</w:t>
      </w:r>
      <w:r w:rsidR="00982092">
        <w:rPr>
          <w:rFonts w:cs="Arial"/>
        </w:rPr>
        <w:t>’</w:t>
      </w:r>
      <w:r w:rsidR="00D157C5">
        <w:rPr>
          <w:rFonts w:cs="Arial"/>
        </w:rPr>
        <w:t>s M</w:t>
      </w:r>
      <w:r w:rsidR="00982092">
        <w:rPr>
          <w:rFonts w:cs="Arial"/>
        </w:rPr>
        <w:t>anual, the user must use the Maintenance information only as reference.</w:t>
      </w:r>
    </w:p>
    <w:p w14:paraId="2E1FEE02" w14:textId="77777777" w:rsidR="002A28C4" w:rsidRPr="007C20FA" w:rsidRDefault="002A28C4" w:rsidP="002A28C4">
      <w:pPr>
        <w:pStyle w:val="Heading3"/>
        <w:numPr>
          <w:ilvl w:val="2"/>
          <w:numId w:val="5"/>
        </w:numPr>
        <w:ind w:left="720" w:hanging="720"/>
        <w:rPr>
          <w:ins w:id="373" w:author="Rodriguez-flores, Raul (R.)" w:date="2020-07-07T16:34:00Z"/>
        </w:rPr>
      </w:pPr>
      <w:bookmarkStart w:id="374" w:name="_Toc23423664"/>
      <w:bookmarkStart w:id="375" w:name="_Toc40440187"/>
      <w:ins w:id="376" w:author="Rodriguez-flores, Raul (R.)" w:date="2020-07-07T16:34:00Z">
        <w:r>
          <w:t>Vision</w:t>
        </w:r>
        <w:bookmarkEnd w:id="374"/>
        <w:r>
          <w:t xml:space="preserve"> Statement</w:t>
        </w:r>
        <w:bookmarkEnd w:id="375"/>
        <w:r>
          <w:t xml:space="preserve"> </w:t>
        </w:r>
      </w:ins>
    </w:p>
    <w:p w14:paraId="19FA924E" w14:textId="77777777" w:rsidR="002A28C4" w:rsidRPr="001C71A5" w:rsidRDefault="002A28C4" w:rsidP="002A28C4">
      <w:pPr>
        <w:rPr>
          <w:ins w:id="377" w:author="Rodriguez-flores, Raul (R.)" w:date="2020-07-07T16:34:00Z"/>
          <w:rFonts w:cs="Arial"/>
          <w:szCs w:val="22"/>
        </w:rPr>
      </w:pPr>
      <w:ins w:id="378" w:author="Rodriguez-flores, Raul (R.)" w:date="2020-07-07T16:34:00Z">
        <w:r w:rsidRPr="001C71A5">
          <w:rPr>
            <w:rFonts w:cs="Arial"/>
            <w:szCs w:val="22"/>
          </w:rPr>
          <w:t>The feature envisions the user of the vehicle to:</w:t>
        </w:r>
      </w:ins>
    </w:p>
    <w:p w14:paraId="3CCB6A11" w14:textId="77777777" w:rsidR="002A28C4" w:rsidRDefault="002A28C4" w:rsidP="002A28C4">
      <w:pPr>
        <w:pStyle w:val="ListParagraph"/>
        <w:numPr>
          <w:ilvl w:val="0"/>
          <w:numId w:val="38"/>
        </w:numPr>
        <w:overflowPunct/>
        <w:autoSpaceDE/>
        <w:autoSpaceDN/>
        <w:adjustRightInd/>
        <w:contextualSpacing/>
        <w:textAlignment w:val="auto"/>
        <w:rPr>
          <w:ins w:id="379" w:author="Rodriguez-flores, Raul (R.)" w:date="2020-07-07T16:34:00Z"/>
          <w:rFonts w:cs="Arial"/>
          <w:szCs w:val="22"/>
        </w:rPr>
      </w:pPr>
      <w:ins w:id="380" w:author="Rodriguez-flores, Raul (R.)" w:date="2020-07-07T16:34:00Z">
        <w:r>
          <w:rPr>
            <w:rFonts w:cs="Arial"/>
            <w:szCs w:val="22"/>
          </w:rPr>
          <w:t>Be notified of any parts of the trailer connected that requires maintenance.</w:t>
        </w:r>
      </w:ins>
    </w:p>
    <w:p w14:paraId="62B0DCB3" w14:textId="77777777" w:rsidR="002A28C4" w:rsidRDefault="002A28C4" w:rsidP="002A28C4">
      <w:pPr>
        <w:pStyle w:val="ListParagraph"/>
        <w:numPr>
          <w:ilvl w:val="0"/>
          <w:numId w:val="38"/>
        </w:numPr>
        <w:overflowPunct/>
        <w:autoSpaceDE/>
        <w:autoSpaceDN/>
        <w:adjustRightInd/>
        <w:contextualSpacing/>
        <w:textAlignment w:val="auto"/>
        <w:rPr>
          <w:ins w:id="381" w:author="Rodriguez-flores, Raul (R.)" w:date="2020-07-07T16:34:00Z"/>
          <w:rFonts w:cs="Arial"/>
        </w:rPr>
      </w:pPr>
      <w:ins w:id="382" w:author="Rodriguez-flores, Raul (R.)" w:date="2020-07-07T16:34:00Z">
        <w:r w:rsidRPr="159BDCEA">
          <w:rPr>
            <w:rFonts w:cs="Arial"/>
          </w:rPr>
          <w:t>Manually override the total mileage of the trailer.</w:t>
        </w:r>
      </w:ins>
    </w:p>
    <w:p w14:paraId="360FA6A7" w14:textId="77777777" w:rsidR="002A28C4" w:rsidRDefault="002A28C4" w:rsidP="002A28C4">
      <w:pPr>
        <w:pStyle w:val="ListParagraph"/>
        <w:numPr>
          <w:ilvl w:val="0"/>
          <w:numId w:val="38"/>
        </w:numPr>
        <w:overflowPunct/>
        <w:autoSpaceDE/>
        <w:autoSpaceDN/>
        <w:adjustRightInd/>
        <w:contextualSpacing/>
        <w:textAlignment w:val="auto"/>
        <w:rPr>
          <w:ins w:id="383" w:author="Rodriguez-flores, Raul (R.)" w:date="2020-07-07T16:34:00Z"/>
          <w:rFonts w:cs="Arial"/>
          <w:szCs w:val="22"/>
        </w:rPr>
      </w:pPr>
      <w:ins w:id="384" w:author="Rodriguez-flores, Raul (R.)" w:date="2020-07-07T16:34:00Z">
        <w:r>
          <w:rPr>
            <w:rFonts w:cs="Arial"/>
            <w:szCs w:val="22"/>
          </w:rPr>
          <w:t>Check the Trailer maintenance “status” of the trailer connected.</w:t>
        </w:r>
      </w:ins>
    </w:p>
    <w:p w14:paraId="11793687" w14:textId="77777777" w:rsidR="002A28C4" w:rsidRDefault="002A28C4" w:rsidP="002A28C4">
      <w:pPr>
        <w:pStyle w:val="ListParagraph"/>
        <w:numPr>
          <w:ilvl w:val="0"/>
          <w:numId w:val="38"/>
        </w:numPr>
        <w:overflowPunct/>
        <w:autoSpaceDE/>
        <w:autoSpaceDN/>
        <w:adjustRightInd/>
        <w:contextualSpacing/>
        <w:textAlignment w:val="auto"/>
        <w:rPr>
          <w:ins w:id="385" w:author="Rodriguez-flores, Raul (R.)" w:date="2020-07-07T16:34:00Z"/>
          <w:rFonts w:cs="Arial"/>
          <w:szCs w:val="22"/>
        </w:rPr>
      </w:pPr>
      <w:ins w:id="386" w:author="Rodriguez-flores, Raul (R.)" w:date="2020-07-07T16:34:00Z">
        <w:r>
          <w:rPr>
            <w:rFonts w:cs="Arial"/>
            <w:szCs w:val="22"/>
          </w:rPr>
          <w:t>Toggle between multiple trailers (owned or borrowed).</w:t>
        </w:r>
      </w:ins>
    </w:p>
    <w:p w14:paraId="722D950F" w14:textId="77777777" w:rsidR="002A28C4" w:rsidRDefault="002A28C4" w:rsidP="002A28C4">
      <w:pPr>
        <w:pStyle w:val="ListParagraph"/>
        <w:numPr>
          <w:ilvl w:val="0"/>
          <w:numId w:val="38"/>
        </w:numPr>
        <w:overflowPunct/>
        <w:autoSpaceDE/>
        <w:autoSpaceDN/>
        <w:adjustRightInd/>
        <w:contextualSpacing/>
        <w:textAlignment w:val="auto"/>
        <w:rPr>
          <w:ins w:id="387" w:author="Rodriguez-flores, Raul (R.)" w:date="2020-07-07T16:34:00Z"/>
          <w:rFonts w:cs="Arial"/>
          <w:szCs w:val="22"/>
        </w:rPr>
      </w:pPr>
      <w:ins w:id="388" w:author="Rodriguez-flores, Raul (R.)" w:date="2020-07-07T16:34:00Z">
        <w:r>
          <w:rPr>
            <w:rFonts w:cs="Arial"/>
            <w:szCs w:val="22"/>
          </w:rPr>
          <w:t xml:space="preserve">Add custom maintenance </w:t>
        </w:r>
      </w:ins>
      <w:r w:rsidR="007519D4">
        <w:rPr>
          <w:rFonts w:cs="Arial"/>
          <w:szCs w:val="22"/>
        </w:rPr>
        <w:t>items</w:t>
      </w:r>
      <w:ins w:id="389" w:author="Rodriguez-flores, Raul (R.)" w:date="2020-07-07T16:34:00Z">
        <w:r>
          <w:rPr>
            <w:rFonts w:cs="Arial"/>
            <w:szCs w:val="22"/>
          </w:rPr>
          <w:t xml:space="preserve"> (up to </w:t>
        </w:r>
      </w:ins>
      <w:r w:rsidR="007519D4">
        <w:rPr>
          <w:rFonts w:cs="Arial"/>
          <w:szCs w:val="22"/>
        </w:rPr>
        <w:t>5</w:t>
      </w:r>
      <w:ins w:id="390" w:author="Rodriguez-flores, Raul (R.)" w:date="2020-07-07T16:34:00Z">
        <w:r>
          <w:rPr>
            <w:rFonts w:cs="Arial"/>
            <w:szCs w:val="22"/>
          </w:rPr>
          <w:t>).</w:t>
        </w:r>
      </w:ins>
    </w:p>
    <w:p w14:paraId="59BC4D3E" w14:textId="77777777" w:rsidR="00982092" w:rsidRPr="00982092" w:rsidRDefault="002A28C4" w:rsidP="00982092">
      <w:pPr>
        <w:pStyle w:val="ListParagraph"/>
        <w:numPr>
          <w:ilvl w:val="0"/>
          <w:numId w:val="38"/>
        </w:numPr>
        <w:overflowPunct/>
        <w:autoSpaceDE/>
        <w:autoSpaceDN/>
        <w:adjustRightInd/>
        <w:contextualSpacing/>
        <w:textAlignment w:val="auto"/>
        <w:rPr>
          <w:rFonts w:cs="Arial"/>
        </w:rPr>
      </w:pPr>
      <w:ins w:id="391" w:author="Rodriguez-flores, Raul (R.)" w:date="2020-07-07T16:34:00Z">
        <w:r w:rsidRPr="159BDCEA">
          <w:rPr>
            <w:rFonts w:cs="Arial"/>
          </w:rPr>
          <w:t>Add Trailer profiles.</w:t>
        </w:r>
      </w:ins>
    </w:p>
    <w:p w14:paraId="27EC39D6" w14:textId="77777777" w:rsidR="00D157C5" w:rsidRDefault="00D157C5" w:rsidP="00D157C5">
      <w:pPr>
        <w:overflowPunct/>
        <w:autoSpaceDE/>
        <w:autoSpaceDN/>
        <w:adjustRightInd/>
        <w:contextualSpacing/>
        <w:textAlignment w:val="auto"/>
        <w:rPr>
          <w:rFonts w:cs="Arial"/>
        </w:rPr>
      </w:pPr>
    </w:p>
    <w:p w14:paraId="2C739951" w14:textId="77777777" w:rsidR="00D157C5" w:rsidRDefault="00D157C5" w:rsidP="00D157C5">
      <w:pPr>
        <w:overflowPunct/>
        <w:autoSpaceDE/>
        <w:autoSpaceDN/>
        <w:adjustRightInd/>
        <w:contextualSpacing/>
        <w:textAlignment w:val="auto"/>
        <w:rPr>
          <w:rFonts w:cs="Arial"/>
        </w:rPr>
      </w:pPr>
    </w:p>
    <w:p w14:paraId="69CD7258" w14:textId="77777777" w:rsidR="00D157C5" w:rsidRDefault="00D157C5" w:rsidP="00D157C5">
      <w:pPr>
        <w:overflowPunct/>
        <w:autoSpaceDE/>
        <w:autoSpaceDN/>
        <w:adjustRightInd/>
        <w:contextualSpacing/>
        <w:textAlignment w:val="auto"/>
        <w:rPr>
          <w:rFonts w:cs="Arial"/>
        </w:rPr>
      </w:pPr>
    </w:p>
    <w:p w14:paraId="09A88379" w14:textId="77777777" w:rsidR="00D157C5" w:rsidRDefault="00D157C5" w:rsidP="00D157C5">
      <w:pPr>
        <w:overflowPunct/>
        <w:autoSpaceDE/>
        <w:autoSpaceDN/>
        <w:adjustRightInd/>
        <w:contextualSpacing/>
        <w:textAlignment w:val="auto"/>
        <w:rPr>
          <w:rFonts w:cs="Arial"/>
        </w:rPr>
      </w:pPr>
    </w:p>
    <w:p w14:paraId="20C862D8" w14:textId="77777777" w:rsidR="00D157C5" w:rsidRDefault="00D157C5" w:rsidP="00D157C5">
      <w:pPr>
        <w:overflowPunct/>
        <w:autoSpaceDE/>
        <w:autoSpaceDN/>
        <w:adjustRightInd/>
        <w:contextualSpacing/>
        <w:textAlignment w:val="auto"/>
        <w:rPr>
          <w:rFonts w:cs="Arial"/>
        </w:rPr>
      </w:pPr>
    </w:p>
    <w:p w14:paraId="4284C08D" w14:textId="77777777" w:rsidR="00D157C5" w:rsidRPr="00D157C5" w:rsidRDefault="00D157C5" w:rsidP="00D157C5">
      <w:pPr>
        <w:overflowPunct/>
        <w:autoSpaceDE/>
        <w:autoSpaceDN/>
        <w:adjustRightInd/>
        <w:contextualSpacing/>
        <w:textAlignment w:val="auto"/>
        <w:rPr>
          <w:ins w:id="392" w:author="Rodriguez-flores, Raul (R.)" w:date="2020-07-07T16:34:00Z"/>
          <w:rFonts w:cs="Arial"/>
        </w:rPr>
      </w:pPr>
    </w:p>
    <w:p w14:paraId="79DBB105" w14:textId="77777777" w:rsidR="002A28C4" w:rsidRDefault="002A28C4" w:rsidP="002A28C4">
      <w:pPr>
        <w:pStyle w:val="Heading2"/>
        <w:numPr>
          <w:ilvl w:val="1"/>
          <w:numId w:val="5"/>
        </w:numPr>
        <w:tabs>
          <w:tab w:val="num" w:pos="4446"/>
        </w:tabs>
        <w:ind w:left="630" w:hanging="630"/>
        <w:rPr>
          <w:ins w:id="393" w:author="Rodriguez-flores, Raul (R.)" w:date="2020-07-07T16:34:00Z"/>
        </w:rPr>
      </w:pPr>
      <w:bookmarkStart w:id="394" w:name="_Toc23423665"/>
      <w:bookmarkStart w:id="395" w:name="_Toc40440188"/>
      <w:bookmarkEnd w:id="352"/>
      <w:ins w:id="396" w:author="Rodriguez-flores, Raul (R.)" w:date="2020-07-07T16:34:00Z">
        <w:r>
          <w:t>Goals</w:t>
        </w:r>
        <w:bookmarkEnd w:id="394"/>
        <w:bookmarkEnd w:id="395"/>
      </w:ins>
    </w:p>
    <w:p w14:paraId="7C22F7D0" w14:textId="77777777" w:rsidR="002A28C4" w:rsidRDefault="002A28C4" w:rsidP="002A28C4">
      <w:pPr>
        <w:rPr>
          <w:ins w:id="397" w:author="Rodriguez-flores, Raul (R.)" w:date="2020-07-07T16:34:00Z"/>
        </w:rPr>
      </w:pPr>
    </w:p>
    <w:tbl>
      <w:tblPr>
        <w:tblStyle w:val="GridTable4-Accent3"/>
        <w:tblW w:w="0" w:type="auto"/>
        <w:tblLook w:val="0620" w:firstRow="1" w:lastRow="0" w:firstColumn="0" w:lastColumn="0" w:noHBand="1" w:noVBand="1"/>
      </w:tblPr>
      <w:tblGrid>
        <w:gridCol w:w="439"/>
        <w:gridCol w:w="9184"/>
      </w:tblGrid>
      <w:tr w:rsidR="002A28C4" w14:paraId="76CD9B2F" w14:textId="77777777" w:rsidTr="004106E2">
        <w:trPr>
          <w:cnfStyle w:val="100000000000" w:firstRow="1" w:lastRow="0" w:firstColumn="0" w:lastColumn="0" w:oddVBand="0" w:evenVBand="0" w:oddHBand="0" w:evenHBand="0" w:firstRowFirstColumn="0" w:firstRowLastColumn="0" w:lastRowFirstColumn="0" w:lastRowLastColumn="0"/>
          <w:ins w:id="398" w:author="Rodriguez-flores, Raul (R.)" w:date="2020-07-07T16:34:00Z"/>
        </w:trPr>
        <w:tc>
          <w:tcPr>
            <w:tcW w:w="0" w:type="auto"/>
          </w:tcPr>
          <w:p w14:paraId="6489CF16" w14:textId="77777777" w:rsidR="002A28C4" w:rsidRDefault="002A28C4" w:rsidP="009C49CA">
            <w:pPr>
              <w:rPr>
                <w:ins w:id="399" w:author="Rodriguez-flores, Raul (R.)" w:date="2020-07-07T16:34:00Z"/>
              </w:rPr>
            </w:pPr>
            <w:ins w:id="400" w:author="Rodriguez-flores, Raul (R.)" w:date="2020-07-07T16:34:00Z">
              <w:r>
                <w:t>#</w:t>
              </w:r>
            </w:ins>
          </w:p>
        </w:tc>
        <w:tc>
          <w:tcPr>
            <w:tcW w:w="9184" w:type="dxa"/>
          </w:tcPr>
          <w:p w14:paraId="15DA67D2" w14:textId="77777777" w:rsidR="002A28C4" w:rsidRDefault="002A28C4" w:rsidP="009C49CA">
            <w:pPr>
              <w:rPr>
                <w:ins w:id="401" w:author="Rodriguez-flores, Raul (R.)" w:date="2020-07-07T16:34:00Z"/>
              </w:rPr>
            </w:pPr>
            <w:ins w:id="402" w:author="Rodriguez-flores, Raul (R.)" w:date="2020-07-07T16:34:00Z">
              <w:r>
                <w:t>Minimum-Viable Product (MVP) Goals</w:t>
              </w:r>
            </w:ins>
          </w:p>
        </w:tc>
      </w:tr>
      <w:tr w:rsidR="002A28C4" w14:paraId="7C1FA942" w14:textId="77777777" w:rsidTr="004106E2">
        <w:trPr>
          <w:ins w:id="403" w:author="Rodriguez-flores, Raul (R.)" w:date="2020-07-07T16:34:00Z"/>
        </w:trPr>
        <w:tc>
          <w:tcPr>
            <w:tcW w:w="0" w:type="auto"/>
          </w:tcPr>
          <w:p w14:paraId="48C7473F" w14:textId="77777777" w:rsidR="002A28C4" w:rsidRDefault="004106E2" w:rsidP="009C49CA">
            <w:pPr>
              <w:rPr>
                <w:ins w:id="404" w:author="Rodriguez-flores, Raul (R.)" w:date="2020-07-07T16:34:00Z"/>
              </w:rPr>
            </w:pPr>
            <w:r>
              <w:t>1</w:t>
            </w:r>
          </w:p>
        </w:tc>
        <w:tc>
          <w:tcPr>
            <w:tcW w:w="9184" w:type="dxa"/>
          </w:tcPr>
          <w:p w14:paraId="20050864" w14:textId="77777777" w:rsidR="002A28C4" w:rsidRPr="004106E2" w:rsidRDefault="002A28C4" w:rsidP="004106E2">
            <w:pPr>
              <w:overflowPunct/>
              <w:autoSpaceDE/>
              <w:autoSpaceDN/>
              <w:adjustRightInd/>
              <w:contextualSpacing/>
              <w:textAlignment w:val="auto"/>
              <w:rPr>
                <w:ins w:id="405" w:author="Rodriguez-flores, Raul (R.)" w:date="2020-07-07T16:34:00Z"/>
                <w:rFonts w:asciiTheme="minorHAnsi" w:hAnsiTheme="minorHAnsi"/>
              </w:rPr>
            </w:pPr>
            <w:ins w:id="406" w:author="Rodriguez-flores, Raul (R.)" w:date="2020-07-07T16:34:00Z">
              <w:r>
                <w:t xml:space="preserve">This feature shall be </w:t>
              </w:r>
            </w:ins>
            <w:r w:rsidR="003F4E5B">
              <w:t>merged with</w:t>
            </w:r>
            <w:ins w:id="407" w:author="Rodriguez-flores, Raul (R.)" w:date="2020-07-07T16:34:00Z">
              <w:r>
                <w:t xml:space="preserve"> existing Trailer Profiles feature and therefore work within the Trailer</w:t>
              </w:r>
            </w:ins>
            <w:r w:rsidR="003F4E5B">
              <w:t xml:space="preserve"> Active</w:t>
            </w:r>
            <w:ins w:id="408" w:author="Rodriguez-flores, Raul (R.)" w:date="2020-07-07T16:34:00Z">
              <w:r>
                <w:t xml:space="preserve"> Profiles</w:t>
              </w:r>
            </w:ins>
            <w:r w:rsidR="003F4E5B">
              <w:t xml:space="preserve"> and Trailer Settings and Profile menus</w:t>
            </w:r>
            <w:ins w:id="409" w:author="Rodriguez-flores, Raul (R.)" w:date="2020-07-07T16:34:00Z">
              <w:r>
                <w:t xml:space="preserve"> </w:t>
              </w:r>
            </w:ins>
            <w:r w:rsidR="003F4E5B">
              <w:t>with</w:t>
            </w:r>
            <w:ins w:id="410" w:author="Rodriguez-flores, Raul (R.)" w:date="2020-07-07T16:34:00Z">
              <w:r>
                <w:t xml:space="preserve"> other relevant Trailer features framework.</w:t>
              </w:r>
            </w:ins>
          </w:p>
        </w:tc>
      </w:tr>
      <w:tr w:rsidR="002A28C4" w14:paraId="38A601BD" w14:textId="77777777" w:rsidTr="004106E2">
        <w:trPr>
          <w:ins w:id="411" w:author="Rodriguez-flores, Raul (R.)" w:date="2020-07-07T16:34:00Z"/>
        </w:trPr>
        <w:tc>
          <w:tcPr>
            <w:tcW w:w="0" w:type="auto"/>
          </w:tcPr>
          <w:p w14:paraId="65AD4D5F" w14:textId="77777777" w:rsidR="002A28C4" w:rsidRDefault="002A28C4" w:rsidP="009C49CA">
            <w:pPr>
              <w:rPr>
                <w:ins w:id="412" w:author="Rodriguez-flores, Raul (R.)" w:date="2020-07-07T16:34:00Z"/>
              </w:rPr>
            </w:pPr>
            <w:ins w:id="413" w:author="Rodriguez-flores, Raul (R.)" w:date="2020-07-07T16:34:00Z">
              <w:r>
                <w:t xml:space="preserve"> </w:t>
              </w:r>
            </w:ins>
            <w:r w:rsidR="004106E2">
              <w:t>2</w:t>
            </w:r>
          </w:p>
        </w:tc>
        <w:tc>
          <w:tcPr>
            <w:tcW w:w="9184" w:type="dxa"/>
          </w:tcPr>
          <w:p w14:paraId="447E3437" w14:textId="0F9776B3" w:rsidR="002A28C4" w:rsidRPr="00AB5D29" w:rsidRDefault="004106E2" w:rsidP="004106E2">
            <w:pPr>
              <w:overflowPunct/>
              <w:autoSpaceDE/>
              <w:autoSpaceDN/>
              <w:adjustRightInd/>
              <w:contextualSpacing/>
              <w:textAlignment w:val="auto"/>
              <w:rPr>
                <w:ins w:id="414" w:author="Rodriguez-flores, Raul (R.)" w:date="2020-07-07T16:34:00Z"/>
              </w:rPr>
            </w:pPr>
            <w:ins w:id="415" w:author="Rodriguez-flores, Raul (R.)" w:date="2020-07-07T16:34:00Z">
              <w:r>
                <w:t xml:space="preserve">User shall input and setup desired individual Trailer </w:t>
              </w:r>
            </w:ins>
            <w:r>
              <w:t>Settings and Profile</w:t>
            </w:r>
            <w:ins w:id="416" w:author="Rodriguez-flores, Raul (R.)" w:date="2020-07-07T16:34:00Z">
              <w:r>
                <w:t xml:space="preserve"> items for a selected Trailer Profile.  The user input consists of a “mileage and/or number of months” selection for each of the 13 defined maintenance items</w:t>
              </w:r>
            </w:ins>
            <w:r w:rsidR="00F21E45">
              <w:t xml:space="preserve"> and 20</w:t>
            </w:r>
            <w:r w:rsidR="003F4E5B">
              <w:t xml:space="preserve"> custom maintenance items</w:t>
            </w:r>
            <w:ins w:id="417" w:author="Rodriguez-flores, Raul (R.)" w:date="2020-07-07T16:34:00Z">
              <w:r>
                <w:t>.</w:t>
              </w:r>
            </w:ins>
          </w:p>
        </w:tc>
      </w:tr>
      <w:tr w:rsidR="004106E2" w14:paraId="08C9F6B9" w14:textId="77777777" w:rsidTr="004106E2">
        <w:tc>
          <w:tcPr>
            <w:tcW w:w="0" w:type="auto"/>
          </w:tcPr>
          <w:p w14:paraId="539D8EBE" w14:textId="77777777" w:rsidR="004106E2" w:rsidRDefault="004106E2" w:rsidP="009C49CA">
            <w:r>
              <w:t>3</w:t>
            </w:r>
          </w:p>
        </w:tc>
        <w:tc>
          <w:tcPr>
            <w:tcW w:w="9184" w:type="dxa"/>
          </w:tcPr>
          <w:p w14:paraId="5E79FC1E" w14:textId="119854E0" w:rsidR="004106E2" w:rsidRDefault="004106E2" w:rsidP="00F21E45">
            <w:pPr>
              <w:overflowPunct/>
              <w:autoSpaceDE/>
              <w:autoSpaceDN/>
              <w:adjustRightInd/>
              <w:contextualSpacing/>
              <w:textAlignment w:val="auto"/>
            </w:pPr>
            <w:ins w:id="418" w:author="Rodriguez-flores, Raul (R.)" w:date="2020-07-07T16:34:00Z">
              <w:r>
                <w:t xml:space="preserve">The “mileage and/or number of months” selections </w:t>
              </w:r>
            </w:ins>
            <w:r w:rsidR="00F21E45">
              <w:t>are open to user for a custom selection</w:t>
            </w:r>
            <w:ins w:id="419" w:author="Rodriguez-flores, Raul (R.)" w:date="2020-07-07T16:34:00Z">
              <w:r>
                <w:t xml:space="preserve"> (</w:t>
              </w:r>
            </w:ins>
            <w:r w:rsidR="00F21E45">
              <w:t>HMI s</w:t>
            </w:r>
            <w:ins w:id="420" w:author="Rodriguez-flores, Raul (R.)" w:date="2020-07-07T16:34:00Z">
              <w:r>
                <w:t xml:space="preserve">hows </w:t>
              </w:r>
            </w:ins>
            <w:r w:rsidR="00F21E45">
              <w:t>open</w:t>
            </w:r>
            <w:ins w:id="421" w:author="Rodriguez-flores, Raul (R.)" w:date="2020-07-07T16:34:00Z">
              <w:r>
                <w:t xml:space="preserve"> selections from </w:t>
              </w:r>
            </w:ins>
            <w:r w:rsidR="00F21E45">
              <w:t>1</w:t>
            </w:r>
            <w:ins w:id="422" w:author="Rodriguez-flores, Raul (R.)" w:date="2020-07-07T16:34:00Z">
              <w:r>
                <w:t xml:space="preserve"> – </w:t>
              </w:r>
            </w:ins>
            <w:r w:rsidR="00F21E45">
              <w:t>24</w:t>
            </w:r>
            <w:ins w:id="423" w:author="Rodriguez-flores, Raul (R.)" w:date="2020-07-07T16:34:00Z">
              <w:r>
                <w:t xml:space="preserve"> months and </w:t>
              </w:r>
            </w:ins>
            <w:r w:rsidR="00F21E45">
              <w:t>1</w:t>
            </w:r>
            <w:ins w:id="424" w:author="Rodriguez-flores, Raul (R.)" w:date="2020-07-07T16:34:00Z">
              <w:r>
                <w:t xml:space="preserve">k – </w:t>
              </w:r>
            </w:ins>
            <w:r w:rsidR="00F21E45">
              <w:t>24</w:t>
            </w:r>
            <w:ins w:id="425" w:author="Rodriguez-flores, Raul (R.)" w:date="2020-07-07T16:34:00Z">
              <w:r>
                <w:t>k miles).</w:t>
              </w:r>
            </w:ins>
            <w:r w:rsidR="00F21E45">
              <w:t xml:space="preserve"> User have the option to track maintenance by mileage or/and time.</w:t>
            </w:r>
          </w:p>
        </w:tc>
      </w:tr>
      <w:tr w:rsidR="004106E2" w14:paraId="38248BF5" w14:textId="77777777" w:rsidTr="004106E2">
        <w:tc>
          <w:tcPr>
            <w:tcW w:w="0" w:type="auto"/>
          </w:tcPr>
          <w:p w14:paraId="470AD94B" w14:textId="77777777" w:rsidR="004106E2" w:rsidRDefault="004106E2" w:rsidP="009C49CA">
            <w:r>
              <w:t>4</w:t>
            </w:r>
          </w:p>
        </w:tc>
        <w:tc>
          <w:tcPr>
            <w:tcW w:w="9184" w:type="dxa"/>
          </w:tcPr>
          <w:p w14:paraId="063EF408" w14:textId="43DCD0BA" w:rsidR="004106E2" w:rsidRPr="004106E2" w:rsidRDefault="004106E2" w:rsidP="004106E2">
            <w:pPr>
              <w:overflowPunct/>
              <w:autoSpaceDE/>
              <w:autoSpaceDN/>
              <w:adjustRightInd/>
              <w:contextualSpacing/>
              <w:textAlignment w:val="auto"/>
              <w:rPr>
                <w:rFonts w:asciiTheme="minorHAnsi" w:hAnsiTheme="minorHAnsi"/>
              </w:rPr>
            </w:pPr>
            <w:ins w:id="426" w:author="Rodriguez-flores, Raul (R.)" w:date="2020-07-07T16:34:00Z">
              <w:r>
                <w:t>If Trailer Maintenance is due, user shall see a pop-up upon</w:t>
              </w:r>
            </w:ins>
            <w:r w:rsidR="00CF4FB5">
              <w:t xml:space="preserve"> every 24hr </w:t>
            </w:r>
            <w:r w:rsidR="00174421">
              <w:t xml:space="preserve">at ignition on </w:t>
            </w:r>
            <w:ins w:id="427" w:author="Rodriguez-flores, Raul (R.)" w:date="2020-07-07T16:34:00Z">
              <w:r>
                <w:t xml:space="preserve">to remind the user of their due maintenance item. The maintenance due trigger is determined based on mileage accumulation or elapsed month, whichever comes first.  </w:t>
              </w:r>
            </w:ins>
          </w:p>
        </w:tc>
      </w:tr>
      <w:tr w:rsidR="004106E2" w14:paraId="670913EC" w14:textId="77777777" w:rsidTr="004106E2">
        <w:tc>
          <w:tcPr>
            <w:tcW w:w="0" w:type="auto"/>
          </w:tcPr>
          <w:p w14:paraId="6D1A008E" w14:textId="77777777" w:rsidR="004106E2" w:rsidRDefault="004106E2" w:rsidP="009C49CA">
            <w:r>
              <w:t>5</w:t>
            </w:r>
          </w:p>
        </w:tc>
        <w:tc>
          <w:tcPr>
            <w:tcW w:w="9184" w:type="dxa"/>
          </w:tcPr>
          <w:p w14:paraId="19943D87" w14:textId="77777777" w:rsidR="004106E2" w:rsidRDefault="004106E2" w:rsidP="004106E2">
            <w:pPr>
              <w:overflowPunct/>
              <w:autoSpaceDE/>
              <w:autoSpaceDN/>
              <w:adjustRightInd/>
              <w:contextualSpacing/>
              <w:textAlignment w:val="auto"/>
            </w:pPr>
            <w:r>
              <w:t>U</w:t>
            </w:r>
            <w:ins w:id="428" w:author="Rodriguez-flores, Raul (R.)" w:date="2020-07-07T16:34:00Z">
              <w:r>
                <w:t xml:space="preserve">sers shall be able to view the status of the Trailer </w:t>
              </w:r>
            </w:ins>
            <w:r>
              <w:t xml:space="preserve">Settings and Profile </w:t>
            </w:r>
            <w:ins w:id="429" w:author="Rodriguez-flores, Raul (R.)" w:date="2020-07-07T16:34:00Z">
              <w:r>
                <w:t>items.</w:t>
              </w:r>
            </w:ins>
          </w:p>
        </w:tc>
      </w:tr>
      <w:tr w:rsidR="004106E2" w14:paraId="740A8F76" w14:textId="77777777" w:rsidTr="004106E2">
        <w:tc>
          <w:tcPr>
            <w:tcW w:w="0" w:type="auto"/>
          </w:tcPr>
          <w:p w14:paraId="624E2132" w14:textId="77777777" w:rsidR="004106E2" w:rsidRDefault="004106E2" w:rsidP="009C49CA">
            <w:r>
              <w:t>6</w:t>
            </w:r>
          </w:p>
        </w:tc>
        <w:tc>
          <w:tcPr>
            <w:tcW w:w="9184" w:type="dxa"/>
          </w:tcPr>
          <w:p w14:paraId="6A5C5A8C" w14:textId="77777777" w:rsidR="004106E2" w:rsidRPr="004106E2" w:rsidRDefault="004106E2" w:rsidP="004106E2">
            <w:pPr>
              <w:overflowPunct/>
              <w:autoSpaceDE/>
              <w:autoSpaceDN/>
              <w:adjustRightInd/>
              <w:contextualSpacing/>
              <w:textAlignment w:val="auto"/>
              <w:rPr>
                <w:rFonts w:asciiTheme="minorHAnsi" w:hAnsiTheme="minorHAnsi"/>
              </w:rPr>
            </w:pPr>
            <w:ins w:id="430" w:author="Rodriguez-flores, Raul (R.)" w:date="2020-07-07T16:34:00Z">
              <w:r>
                <w:t xml:space="preserve">Users shall be able to modify the total </w:t>
              </w:r>
            </w:ins>
            <w:r>
              <w:t>Trailer Trip</w:t>
            </w:r>
            <w:ins w:id="431" w:author="Rodriguez-flores, Raul (R.)" w:date="2020-07-07T16:34:00Z">
              <w:r>
                <w:t xml:space="preserve"> mileage, which may impact Trailer Maintenance items and pop-up warning displayed.</w:t>
              </w:r>
            </w:ins>
          </w:p>
        </w:tc>
      </w:tr>
      <w:tr w:rsidR="004106E2" w14:paraId="3F0A3CB1" w14:textId="77777777" w:rsidTr="004106E2">
        <w:tc>
          <w:tcPr>
            <w:tcW w:w="0" w:type="auto"/>
          </w:tcPr>
          <w:p w14:paraId="542EA391" w14:textId="77777777" w:rsidR="004106E2" w:rsidRDefault="004106E2" w:rsidP="009C49CA">
            <w:r>
              <w:t>7</w:t>
            </w:r>
          </w:p>
        </w:tc>
        <w:tc>
          <w:tcPr>
            <w:tcW w:w="9184" w:type="dxa"/>
          </w:tcPr>
          <w:p w14:paraId="1C45DBB4" w14:textId="53AF73A4" w:rsidR="004106E2" w:rsidRDefault="004106E2" w:rsidP="00174421">
            <w:pPr>
              <w:overflowPunct/>
              <w:autoSpaceDE/>
              <w:autoSpaceDN/>
              <w:adjustRightInd/>
              <w:contextualSpacing/>
              <w:textAlignment w:val="auto"/>
            </w:pPr>
            <w:r w:rsidRPr="00C5015E">
              <w:t>Users could v</w:t>
            </w:r>
            <w:r>
              <w:t>iew Trailer Trip</w:t>
            </w:r>
            <w:r w:rsidRPr="00C5015E">
              <w:t xml:space="preserve"> Statuses in “Clu</w:t>
            </w:r>
            <w:r w:rsidR="00174421">
              <w:t>ster Screen” along with the Touch</w:t>
            </w:r>
            <w:r w:rsidRPr="00C5015E">
              <w:t>screen too.</w:t>
            </w:r>
          </w:p>
        </w:tc>
      </w:tr>
      <w:tr w:rsidR="004106E2" w14:paraId="7467492A" w14:textId="77777777" w:rsidTr="004106E2">
        <w:tc>
          <w:tcPr>
            <w:tcW w:w="0" w:type="auto"/>
          </w:tcPr>
          <w:p w14:paraId="06C723E7" w14:textId="77777777" w:rsidR="004106E2" w:rsidRDefault="004106E2" w:rsidP="009C49CA">
            <w:r>
              <w:t>8</w:t>
            </w:r>
          </w:p>
        </w:tc>
        <w:tc>
          <w:tcPr>
            <w:tcW w:w="9184" w:type="dxa"/>
          </w:tcPr>
          <w:p w14:paraId="20B900FA" w14:textId="77777777" w:rsidR="004106E2" w:rsidRDefault="00455664" w:rsidP="004106E2">
            <w:pPr>
              <w:overflowPunct/>
              <w:autoSpaceDE/>
              <w:autoSpaceDN/>
              <w:adjustRightInd/>
              <w:contextualSpacing/>
              <w:textAlignment w:val="auto"/>
            </w:pPr>
            <w:r>
              <w:t>Trailer Settings and Profile Feature will use all the existing CAN signals to support HMI functionality</w:t>
            </w:r>
          </w:p>
        </w:tc>
      </w:tr>
      <w:tr w:rsidR="006808BE" w14:paraId="70B7425D" w14:textId="77777777" w:rsidTr="004106E2">
        <w:tc>
          <w:tcPr>
            <w:tcW w:w="0" w:type="auto"/>
          </w:tcPr>
          <w:p w14:paraId="396EC200" w14:textId="77777777" w:rsidR="006808BE" w:rsidRDefault="006808BE" w:rsidP="009C49CA">
            <w:r>
              <w:t>9</w:t>
            </w:r>
          </w:p>
        </w:tc>
        <w:tc>
          <w:tcPr>
            <w:tcW w:w="9184" w:type="dxa"/>
          </w:tcPr>
          <w:p w14:paraId="691549A6" w14:textId="3E1400A5" w:rsidR="006808BE" w:rsidRDefault="006808BE" w:rsidP="006808BE">
            <w:pPr>
              <w:overflowPunct/>
              <w:autoSpaceDE/>
              <w:autoSpaceDN/>
              <w:adjustRightInd/>
              <w:contextualSpacing/>
              <w:textAlignment w:val="auto"/>
            </w:pPr>
            <w:ins w:id="432" w:author="Rodriguez-flores, Raul (R.)" w:date="2020-07-07T16:34:00Z">
              <w:r w:rsidRPr="000320F1">
                <w:t xml:space="preserve">The user will also have the ability to input up to </w:t>
              </w:r>
            </w:ins>
            <w:r w:rsidR="00CF4FB5">
              <w:t>20</w:t>
            </w:r>
            <w:ins w:id="433" w:author="Rodriguez-flores, Raul (R.)" w:date="2020-07-07T16:34:00Z">
              <w:r w:rsidRPr="000320F1">
                <w:t xml:space="preserve"> custom maintenance items</w:t>
              </w:r>
            </w:ins>
            <w:r w:rsidR="00CF4FB5">
              <w:t xml:space="preserve"> </w:t>
            </w:r>
            <w:ins w:id="434" w:author="Rodriguez-flores, Raul (R.)" w:date="2020-07-07T16:34:00Z">
              <w:r w:rsidR="00CF4FB5" w:rsidRPr="000320F1">
                <w:t>with a</w:t>
              </w:r>
            </w:ins>
            <w:r w:rsidR="00CF4FB5" w:rsidRPr="000320F1">
              <w:t xml:space="preserve"> </w:t>
            </w:r>
            <w:ins w:id="435" w:author="Rodriguez-flores, Raul (R.)" w:date="2020-07-07T16:34:00Z">
              <w:r w:rsidR="00CF4FB5" w:rsidRPr="000320F1">
                <w:t xml:space="preserve">custom “mileage and/or number of months” selection. </w:t>
              </w:r>
            </w:ins>
          </w:p>
        </w:tc>
      </w:tr>
      <w:tr w:rsidR="006808BE" w14:paraId="0869B7EB" w14:textId="77777777" w:rsidTr="004106E2">
        <w:tc>
          <w:tcPr>
            <w:tcW w:w="0" w:type="auto"/>
          </w:tcPr>
          <w:p w14:paraId="4179DA8D" w14:textId="1D24C51F" w:rsidR="006808BE" w:rsidRDefault="00FC0E44" w:rsidP="009C49CA">
            <w:r>
              <w:t>10</w:t>
            </w:r>
          </w:p>
        </w:tc>
        <w:tc>
          <w:tcPr>
            <w:tcW w:w="9184" w:type="dxa"/>
          </w:tcPr>
          <w:p w14:paraId="7AC23B4B" w14:textId="7841D91E" w:rsidR="006808BE" w:rsidRDefault="00FC0E44" w:rsidP="004106E2">
            <w:pPr>
              <w:overflowPunct/>
              <w:autoSpaceDE/>
              <w:autoSpaceDN/>
              <w:adjustRightInd/>
              <w:contextualSpacing/>
              <w:textAlignment w:val="auto"/>
            </w:pPr>
            <w:r>
              <w:t>Trailer defined maintenance items have a predefined “mileage and time” intervals. The user will be able to customize them and save changes.</w:t>
            </w:r>
          </w:p>
        </w:tc>
      </w:tr>
      <w:tr w:rsidR="006808BE" w14:paraId="0E5C60DF" w14:textId="77777777" w:rsidTr="004106E2">
        <w:tc>
          <w:tcPr>
            <w:tcW w:w="0" w:type="auto"/>
          </w:tcPr>
          <w:p w14:paraId="5AC155A9" w14:textId="77777777" w:rsidR="006808BE" w:rsidRDefault="006808BE" w:rsidP="009C49CA"/>
        </w:tc>
        <w:tc>
          <w:tcPr>
            <w:tcW w:w="9184" w:type="dxa"/>
          </w:tcPr>
          <w:p w14:paraId="46002370" w14:textId="77777777" w:rsidR="006808BE" w:rsidRDefault="006808BE" w:rsidP="004106E2">
            <w:pPr>
              <w:overflowPunct/>
              <w:autoSpaceDE/>
              <w:autoSpaceDN/>
              <w:adjustRightInd/>
              <w:contextualSpacing/>
              <w:textAlignment w:val="auto"/>
            </w:pPr>
          </w:p>
        </w:tc>
      </w:tr>
      <w:tr w:rsidR="002A28C4" w14:paraId="2568271C" w14:textId="77777777" w:rsidTr="004106E2">
        <w:trPr>
          <w:ins w:id="436" w:author="Rodriguez-flores, Raul (R.)" w:date="2020-07-07T16:34:00Z"/>
        </w:trPr>
        <w:tc>
          <w:tcPr>
            <w:tcW w:w="0" w:type="auto"/>
          </w:tcPr>
          <w:p w14:paraId="08FD150B" w14:textId="77777777" w:rsidR="002A28C4" w:rsidRDefault="002A28C4" w:rsidP="009C49CA">
            <w:pPr>
              <w:rPr>
                <w:ins w:id="437" w:author="Rodriguez-flores, Raul (R.)" w:date="2020-07-07T16:34:00Z"/>
              </w:rPr>
            </w:pPr>
          </w:p>
        </w:tc>
        <w:tc>
          <w:tcPr>
            <w:tcW w:w="9184" w:type="dxa"/>
          </w:tcPr>
          <w:p w14:paraId="701D0C27" w14:textId="77777777" w:rsidR="002A28C4" w:rsidRDefault="002A28C4" w:rsidP="009C49CA">
            <w:pPr>
              <w:rPr>
                <w:ins w:id="438" w:author="Rodriguez-flores, Raul (R.)" w:date="2020-07-07T16:34:00Z"/>
              </w:rPr>
            </w:pPr>
          </w:p>
        </w:tc>
      </w:tr>
    </w:tbl>
    <w:p w14:paraId="27B1293A" w14:textId="77777777" w:rsidR="00E6799D" w:rsidRDefault="00E6799D" w:rsidP="00E6799D"/>
    <w:p w14:paraId="5287578F" w14:textId="77777777" w:rsidR="00E6799D" w:rsidRPr="00E6799D" w:rsidRDefault="00E6799D" w:rsidP="00E6799D">
      <w:pPr>
        <w:rPr>
          <w:ins w:id="439" w:author="Rodriguez-flores, Raul (R.)" w:date="2020-07-07T16:34:00Z"/>
        </w:rPr>
      </w:pPr>
    </w:p>
    <w:tbl>
      <w:tblPr>
        <w:tblStyle w:val="GridTable4-Accent2"/>
        <w:tblW w:w="0" w:type="auto"/>
        <w:tblLook w:val="0620" w:firstRow="1" w:lastRow="0" w:firstColumn="0" w:lastColumn="0" w:noHBand="1" w:noVBand="1"/>
      </w:tblPr>
      <w:tblGrid>
        <w:gridCol w:w="328"/>
        <w:gridCol w:w="9184"/>
      </w:tblGrid>
      <w:tr w:rsidR="002A28C4" w14:paraId="3B69A141" w14:textId="77777777" w:rsidTr="004106E2">
        <w:trPr>
          <w:cnfStyle w:val="100000000000" w:firstRow="1" w:lastRow="0" w:firstColumn="0" w:lastColumn="0" w:oddVBand="0" w:evenVBand="0" w:oddHBand="0" w:evenHBand="0" w:firstRowFirstColumn="0" w:firstRowLastColumn="0" w:lastRowFirstColumn="0" w:lastRowLastColumn="0"/>
          <w:ins w:id="440" w:author="Rodriguez-flores, Raul (R.)" w:date="2020-07-07T16:34:00Z"/>
        </w:trPr>
        <w:tc>
          <w:tcPr>
            <w:tcW w:w="0" w:type="auto"/>
          </w:tcPr>
          <w:p w14:paraId="2D36D959" w14:textId="77777777" w:rsidR="002A28C4" w:rsidRDefault="002A28C4" w:rsidP="009C49CA">
            <w:pPr>
              <w:rPr>
                <w:ins w:id="441" w:author="Rodriguez-flores, Raul (R.)" w:date="2020-07-07T16:34:00Z"/>
              </w:rPr>
            </w:pPr>
            <w:ins w:id="442" w:author="Rodriguez-flores, Raul (R.)" w:date="2020-07-07T16:34:00Z">
              <w:r>
                <w:t>#</w:t>
              </w:r>
            </w:ins>
          </w:p>
        </w:tc>
        <w:tc>
          <w:tcPr>
            <w:tcW w:w="9184" w:type="dxa"/>
          </w:tcPr>
          <w:p w14:paraId="2C3D015A" w14:textId="77777777" w:rsidR="002A28C4" w:rsidRDefault="002A28C4" w:rsidP="009C49CA">
            <w:pPr>
              <w:rPr>
                <w:ins w:id="443" w:author="Rodriguez-flores, Raul (R.)" w:date="2020-07-07T16:34:00Z"/>
              </w:rPr>
            </w:pPr>
            <w:ins w:id="444" w:author="Rodriguez-flores, Raul (R.)" w:date="2020-07-07T16:34:00Z">
              <w:r>
                <w:t>Out-of Scope Goals</w:t>
              </w:r>
            </w:ins>
          </w:p>
        </w:tc>
      </w:tr>
      <w:tr w:rsidR="002A28C4" w14:paraId="54AF53CD" w14:textId="77777777" w:rsidTr="004106E2">
        <w:trPr>
          <w:ins w:id="445" w:author="Rodriguez-flores, Raul (R.)" w:date="2020-07-07T16:34:00Z"/>
        </w:trPr>
        <w:tc>
          <w:tcPr>
            <w:tcW w:w="0" w:type="auto"/>
          </w:tcPr>
          <w:p w14:paraId="5E5BFFFF" w14:textId="77777777" w:rsidR="002A28C4" w:rsidRDefault="002A28C4" w:rsidP="009C49CA">
            <w:pPr>
              <w:rPr>
                <w:ins w:id="446" w:author="Rodriguez-flores, Raul (R.)" w:date="2020-07-07T16:34:00Z"/>
              </w:rPr>
            </w:pPr>
            <w:ins w:id="447" w:author="Rodriguez-flores, Raul (R.)" w:date="2020-07-07T16:34:00Z">
              <w:r>
                <w:t>1</w:t>
              </w:r>
            </w:ins>
          </w:p>
        </w:tc>
        <w:tc>
          <w:tcPr>
            <w:tcW w:w="9184" w:type="dxa"/>
          </w:tcPr>
          <w:p w14:paraId="0A78BB1F" w14:textId="77777777" w:rsidR="002A28C4" w:rsidRPr="000320F1" w:rsidRDefault="002A28C4" w:rsidP="009C49CA">
            <w:pPr>
              <w:rPr>
                <w:ins w:id="448" w:author="Rodriguez-flores, Raul (R.)" w:date="2020-07-07T16:34:00Z"/>
              </w:rPr>
            </w:pPr>
            <w:ins w:id="449" w:author="Rodriguez-flores, Raul (R.)" w:date="2020-07-07T16:34:00Z">
              <w:r w:rsidRPr="000320F1">
                <w:t>Users could have access to the trailer profiles through Ford Pass.</w:t>
              </w:r>
            </w:ins>
          </w:p>
        </w:tc>
      </w:tr>
      <w:tr w:rsidR="002A28C4" w14:paraId="7D6ABAEF" w14:textId="77777777" w:rsidTr="004106E2">
        <w:trPr>
          <w:ins w:id="450" w:author="Rodriguez-flores, Raul (R.)" w:date="2020-07-07T16:34:00Z"/>
        </w:trPr>
        <w:tc>
          <w:tcPr>
            <w:tcW w:w="0" w:type="auto"/>
          </w:tcPr>
          <w:p w14:paraId="652EBA82" w14:textId="77777777" w:rsidR="002A28C4" w:rsidRDefault="002A28C4" w:rsidP="009C49CA">
            <w:pPr>
              <w:rPr>
                <w:ins w:id="451" w:author="Rodriguez-flores, Raul (R.)" w:date="2020-07-07T16:34:00Z"/>
              </w:rPr>
            </w:pPr>
            <w:ins w:id="452" w:author="Rodriguez-flores, Raul (R.)" w:date="2020-07-07T16:34:00Z">
              <w:r>
                <w:t>2</w:t>
              </w:r>
            </w:ins>
          </w:p>
        </w:tc>
        <w:tc>
          <w:tcPr>
            <w:tcW w:w="9184" w:type="dxa"/>
          </w:tcPr>
          <w:p w14:paraId="4CB601AA" w14:textId="77777777" w:rsidR="002A28C4" w:rsidRPr="000320F1" w:rsidRDefault="002A28C4" w:rsidP="009C49CA">
            <w:pPr>
              <w:rPr>
                <w:ins w:id="453" w:author="Rodriguez-flores, Raul (R.)" w:date="2020-07-07T16:34:00Z"/>
              </w:rPr>
            </w:pPr>
            <w:ins w:id="454" w:author="Rodriguez-flores, Raul (R.)" w:date="2020-07-07T16:34:00Z">
              <w:r w:rsidRPr="000320F1">
                <w:t>Users could modify the trailer mileage through Ford Pass.</w:t>
              </w:r>
            </w:ins>
          </w:p>
        </w:tc>
      </w:tr>
      <w:tr w:rsidR="002A28C4" w14:paraId="24787293" w14:textId="77777777" w:rsidTr="004106E2">
        <w:trPr>
          <w:ins w:id="455" w:author="Rodriguez-flores, Raul (R.)" w:date="2020-07-07T16:34:00Z"/>
        </w:trPr>
        <w:tc>
          <w:tcPr>
            <w:tcW w:w="0" w:type="auto"/>
          </w:tcPr>
          <w:p w14:paraId="02925D69" w14:textId="77777777" w:rsidR="002A28C4" w:rsidRDefault="002A28C4" w:rsidP="009C49CA">
            <w:pPr>
              <w:rPr>
                <w:ins w:id="456" w:author="Rodriguez-flores, Raul (R.)" w:date="2020-07-07T16:34:00Z"/>
              </w:rPr>
            </w:pPr>
            <w:ins w:id="457" w:author="Rodriguez-flores, Raul (R.)" w:date="2020-07-07T16:34:00Z">
              <w:r>
                <w:t>3</w:t>
              </w:r>
            </w:ins>
          </w:p>
        </w:tc>
        <w:tc>
          <w:tcPr>
            <w:tcW w:w="9184" w:type="dxa"/>
          </w:tcPr>
          <w:p w14:paraId="44163EEA" w14:textId="77777777" w:rsidR="0097121E" w:rsidRPr="000320F1" w:rsidRDefault="002A28C4" w:rsidP="00C1552A">
            <w:pPr>
              <w:rPr>
                <w:ins w:id="458" w:author="Rodriguez-flores, Raul (R.)" w:date="2020-07-07T16:34:00Z"/>
              </w:rPr>
            </w:pPr>
            <w:ins w:id="459" w:author="Rodriguez-flores, Raul (R.)" w:date="2020-07-07T16:34:00Z">
              <w:r w:rsidRPr="000320F1">
                <w:t>Users could set the mileage at which the warning pop-up (soon) mileage through Ford Pass</w:t>
              </w:r>
            </w:ins>
            <w:r w:rsidR="0097121E" w:rsidRPr="000320F1">
              <w:t>.</w:t>
            </w:r>
          </w:p>
        </w:tc>
      </w:tr>
      <w:tr w:rsidR="0097121E" w14:paraId="5DD828EF" w14:textId="77777777" w:rsidTr="004106E2">
        <w:tc>
          <w:tcPr>
            <w:tcW w:w="0" w:type="auto"/>
          </w:tcPr>
          <w:p w14:paraId="3BD03A88" w14:textId="77777777" w:rsidR="0097121E" w:rsidRDefault="0097121E" w:rsidP="009C49CA">
            <w:r>
              <w:t>4</w:t>
            </w:r>
          </w:p>
        </w:tc>
        <w:tc>
          <w:tcPr>
            <w:tcW w:w="9184" w:type="dxa"/>
          </w:tcPr>
          <w:p w14:paraId="3E625809" w14:textId="77777777" w:rsidR="0097121E" w:rsidRPr="000320F1" w:rsidRDefault="0097121E" w:rsidP="00455664">
            <w:pPr>
              <w:overflowPunct/>
              <w:autoSpaceDE/>
              <w:autoSpaceDN/>
              <w:adjustRightInd/>
              <w:contextualSpacing/>
              <w:textAlignment w:val="auto"/>
              <w:rPr>
                <w:rFonts w:asciiTheme="minorHAnsi" w:hAnsiTheme="minorHAnsi"/>
              </w:rPr>
            </w:pPr>
            <w:ins w:id="460" w:author="Rodriguez-flores, Raul (R.)" w:date="2020-07-07T16:34:00Z">
              <w:r w:rsidRPr="000320F1">
                <w:t>Users shall be able to modify or delete each Trailer Maintenance item.</w:t>
              </w:r>
            </w:ins>
          </w:p>
        </w:tc>
      </w:tr>
      <w:tr w:rsidR="0097121E" w14:paraId="0582DD45" w14:textId="77777777" w:rsidTr="004106E2">
        <w:tc>
          <w:tcPr>
            <w:tcW w:w="0" w:type="auto"/>
          </w:tcPr>
          <w:p w14:paraId="48A74698" w14:textId="77777777" w:rsidR="0097121E" w:rsidRDefault="0097121E" w:rsidP="009C49CA">
            <w:r>
              <w:t>5</w:t>
            </w:r>
          </w:p>
        </w:tc>
        <w:tc>
          <w:tcPr>
            <w:tcW w:w="9184" w:type="dxa"/>
          </w:tcPr>
          <w:p w14:paraId="544C1307" w14:textId="53DBB6AF" w:rsidR="0097121E" w:rsidRPr="000320F1" w:rsidRDefault="00CF4FB5" w:rsidP="00455664">
            <w:pPr>
              <w:overflowPunct/>
              <w:autoSpaceDE/>
              <w:autoSpaceDN/>
              <w:adjustRightInd/>
              <w:contextualSpacing/>
              <w:textAlignment w:val="auto"/>
            </w:pPr>
            <w:r w:rsidRPr="000320F1">
              <w:t>User shall be able to access the Trail</w:t>
            </w:r>
            <w:r w:rsidR="00174421">
              <w:t>er Maintenance Status on the IPC</w:t>
            </w:r>
            <w:r w:rsidRPr="000320F1">
              <w:t xml:space="preserve"> Screen</w:t>
            </w:r>
          </w:p>
        </w:tc>
      </w:tr>
      <w:tr w:rsidR="00174421" w14:paraId="3D283980" w14:textId="77777777" w:rsidTr="004106E2">
        <w:tc>
          <w:tcPr>
            <w:tcW w:w="0" w:type="auto"/>
          </w:tcPr>
          <w:p w14:paraId="086F5EDC" w14:textId="41141850" w:rsidR="00174421" w:rsidRDefault="00174421" w:rsidP="00174421">
            <w:r>
              <w:t>6</w:t>
            </w:r>
          </w:p>
        </w:tc>
        <w:tc>
          <w:tcPr>
            <w:tcW w:w="9184" w:type="dxa"/>
          </w:tcPr>
          <w:p w14:paraId="3396D9A4" w14:textId="2B5B7637" w:rsidR="00174421" w:rsidRPr="000320F1" w:rsidRDefault="00174421" w:rsidP="00174421">
            <w:pPr>
              <w:overflowPunct/>
              <w:autoSpaceDE/>
              <w:autoSpaceDN/>
              <w:adjustRightInd/>
              <w:contextualSpacing/>
              <w:textAlignment w:val="auto"/>
            </w:pPr>
            <w:r>
              <w:t>Addition of Drive Mode as part of Trailer Profile</w:t>
            </w:r>
          </w:p>
        </w:tc>
      </w:tr>
      <w:tr w:rsidR="00174421" w14:paraId="3591D790" w14:textId="77777777" w:rsidTr="004106E2">
        <w:tc>
          <w:tcPr>
            <w:tcW w:w="0" w:type="auto"/>
          </w:tcPr>
          <w:p w14:paraId="4B32C3EF" w14:textId="273B0F47" w:rsidR="00174421" w:rsidRDefault="00174421" w:rsidP="00174421"/>
        </w:tc>
        <w:tc>
          <w:tcPr>
            <w:tcW w:w="9184" w:type="dxa"/>
          </w:tcPr>
          <w:p w14:paraId="759378E5" w14:textId="77777777" w:rsidR="00174421" w:rsidRDefault="00174421" w:rsidP="00174421">
            <w:pPr>
              <w:overflowPunct/>
              <w:autoSpaceDE/>
              <w:autoSpaceDN/>
              <w:adjustRightInd/>
              <w:contextualSpacing/>
              <w:textAlignment w:val="auto"/>
              <w:rPr>
                <w:highlight w:val="yellow"/>
              </w:rPr>
            </w:pPr>
          </w:p>
        </w:tc>
      </w:tr>
    </w:tbl>
    <w:p w14:paraId="37077838" w14:textId="77777777" w:rsidR="002A28C4" w:rsidRPr="00123D1A" w:rsidRDefault="002A28C4">
      <w:pPr>
        <w:pPrChange w:id="461" w:author="Rodriguez-flores, Raul (R.)" w:date="2020-07-07T16:34:00Z">
          <w:pPr>
            <w:pStyle w:val="Heading2"/>
          </w:pPr>
        </w:pPrChange>
      </w:pPr>
    </w:p>
    <w:p w14:paraId="349BCC12" w14:textId="77777777" w:rsidR="00A82627" w:rsidRDefault="00A82627" w:rsidP="00B33D24">
      <w:pPr>
        <w:pStyle w:val="Heading3"/>
        <w:numPr>
          <w:ilvl w:val="2"/>
          <w:numId w:val="7"/>
        </w:numPr>
      </w:pPr>
      <w:bookmarkStart w:id="462" w:name="_Toc420397665"/>
      <w:bookmarkStart w:id="463" w:name="_Toc35002497"/>
      <w:r>
        <w:lastRenderedPageBreak/>
        <w:t>Document Context</w:t>
      </w:r>
      <w:bookmarkEnd w:id="462"/>
      <w:bookmarkEnd w:id="463"/>
    </w:p>
    <w:p w14:paraId="57F08C34" w14:textId="77777777" w:rsidR="00B1203D" w:rsidRDefault="00B1203D" w:rsidP="00B1203D">
      <w:pPr>
        <w:pStyle w:val="BodyText"/>
        <w:ind w:right="142"/>
        <w:jc w:val="both"/>
        <w:rPr>
          <w:rFonts w:cs="Arial"/>
          <w:lang w:val="en-US"/>
        </w:rPr>
      </w:pPr>
      <w:bookmarkStart w:id="464" w:name="_Toc420397666"/>
      <w:r>
        <w:rPr>
          <w:rFonts w:cs="Arial"/>
          <w:lang w:val="en-US"/>
        </w:rPr>
        <w:t>Refer</w:t>
      </w:r>
      <w:r w:rsidRPr="001B1565">
        <w:rPr>
          <w:rFonts w:cs="Arial"/>
          <w:lang w:val="en-US"/>
        </w:rPr>
        <w:t xml:space="preserve"> </w:t>
      </w:r>
      <w:r>
        <w:rPr>
          <w:rFonts w:cs="Arial"/>
          <w:lang w:val="en-US"/>
        </w:rPr>
        <w:t xml:space="preserve">to the </w:t>
      </w:r>
      <w:hyperlink r:id="rId22" w:history="1">
        <w:r w:rsidRPr="000F5F82">
          <w:rPr>
            <w:rStyle w:val="Hyperlink"/>
            <w:rFonts w:cs="Arial"/>
            <w:lang w:val="en-US"/>
          </w:rPr>
          <w:t>Ford RE Wiki</w:t>
        </w:r>
      </w:hyperlink>
      <w:r>
        <w:rPr>
          <w:rFonts w:cs="Arial"/>
          <w:lang w:val="en-US"/>
        </w:rPr>
        <w:t xml:space="preserve"> to g</w:t>
      </w:r>
      <w:r w:rsidRPr="001B1565">
        <w:rPr>
          <w:rFonts w:cs="Arial"/>
          <w:lang w:val="en-US"/>
        </w:rPr>
        <w:t xml:space="preserve">et more information about the </w:t>
      </w:r>
      <w:r>
        <w:rPr>
          <w:rFonts w:cs="Arial"/>
          <w:lang w:val="en-US"/>
        </w:rPr>
        <w:t xml:space="preserve">different Requirements Engineering (RE) templates (and how the </w:t>
      </w:r>
      <w:r w:rsidR="004F0BA5">
        <w:fldChar w:fldCharType="begin"/>
      </w:r>
      <w:r w:rsidR="004F0BA5">
        <w:instrText xml:space="preserve"> DOCPROPERTY  DocAcronym  \*</w:instrText>
      </w:r>
      <w:r w:rsidR="004F0BA5">
        <w:instrText xml:space="preserve"> MERGEFORMAT </w:instrText>
      </w:r>
      <w:r w:rsidR="004F0BA5">
        <w:fldChar w:fldCharType="separate"/>
      </w:r>
      <w:r w:rsidR="00AE665F">
        <w:t>AFS</w:t>
      </w:r>
      <w:r w:rsidR="004F0BA5">
        <w:fldChar w:fldCharType="end"/>
      </w:r>
      <w:r>
        <w:t xml:space="preserve"> </w:t>
      </w:r>
      <w:r>
        <w:rPr>
          <w:rFonts w:cs="Arial"/>
          <w:lang w:val="en-US"/>
        </w:rPr>
        <w:t>relates to those) and the overall RE approach for SW-enabled Features</w:t>
      </w:r>
      <w:r w:rsidRPr="00233487">
        <w:t>.</w:t>
      </w:r>
    </w:p>
    <w:p w14:paraId="423F9389" w14:textId="77777777" w:rsidR="00A82627" w:rsidRPr="00191F34" w:rsidRDefault="00A82627" w:rsidP="00A82627">
      <w:pPr>
        <w:pStyle w:val="Heading3"/>
      </w:pPr>
      <w:bookmarkStart w:id="465" w:name="_Toc35002498"/>
      <w:r>
        <w:t>Document Structure</w:t>
      </w:r>
      <w:bookmarkEnd w:id="464"/>
      <w:bookmarkEnd w:id="465"/>
    </w:p>
    <w:p w14:paraId="1C0BD726" w14:textId="77777777" w:rsidR="00A82627" w:rsidRPr="00185AC3" w:rsidRDefault="00A82627" w:rsidP="00A82627">
      <w:pPr>
        <w:pStyle w:val="BodyText"/>
        <w:ind w:right="142"/>
        <w:rPr>
          <w:rFonts w:cs="Arial"/>
          <w:lang w:val="en-US"/>
        </w:rPr>
      </w:pPr>
      <w:r w:rsidRPr="00185AC3">
        <w:rPr>
          <w:rFonts w:cs="Arial"/>
          <w:lang w:val="en-US"/>
        </w:rPr>
        <w:t>The structure of this document is explained below:</w:t>
      </w:r>
    </w:p>
    <w:p w14:paraId="0D498142" w14:textId="77777777" w:rsidR="00A82627" w:rsidRPr="00185AC3" w:rsidRDefault="00A82627" w:rsidP="00A82627">
      <w:pPr>
        <w:pStyle w:val="BodyText"/>
        <w:tabs>
          <w:tab w:val="clear" w:pos="1134"/>
          <w:tab w:val="left" w:pos="1276"/>
        </w:tabs>
        <w:ind w:left="1276" w:right="142" w:hanging="1276"/>
        <w:rPr>
          <w:rFonts w:cs="Arial"/>
          <w:lang w:val="en-US"/>
        </w:rPr>
      </w:pPr>
      <w:r w:rsidRPr="00185AC3">
        <w:rPr>
          <w:rFonts w:cs="Arial"/>
          <w:b/>
          <w:bCs/>
          <w:lang w:val="en-US"/>
        </w:rPr>
        <w:t xml:space="preserve">Section </w:t>
      </w:r>
      <w:r w:rsidR="0015677C">
        <w:rPr>
          <w:rFonts w:cs="Arial"/>
          <w:b/>
          <w:bCs/>
          <w:lang w:val="en-US"/>
        </w:rPr>
        <w:t>1</w:t>
      </w:r>
      <w:r w:rsidRPr="00185AC3">
        <w:rPr>
          <w:rFonts w:cs="Arial"/>
          <w:lang w:val="en-US"/>
        </w:rPr>
        <w:t xml:space="preserve"> – </w:t>
      </w:r>
      <w:r w:rsidRPr="00185AC3">
        <w:rPr>
          <w:rFonts w:cs="Arial"/>
          <w:lang w:val="en-US"/>
        </w:rPr>
        <w:tab/>
        <w:t xml:space="preserve">Introduction </w:t>
      </w:r>
      <w:r>
        <w:rPr>
          <w:rFonts w:cs="Arial"/>
          <w:lang w:val="en-US"/>
        </w:rPr>
        <w:t xml:space="preserve">how to use this document </w:t>
      </w:r>
      <w:r w:rsidRPr="00185AC3">
        <w:rPr>
          <w:rFonts w:cs="Arial"/>
          <w:lang w:val="en-US"/>
        </w:rPr>
        <w:t xml:space="preserve">including </w:t>
      </w:r>
      <w:r>
        <w:rPr>
          <w:rFonts w:cs="Arial"/>
          <w:lang w:val="en-US"/>
        </w:rPr>
        <w:t>responsibilities</w:t>
      </w:r>
      <w:r w:rsidRPr="00185AC3">
        <w:rPr>
          <w:rFonts w:cs="Arial"/>
          <w:lang w:val="en-US"/>
        </w:rPr>
        <w:t xml:space="preserve"> and requisite documents.</w:t>
      </w:r>
      <w:r w:rsidR="00B1203D">
        <w:rPr>
          <w:rFonts w:cs="Arial"/>
          <w:lang w:val="en-US"/>
        </w:rPr>
        <w:t xml:space="preserve"> Explains the </w:t>
      </w:r>
      <w:r w:rsidR="00B1203D">
        <w:rPr>
          <w:snapToGrid w:val="0"/>
        </w:rPr>
        <w:t>terminology</w:t>
      </w:r>
      <w:r>
        <w:rPr>
          <w:snapToGrid w:val="0"/>
        </w:rPr>
        <w:t>. Gives a clarification of the definitions, concepts and abbreviations used in the document.</w:t>
      </w:r>
    </w:p>
    <w:p w14:paraId="57F07A25" w14:textId="77777777"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15677C">
        <w:rPr>
          <w:rFonts w:cs="Arial"/>
          <w:b/>
          <w:bCs/>
          <w:lang w:val="en-US"/>
        </w:rPr>
        <w:t>2</w:t>
      </w:r>
      <w:r w:rsidRPr="00185AC3">
        <w:rPr>
          <w:rFonts w:cs="Arial"/>
          <w:lang w:val="en-US"/>
        </w:rPr>
        <w:t xml:space="preserve"> – </w:t>
      </w:r>
      <w:r w:rsidRPr="00185AC3">
        <w:rPr>
          <w:rFonts w:cs="Arial"/>
          <w:lang w:val="en-US"/>
        </w:rPr>
        <w:tab/>
      </w:r>
      <w:r w:rsidR="004F0BA5">
        <w:fldChar w:fldCharType="begin"/>
      </w:r>
      <w:r w:rsidR="004F0BA5">
        <w:instrText xml:space="preserve"> DOCPROPERTY  ProductType  \* MERGEFORMAT </w:instrText>
      </w:r>
      <w:r w:rsidR="004F0BA5">
        <w:fldChar w:fldCharType="separate"/>
      </w:r>
      <w:r w:rsidR="00AE665F">
        <w:t>Feature</w:t>
      </w:r>
      <w:r w:rsidR="004F0BA5">
        <w:fldChar w:fldCharType="end"/>
      </w:r>
      <w:r w:rsidR="00B1203D">
        <w:t xml:space="preserve"> </w:t>
      </w:r>
      <w:r w:rsidR="00EF78FE">
        <w:rPr>
          <w:rFonts w:cs="Arial"/>
          <w:lang w:val="en-US"/>
        </w:rPr>
        <w:t>Document</w:t>
      </w:r>
      <w:r w:rsidRPr="00185AC3">
        <w:rPr>
          <w:rFonts w:cs="Arial"/>
          <w:lang w:val="en-US"/>
        </w:rPr>
        <w:t xml:space="preserve">. </w:t>
      </w:r>
      <w:r w:rsidR="004D42FF">
        <w:rPr>
          <w:rFonts w:cs="Arial"/>
          <w:lang w:val="en-US"/>
        </w:rPr>
        <w:t xml:space="preserve">Defines the </w:t>
      </w:r>
      <w:r w:rsidR="00B1203D">
        <w:t xml:space="preserve">Feature </w:t>
      </w:r>
      <w:r w:rsidR="004D42FF">
        <w:rPr>
          <w:rFonts w:cs="Arial"/>
          <w:lang w:val="en-US"/>
        </w:rPr>
        <w:t xml:space="preserve">level requirements of the </w:t>
      </w:r>
      <w:r w:rsidR="004F0BA5">
        <w:fldChar w:fldCharType="begin"/>
      </w:r>
      <w:r w:rsidR="004F0BA5">
        <w:instrText xml:space="preserve"> DOCPROPERTY  ProductType  \* MERGEFORMAT </w:instrText>
      </w:r>
      <w:r w:rsidR="004F0BA5">
        <w:fldChar w:fldCharType="separate"/>
      </w:r>
      <w:r w:rsidR="00AE665F">
        <w:t>Feature</w:t>
      </w:r>
      <w:r w:rsidR="004F0BA5">
        <w:fldChar w:fldCharType="end"/>
      </w:r>
      <w:r w:rsidR="00B1203D">
        <w:t xml:space="preserve"> </w:t>
      </w:r>
      <w:r w:rsidR="004D42FF">
        <w:rPr>
          <w:rFonts w:cs="Arial"/>
          <w:lang w:val="en-US"/>
        </w:rPr>
        <w:t>realized by the system described in this specification</w:t>
      </w:r>
      <w:r w:rsidRPr="00185AC3">
        <w:rPr>
          <w:rFonts w:cs="Arial"/>
          <w:lang w:val="en-US"/>
        </w:rPr>
        <w:t xml:space="preserve"> </w:t>
      </w:r>
    </w:p>
    <w:p w14:paraId="3F8ACDFC" w14:textId="77777777" w:rsidR="00EF78FE" w:rsidRPr="0025203E" w:rsidRDefault="00EF78FE" w:rsidP="00EF78FE">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Pr>
          <w:rFonts w:cs="Arial"/>
          <w:b/>
          <w:bCs/>
          <w:lang w:val="en-US"/>
        </w:rPr>
        <w:t>3</w:t>
      </w:r>
      <w:r w:rsidRPr="0025203E">
        <w:rPr>
          <w:rFonts w:cs="Arial"/>
          <w:lang w:val="en-US"/>
        </w:rPr>
        <w:t xml:space="preserve"> – </w:t>
      </w:r>
      <w:r w:rsidRPr="0025203E">
        <w:rPr>
          <w:rFonts w:cs="Arial"/>
          <w:lang w:val="en-US"/>
        </w:rPr>
        <w:tab/>
      </w:r>
      <w:r>
        <w:rPr>
          <w:snapToGrid w:val="0"/>
        </w:rPr>
        <w:t xml:space="preserve">Functional Architecture: Specifies the functional decomposition of the </w:t>
      </w:r>
      <w:r w:rsidR="004F0BA5">
        <w:fldChar w:fldCharType="begin"/>
      </w:r>
      <w:r w:rsidR="004F0BA5">
        <w:instrText xml:space="preserve"> DOCPROPERTY  ProductType  \* MERGE</w:instrText>
      </w:r>
      <w:r w:rsidR="004F0BA5">
        <w:instrText xml:space="preserve">FORMAT </w:instrText>
      </w:r>
      <w:r w:rsidR="004F0BA5">
        <w:fldChar w:fldCharType="separate"/>
      </w:r>
      <w:r w:rsidR="00AE665F">
        <w:t>Feature</w:t>
      </w:r>
      <w:r w:rsidR="004F0BA5">
        <w:fldChar w:fldCharType="end"/>
      </w:r>
      <w:r>
        <w:rPr>
          <w:snapToGrid w:val="0"/>
        </w:rPr>
        <w:t>.</w:t>
      </w:r>
    </w:p>
    <w:p w14:paraId="4B0D0FA4" w14:textId="77777777" w:rsidR="00EF78FE" w:rsidRPr="0025203E" w:rsidRDefault="00EF78FE" w:rsidP="00EF78FE">
      <w:pPr>
        <w:pStyle w:val="BodyText"/>
        <w:tabs>
          <w:tab w:val="clear" w:pos="1134"/>
          <w:tab w:val="left" w:pos="1276"/>
        </w:tabs>
        <w:ind w:left="1276" w:right="142" w:hanging="1276"/>
        <w:jc w:val="both"/>
        <w:rPr>
          <w:rFonts w:cs="Arial"/>
          <w:lang w:val="en-US"/>
        </w:rPr>
      </w:pPr>
      <w:r w:rsidRPr="0025203E">
        <w:rPr>
          <w:rFonts w:cs="Arial"/>
          <w:b/>
          <w:bCs/>
          <w:lang w:val="en-US"/>
        </w:rPr>
        <w:t xml:space="preserve">Section </w:t>
      </w:r>
      <w:r w:rsidR="009C000D">
        <w:rPr>
          <w:rFonts w:cs="Arial"/>
          <w:b/>
          <w:bCs/>
          <w:lang w:val="en-US"/>
        </w:rPr>
        <w:t>4</w:t>
      </w:r>
      <w:r w:rsidRPr="0025203E">
        <w:rPr>
          <w:rFonts w:cs="Arial"/>
          <w:lang w:val="en-US"/>
        </w:rPr>
        <w:t xml:space="preserve"> – </w:t>
      </w:r>
      <w:r w:rsidRPr="0025203E">
        <w:rPr>
          <w:rFonts w:cs="Arial"/>
          <w:lang w:val="en-US"/>
        </w:rPr>
        <w:tab/>
      </w:r>
      <w:r w:rsidR="00B1203D">
        <w:rPr>
          <w:snapToGrid w:val="0"/>
        </w:rPr>
        <w:t>Function</w:t>
      </w:r>
      <w:r>
        <w:rPr>
          <w:snapToGrid w:val="0"/>
        </w:rPr>
        <w:t xml:space="preserve"> Specifications: Specifies the </w:t>
      </w:r>
      <w:r w:rsidR="00B1203D">
        <w:rPr>
          <w:snapToGrid w:val="0"/>
        </w:rPr>
        <w:t>Logical F</w:t>
      </w:r>
      <w:r>
        <w:rPr>
          <w:snapToGrid w:val="0"/>
        </w:rPr>
        <w:t xml:space="preserve">unctions of the functional architecture of the </w:t>
      </w:r>
      <w:r w:rsidR="004F0BA5">
        <w:fldChar w:fldCharType="begin"/>
      </w:r>
      <w:r w:rsidR="004F0BA5">
        <w:instrText xml:space="preserve"> DOCPROPERTY  ProductType  \* MERGEFORMAT </w:instrText>
      </w:r>
      <w:r w:rsidR="004F0BA5">
        <w:fldChar w:fldCharType="separate"/>
      </w:r>
      <w:r w:rsidR="00AE665F">
        <w:t>Feature</w:t>
      </w:r>
      <w:r w:rsidR="004F0BA5">
        <w:fldChar w:fldCharType="end"/>
      </w:r>
      <w:r>
        <w:rPr>
          <w:snapToGrid w:val="0"/>
        </w:rPr>
        <w:t>.</w:t>
      </w:r>
    </w:p>
    <w:p w14:paraId="4F1DF147" w14:textId="739CA03A" w:rsidR="00A82627" w:rsidRPr="00185AC3"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9C000D">
        <w:rPr>
          <w:rFonts w:cs="Arial"/>
          <w:b/>
          <w:bCs/>
          <w:lang w:val="en-US"/>
        </w:rPr>
        <w:t>5</w:t>
      </w:r>
      <w:r w:rsidRPr="00185AC3">
        <w:rPr>
          <w:rFonts w:cs="Arial"/>
          <w:lang w:val="en-US"/>
        </w:rPr>
        <w:t xml:space="preserve"> – </w:t>
      </w:r>
      <w:r w:rsidRPr="00185AC3">
        <w:rPr>
          <w:rFonts w:cs="Arial"/>
          <w:lang w:val="en-US"/>
        </w:rPr>
        <w:tab/>
      </w:r>
      <w:r w:rsidR="004F0BA5">
        <w:fldChar w:fldCharType="begin"/>
      </w:r>
      <w:r w:rsidR="004F0BA5">
        <w:instrText xml:space="preserve"> DOCPROPERTY  ProductType  \* MERGEFORMAT </w:instrText>
      </w:r>
      <w:r w:rsidR="004F0BA5">
        <w:fldChar w:fldCharType="separate"/>
      </w:r>
      <w:r w:rsidR="00AE665F">
        <w:t>Feature</w:t>
      </w:r>
      <w:r w:rsidR="004F0BA5">
        <w:fldChar w:fldCharType="end"/>
      </w:r>
      <w:r w:rsidR="00B1203D">
        <w:t xml:space="preserve"> </w:t>
      </w:r>
      <w:r w:rsidR="009C000D">
        <w:rPr>
          <w:rFonts w:cs="Arial"/>
          <w:lang w:val="en-US"/>
        </w:rPr>
        <w:t>Implementation Specification</w:t>
      </w:r>
      <w:r w:rsidR="00FE7FC1">
        <w:rPr>
          <w:rFonts w:cs="Arial"/>
          <w:lang w:val="en-US"/>
        </w:rPr>
        <w:t xml:space="preserve">: Specifies details of how the </w:t>
      </w:r>
      <w:r w:rsidR="004F0BA5">
        <w:fldChar w:fldCharType="begin"/>
      </w:r>
      <w:r w:rsidR="004F0BA5">
        <w:instrText xml:space="preserve"> DOCPROPERTY  ProductType  \* MERGEFORMAT </w:instrText>
      </w:r>
      <w:r w:rsidR="004F0BA5">
        <w:fldChar w:fldCharType="separate"/>
      </w:r>
      <w:r w:rsidR="00AE665F">
        <w:t>Feature</w:t>
      </w:r>
      <w:r w:rsidR="004F0BA5">
        <w:fldChar w:fldCharType="end"/>
      </w:r>
      <w:r w:rsidR="00B1203D">
        <w:t xml:space="preserve"> </w:t>
      </w:r>
      <w:r w:rsidR="00B1203D">
        <w:rPr>
          <w:rFonts w:cs="Arial"/>
          <w:lang w:val="en-US"/>
        </w:rPr>
        <w:t>/ Logical F</w:t>
      </w:r>
      <w:r w:rsidR="00FE7FC1">
        <w:rPr>
          <w:rFonts w:cs="Arial"/>
          <w:lang w:val="en-US"/>
        </w:rPr>
        <w:t>unctions are</w:t>
      </w:r>
      <w:r w:rsidR="00174421">
        <w:rPr>
          <w:rFonts w:cs="Arial"/>
          <w:lang w:val="en-US"/>
        </w:rPr>
        <w:t xml:space="preserve"> </w:t>
      </w:r>
      <w:r w:rsidR="00FE7FC1">
        <w:rPr>
          <w:rFonts w:cs="Arial"/>
          <w:lang w:val="en-US"/>
        </w:rPr>
        <w:t xml:space="preserve">deployed to the given </w:t>
      </w:r>
      <w:r w:rsidR="004D42FF">
        <w:rPr>
          <w:rFonts w:cs="Arial"/>
          <w:lang w:val="en-US"/>
        </w:rPr>
        <w:t xml:space="preserve">electrical </w:t>
      </w:r>
      <w:r w:rsidR="00FE7FC1">
        <w:rPr>
          <w:rFonts w:cs="Arial"/>
          <w:lang w:val="en-US"/>
        </w:rPr>
        <w:t>platform</w:t>
      </w:r>
      <w:r w:rsidR="004D42FF">
        <w:rPr>
          <w:rFonts w:cs="Arial"/>
          <w:lang w:val="en-US"/>
        </w:rPr>
        <w:t>.</w:t>
      </w:r>
    </w:p>
    <w:p w14:paraId="4ABDFD72"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9C000D">
        <w:rPr>
          <w:rFonts w:cs="Arial"/>
          <w:b/>
          <w:bCs/>
          <w:lang w:val="en-US"/>
        </w:rPr>
        <w:t>6</w:t>
      </w:r>
      <w:r w:rsidRPr="00185AC3">
        <w:rPr>
          <w:rFonts w:cs="Arial"/>
          <w:lang w:val="en-US"/>
        </w:rPr>
        <w:t xml:space="preserve"> – </w:t>
      </w:r>
      <w:r w:rsidRPr="00185AC3">
        <w:rPr>
          <w:rFonts w:cs="Arial"/>
          <w:lang w:val="en-US"/>
        </w:rPr>
        <w:tab/>
      </w:r>
      <w:r w:rsidR="00565D18">
        <w:rPr>
          <w:rFonts w:cs="Arial"/>
          <w:lang w:val="en-US"/>
        </w:rPr>
        <w:t xml:space="preserve">List </w:t>
      </w:r>
      <w:r w:rsidR="004D42FF">
        <w:rPr>
          <w:rFonts w:cs="Arial"/>
          <w:lang w:val="en-US"/>
        </w:rPr>
        <w:t>Open</w:t>
      </w:r>
      <w:r>
        <w:rPr>
          <w:rFonts w:cs="Arial"/>
          <w:lang w:val="en-US"/>
        </w:rPr>
        <w:t xml:space="preserve"> </w:t>
      </w:r>
      <w:r w:rsidR="00F62AF4">
        <w:rPr>
          <w:rFonts w:cs="Arial"/>
          <w:lang w:val="en-US"/>
        </w:rPr>
        <w:t>Concerns</w:t>
      </w:r>
    </w:p>
    <w:p w14:paraId="75B0D148" w14:textId="77777777" w:rsidR="00A82627" w:rsidRDefault="00A82627" w:rsidP="00A82627">
      <w:pPr>
        <w:pStyle w:val="BodyText"/>
        <w:tabs>
          <w:tab w:val="clear" w:pos="1134"/>
          <w:tab w:val="left" w:pos="1276"/>
        </w:tabs>
        <w:ind w:left="1276" w:right="142" w:hanging="1276"/>
        <w:jc w:val="both"/>
        <w:rPr>
          <w:rFonts w:cs="Arial"/>
          <w:lang w:val="en-US"/>
        </w:rPr>
      </w:pPr>
      <w:r w:rsidRPr="00185AC3">
        <w:rPr>
          <w:rFonts w:cs="Arial"/>
          <w:b/>
          <w:bCs/>
          <w:lang w:val="en-US"/>
        </w:rPr>
        <w:t xml:space="preserve">Section </w:t>
      </w:r>
      <w:r w:rsidR="009C000D">
        <w:rPr>
          <w:rFonts w:cs="Arial"/>
          <w:b/>
          <w:bCs/>
          <w:lang w:val="en-US"/>
        </w:rPr>
        <w:t>7</w:t>
      </w:r>
      <w:r w:rsidR="00F208E6">
        <w:rPr>
          <w:rFonts w:cs="Arial"/>
          <w:b/>
          <w:bCs/>
          <w:lang w:val="en-US"/>
        </w:rPr>
        <w:tab/>
      </w:r>
      <w:r w:rsidR="004D42FF">
        <w:rPr>
          <w:rFonts w:cs="Arial"/>
          <w:lang w:val="en-US"/>
        </w:rPr>
        <w:t xml:space="preserve">Revision </w:t>
      </w:r>
      <w:r w:rsidR="00F62AF4">
        <w:rPr>
          <w:rFonts w:cs="Arial"/>
          <w:lang w:val="en-US"/>
        </w:rPr>
        <w:t>H</w:t>
      </w:r>
      <w:r w:rsidR="004D42FF">
        <w:rPr>
          <w:rFonts w:cs="Arial"/>
          <w:lang w:val="en-US"/>
        </w:rPr>
        <w:t>istory</w:t>
      </w:r>
      <w:r w:rsidRPr="00185AC3">
        <w:rPr>
          <w:rFonts w:cs="Arial"/>
          <w:lang w:val="en-US"/>
        </w:rPr>
        <w:t>.</w:t>
      </w:r>
    </w:p>
    <w:p w14:paraId="1B59B351" w14:textId="77777777" w:rsidR="004C1240" w:rsidRDefault="004C1240" w:rsidP="004C1240">
      <w:pPr>
        <w:pStyle w:val="BodyText"/>
        <w:tabs>
          <w:tab w:val="clear" w:pos="1134"/>
          <w:tab w:val="left" w:pos="1276"/>
        </w:tabs>
        <w:ind w:left="1276" w:right="142" w:hanging="1276"/>
        <w:jc w:val="both"/>
        <w:rPr>
          <w:ins w:id="466" w:author="Rodriguez-flores, Raul (R.)" w:date="2020-07-07T16:23:00Z"/>
          <w:rFonts w:cs="Arial"/>
          <w:lang w:val="en-US"/>
        </w:rPr>
      </w:pPr>
      <w:r>
        <w:rPr>
          <w:rFonts w:cs="Arial"/>
          <w:b/>
          <w:bCs/>
          <w:lang w:val="en-US"/>
        </w:rPr>
        <w:t xml:space="preserve">Section </w:t>
      </w:r>
      <w:r w:rsidR="009C000D">
        <w:rPr>
          <w:rFonts w:cs="Arial"/>
          <w:b/>
          <w:bCs/>
          <w:lang w:val="en-US"/>
        </w:rPr>
        <w:t>8</w:t>
      </w:r>
      <w:r>
        <w:rPr>
          <w:rFonts w:cs="Arial"/>
          <w:b/>
          <w:bCs/>
          <w:lang w:val="en-US"/>
        </w:rPr>
        <w:t xml:space="preserve"> </w:t>
      </w:r>
      <w:r w:rsidRPr="00185AC3">
        <w:rPr>
          <w:rFonts w:cs="Arial"/>
          <w:lang w:val="en-US"/>
        </w:rPr>
        <w:t>–</w:t>
      </w:r>
      <w:r>
        <w:rPr>
          <w:rFonts w:cs="Arial"/>
          <w:lang w:val="en-US"/>
        </w:rPr>
        <w:tab/>
        <w:t>Appendix (Data Dictionary, etc.)</w:t>
      </w:r>
    </w:p>
    <w:p w14:paraId="5B40DD27" w14:textId="77777777" w:rsidR="00FD0A4A" w:rsidRDefault="00FD0A4A" w:rsidP="004C1240">
      <w:pPr>
        <w:pStyle w:val="BodyText"/>
        <w:tabs>
          <w:tab w:val="clear" w:pos="1134"/>
          <w:tab w:val="left" w:pos="1276"/>
        </w:tabs>
        <w:ind w:left="1276" w:right="142" w:hanging="1276"/>
        <w:jc w:val="both"/>
        <w:rPr>
          <w:ins w:id="467" w:author="Rodriguez-flores, Raul (R.)" w:date="2020-07-07T16:23:00Z"/>
          <w:rFonts w:cs="Arial"/>
          <w:lang w:val="en-US"/>
        </w:rPr>
      </w:pPr>
    </w:p>
    <w:p w14:paraId="6270F9E2" w14:textId="77777777" w:rsidR="00FD0A4A" w:rsidRPr="007C20FA" w:rsidRDefault="00FD0A4A" w:rsidP="00FD0A4A">
      <w:pPr>
        <w:pStyle w:val="BodyText"/>
        <w:rPr>
          <w:ins w:id="468" w:author="Rodriguez-flores, Raul (R.)" w:date="2020-07-07T16:23:00Z"/>
        </w:rPr>
      </w:pPr>
      <w:bookmarkStart w:id="469" w:name="_Toc397081418"/>
    </w:p>
    <w:p w14:paraId="232F2F57" w14:textId="77777777" w:rsidR="007002C7" w:rsidRDefault="007002C7" w:rsidP="007002C7">
      <w:pPr>
        <w:pStyle w:val="Heading2"/>
        <w:rPr>
          <w:moveTo w:id="470" w:author="Rodriguez-flores, Raul (R.)" w:date="2020-07-14T16:28:00Z"/>
        </w:rPr>
      </w:pPr>
      <w:bookmarkStart w:id="471" w:name="_Toc500052220"/>
      <w:bookmarkStart w:id="472" w:name="_Toc211245116"/>
      <w:bookmarkEnd w:id="469"/>
      <w:moveToRangeStart w:id="473" w:author="Rodriguez-flores, Raul (R.)" w:date="2020-07-14T16:28:00Z" w:name="move45636548"/>
      <w:moveTo w:id="474" w:author="Rodriguez-flores, Raul (R.)" w:date="2020-07-14T16:28:00Z">
        <w:r>
          <w:t>Document Conventions</w:t>
        </w:r>
      </w:moveTo>
    </w:p>
    <w:p w14:paraId="6437E715" w14:textId="77777777" w:rsidR="007002C7" w:rsidRDefault="007002C7" w:rsidP="007002C7">
      <w:pPr>
        <w:pStyle w:val="Heading3"/>
        <w:rPr>
          <w:moveTo w:id="475" w:author="Rodriguez-flores, Raul (R.)" w:date="2020-07-14T16:28:00Z"/>
          <w:lang w:val="en-GB"/>
        </w:rPr>
      </w:pPr>
      <w:moveTo w:id="476" w:author="Rodriguez-flores, Raul (R.)" w:date="2020-07-14T16:28:00Z">
        <w:r>
          <w:rPr>
            <w:lang w:val="en-GB"/>
          </w:rPr>
          <w:t>Requirements Templates</w:t>
        </w:r>
      </w:moveTo>
    </w:p>
    <w:p w14:paraId="4FA8FF99" w14:textId="77777777" w:rsidR="007002C7" w:rsidRPr="007C20FA" w:rsidRDefault="007002C7" w:rsidP="007002C7">
      <w:pPr>
        <w:pStyle w:val="Heading4"/>
        <w:rPr>
          <w:moveTo w:id="477" w:author="Rodriguez-flores, Raul (R.)" w:date="2020-07-14T16:28:00Z"/>
        </w:rPr>
      </w:pPr>
      <w:moveTo w:id="478" w:author="Rodriguez-flores, Raul (R.)" w:date="2020-07-14T16:28:00Z">
        <w:r w:rsidRPr="007C20FA">
          <w:t>Identification of requirements</w:t>
        </w:r>
      </w:moveTo>
    </w:p>
    <w:p w14:paraId="21626ACC" w14:textId="77777777" w:rsidR="007002C7" w:rsidRPr="007C20FA" w:rsidRDefault="007002C7" w:rsidP="007002C7">
      <w:pPr>
        <w:rPr>
          <w:moveTo w:id="479" w:author="Rodriguez-flores, Raul (R.)" w:date="2020-07-14T16:28:00Z"/>
        </w:rPr>
      </w:pPr>
      <w:moveTo w:id="480" w:author="Rodriguez-flores, Raul (R.)" w:date="2020-07-14T16:28:00Z">
        <w:r w:rsidRPr="007C20FA">
          <w:t>The unique requirement ID given in the headline of any requirement follows the requirement throughout the development process. The requirement ID format follows a well-defined syntax.</w:t>
        </w:r>
      </w:moveTo>
    </w:p>
    <w:p w14:paraId="57A7E242" w14:textId="77777777" w:rsidR="007002C7" w:rsidRPr="007C20FA" w:rsidRDefault="007002C7" w:rsidP="007002C7">
      <w:pPr>
        <w:rPr>
          <w:moveTo w:id="481" w:author="Rodriguez-flores, Raul (R.)" w:date="2020-07-14T16:28:00Z"/>
        </w:rPr>
      </w:pPr>
    </w:p>
    <w:p w14:paraId="5E9FE91F" w14:textId="77777777" w:rsidR="007002C7" w:rsidRPr="00870BF7" w:rsidRDefault="007002C7" w:rsidP="007002C7">
      <w:pPr>
        <w:rPr>
          <w:moveTo w:id="482" w:author="Rodriguez-flores, Raul (R.)" w:date="2020-07-14T16:28:00Z"/>
          <w:rFonts w:cs="Arial"/>
        </w:rPr>
      </w:pPr>
      <w:moveTo w:id="483" w:author="Rodriguez-flores, Raul (R.)" w:date="2020-07-14T16:28:00Z">
        <w:r>
          <w:t xml:space="preserve">All identifiers in </w:t>
        </w:r>
        <w:r>
          <w:rPr>
            <w:rFonts w:cs="Arial"/>
          </w:rPr>
          <w:t>this specification</w:t>
        </w:r>
        <w:r w:rsidRPr="00870BF7">
          <w:rPr>
            <w:rFonts w:cs="Arial"/>
          </w:rPr>
          <w:t xml:space="preserve"> shall be composed of </w:t>
        </w:r>
        <w:r>
          <w:rPr>
            <w:rFonts w:cs="Arial"/>
          </w:rPr>
          <w:t>4</w:t>
        </w:r>
        <w:r w:rsidRPr="00870BF7">
          <w:rPr>
            <w:rFonts w:cs="Arial"/>
          </w:rPr>
          <w:t xml:space="preserve"> parts:</w:t>
        </w:r>
      </w:moveTo>
    </w:p>
    <w:p w14:paraId="37BF40B9" w14:textId="77777777" w:rsidR="007002C7" w:rsidRDefault="007002C7" w:rsidP="007002C7">
      <w:pPr>
        <w:pStyle w:val="ListParagraph"/>
        <w:numPr>
          <w:ilvl w:val="0"/>
          <w:numId w:val="6"/>
        </w:numPr>
        <w:overflowPunct/>
        <w:autoSpaceDE/>
        <w:autoSpaceDN/>
        <w:adjustRightInd/>
        <w:ind w:left="1080"/>
        <w:contextualSpacing/>
        <w:textAlignment w:val="auto"/>
        <w:rPr>
          <w:moveTo w:id="484" w:author="Rodriguez-flores, Raul (R.)" w:date="2020-07-14T16:28:00Z"/>
          <w:rFonts w:cs="Arial"/>
        </w:rPr>
      </w:pPr>
      <w:moveTo w:id="485" w:author="Rodriguez-flores, Raul (R.)" w:date="2020-07-14T16:28:00Z">
        <w:r w:rsidRPr="00870BF7">
          <w:rPr>
            <w:rFonts w:cs="Arial"/>
          </w:rPr>
          <w:t xml:space="preserve">A leading </w:t>
        </w:r>
        <w:r>
          <w:rPr>
            <w:rFonts w:cs="Arial"/>
          </w:rPr>
          <w:t>prefix, which indicates the type of requirement (R=Requirement, UC=Use Case, SC=Scenario, …)</w:t>
        </w:r>
      </w:moveTo>
    </w:p>
    <w:p w14:paraId="3F22D9B7" w14:textId="77777777" w:rsidR="007002C7" w:rsidRPr="00870BF7" w:rsidRDefault="007002C7" w:rsidP="007002C7">
      <w:pPr>
        <w:pStyle w:val="ListParagraph"/>
        <w:numPr>
          <w:ilvl w:val="0"/>
          <w:numId w:val="6"/>
        </w:numPr>
        <w:overflowPunct/>
        <w:autoSpaceDE/>
        <w:autoSpaceDN/>
        <w:adjustRightInd/>
        <w:ind w:left="1080"/>
        <w:contextualSpacing/>
        <w:textAlignment w:val="auto"/>
        <w:rPr>
          <w:moveTo w:id="486" w:author="Rodriguez-flores, Raul (R.)" w:date="2020-07-14T16:28:00Z"/>
          <w:rFonts w:cs="Arial"/>
        </w:rPr>
      </w:pPr>
      <w:moveTo w:id="487" w:author="Rodriguez-flores, Raul (R.)" w:date="2020-07-14T16:28:00Z">
        <w:r>
          <w:rPr>
            <w:rFonts w:cs="Arial"/>
          </w:rPr>
          <w:t xml:space="preserve">A prefix, which indicates the abstraction level (F=Feature, FNC=Function, </w:t>
        </w:r>
        <w:r w:rsidRPr="00870BF7">
          <w:rPr>
            <w:rFonts w:cs="Arial"/>
          </w:rPr>
          <w:t>CMP = component).</w:t>
        </w:r>
      </w:moveTo>
    </w:p>
    <w:p w14:paraId="37071986" w14:textId="77777777" w:rsidR="007002C7" w:rsidRPr="00870BF7" w:rsidRDefault="007002C7" w:rsidP="007002C7">
      <w:pPr>
        <w:pStyle w:val="ListParagraph"/>
        <w:numPr>
          <w:ilvl w:val="0"/>
          <w:numId w:val="6"/>
        </w:numPr>
        <w:overflowPunct/>
        <w:autoSpaceDE/>
        <w:autoSpaceDN/>
        <w:adjustRightInd/>
        <w:ind w:left="1080"/>
        <w:contextualSpacing/>
        <w:textAlignment w:val="auto"/>
        <w:rPr>
          <w:moveTo w:id="488" w:author="Rodriguez-flores, Raul (R.)" w:date="2020-07-14T16:28:00Z"/>
          <w:rFonts w:cs="Arial"/>
        </w:rPr>
      </w:pPr>
      <w:moveTo w:id="489" w:author="Rodriguez-flores, Raul (R.)" w:date="2020-07-14T16:28:00Z">
        <w:r>
          <w:rPr>
            <w:rFonts w:cs="Arial"/>
          </w:rPr>
          <w:t xml:space="preserve">Followed by a </w:t>
        </w:r>
        <w:r w:rsidRPr="00870BF7">
          <w:rPr>
            <w:rFonts w:cs="Arial"/>
          </w:rPr>
          <w:t>name</w:t>
        </w:r>
        <w:r>
          <w:rPr>
            <w:rFonts w:cs="Arial"/>
          </w:rPr>
          <w:t>, indicating the scope, which the requirement belongs to (e.g. feature or function name)</w:t>
        </w:r>
      </w:moveTo>
    </w:p>
    <w:p w14:paraId="266AED91" w14:textId="77777777" w:rsidR="007002C7" w:rsidRPr="00870BF7" w:rsidRDefault="007002C7" w:rsidP="007002C7">
      <w:pPr>
        <w:pStyle w:val="ListParagraph"/>
        <w:numPr>
          <w:ilvl w:val="0"/>
          <w:numId w:val="6"/>
        </w:numPr>
        <w:overflowPunct/>
        <w:autoSpaceDE/>
        <w:autoSpaceDN/>
        <w:adjustRightInd/>
        <w:ind w:left="1080"/>
        <w:contextualSpacing/>
        <w:textAlignment w:val="auto"/>
        <w:rPr>
          <w:moveTo w:id="490" w:author="Rodriguez-flores, Raul (R.)" w:date="2020-07-14T16:28:00Z"/>
          <w:rFonts w:cs="Arial"/>
        </w:rPr>
      </w:pPr>
      <w:moveTo w:id="491" w:author="Rodriguez-flores, Raul (R.)" w:date="2020-07-14T16:28:00Z">
        <w:r w:rsidRPr="00870BF7">
          <w:rPr>
            <w:rFonts w:cs="Arial"/>
          </w:rPr>
          <w:t xml:space="preserve">Ending with the actual requirement number </w:t>
        </w:r>
      </w:moveTo>
    </w:p>
    <w:p w14:paraId="6F289CE1" w14:textId="77777777" w:rsidR="007002C7" w:rsidRPr="00870BF7" w:rsidRDefault="007002C7" w:rsidP="007002C7">
      <w:pPr>
        <w:pStyle w:val="FlietextAnwendugsdoku"/>
        <w:rPr>
          <w:moveTo w:id="492" w:author="Rodriguez-flores, Raul (R.)" w:date="2020-07-14T16:28:00Z"/>
          <w:rFonts w:ascii="Arial" w:hAnsi="Arial" w:cs="Arial"/>
          <w:b/>
          <w:sz w:val="16"/>
          <w:szCs w:val="16"/>
        </w:rPr>
      </w:pPr>
      <w:moveTo w:id="493" w:author="Rodriguez-flores, Raul (R.)" w:date="2020-07-14T16:28:00Z">
        <w:r w:rsidRPr="00870BF7">
          <w:rPr>
            <w:rFonts w:ascii="Arial" w:hAnsi="Arial" w:cs="Arial"/>
            <w:i/>
            <w:iCs/>
            <w:szCs w:val="22"/>
          </w:rPr>
          <w:t>Example:</w:t>
        </w:r>
      </w:moveTo>
    </w:p>
    <w:p w14:paraId="04174F57" w14:textId="77777777" w:rsidR="007002C7" w:rsidRPr="00870BF7" w:rsidRDefault="007002C7" w:rsidP="007002C7">
      <w:pPr>
        <w:pStyle w:val="FlietextAnwendugsdoku"/>
        <w:ind w:left="3600" w:hanging="3600"/>
        <w:rPr>
          <w:moveTo w:id="494" w:author="Rodriguez-flores, Raul (R.)" w:date="2020-07-14T16:28:00Z"/>
          <w:rFonts w:ascii="Arial" w:hAnsi="Arial" w:cs="Arial"/>
          <w:iCs/>
          <w:szCs w:val="22"/>
        </w:rPr>
      </w:pPr>
      <w:moveTo w:id="495" w:author="Rodriguez-flores, Raul (R.)" w:date="2020-07-14T16:28:00Z">
        <w:r>
          <w:rPr>
            <w:rFonts w:ascii="Arial" w:hAnsi="Arial" w:cs="Arial"/>
            <w:i/>
            <w:iCs/>
            <w:szCs w:val="22"/>
          </w:rPr>
          <w:t>R_CMP</w:t>
        </w:r>
        <w:r w:rsidRPr="00870BF7">
          <w:rPr>
            <w:rFonts w:ascii="Arial" w:hAnsi="Arial" w:cs="Arial"/>
            <w:i/>
            <w:iCs/>
            <w:szCs w:val="22"/>
          </w:rPr>
          <w:t>_LockArbitrator_00004</w:t>
        </w:r>
        <w:r w:rsidRPr="00870BF7">
          <w:rPr>
            <w:rFonts w:ascii="Arial" w:hAnsi="Arial" w:cs="Arial"/>
            <w:i/>
            <w:iCs/>
            <w:szCs w:val="22"/>
          </w:rPr>
          <w:tab/>
        </w:r>
        <w:r w:rsidRPr="00870BF7">
          <w:rPr>
            <w:rFonts w:ascii="Arial" w:hAnsi="Arial" w:cs="Arial"/>
            <w:iCs/>
            <w:szCs w:val="22"/>
          </w:rPr>
          <w:t xml:space="preserve">This is the fourth requirement on </w:t>
        </w:r>
        <w:r>
          <w:rPr>
            <w:rFonts w:ascii="Arial" w:hAnsi="Arial" w:cs="Arial"/>
            <w:iCs/>
            <w:szCs w:val="22"/>
          </w:rPr>
          <w:t>component</w:t>
        </w:r>
        <w:r w:rsidRPr="00870BF7">
          <w:rPr>
            <w:rFonts w:ascii="Arial" w:hAnsi="Arial" w:cs="Arial"/>
            <w:iCs/>
            <w:szCs w:val="22"/>
          </w:rPr>
          <w:t xml:space="preserve"> level for the function Lock Arbitrator.</w:t>
        </w:r>
      </w:moveTo>
    </w:p>
    <w:p w14:paraId="0D4B69CA" w14:textId="77777777" w:rsidR="007002C7" w:rsidRPr="007C20FA" w:rsidRDefault="007002C7" w:rsidP="007002C7">
      <w:pPr>
        <w:pStyle w:val="Heading4"/>
        <w:rPr>
          <w:moveTo w:id="496" w:author="Rodriguez-flores, Raul (R.)" w:date="2020-07-14T16:28:00Z"/>
        </w:rPr>
      </w:pPr>
      <w:moveTo w:id="497" w:author="Rodriguez-flores, Raul (R.)" w:date="2020-07-14T16:28:00Z">
        <w:r w:rsidRPr="007C20FA">
          <w:t>Requirements Attributes</w:t>
        </w:r>
      </w:moveTo>
    </w:p>
    <w:p w14:paraId="2126322B" w14:textId="1ABAEABC" w:rsidR="007002C7" w:rsidRDefault="007002C7" w:rsidP="007002C7">
      <w:pPr>
        <w:pStyle w:val="BodyText"/>
        <w:rPr>
          <w:moveTo w:id="498" w:author="Rodriguez-flores, Raul (R.)" w:date="2020-07-14T16:28:00Z"/>
        </w:rPr>
      </w:pPr>
      <w:moveTo w:id="499" w:author="Rodriguez-flores, Raul (R.)" w:date="2020-07-14T16:28:00Z">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 at</w:t>
        </w:r>
        <w:r w:rsidRPr="007C20FA">
          <w:t xml:space="preserve"> </w:t>
        </w:r>
        <w:r>
          <w:fldChar w:fldCharType="begin"/>
        </w:r>
        <w:r>
          <w:instrText xml:space="preserve"> HYPERLINK "http://wiki.ford.com/display/RequirementsEngineering/Requirements+Attributes?src=contextnavpagetreemode" </w:instrText>
        </w:r>
        <w:r>
          <w:fldChar w:fldCharType="separate"/>
        </w:r>
        <w:r>
          <w:rPr>
            <w:rStyle w:val="Hyperlink"/>
          </w:rPr>
          <w:t>RE Wiki - Requirements Attributes</w:t>
        </w:r>
        <w:r>
          <w:rPr>
            <w:rStyle w:val="Hyperlink"/>
          </w:rPr>
          <w:fldChar w:fldCharType="end"/>
        </w:r>
        <w:r w:rsidRPr="007C20FA">
          <w:t>.</w:t>
        </w:r>
      </w:moveTo>
    </w:p>
    <w:p w14:paraId="515F4F8C" w14:textId="77777777" w:rsidR="007002C7" w:rsidRDefault="007002C7" w:rsidP="007002C7">
      <w:pPr>
        <w:pStyle w:val="BodyText"/>
        <w:rPr>
          <w:moveTo w:id="500" w:author="Rodriguez-flores, Raul (R.)" w:date="2020-07-14T16:28:00Z"/>
        </w:rPr>
      </w:pPr>
    </w:p>
    <w:p w14:paraId="507B82FA" w14:textId="77777777" w:rsidR="007002C7" w:rsidRPr="00185AC3" w:rsidRDefault="007002C7" w:rsidP="007002C7">
      <w:pPr>
        <w:pStyle w:val="Heading2"/>
        <w:rPr>
          <w:moveTo w:id="501" w:author="Rodriguez-flores, Raul (R.)" w:date="2020-07-14T16:28:00Z"/>
        </w:rPr>
      </w:pPr>
      <w:moveTo w:id="502" w:author="Rodriguez-flores, Raul (R.)" w:date="2020-07-14T16:28:00Z">
        <w:r>
          <w:t>References</w:t>
        </w:r>
      </w:moveTo>
    </w:p>
    <w:p w14:paraId="2D5C97D9" w14:textId="77777777" w:rsidR="007002C7" w:rsidRPr="00454CBE" w:rsidRDefault="007002C7" w:rsidP="007002C7">
      <w:pPr>
        <w:pStyle w:val="Heading3"/>
        <w:rPr>
          <w:moveTo w:id="503" w:author="Rodriguez-flores, Raul (R.)" w:date="2020-07-14T16:28:00Z"/>
        </w:rPr>
      </w:pPr>
      <w:moveTo w:id="504" w:author="Rodriguez-flores, Raul (R.)" w:date="2020-07-14T16:28:00Z">
        <w:r w:rsidRPr="00454CBE">
          <w:t>Ford documents</w:t>
        </w:r>
      </w:moveTo>
    </w:p>
    <w:p w14:paraId="543A304E" w14:textId="77777777" w:rsidR="007002C7" w:rsidRDefault="007002C7" w:rsidP="007002C7">
      <w:pPr>
        <w:pStyle w:val="BodyText"/>
        <w:ind w:right="142"/>
        <w:jc w:val="both"/>
        <w:rPr>
          <w:moveTo w:id="505" w:author="Rodriguez-flores, Raul (R.)" w:date="2020-07-14T16:28:00Z"/>
          <w:rFonts w:cs="Arial"/>
        </w:rPr>
      </w:pPr>
      <w:moveTo w:id="506" w:author="Rodriguez-flores, Raul (R.)" w:date="2020-07-14T16:28:00Z">
        <w:r>
          <w:rPr>
            <w:rFonts w:cs="Arial"/>
          </w:rPr>
          <w:t>List here all Ford internal documents, which are directly related to the feature.</w:t>
        </w:r>
      </w:moveTo>
    </w:p>
    <w:p w14:paraId="575BFD52" w14:textId="77777777" w:rsidR="007002C7" w:rsidRPr="007F7C20" w:rsidRDefault="007002C7" w:rsidP="007002C7">
      <w:pPr>
        <w:rPr>
          <w:moveTo w:id="507" w:author="Rodriguez-flores, Raul (R.)" w:date="2020-07-14T16:28:00Z"/>
          <w:lang w:val="en-GB"/>
        </w:rPr>
      </w:pPr>
    </w:p>
    <w:tbl>
      <w:tblPr>
        <w:tblStyle w:val="TableGrid"/>
        <w:tblW w:w="10314" w:type="dxa"/>
        <w:tblInd w:w="0" w:type="dxa"/>
        <w:tblLayout w:type="fixed"/>
        <w:tblLook w:val="01E0" w:firstRow="1" w:lastRow="1" w:firstColumn="1" w:lastColumn="1" w:noHBand="0" w:noVBand="0"/>
      </w:tblPr>
      <w:tblGrid>
        <w:gridCol w:w="1985"/>
        <w:gridCol w:w="1843"/>
        <w:gridCol w:w="5244"/>
        <w:gridCol w:w="1242"/>
      </w:tblGrid>
      <w:tr w:rsidR="007002C7" w:rsidRPr="00490955" w14:paraId="0FE1E080" w14:textId="77777777" w:rsidTr="00F72CA4">
        <w:tc>
          <w:tcPr>
            <w:tcW w:w="1985" w:type="dxa"/>
            <w:shd w:val="clear" w:color="auto" w:fill="D9D9D9" w:themeFill="background1" w:themeFillShade="D9"/>
          </w:tcPr>
          <w:p w14:paraId="7F121C96" w14:textId="77777777" w:rsidR="007002C7" w:rsidRPr="00490955" w:rsidRDefault="007002C7" w:rsidP="00F72CA4">
            <w:pPr>
              <w:rPr>
                <w:moveTo w:id="508" w:author="Rodriguez-flores, Raul (R.)" w:date="2020-07-14T16:28:00Z"/>
                <w:rFonts w:ascii="Helvetica" w:hAnsi="Helvetica" w:cs="Helvetica"/>
                <w:b/>
              </w:rPr>
            </w:pPr>
            <w:moveTo w:id="509" w:author="Rodriguez-flores, Raul (R.)" w:date="2020-07-14T16:28:00Z">
              <w:r w:rsidRPr="00490955">
                <w:rPr>
                  <w:rFonts w:ascii="Helvetica" w:hAnsi="Helvetica" w:cs="Helvetica"/>
                  <w:b/>
                </w:rPr>
                <w:t>Reference</w:t>
              </w:r>
            </w:moveTo>
          </w:p>
        </w:tc>
        <w:tc>
          <w:tcPr>
            <w:tcW w:w="1843" w:type="dxa"/>
            <w:shd w:val="clear" w:color="auto" w:fill="D9D9D9" w:themeFill="background1" w:themeFillShade="D9"/>
          </w:tcPr>
          <w:p w14:paraId="74DF929C" w14:textId="77777777" w:rsidR="007002C7" w:rsidRPr="00490955" w:rsidRDefault="007002C7" w:rsidP="00F72CA4">
            <w:pPr>
              <w:rPr>
                <w:moveTo w:id="510" w:author="Rodriguez-flores, Raul (R.)" w:date="2020-07-14T16:28:00Z"/>
                <w:rFonts w:ascii="Helvetica" w:hAnsi="Helvetica" w:cs="Helvetica"/>
                <w:b/>
              </w:rPr>
            </w:pPr>
            <w:moveTo w:id="511" w:author="Rodriguez-flores, Raul (R.)" w:date="2020-07-14T16:28:00Z">
              <w:r w:rsidRPr="00490955">
                <w:rPr>
                  <w:rFonts w:ascii="Helvetica" w:hAnsi="Helvetica" w:cs="Helvetica"/>
                  <w:b/>
                </w:rPr>
                <w:t>Doc. ID</w:t>
              </w:r>
            </w:moveTo>
          </w:p>
        </w:tc>
        <w:tc>
          <w:tcPr>
            <w:tcW w:w="5244" w:type="dxa"/>
            <w:shd w:val="clear" w:color="auto" w:fill="D9D9D9" w:themeFill="background1" w:themeFillShade="D9"/>
          </w:tcPr>
          <w:p w14:paraId="40086F12" w14:textId="77777777" w:rsidR="007002C7" w:rsidRPr="00490955" w:rsidRDefault="007002C7" w:rsidP="00F72CA4">
            <w:pPr>
              <w:rPr>
                <w:moveTo w:id="512" w:author="Rodriguez-flores, Raul (R.)" w:date="2020-07-14T16:28:00Z"/>
                <w:rFonts w:ascii="Helvetica" w:hAnsi="Helvetica" w:cs="Helvetica"/>
                <w:b/>
              </w:rPr>
            </w:pPr>
            <w:moveTo w:id="513" w:author="Rodriguez-flores, Raul (R.)" w:date="2020-07-14T16:28:00Z">
              <w:r w:rsidRPr="00490955">
                <w:rPr>
                  <w:rFonts w:ascii="Helvetica" w:hAnsi="Helvetica" w:cs="Helvetica"/>
                  <w:b/>
                </w:rPr>
                <w:t>Title</w:t>
              </w:r>
            </w:moveTo>
          </w:p>
        </w:tc>
        <w:tc>
          <w:tcPr>
            <w:tcW w:w="1242" w:type="dxa"/>
            <w:shd w:val="clear" w:color="auto" w:fill="D9D9D9" w:themeFill="background1" w:themeFillShade="D9"/>
          </w:tcPr>
          <w:p w14:paraId="1E99DDE2" w14:textId="77777777" w:rsidR="007002C7" w:rsidRPr="00490955" w:rsidRDefault="007002C7" w:rsidP="00F72CA4">
            <w:pPr>
              <w:rPr>
                <w:moveTo w:id="514" w:author="Rodriguez-flores, Raul (R.)" w:date="2020-07-14T16:28:00Z"/>
                <w:rFonts w:ascii="Helvetica" w:hAnsi="Helvetica" w:cs="Helvetica"/>
                <w:b/>
              </w:rPr>
            </w:pPr>
            <w:moveTo w:id="515" w:author="Rodriguez-flores, Raul (R.)" w:date="2020-07-14T16:28:00Z">
              <w:r w:rsidRPr="00490955">
                <w:rPr>
                  <w:rFonts w:ascii="Helvetica" w:hAnsi="Helvetica" w:cs="Helvetica"/>
                  <w:b/>
                </w:rPr>
                <w:t>Revision</w:t>
              </w:r>
            </w:moveTo>
          </w:p>
        </w:tc>
      </w:tr>
      <w:tr w:rsidR="007002C7" w:rsidRPr="00BD6698" w14:paraId="6A1EA5A0" w14:textId="77777777" w:rsidTr="00F72CA4">
        <w:trPr>
          <w:trHeight w:val="104"/>
        </w:trPr>
        <w:tc>
          <w:tcPr>
            <w:tcW w:w="1985" w:type="dxa"/>
          </w:tcPr>
          <w:p w14:paraId="676E4738" w14:textId="77777777" w:rsidR="007002C7" w:rsidRPr="00BD6698" w:rsidRDefault="008E300F" w:rsidP="00F72CA4">
            <w:pPr>
              <w:rPr>
                <w:moveTo w:id="516" w:author="Rodriguez-flores, Raul (R.)" w:date="2020-07-14T16:28:00Z"/>
                <w:rFonts w:ascii="Helvetica" w:hAnsi="Helvetica" w:cs="Helvetica"/>
                <w:color w:val="0000FF"/>
              </w:rPr>
            </w:pPr>
            <w:ins w:id="517" w:author="Rodriguez-flores, Raul (R.)" w:date="2020-07-14T16:40:00Z">
              <w:r>
                <w:rPr>
                  <w:rFonts w:ascii="Helvetica" w:hAnsi="Helvetica" w:cs="Helvetica"/>
                  <w:color w:val="0000FF"/>
                </w:rPr>
                <w:t>Spec 1</w:t>
              </w:r>
            </w:ins>
          </w:p>
        </w:tc>
        <w:tc>
          <w:tcPr>
            <w:tcW w:w="1843" w:type="dxa"/>
          </w:tcPr>
          <w:p w14:paraId="0CAF1C71" w14:textId="77777777" w:rsidR="007002C7" w:rsidRPr="00BD6698" w:rsidRDefault="007002C7" w:rsidP="00F72CA4">
            <w:pPr>
              <w:rPr>
                <w:moveTo w:id="518" w:author="Rodriguez-flores, Raul (R.)" w:date="2020-07-14T16:28:00Z"/>
                <w:rFonts w:ascii="Helvetica" w:hAnsi="Helvetica" w:cs="Helvetica"/>
                <w:color w:val="0000FF"/>
              </w:rPr>
            </w:pPr>
            <w:ins w:id="519" w:author="Rodriguez-flores, Raul (R.)" w:date="2020-07-14T16:29:00Z">
              <w:r w:rsidRPr="007002C7">
                <w:rPr>
                  <w:rFonts w:ascii="Helvetica" w:hAnsi="Helvetica" w:cs="Helvetica"/>
                  <w:rPrChange w:id="520" w:author="Rodriguez-flores, Raul (R.)" w:date="2020-07-14T16:30:00Z">
                    <w:rPr>
                      <w:rFonts w:ascii="Helvetica" w:hAnsi="Helvetica" w:cs="Helvetica"/>
                      <w:color w:val="0000FF"/>
                    </w:rPr>
                  </w:rPrChange>
                </w:rPr>
                <w:t xml:space="preserve">23MY P708 Network Topology v7 </w:t>
              </w:r>
            </w:ins>
          </w:p>
        </w:tc>
        <w:tc>
          <w:tcPr>
            <w:tcW w:w="5244" w:type="dxa"/>
          </w:tcPr>
          <w:p w14:paraId="34E2E083" w14:textId="77777777" w:rsidR="007002C7" w:rsidRPr="00BD6698" w:rsidRDefault="00FC127A" w:rsidP="00F72CA4">
            <w:pPr>
              <w:rPr>
                <w:moveTo w:id="521" w:author="Rodriguez-flores, Raul (R.)" w:date="2020-07-14T16:28:00Z"/>
                <w:rFonts w:ascii="Helvetica" w:hAnsi="Helvetica" w:cs="Helvetica"/>
                <w:color w:val="0000FF"/>
              </w:rPr>
            </w:pPr>
            <w:ins w:id="522" w:author="Rodriguez-flores, Raul (R.)" w:date="2020-07-14T16:32:00Z">
              <w:r>
                <w:rPr>
                  <w:rFonts w:ascii="Helvetica" w:hAnsi="Helvetica" w:cs="Helvetica"/>
                  <w:color w:val="0000FF"/>
                </w:rPr>
                <w:t>P708 Network Topology</w:t>
              </w:r>
            </w:ins>
          </w:p>
        </w:tc>
        <w:tc>
          <w:tcPr>
            <w:tcW w:w="1242" w:type="dxa"/>
          </w:tcPr>
          <w:p w14:paraId="7ECBC3AC" w14:textId="77777777" w:rsidR="007002C7" w:rsidRPr="00BD6698" w:rsidRDefault="00FC127A" w:rsidP="00F72CA4">
            <w:pPr>
              <w:rPr>
                <w:moveTo w:id="523" w:author="Rodriguez-flores, Raul (R.)" w:date="2020-07-14T16:28:00Z"/>
                <w:rFonts w:ascii="Helvetica" w:hAnsi="Helvetica" w:cs="Helvetica"/>
                <w:color w:val="0000FF"/>
              </w:rPr>
            </w:pPr>
            <w:ins w:id="524" w:author="Rodriguez-flores, Raul (R.)" w:date="2020-07-14T16:34:00Z">
              <w:r>
                <w:rPr>
                  <w:rFonts w:ascii="Helvetica" w:hAnsi="Helvetica" w:cs="Helvetica"/>
                  <w:color w:val="0000FF"/>
                </w:rPr>
                <w:t>V8</w:t>
              </w:r>
            </w:ins>
          </w:p>
        </w:tc>
      </w:tr>
      <w:tr w:rsidR="007002C7" w:rsidRPr="00BD6698" w14:paraId="7619D365" w14:textId="77777777" w:rsidTr="00F72CA4">
        <w:trPr>
          <w:trHeight w:val="104"/>
          <w:ins w:id="525" w:author="Rodriguez-flores, Raul (R.)" w:date="2020-07-14T16:29:00Z"/>
        </w:trPr>
        <w:tc>
          <w:tcPr>
            <w:tcW w:w="1985" w:type="dxa"/>
          </w:tcPr>
          <w:p w14:paraId="34C4ECFA" w14:textId="77777777" w:rsidR="007002C7" w:rsidRPr="00BD6698" w:rsidRDefault="004A161E" w:rsidP="00F72CA4">
            <w:pPr>
              <w:rPr>
                <w:ins w:id="526" w:author="Rodriguez-flores, Raul (R.)" w:date="2020-07-14T16:29:00Z"/>
                <w:rFonts w:ascii="Helvetica" w:hAnsi="Helvetica" w:cs="Helvetica"/>
                <w:color w:val="0000FF"/>
              </w:rPr>
            </w:pPr>
            <w:ins w:id="527" w:author="Rodriguez-flores, Raul (R.)" w:date="2020-07-14T16:40:00Z">
              <w:r>
                <w:rPr>
                  <w:rFonts w:ascii="Helvetica" w:hAnsi="Helvetica" w:cs="Helvetica"/>
                  <w:color w:val="0000FF"/>
                </w:rPr>
                <w:lastRenderedPageBreak/>
                <w:t>Spec2</w:t>
              </w:r>
            </w:ins>
          </w:p>
        </w:tc>
        <w:tc>
          <w:tcPr>
            <w:tcW w:w="1843" w:type="dxa"/>
          </w:tcPr>
          <w:p w14:paraId="01C40459" w14:textId="77777777" w:rsidR="007002C7" w:rsidRPr="00BD6698" w:rsidRDefault="00FC127A" w:rsidP="00F72CA4">
            <w:pPr>
              <w:rPr>
                <w:ins w:id="528" w:author="Rodriguez-flores, Raul (R.)" w:date="2020-07-14T16:29:00Z"/>
                <w:rFonts w:ascii="Helvetica" w:hAnsi="Helvetica" w:cs="Helvetica"/>
                <w:color w:val="0000FF"/>
              </w:rPr>
            </w:pPr>
            <w:ins w:id="529" w:author="Rodriguez-flores, Raul (R.)" w:date="2020-07-14T16:32:00Z">
              <w:r w:rsidRPr="00FC127A">
                <w:rPr>
                  <w:rFonts w:ascii="Helvetica" w:hAnsi="Helvetica" w:cs="Helvetica"/>
                </w:rPr>
                <w:t>P708_UPV0__MY23_v03a</w:t>
              </w:r>
            </w:ins>
          </w:p>
        </w:tc>
        <w:tc>
          <w:tcPr>
            <w:tcW w:w="5244" w:type="dxa"/>
          </w:tcPr>
          <w:p w14:paraId="57E76F6C" w14:textId="77777777" w:rsidR="007002C7" w:rsidRPr="00BD6698" w:rsidRDefault="00FC127A" w:rsidP="00F72CA4">
            <w:pPr>
              <w:rPr>
                <w:ins w:id="530" w:author="Rodriguez-flores, Raul (R.)" w:date="2020-07-14T16:29:00Z"/>
                <w:rFonts w:ascii="Helvetica" w:hAnsi="Helvetica" w:cs="Helvetica"/>
                <w:color w:val="0000FF"/>
              </w:rPr>
            </w:pPr>
            <w:ins w:id="531" w:author="Rodriguez-flores, Raul (R.)" w:date="2020-07-14T16:35:00Z">
              <w:r>
                <w:rPr>
                  <w:rFonts w:ascii="Helvetica" w:hAnsi="Helvetica" w:cs="Helvetica"/>
                  <w:color w:val="0000FF"/>
                </w:rPr>
                <w:t>P708 Multiples Message List</w:t>
              </w:r>
            </w:ins>
          </w:p>
        </w:tc>
        <w:tc>
          <w:tcPr>
            <w:tcW w:w="1242" w:type="dxa"/>
          </w:tcPr>
          <w:p w14:paraId="64AA58B4" w14:textId="77777777" w:rsidR="007002C7" w:rsidRPr="00BD6698" w:rsidRDefault="00FC127A" w:rsidP="00F72CA4">
            <w:pPr>
              <w:rPr>
                <w:ins w:id="532" w:author="Rodriguez-flores, Raul (R.)" w:date="2020-07-14T16:29:00Z"/>
                <w:rFonts w:ascii="Helvetica" w:hAnsi="Helvetica" w:cs="Helvetica"/>
                <w:color w:val="0000FF"/>
              </w:rPr>
            </w:pPr>
            <w:ins w:id="533" w:author="Rodriguez-flores, Raul (R.)" w:date="2020-07-14T16:34:00Z">
              <w:r>
                <w:rPr>
                  <w:rFonts w:ascii="Helvetica" w:hAnsi="Helvetica" w:cs="Helvetica"/>
                  <w:color w:val="0000FF"/>
                </w:rPr>
                <w:t>V03A</w:t>
              </w:r>
            </w:ins>
          </w:p>
        </w:tc>
      </w:tr>
      <w:tr w:rsidR="007002C7" w:rsidRPr="00BD6698" w14:paraId="31985915" w14:textId="77777777" w:rsidTr="00F72CA4">
        <w:trPr>
          <w:trHeight w:val="104"/>
          <w:ins w:id="534" w:author="Rodriguez-flores, Raul (R.)" w:date="2020-07-14T16:29:00Z"/>
        </w:trPr>
        <w:tc>
          <w:tcPr>
            <w:tcW w:w="1985" w:type="dxa"/>
          </w:tcPr>
          <w:p w14:paraId="57CFBA02" w14:textId="77777777" w:rsidR="007002C7" w:rsidRPr="00BD6698" w:rsidRDefault="0087421A" w:rsidP="00F72CA4">
            <w:pPr>
              <w:rPr>
                <w:ins w:id="535" w:author="Rodriguez-flores, Raul (R.)" w:date="2020-07-14T16:29:00Z"/>
                <w:rFonts w:ascii="Helvetica" w:hAnsi="Helvetica" w:cs="Helvetica"/>
                <w:color w:val="0000FF"/>
              </w:rPr>
            </w:pPr>
            <w:r>
              <w:rPr>
                <w:rFonts w:ascii="Helvetica" w:hAnsi="Helvetica" w:cs="Helvetica"/>
                <w:color w:val="0000FF"/>
              </w:rPr>
              <w:t xml:space="preserve">Functional Specification </w:t>
            </w:r>
          </w:p>
        </w:tc>
        <w:tc>
          <w:tcPr>
            <w:tcW w:w="1843" w:type="dxa"/>
          </w:tcPr>
          <w:p w14:paraId="571FC35B" w14:textId="77777777" w:rsidR="007002C7" w:rsidRPr="00BD6698" w:rsidRDefault="0087421A" w:rsidP="00F72CA4">
            <w:pPr>
              <w:rPr>
                <w:ins w:id="536" w:author="Rodriguez-flores, Raul (R.)" w:date="2020-07-14T16:29:00Z"/>
                <w:rFonts w:ascii="Helvetica" w:hAnsi="Helvetica" w:cs="Helvetica"/>
                <w:color w:val="0000FF"/>
              </w:rPr>
            </w:pPr>
            <w:r w:rsidRPr="0087421A">
              <w:rPr>
                <w:rFonts w:ascii="Helvetica" w:hAnsi="Helvetica" w:cs="Helvetica"/>
                <w:color w:val="0000FF"/>
              </w:rPr>
              <w:t>FS-MU5T-19J294-AB</w:t>
            </w:r>
          </w:p>
        </w:tc>
        <w:tc>
          <w:tcPr>
            <w:tcW w:w="5244" w:type="dxa"/>
          </w:tcPr>
          <w:p w14:paraId="789651B9" w14:textId="77777777" w:rsidR="0087421A" w:rsidRPr="0087421A" w:rsidRDefault="0087421A" w:rsidP="0087421A">
            <w:pPr>
              <w:rPr>
                <w:rFonts w:ascii="Helvetica" w:hAnsi="Helvetica" w:cs="Helvetica"/>
                <w:color w:val="0000FF"/>
              </w:rPr>
            </w:pPr>
            <w:r w:rsidRPr="0087421A">
              <w:rPr>
                <w:rFonts w:ascii="Helvetica" w:hAnsi="Helvetica" w:cs="Helvetica"/>
                <w:color w:val="0000FF"/>
              </w:rPr>
              <w:t>CGEA 1.3 Integrated Trailer Module</w:t>
            </w:r>
          </w:p>
          <w:p w14:paraId="39CA13FA" w14:textId="77777777" w:rsidR="007002C7" w:rsidRPr="00BD6698" w:rsidRDefault="0087421A" w:rsidP="0087421A">
            <w:pPr>
              <w:rPr>
                <w:ins w:id="537" w:author="Rodriguez-flores, Raul (R.)" w:date="2020-07-14T16:29:00Z"/>
                <w:rFonts w:ascii="Helvetica" w:hAnsi="Helvetica" w:cs="Helvetica"/>
                <w:color w:val="0000FF"/>
              </w:rPr>
            </w:pPr>
            <w:r w:rsidRPr="0087421A">
              <w:rPr>
                <w:rFonts w:ascii="Helvetica" w:hAnsi="Helvetica" w:cs="Helvetica"/>
                <w:color w:val="0000FF"/>
              </w:rPr>
              <w:t>(ITRM)</w:t>
            </w:r>
          </w:p>
        </w:tc>
        <w:tc>
          <w:tcPr>
            <w:tcW w:w="1242" w:type="dxa"/>
          </w:tcPr>
          <w:p w14:paraId="186D3BB5" w14:textId="77777777" w:rsidR="007002C7" w:rsidRPr="00BD6698" w:rsidRDefault="0087421A" w:rsidP="00F72CA4">
            <w:pPr>
              <w:rPr>
                <w:ins w:id="538" w:author="Rodriguez-flores, Raul (R.)" w:date="2020-07-14T16:29:00Z"/>
                <w:rFonts w:ascii="Helvetica" w:hAnsi="Helvetica" w:cs="Helvetica"/>
                <w:color w:val="0000FF"/>
              </w:rPr>
            </w:pPr>
            <w:r>
              <w:rPr>
                <w:rFonts w:ascii="Helvetica" w:hAnsi="Helvetica" w:cs="Helvetica"/>
                <w:color w:val="0000FF"/>
              </w:rPr>
              <w:t>V1.7</w:t>
            </w:r>
          </w:p>
        </w:tc>
      </w:tr>
      <w:tr w:rsidR="00174421" w:rsidRPr="00BD6698" w14:paraId="58E45017" w14:textId="77777777" w:rsidTr="00F72CA4">
        <w:trPr>
          <w:trHeight w:val="104"/>
          <w:ins w:id="539" w:author="Rodriguez-flores, Raul (R.)" w:date="2020-07-14T16:29:00Z"/>
        </w:trPr>
        <w:tc>
          <w:tcPr>
            <w:tcW w:w="1985" w:type="dxa"/>
          </w:tcPr>
          <w:p w14:paraId="3C9E5BA9" w14:textId="350FCE7B" w:rsidR="00174421" w:rsidRPr="00BD6698" w:rsidRDefault="00174421" w:rsidP="00174421">
            <w:pPr>
              <w:rPr>
                <w:ins w:id="540" w:author="Rodriguez-flores, Raul (R.)" w:date="2020-07-14T16:29:00Z"/>
                <w:rFonts w:ascii="Helvetica" w:hAnsi="Helvetica" w:cs="Helvetica"/>
                <w:color w:val="0000FF"/>
              </w:rPr>
            </w:pPr>
            <w:r>
              <w:rPr>
                <w:rFonts w:ascii="Helvetica" w:hAnsi="Helvetica" w:cs="Helvetica"/>
                <w:color w:val="0000FF"/>
              </w:rPr>
              <w:t>FuSa</w:t>
            </w:r>
            <w:r w:rsidR="00E01B0F">
              <w:rPr>
                <w:rFonts w:ascii="Helvetica" w:hAnsi="Helvetica" w:cs="Helvetica"/>
                <w:color w:val="0000FF"/>
              </w:rPr>
              <w:t xml:space="preserve"> HARA</w:t>
            </w:r>
          </w:p>
        </w:tc>
        <w:tc>
          <w:tcPr>
            <w:tcW w:w="1843" w:type="dxa"/>
          </w:tcPr>
          <w:p w14:paraId="222F44DA" w14:textId="64C19580" w:rsidR="00174421" w:rsidRPr="00BD6698" w:rsidRDefault="00174421" w:rsidP="00174421">
            <w:pPr>
              <w:rPr>
                <w:ins w:id="541" w:author="Rodriguez-flores, Raul (R.)" w:date="2020-07-14T16:29:00Z"/>
                <w:rFonts w:ascii="Helvetica" w:hAnsi="Helvetica" w:cs="Helvetica"/>
                <w:color w:val="0000FF"/>
              </w:rPr>
            </w:pPr>
            <w:r w:rsidRPr="00174421">
              <w:rPr>
                <w:rFonts w:ascii="Helvetica" w:hAnsi="Helvetica" w:cs="Helvetica"/>
                <w:color w:val="0000FF"/>
              </w:rPr>
              <w:t>FFSD02 HARA Trailer Profile  Settings V2</w:t>
            </w:r>
          </w:p>
        </w:tc>
        <w:tc>
          <w:tcPr>
            <w:tcW w:w="5244" w:type="dxa"/>
          </w:tcPr>
          <w:p w14:paraId="0A712C9A" w14:textId="0A9E6C0C" w:rsidR="00174421" w:rsidRPr="00BD6698" w:rsidRDefault="00E01B0F" w:rsidP="00174421">
            <w:pPr>
              <w:rPr>
                <w:ins w:id="542" w:author="Rodriguez-flores, Raul (R.)" w:date="2020-07-14T16:29:00Z"/>
                <w:rFonts w:ascii="Helvetica" w:hAnsi="Helvetica" w:cs="Helvetica"/>
                <w:color w:val="0000FF"/>
              </w:rPr>
            </w:pPr>
            <w:r>
              <w:rPr>
                <w:rFonts w:ascii="Helvetica" w:hAnsi="Helvetica" w:cs="Helvetica"/>
                <w:color w:val="0000FF"/>
              </w:rPr>
              <w:t>Feature HARA</w:t>
            </w:r>
          </w:p>
        </w:tc>
        <w:tc>
          <w:tcPr>
            <w:tcW w:w="1242" w:type="dxa"/>
          </w:tcPr>
          <w:p w14:paraId="32C8B569" w14:textId="230D107D" w:rsidR="00174421" w:rsidRPr="00BD6698" w:rsidRDefault="00E01B0F" w:rsidP="00174421">
            <w:pPr>
              <w:rPr>
                <w:ins w:id="543" w:author="Rodriguez-flores, Raul (R.)" w:date="2020-07-14T16:29:00Z"/>
                <w:rFonts w:ascii="Helvetica" w:hAnsi="Helvetica" w:cs="Helvetica"/>
                <w:color w:val="0000FF"/>
              </w:rPr>
            </w:pPr>
            <w:r>
              <w:rPr>
                <w:rFonts w:ascii="Helvetica" w:hAnsi="Helvetica" w:cs="Helvetica"/>
                <w:color w:val="0000FF"/>
              </w:rPr>
              <w:t>V2</w:t>
            </w:r>
          </w:p>
        </w:tc>
      </w:tr>
      <w:tr w:rsidR="00174421" w:rsidRPr="00BD6698" w14:paraId="6F2980E8" w14:textId="77777777" w:rsidTr="00F72CA4">
        <w:tc>
          <w:tcPr>
            <w:tcW w:w="1985" w:type="dxa"/>
          </w:tcPr>
          <w:p w14:paraId="49E15F1E" w14:textId="6112ACBB" w:rsidR="00174421" w:rsidRPr="00BD6698" w:rsidRDefault="00174421" w:rsidP="00174421">
            <w:pPr>
              <w:rPr>
                <w:moveTo w:id="544" w:author="Rodriguez-flores, Raul (R.)" w:date="2020-07-14T16:28:00Z"/>
                <w:rFonts w:ascii="Helvetica" w:hAnsi="Helvetica" w:cs="Helvetica"/>
                <w:color w:val="0000FF"/>
              </w:rPr>
            </w:pPr>
            <w:r>
              <w:rPr>
                <w:rFonts w:ascii="Helvetica" w:hAnsi="Helvetica" w:cs="Helvetica"/>
                <w:color w:val="0000FF"/>
              </w:rPr>
              <w:t>ConOps</w:t>
            </w:r>
          </w:p>
        </w:tc>
        <w:tc>
          <w:tcPr>
            <w:tcW w:w="1843" w:type="dxa"/>
          </w:tcPr>
          <w:p w14:paraId="660AD6CA" w14:textId="61F7C031" w:rsidR="00174421" w:rsidRPr="00BD6698" w:rsidRDefault="00174421" w:rsidP="00174421">
            <w:pPr>
              <w:rPr>
                <w:moveTo w:id="545" w:author="Rodriguez-flores, Raul (R.)" w:date="2020-07-14T16:28:00Z"/>
                <w:rFonts w:ascii="Helvetica" w:hAnsi="Helvetica" w:cs="Helvetica"/>
                <w:color w:val="0000FF"/>
              </w:rPr>
            </w:pPr>
            <w:r w:rsidRPr="00174421">
              <w:rPr>
                <w:rFonts w:ascii="Helvetica" w:hAnsi="Helvetica" w:cs="Helvetica"/>
                <w:color w:val="0000FF"/>
              </w:rPr>
              <w:t>ConOps_Trailer Settings and Profile_v0.10</w:t>
            </w:r>
          </w:p>
        </w:tc>
        <w:tc>
          <w:tcPr>
            <w:tcW w:w="5244" w:type="dxa"/>
          </w:tcPr>
          <w:p w14:paraId="48DEFBDE" w14:textId="46090817" w:rsidR="00174421" w:rsidRPr="00BD6698" w:rsidRDefault="00174421" w:rsidP="00174421">
            <w:pPr>
              <w:rPr>
                <w:moveTo w:id="546" w:author="Rodriguez-flores, Raul (R.)" w:date="2020-07-14T16:28:00Z"/>
                <w:rFonts w:ascii="Helvetica" w:hAnsi="Helvetica" w:cs="Helvetica"/>
                <w:color w:val="0000FF"/>
              </w:rPr>
            </w:pPr>
            <w:r>
              <w:rPr>
                <w:rFonts w:ascii="Helvetica" w:hAnsi="Helvetica" w:cs="Helvetica"/>
                <w:color w:val="0000FF"/>
              </w:rPr>
              <w:t>HMI Feature requirements</w:t>
            </w:r>
          </w:p>
        </w:tc>
        <w:tc>
          <w:tcPr>
            <w:tcW w:w="1242" w:type="dxa"/>
          </w:tcPr>
          <w:p w14:paraId="2D71507C" w14:textId="499DAA89" w:rsidR="00174421" w:rsidRPr="00BD6698" w:rsidRDefault="00174421" w:rsidP="00174421">
            <w:pPr>
              <w:rPr>
                <w:moveTo w:id="547" w:author="Rodriguez-flores, Raul (R.)" w:date="2020-07-14T16:28:00Z"/>
                <w:rFonts w:ascii="Helvetica" w:hAnsi="Helvetica" w:cs="Helvetica"/>
                <w:color w:val="0000FF"/>
              </w:rPr>
            </w:pPr>
            <w:r>
              <w:rPr>
                <w:rFonts w:ascii="Helvetica" w:hAnsi="Helvetica" w:cs="Helvetica"/>
                <w:color w:val="0000FF"/>
              </w:rPr>
              <w:t>V0.10</w:t>
            </w:r>
          </w:p>
        </w:tc>
      </w:tr>
    </w:tbl>
    <w:p w14:paraId="264338A6" w14:textId="77777777" w:rsidR="007002C7" w:rsidRDefault="007002C7" w:rsidP="007002C7">
      <w:pPr>
        <w:pStyle w:val="Caption"/>
        <w:rPr>
          <w:moveTo w:id="548" w:author="Rodriguez-flores, Raul (R.)" w:date="2020-07-14T16:28:00Z"/>
        </w:rPr>
      </w:pPr>
      <w:moveTo w:id="549" w:author="Rodriguez-flores, Raul (R.)" w:date="2020-07-14T16:28:00Z">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Ford Documents</w:t>
        </w:r>
      </w:moveTo>
    </w:p>
    <w:p w14:paraId="7BE0EF39" w14:textId="77777777" w:rsidR="007002C7" w:rsidRPr="00FB7B3D" w:rsidRDefault="007002C7" w:rsidP="007002C7">
      <w:pPr>
        <w:pStyle w:val="Heading3"/>
        <w:rPr>
          <w:moveTo w:id="550" w:author="Rodriguez-flores, Raul (R.)" w:date="2020-07-14T16:28:00Z"/>
        </w:rPr>
      </w:pPr>
      <w:moveTo w:id="551" w:author="Rodriguez-flores, Raul (R.)" w:date="2020-07-14T16:28:00Z">
        <w:r w:rsidRPr="00454CBE">
          <w:t>External</w:t>
        </w:r>
        <w:r w:rsidRPr="00FB7B3D">
          <w:t xml:space="preserve"> documents and publications</w:t>
        </w:r>
      </w:moveTo>
    </w:p>
    <w:p w14:paraId="7F466360" w14:textId="77777777" w:rsidR="007002C7" w:rsidRDefault="007002C7" w:rsidP="007002C7">
      <w:pPr>
        <w:pStyle w:val="BodyText"/>
        <w:ind w:right="142"/>
        <w:jc w:val="both"/>
        <w:rPr>
          <w:moveTo w:id="552" w:author="Rodriguez-flores, Raul (R.)" w:date="2020-07-14T16:28:00Z"/>
          <w:rFonts w:cs="Arial"/>
        </w:rPr>
      </w:pPr>
      <w:moveTo w:id="553" w:author="Rodriguez-flores, Raul (R.)" w:date="2020-07-14T16:28:00Z">
        <w:r w:rsidRPr="007F7C20">
          <w:rPr>
            <w:rFonts w:cs="Arial"/>
          </w:rPr>
          <w:t>The list of external documents should include e.g. relevant standards.</w:t>
        </w:r>
      </w:moveTo>
    </w:p>
    <w:p w14:paraId="4A5F5BE0" w14:textId="77777777" w:rsidR="007002C7" w:rsidRPr="007F7C20" w:rsidRDefault="007002C7" w:rsidP="007002C7">
      <w:pPr>
        <w:pStyle w:val="BodyText"/>
        <w:ind w:right="142"/>
        <w:jc w:val="both"/>
        <w:rPr>
          <w:moveTo w:id="554" w:author="Rodriguez-flores, Raul (R.)" w:date="2020-07-14T16:28:00Z"/>
          <w:rFonts w:cs="Arial"/>
        </w:rPr>
      </w:pPr>
    </w:p>
    <w:tbl>
      <w:tblPr>
        <w:tblStyle w:val="TableGrid"/>
        <w:tblW w:w="10314" w:type="dxa"/>
        <w:tblInd w:w="0" w:type="dxa"/>
        <w:tblLayout w:type="fixed"/>
        <w:tblLook w:val="01E0" w:firstRow="1" w:lastRow="1" w:firstColumn="1" w:lastColumn="1" w:noHBand="0" w:noVBand="0"/>
      </w:tblPr>
      <w:tblGrid>
        <w:gridCol w:w="1985"/>
        <w:gridCol w:w="1843"/>
        <w:gridCol w:w="5244"/>
        <w:gridCol w:w="1242"/>
      </w:tblGrid>
      <w:tr w:rsidR="007002C7" w:rsidRPr="00490955" w14:paraId="5B9826A4" w14:textId="77777777" w:rsidTr="00F72CA4">
        <w:tc>
          <w:tcPr>
            <w:tcW w:w="1985" w:type="dxa"/>
            <w:shd w:val="clear" w:color="auto" w:fill="D9D9D9" w:themeFill="background1" w:themeFillShade="D9"/>
          </w:tcPr>
          <w:p w14:paraId="47547FE9" w14:textId="77777777" w:rsidR="007002C7" w:rsidRPr="00490955" w:rsidRDefault="007002C7" w:rsidP="00F72CA4">
            <w:pPr>
              <w:rPr>
                <w:moveTo w:id="555" w:author="Rodriguez-flores, Raul (R.)" w:date="2020-07-14T16:28:00Z"/>
                <w:rFonts w:ascii="Helvetica" w:hAnsi="Helvetica" w:cs="Helvetica"/>
                <w:b/>
              </w:rPr>
            </w:pPr>
            <w:moveTo w:id="556" w:author="Rodriguez-flores, Raul (R.)" w:date="2020-07-14T16:28:00Z">
              <w:r w:rsidRPr="00490955">
                <w:rPr>
                  <w:rFonts w:ascii="Helvetica" w:hAnsi="Helvetica" w:cs="Helvetica"/>
                  <w:b/>
                </w:rPr>
                <w:t>Reference</w:t>
              </w:r>
            </w:moveTo>
          </w:p>
        </w:tc>
        <w:tc>
          <w:tcPr>
            <w:tcW w:w="1843" w:type="dxa"/>
            <w:shd w:val="clear" w:color="auto" w:fill="D9D9D9" w:themeFill="background1" w:themeFillShade="D9"/>
          </w:tcPr>
          <w:p w14:paraId="0FBBD7D4" w14:textId="77777777" w:rsidR="007002C7" w:rsidRPr="00490955" w:rsidRDefault="007002C7" w:rsidP="00F72CA4">
            <w:pPr>
              <w:rPr>
                <w:moveTo w:id="557" w:author="Rodriguez-flores, Raul (R.)" w:date="2020-07-14T16:28:00Z"/>
                <w:rFonts w:ascii="Helvetica" w:hAnsi="Helvetica" w:cs="Helvetica"/>
                <w:b/>
              </w:rPr>
            </w:pPr>
            <w:moveTo w:id="558" w:author="Rodriguez-flores, Raul (R.)" w:date="2020-07-14T16:28:00Z">
              <w:r w:rsidRPr="00490955">
                <w:rPr>
                  <w:rFonts w:ascii="Helvetica" w:hAnsi="Helvetica" w:cs="Helvetica"/>
                  <w:b/>
                </w:rPr>
                <w:t>Doc. ID</w:t>
              </w:r>
            </w:moveTo>
          </w:p>
        </w:tc>
        <w:tc>
          <w:tcPr>
            <w:tcW w:w="5244" w:type="dxa"/>
            <w:shd w:val="clear" w:color="auto" w:fill="D9D9D9" w:themeFill="background1" w:themeFillShade="D9"/>
          </w:tcPr>
          <w:p w14:paraId="34538CC0" w14:textId="77777777" w:rsidR="007002C7" w:rsidRPr="00490955" w:rsidRDefault="007002C7" w:rsidP="00F72CA4">
            <w:pPr>
              <w:rPr>
                <w:moveTo w:id="559" w:author="Rodriguez-flores, Raul (R.)" w:date="2020-07-14T16:28:00Z"/>
                <w:rFonts w:ascii="Helvetica" w:hAnsi="Helvetica" w:cs="Helvetica"/>
                <w:b/>
              </w:rPr>
            </w:pPr>
            <w:moveTo w:id="560" w:author="Rodriguez-flores, Raul (R.)" w:date="2020-07-14T16:28:00Z">
              <w:r w:rsidRPr="00490955">
                <w:rPr>
                  <w:rFonts w:ascii="Helvetica" w:hAnsi="Helvetica" w:cs="Helvetica"/>
                  <w:b/>
                </w:rPr>
                <w:t>Title</w:t>
              </w:r>
            </w:moveTo>
          </w:p>
        </w:tc>
        <w:tc>
          <w:tcPr>
            <w:tcW w:w="1242" w:type="dxa"/>
            <w:shd w:val="clear" w:color="auto" w:fill="D9D9D9" w:themeFill="background1" w:themeFillShade="D9"/>
          </w:tcPr>
          <w:p w14:paraId="044B6617" w14:textId="77777777" w:rsidR="007002C7" w:rsidRPr="00490955" w:rsidRDefault="007002C7" w:rsidP="00F72CA4">
            <w:pPr>
              <w:rPr>
                <w:moveTo w:id="561" w:author="Rodriguez-flores, Raul (R.)" w:date="2020-07-14T16:28:00Z"/>
                <w:rFonts w:ascii="Helvetica" w:hAnsi="Helvetica" w:cs="Helvetica"/>
                <w:b/>
              </w:rPr>
            </w:pPr>
            <w:moveTo w:id="562" w:author="Rodriguez-flores, Raul (R.)" w:date="2020-07-14T16:28:00Z">
              <w:r w:rsidRPr="00490955">
                <w:rPr>
                  <w:rFonts w:ascii="Helvetica" w:hAnsi="Helvetica" w:cs="Helvetica"/>
                  <w:b/>
                </w:rPr>
                <w:t>Revision</w:t>
              </w:r>
            </w:moveTo>
          </w:p>
        </w:tc>
      </w:tr>
      <w:tr w:rsidR="007002C7" w:rsidRPr="00BD6698" w14:paraId="6712C78D" w14:textId="77777777" w:rsidTr="00F72CA4">
        <w:tc>
          <w:tcPr>
            <w:tcW w:w="1985" w:type="dxa"/>
          </w:tcPr>
          <w:p w14:paraId="770F5ACF" w14:textId="77777777" w:rsidR="007002C7" w:rsidRPr="00BD6698" w:rsidRDefault="007002C7" w:rsidP="00F72CA4">
            <w:pPr>
              <w:rPr>
                <w:moveTo w:id="563" w:author="Rodriguez-flores, Raul (R.)" w:date="2020-07-14T16:28:00Z"/>
                <w:rFonts w:ascii="Helvetica" w:hAnsi="Helvetica" w:cs="Helvetica"/>
                <w:color w:val="0000FF"/>
              </w:rPr>
            </w:pPr>
          </w:p>
        </w:tc>
        <w:tc>
          <w:tcPr>
            <w:tcW w:w="1843" w:type="dxa"/>
          </w:tcPr>
          <w:p w14:paraId="231BB35C" w14:textId="77777777" w:rsidR="007002C7" w:rsidRPr="00BD6698" w:rsidRDefault="007002C7" w:rsidP="00F72CA4">
            <w:pPr>
              <w:rPr>
                <w:moveTo w:id="564" w:author="Rodriguez-flores, Raul (R.)" w:date="2020-07-14T16:28:00Z"/>
                <w:rFonts w:ascii="Helvetica" w:hAnsi="Helvetica" w:cs="Helvetica"/>
                <w:color w:val="0000FF"/>
              </w:rPr>
            </w:pPr>
          </w:p>
        </w:tc>
        <w:tc>
          <w:tcPr>
            <w:tcW w:w="5244" w:type="dxa"/>
          </w:tcPr>
          <w:p w14:paraId="78BC8325" w14:textId="77777777" w:rsidR="007002C7" w:rsidRPr="00BD6698" w:rsidRDefault="007002C7" w:rsidP="00F72CA4">
            <w:pPr>
              <w:rPr>
                <w:moveTo w:id="565" w:author="Rodriguez-flores, Raul (R.)" w:date="2020-07-14T16:28:00Z"/>
                <w:rFonts w:ascii="Helvetica" w:hAnsi="Helvetica" w:cs="Helvetica"/>
                <w:color w:val="0000FF"/>
              </w:rPr>
            </w:pPr>
          </w:p>
        </w:tc>
        <w:tc>
          <w:tcPr>
            <w:tcW w:w="1242" w:type="dxa"/>
          </w:tcPr>
          <w:p w14:paraId="73002184" w14:textId="77777777" w:rsidR="007002C7" w:rsidRPr="00BD6698" w:rsidRDefault="007002C7" w:rsidP="00F72CA4">
            <w:pPr>
              <w:rPr>
                <w:moveTo w:id="566" w:author="Rodriguez-flores, Raul (R.)" w:date="2020-07-14T16:28:00Z"/>
                <w:rFonts w:ascii="Helvetica" w:hAnsi="Helvetica" w:cs="Helvetica"/>
                <w:color w:val="0000FF"/>
              </w:rPr>
            </w:pPr>
          </w:p>
        </w:tc>
      </w:tr>
      <w:tr w:rsidR="007002C7" w:rsidRPr="00BD6698" w14:paraId="4F1F0F69" w14:textId="77777777" w:rsidTr="00F72CA4">
        <w:tc>
          <w:tcPr>
            <w:tcW w:w="1985" w:type="dxa"/>
          </w:tcPr>
          <w:p w14:paraId="567E5D23" w14:textId="77777777" w:rsidR="007002C7" w:rsidRPr="00BD6698" w:rsidRDefault="007002C7" w:rsidP="00F72CA4">
            <w:pPr>
              <w:rPr>
                <w:moveTo w:id="567" w:author="Rodriguez-flores, Raul (R.)" w:date="2020-07-14T16:28:00Z"/>
                <w:rFonts w:ascii="Helvetica" w:hAnsi="Helvetica" w:cs="Helvetica"/>
                <w:color w:val="0000FF"/>
              </w:rPr>
            </w:pPr>
          </w:p>
        </w:tc>
        <w:tc>
          <w:tcPr>
            <w:tcW w:w="1843" w:type="dxa"/>
          </w:tcPr>
          <w:p w14:paraId="48C7FDA7" w14:textId="77777777" w:rsidR="007002C7" w:rsidRPr="00BD6698" w:rsidRDefault="007002C7" w:rsidP="00F72CA4">
            <w:pPr>
              <w:rPr>
                <w:moveTo w:id="568" w:author="Rodriguez-flores, Raul (R.)" w:date="2020-07-14T16:28:00Z"/>
                <w:rFonts w:ascii="Helvetica" w:hAnsi="Helvetica" w:cs="Helvetica"/>
                <w:color w:val="0000FF"/>
              </w:rPr>
            </w:pPr>
          </w:p>
        </w:tc>
        <w:tc>
          <w:tcPr>
            <w:tcW w:w="5244" w:type="dxa"/>
          </w:tcPr>
          <w:p w14:paraId="3B5AC5C3" w14:textId="77777777" w:rsidR="007002C7" w:rsidRPr="00BD6698" w:rsidRDefault="007002C7" w:rsidP="00F72CA4">
            <w:pPr>
              <w:rPr>
                <w:moveTo w:id="569" w:author="Rodriguez-flores, Raul (R.)" w:date="2020-07-14T16:28:00Z"/>
                <w:rFonts w:ascii="Helvetica" w:hAnsi="Helvetica" w:cs="Helvetica"/>
                <w:color w:val="0000FF"/>
              </w:rPr>
            </w:pPr>
          </w:p>
        </w:tc>
        <w:tc>
          <w:tcPr>
            <w:tcW w:w="1242" w:type="dxa"/>
          </w:tcPr>
          <w:p w14:paraId="2461985E" w14:textId="77777777" w:rsidR="007002C7" w:rsidRPr="00BD6698" w:rsidRDefault="007002C7" w:rsidP="00F72CA4">
            <w:pPr>
              <w:rPr>
                <w:moveTo w:id="570" w:author="Rodriguez-flores, Raul (R.)" w:date="2020-07-14T16:28:00Z"/>
                <w:rFonts w:ascii="Helvetica" w:hAnsi="Helvetica" w:cs="Helvetica"/>
                <w:color w:val="0000FF"/>
              </w:rPr>
            </w:pPr>
          </w:p>
        </w:tc>
      </w:tr>
    </w:tbl>
    <w:p w14:paraId="759F10FF" w14:textId="77777777" w:rsidR="007002C7" w:rsidRDefault="007002C7" w:rsidP="007002C7">
      <w:pPr>
        <w:pStyle w:val="Caption"/>
        <w:rPr>
          <w:moveTo w:id="571" w:author="Rodriguez-flores, Raul (R.)" w:date="2020-07-14T16:28:00Z"/>
        </w:rPr>
      </w:pPr>
      <w:moveTo w:id="572" w:author="Rodriguez-flores, Raul (R.)" w:date="2020-07-14T16:28:00Z">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r>
          <w:t xml:space="preserve">: </w:t>
        </w:r>
        <w:r w:rsidRPr="00001FE4">
          <w:t>External documents and publications</w:t>
        </w:r>
      </w:moveTo>
    </w:p>
    <w:p w14:paraId="725C0F61" w14:textId="77777777" w:rsidR="007002C7" w:rsidRDefault="007002C7" w:rsidP="007002C7">
      <w:pPr>
        <w:pStyle w:val="Heading2"/>
        <w:rPr>
          <w:moveTo w:id="573" w:author="Rodriguez-flores, Raul (R.)" w:date="2020-07-14T16:28:00Z"/>
        </w:rPr>
      </w:pPr>
      <w:moveTo w:id="574" w:author="Rodriguez-flores, Raul (R.)" w:date="2020-07-14T16:28:00Z">
        <w:r>
          <w:t>Glossary</w:t>
        </w:r>
      </w:moveTo>
    </w:p>
    <w:p w14:paraId="50C6E91C" w14:textId="77777777" w:rsidR="007002C7" w:rsidRDefault="007002C7" w:rsidP="007002C7">
      <w:pPr>
        <w:pStyle w:val="Heading3"/>
        <w:rPr>
          <w:moveTo w:id="575" w:author="Rodriguez-flores, Raul (R.)" w:date="2020-07-14T16:28:00Z"/>
        </w:rPr>
      </w:pPr>
      <w:moveTo w:id="576" w:author="Rodriguez-flores, Raul (R.)" w:date="2020-07-14T16:28:00Z">
        <w:r w:rsidRPr="00FB7B3D">
          <w:t>Definitions</w:t>
        </w:r>
      </w:moveTo>
    </w:p>
    <w:p w14:paraId="79E9AE29" w14:textId="77777777" w:rsidR="007002C7" w:rsidRPr="002F3FD1" w:rsidRDefault="007002C7" w:rsidP="007002C7">
      <w:pPr>
        <w:rPr>
          <w:moveTo w:id="577" w:author="Rodriguez-flores, Raul (R.)" w:date="2020-07-14T16:28:00Z"/>
        </w:rPr>
      </w:pPr>
    </w:p>
    <w:tbl>
      <w:tblPr>
        <w:tblStyle w:val="TableGrid"/>
        <w:tblW w:w="10206" w:type="dxa"/>
        <w:tblInd w:w="108" w:type="dxa"/>
        <w:tblLayout w:type="fixed"/>
        <w:tblLook w:val="0620" w:firstRow="1" w:lastRow="0" w:firstColumn="0" w:lastColumn="0" w:noHBand="1" w:noVBand="1"/>
      </w:tblPr>
      <w:tblGrid>
        <w:gridCol w:w="2160"/>
        <w:gridCol w:w="8046"/>
      </w:tblGrid>
      <w:tr w:rsidR="007002C7" w14:paraId="562D20F4" w14:textId="77777777" w:rsidTr="00F72CA4">
        <w:tc>
          <w:tcPr>
            <w:tcW w:w="2160" w:type="dxa"/>
            <w:shd w:val="clear" w:color="auto" w:fill="D9D9D9" w:themeFill="background1" w:themeFillShade="D9"/>
          </w:tcPr>
          <w:p w14:paraId="14CB56AE" w14:textId="77777777" w:rsidR="007002C7" w:rsidRDefault="007002C7" w:rsidP="00F72CA4">
            <w:pPr>
              <w:pStyle w:val="Caption"/>
              <w:rPr>
                <w:moveTo w:id="578" w:author="Rodriguez-flores, Raul (R.)" w:date="2020-07-14T16:28:00Z"/>
                <w:lang w:val="en-GB"/>
              </w:rPr>
            </w:pPr>
            <w:moveTo w:id="579" w:author="Rodriguez-flores, Raul (R.)" w:date="2020-07-14T16:28:00Z">
              <w:r>
                <w:rPr>
                  <w:lang w:val="en-GB"/>
                </w:rPr>
                <w:t>Definition</w:t>
              </w:r>
            </w:moveTo>
          </w:p>
        </w:tc>
        <w:tc>
          <w:tcPr>
            <w:tcW w:w="8046" w:type="dxa"/>
            <w:shd w:val="clear" w:color="auto" w:fill="D9D9D9" w:themeFill="background1" w:themeFillShade="D9"/>
          </w:tcPr>
          <w:p w14:paraId="57C90762" w14:textId="77777777" w:rsidR="007002C7" w:rsidRDefault="007002C7" w:rsidP="00F72CA4">
            <w:pPr>
              <w:pStyle w:val="Caption"/>
              <w:rPr>
                <w:moveTo w:id="580" w:author="Rodriguez-flores, Raul (R.)" w:date="2020-07-14T16:28:00Z"/>
                <w:lang w:val="en-GB"/>
              </w:rPr>
            </w:pPr>
            <w:moveTo w:id="581" w:author="Rodriguez-flores, Raul (R.)" w:date="2020-07-14T16:28:00Z">
              <w:r>
                <w:rPr>
                  <w:lang w:val="en-GB"/>
                </w:rPr>
                <w:t>Description</w:t>
              </w:r>
            </w:moveTo>
          </w:p>
        </w:tc>
      </w:tr>
      <w:tr w:rsidR="007002C7" w14:paraId="08F23BAC" w14:textId="77777777" w:rsidTr="00F72CA4">
        <w:tc>
          <w:tcPr>
            <w:tcW w:w="2160" w:type="dxa"/>
          </w:tcPr>
          <w:p w14:paraId="1C560F21" w14:textId="77777777" w:rsidR="007002C7" w:rsidRPr="00910287" w:rsidRDefault="002871C3" w:rsidP="00F72CA4">
            <w:pPr>
              <w:pStyle w:val="BodyText"/>
              <w:ind w:right="142"/>
              <w:jc w:val="both"/>
              <w:rPr>
                <w:moveTo w:id="582" w:author="Rodriguez-flores, Raul (R.)" w:date="2020-07-14T16:28:00Z"/>
                <w:rFonts w:cs="Arial"/>
              </w:rPr>
            </w:pPr>
            <w:ins w:id="583" w:author="Rodriguez-flores, Raul (R.)" w:date="2020-07-14T16:51:00Z">
              <w:r>
                <w:rPr>
                  <w:rFonts w:cs="Arial"/>
                  <w:color w:val="000000" w:themeColor="text1"/>
                  <w:rPrChange w:id="584" w:author="SM Fairus Hasan" w:date="2020-02-27T16:11:00Z">
                    <w:rPr>
                      <w:rFonts w:cs="Arial"/>
                    </w:rPr>
                  </w:rPrChange>
                </w:rPr>
                <w:t>Parked State</w:t>
              </w:r>
            </w:ins>
          </w:p>
        </w:tc>
        <w:tc>
          <w:tcPr>
            <w:tcW w:w="8046" w:type="dxa"/>
          </w:tcPr>
          <w:p w14:paraId="2C8F1A57" w14:textId="77777777" w:rsidR="007002C7" w:rsidRPr="00910287" w:rsidRDefault="002871C3" w:rsidP="00F72CA4">
            <w:pPr>
              <w:pStyle w:val="BodyText"/>
              <w:ind w:right="142"/>
              <w:jc w:val="both"/>
              <w:rPr>
                <w:moveTo w:id="585" w:author="Rodriguez-flores, Raul (R.)" w:date="2020-07-14T16:28:00Z"/>
                <w:rFonts w:cs="Arial"/>
              </w:rPr>
            </w:pPr>
            <w:ins w:id="586" w:author="Rodriguez-flores, Raul (R.)" w:date="2020-07-14T16:51:00Z">
              <w:r>
                <w:rPr>
                  <w:rFonts w:cs="Arial"/>
                  <w:color w:val="000000" w:themeColor="text1"/>
                  <w:rPrChange w:id="587" w:author="SM Fairus Hasan" w:date="2020-02-27T16:11:00Z">
                    <w:rPr>
                      <w:rFonts w:cs="Arial"/>
                    </w:rPr>
                  </w:rPrChange>
                </w:rPr>
                <w:t>On automatic transmissions, the vehicle PRNDL is in “PARK” and for manual transmissions, the vehicle has the parking brake applied</w:t>
              </w:r>
            </w:ins>
          </w:p>
        </w:tc>
      </w:tr>
      <w:tr w:rsidR="007002C7" w14:paraId="4941CB3F" w14:textId="77777777" w:rsidTr="00F72CA4">
        <w:tc>
          <w:tcPr>
            <w:tcW w:w="2160" w:type="dxa"/>
          </w:tcPr>
          <w:p w14:paraId="4FE7F493" w14:textId="77777777" w:rsidR="007002C7" w:rsidRPr="00910287" w:rsidRDefault="007255AE" w:rsidP="00F72CA4">
            <w:pPr>
              <w:pStyle w:val="BodyText"/>
              <w:ind w:right="142"/>
              <w:jc w:val="both"/>
              <w:rPr>
                <w:moveTo w:id="588" w:author="Rodriguez-flores, Raul (R.)" w:date="2020-07-14T16:28:00Z"/>
                <w:rFonts w:cs="Arial"/>
              </w:rPr>
            </w:pPr>
            <w:r>
              <w:rPr>
                <w:rFonts w:cs="Arial"/>
              </w:rPr>
              <w:t>Stationary State</w:t>
            </w:r>
          </w:p>
        </w:tc>
        <w:tc>
          <w:tcPr>
            <w:tcW w:w="8046" w:type="dxa"/>
          </w:tcPr>
          <w:p w14:paraId="109E82FF" w14:textId="77777777" w:rsidR="007002C7" w:rsidRDefault="00EE30BC" w:rsidP="00F72CA4">
            <w:pPr>
              <w:pStyle w:val="BodyText"/>
              <w:ind w:right="142"/>
              <w:jc w:val="both"/>
              <w:rPr>
                <w:rFonts w:cs="Arial"/>
              </w:rPr>
            </w:pPr>
            <w:r>
              <w:rPr>
                <w:rFonts w:cs="Arial"/>
              </w:rPr>
              <w:t>The vehicle will be on Stationary State when the vehicle met the following:</w:t>
            </w:r>
          </w:p>
          <w:p w14:paraId="2C143114" w14:textId="77777777" w:rsidR="00EE30BC" w:rsidRDefault="00EE30BC" w:rsidP="00F72CA4">
            <w:pPr>
              <w:pStyle w:val="BodyText"/>
              <w:ind w:right="142"/>
              <w:jc w:val="both"/>
              <w:rPr>
                <w:rFonts w:cs="Arial"/>
              </w:rPr>
            </w:pPr>
            <w:r>
              <w:rPr>
                <w:rFonts w:cs="Arial"/>
              </w:rPr>
              <w:t>Key Ignition Status is in RUN position</w:t>
            </w:r>
          </w:p>
          <w:p w14:paraId="1DAB87D6" w14:textId="77777777" w:rsidR="00EE30BC" w:rsidRDefault="00EE30BC" w:rsidP="00F72CA4">
            <w:pPr>
              <w:pStyle w:val="BodyText"/>
              <w:ind w:right="142"/>
              <w:jc w:val="both"/>
              <w:rPr>
                <w:rFonts w:cs="Arial"/>
              </w:rPr>
            </w:pPr>
            <w:r>
              <w:rPr>
                <w:rFonts w:cs="Arial"/>
              </w:rPr>
              <w:t>Transmission gear is in Park position</w:t>
            </w:r>
          </w:p>
          <w:p w14:paraId="5886DFBA" w14:textId="77777777" w:rsidR="00EE30BC" w:rsidRPr="00910287" w:rsidRDefault="00EE30BC" w:rsidP="00EE30BC">
            <w:pPr>
              <w:pStyle w:val="BodyText"/>
              <w:ind w:right="142"/>
              <w:jc w:val="both"/>
              <w:rPr>
                <w:moveTo w:id="589" w:author="Rodriguez-flores, Raul (R.)" w:date="2020-07-14T16:28:00Z"/>
                <w:rFonts w:cs="Arial"/>
              </w:rPr>
            </w:pPr>
            <w:r>
              <w:rPr>
                <w:rFonts w:cs="Arial"/>
              </w:rPr>
              <w:t>Battery Voltage percentage is above 75% of load</w:t>
            </w:r>
          </w:p>
        </w:tc>
      </w:tr>
      <w:tr w:rsidR="007002C7" w14:paraId="6338F9DF" w14:textId="77777777" w:rsidTr="00F72CA4">
        <w:tc>
          <w:tcPr>
            <w:tcW w:w="2160" w:type="dxa"/>
          </w:tcPr>
          <w:p w14:paraId="7C1F0035" w14:textId="77777777" w:rsidR="007002C7" w:rsidRPr="00910287" w:rsidRDefault="007002C7" w:rsidP="00F72CA4">
            <w:pPr>
              <w:pStyle w:val="BodyText"/>
              <w:ind w:right="142"/>
              <w:jc w:val="both"/>
              <w:rPr>
                <w:moveTo w:id="590" w:author="Rodriguez-flores, Raul (R.)" w:date="2020-07-14T16:28:00Z"/>
                <w:rFonts w:cs="Arial"/>
              </w:rPr>
            </w:pPr>
          </w:p>
        </w:tc>
        <w:tc>
          <w:tcPr>
            <w:tcW w:w="8046" w:type="dxa"/>
          </w:tcPr>
          <w:p w14:paraId="4C57E6AB" w14:textId="77777777" w:rsidR="007002C7" w:rsidRPr="00910287" w:rsidRDefault="007002C7" w:rsidP="00F72CA4">
            <w:pPr>
              <w:pStyle w:val="BodyText"/>
              <w:ind w:right="142"/>
              <w:jc w:val="both"/>
              <w:rPr>
                <w:moveTo w:id="591" w:author="Rodriguez-flores, Raul (R.)" w:date="2020-07-14T16:28:00Z"/>
                <w:rFonts w:cs="Arial"/>
              </w:rPr>
            </w:pPr>
          </w:p>
        </w:tc>
      </w:tr>
      <w:tr w:rsidR="007002C7" w:rsidDel="002871C3" w14:paraId="0039AD4A" w14:textId="77777777" w:rsidTr="00F72CA4">
        <w:trPr>
          <w:del w:id="592" w:author="Rodriguez-flores, Raul (R.)" w:date="2020-07-14T16:52:00Z"/>
        </w:trPr>
        <w:tc>
          <w:tcPr>
            <w:tcW w:w="2160" w:type="dxa"/>
          </w:tcPr>
          <w:p w14:paraId="1BD6D25B" w14:textId="77777777" w:rsidR="007002C7" w:rsidDel="002871C3" w:rsidRDefault="007002C7" w:rsidP="00F72CA4">
            <w:pPr>
              <w:rPr>
                <w:del w:id="593" w:author="Rodriguez-flores, Raul (R.)" w:date="2020-07-14T16:52:00Z"/>
                <w:moveTo w:id="594" w:author="Rodriguez-flores, Raul (R.)" w:date="2020-07-14T16:28:00Z"/>
                <w:snapToGrid w:val="0"/>
              </w:rPr>
            </w:pPr>
          </w:p>
        </w:tc>
        <w:tc>
          <w:tcPr>
            <w:tcW w:w="8046" w:type="dxa"/>
          </w:tcPr>
          <w:p w14:paraId="1B50A795" w14:textId="77777777" w:rsidR="007002C7" w:rsidDel="002871C3" w:rsidRDefault="007002C7" w:rsidP="00F72CA4">
            <w:pPr>
              <w:rPr>
                <w:del w:id="595" w:author="Rodriguez-flores, Raul (R.)" w:date="2020-07-14T16:52:00Z"/>
                <w:moveTo w:id="596" w:author="Rodriguez-flores, Raul (R.)" w:date="2020-07-14T16:28:00Z"/>
                <w:snapToGrid w:val="0"/>
              </w:rPr>
            </w:pPr>
          </w:p>
        </w:tc>
      </w:tr>
      <w:tr w:rsidR="007002C7" w:rsidDel="002871C3" w14:paraId="7A6DA09D" w14:textId="77777777" w:rsidTr="00F72CA4">
        <w:trPr>
          <w:del w:id="597" w:author="Rodriguez-flores, Raul (R.)" w:date="2020-07-14T16:52:00Z"/>
        </w:trPr>
        <w:tc>
          <w:tcPr>
            <w:tcW w:w="2160" w:type="dxa"/>
          </w:tcPr>
          <w:p w14:paraId="3FB99F2A" w14:textId="77777777" w:rsidR="007002C7" w:rsidDel="002871C3" w:rsidRDefault="007002C7" w:rsidP="00F72CA4">
            <w:pPr>
              <w:rPr>
                <w:del w:id="598" w:author="Rodriguez-flores, Raul (R.)" w:date="2020-07-14T16:52:00Z"/>
                <w:moveTo w:id="599" w:author="Rodriguez-flores, Raul (R.)" w:date="2020-07-14T16:28:00Z"/>
                <w:snapToGrid w:val="0"/>
              </w:rPr>
            </w:pPr>
          </w:p>
        </w:tc>
        <w:tc>
          <w:tcPr>
            <w:tcW w:w="8046" w:type="dxa"/>
          </w:tcPr>
          <w:p w14:paraId="4F1BD956" w14:textId="77777777" w:rsidR="007002C7" w:rsidDel="002871C3" w:rsidRDefault="007002C7" w:rsidP="00F72CA4">
            <w:pPr>
              <w:rPr>
                <w:del w:id="600" w:author="Rodriguez-flores, Raul (R.)" w:date="2020-07-14T16:52:00Z"/>
                <w:moveTo w:id="601" w:author="Rodriguez-flores, Raul (R.)" w:date="2020-07-14T16:28:00Z"/>
                <w:snapToGrid w:val="0"/>
              </w:rPr>
            </w:pPr>
          </w:p>
        </w:tc>
      </w:tr>
      <w:tr w:rsidR="007002C7" w:rsidDel="002871C3" w14:paraId="37954559" w14:textId="77777777" w:rsidTr="00F72CA4">
        <w:trPr>
          <w:del w:id="602" w:author="Rodriguez-flores, Raul (R.)" w:date="2020-07-14T16:52:00Z"/>
        </w:trPr>
        <w:tc>
          <w:tcPr>
            <w:tcW w:w="2160" w:type="dxa"/>
          </w:tcPr>
          <w:p w14:paraId="5AB7A836" w14:textId="77777777" w:rsidR="007002C7" w:rsidDel="002871C3" w:rsidRDefault="007002C7" w:rsidP="00F72CA4">
            <w:pPr>
              <w:rPr>
                <w:del w:id="603" w:author="Rodriguez-flores, Raul (R.)" w:date="2020-07-14T16:52:00Z"/>
                <w:moveTo w:id="604" w:author="Rodriguez-flores, Raul (R.)" w:date="2020-07-14T16:28:00Z"/>
                <w:snapToGrid w:val="0"/>
              </w:rPr>
            </w:pPr>
          </w:p>
        </w:tc>
        <w:tc>
          <w:tcPr>
            <w:tcW w:w="8046" w:type="dxa"/>
          </w:tcPr>
          <w:p w14:paraId="52BCFF26" w14:textId="77777777" w:rsidR="007002C7" w:rsidDel="002871C3" w:rsidRDefault="007002C7" w:rsidP="00F72CA4">
            <w:pPr>
              <w:rPr>
                <w:del w:id="605" w:author="Rodriguez-flores, Raul (R.)" w:date="2020-07-14T16:52:00Z"/>
                <w:moveTo w:id="606" w:author="Rodriguez-flores, Raul (R.)" w:date="2020-07-14T16:28:00Z"/>
                <w:snapToGrid w:val="0"/>
              </w:rPr>
            </w:pPr>
          </w:p>
        </w:tc>
      </w:tr>
      <w:tr w:rsidR="007002C7" w:rsidDel="002871C3" w14:paraId="0DD9FA44" w14:textId="77777777" w:rsidTr="00F72CA4">
        <w:trPr>
          <w:del w:id="607" w:author="Rodriguez-flores, Raul (R.)" w:date="2020-07-14T16:52:00Z"/>
        </w:trPr>
        <w:tc>
          <w:tcPr>
            <w:tcW w:w="2160" w:type="dxa"/>
          </w:tcPr>
          <w:p w14:paraId="74923A6D" w14:textId="77777777" w:rsidR="007002C7" w:rsidDel="002871C3" w:rsidRDefault="007002C7" w:rsidP="00F72CA4">
            <w:pPr>
              <w:rPr>
                <w:del w:id="608" w:author="Rodriguez-flores, Raul (R.)" w:date="2020-07-14T16:52:00Z"/>
                <w:moveTo w:id="609" w:author="Rodriguez-flores, Raul (R.)" w:date="2020-07-14T16:28:00Z"/>
                <w:snapToGrid w:val="0"/>
              </w:rPr>
            </w:pPr>
          </w:p>
        </w:tc>
        <w:tc>
          <w:tcPr>
            <w:tcW w:w="8046" w:type="dxa"/>
          </w:tcPr>
          <w:p w14:paraId="28D8524C" w14:textId="77777777" w:rsidR="007002C7" w:rsidDel="002871C3" w:rsidRDefault="007002C7" w:rsidP="00F72CA4">
            <w:pPr>
              <w:rPr>
                <w:del w:id="610" w:author="Rodriguez-flores, Raul (R.)" w:date="2020-07-14T16:52:00Z"/>
                <w:moveTo w:id="611" w:author="Rodriguez-flores, Raul (R.)" w:date="2020-07-14T16:28:00Z"/>
                <w:snapToGrid w:val="0"/>
              </w:rPr>
            </w:pPr>
          </w:p>
        </w:tc>
      </w:tr>
      <w:tr w:rsidR="007002C7" w:rsidDel="002871C3" w14:paraId="3493153C" w14:textId="77777777" w:rsidTr="00F72CA4">
        <w:trPr>
          <w:del w:id="612" w:author="Rodriguez-flores, Raul (R.)" w:date="2020-07-14T16:52:00Z"/>
        </w:trPr>
        <w:tc>
          <w:tcPr>
            <w:tcW w:w="2160" w:type="dxa"/>
          </w:tcPr>
          <w:p w14:paraId="7E62AF35" w14:textId="77777777" w:rsidR="007002C7" w:rsidDel="002871C3" w:rsidRDefault="007002C7" w:rsidP="00F72CA4">
            <w:pPr>
              <w:rPr>
                <w:del w:id="613" w:author="Rodriguez-flores, Raul (R.)" w:date="2020-07-14T16:52:00Z"/>
                <w:moveTo w:id="614" w:author="Rodriguez-flores, Raul (R.)" w:date="2020-07-14T16:28:00Z"/>
                <w:snapToGrid w:val="0"/>
              </w:rPr>
            </w:pPr>
          </w:p>
        </w:tc>
        <w:tc>
          <w:tcPr>
            <w:tcW w:w="8046" w:type="dxa"/>
          </w:tcPr>
          <w:p w14:paraId="2AE88069" w14:textId="77777777" w:rsidR="007002C7" w:rsidDel="002871C3" w:rsidRDefault="007002C7" w:rsidP="00F72CA4">
            <w:pPr>
              <w:rPr>
                <w:del w:id="615" w:author="Rodriguez-flores, Raul (R.)" w:date="2020-07-14T16:52:00Z"/>
                <w:moveTo w:id="616" w:author="Rodriguez-flores, Raul (R.)" w:date="2020-07-14T16:28:00Z"/>
                <w:snapToGrid w:val="0"/>
              </w:rPr>
            </w:pPr>
          </w:p>
        </w:tc>
      </w:tr>
      <w:tr w:rsidR="007002C7" w:rsidDel="002871C3" w14:paraId="13F2677F" w14:textId="77777777" w:rsidTr="00F72CA4">
        <w:trPr>
          <w:del w:id="617" w:author="Rodriguez-flores, Raul (R.)" w:date="2020-07-14T16:52:00Z"/>
        </w:trPr>
        <w:tc>
          <w:tcPr>
            <w:tcW w:w="2160" w:type="dxa"/>
          </w:tcPr>
          <w:p w14:paraId="09A27784" w14:textId="77777777" w:rsidR="007002C7" w:rsidDel="002871C3" w:rsidRDefault="007002C7" w:rsidP="00F72CA4">
            <w:pPr>
              <w:rPr>
                <w:del w:id="618" w:author="Rodriguez-flores, Raul (R.)" w:date="2020-07-14T16:52:00Z"/>
                <w:moveTo w:id="619" w:author="Rodriguez-flores, Raul (R.)" w:date="2020-07-14T16:28:00Z"/>
                <w:snapToGrid w:val="0"/>
              </w:rPr>
            </w:pPr>
          </w:p>
        </w:tc>
        <w:tc>
          <w:tcPr>
            <w:tcW w:w="8046" w:type="dxa"/>
          </w:tcPr>
          <w:p w14:paraId="38CFB8D4" w14:textId="77777777" w:rsidR="007002C7" w:rsidDel="002871C3" w:rsidRDefault="007002C7" w:rsidP="00F72CA4">
            <w:pPr>
              <w:rPr>
                <w:del w:id="620" w:author="Rodriguez-flores, Raul (R.)" w:date="2020-07-14T16:52:00Z"/>
                <w:moveTo w:id="621" w:author="Rodriguez-flores, Raul (R.)" w:date="2020-07-14T16:28:00Z"/>
                <w:snapToGrid w:val="0"/>
              </w:rPr>
            </w:pPr>
          </w:p>
        </w:tc>
      </w:tr>
      <w:tr w:rsidR="007002C7" w:rsidDel="002871C3" w14:paraId="3D296C50" w14:textId="77777777" w:rsidTr="00F72CA4">
        <w:trPr>
          <w:del w:id="622" w:author="Rodriguez-flores, Raul (R.)" w:date="2020-07-14T16:52:00Z"/>
        </w:trPr>
        <w:tc>
          <w:tcPr>
            <w:tcW w:w="2160" w:type="dxa"/>
          </w:tcPr>
          <w:p w14:paraId="55793BBE" w14:textId="77777777" w:rsidR="007002C7" w:rsidDel="002871C3" w:rsidRDefault="007002C7" w:rsidP="00F72CA4">
            <w:pPr>
              <w:rPr>
                <w:del w:id="623" w:author="Rodriguez-flores, Raul (R.)" w:date="2020-07-14T16:52:00Z"/>
                <w:moveTo w:id="624" w:author="Rodriguez-flores, Raul (R.)" w:date="2020-07-14T16:28:00Z"/>
                <w:snapToGrid w:val="0"/>
              </w:rPr>
            </w:pPr>
          </w:p>
        </w:tc>
        <w:tc>
          <w:tcPr>
            <w:tcW w:w="8046" w:type="dxa"/>
          </w:tcPr>
          <w:p w14:paraId="26F5C23D" w14:textId="77777777" w:rsidR="007002C7" w:rsidDel="002871C3" w:rsidRDefault="007002C7" w:rsidP="00F72CA4">
            <w:pPr>
              <w:rPr>
                <w:del w:id="625" w:author="Rodriguez-flores, Raul (R.)" w:date="2020-07-14T16:52:00Z"/>
                <w:moveTo w:id="626" w:author="Rodriguez-flores, Raul (R.)" w:date="2020-07-14T16:28:00Z"/>
                <w:snapToGrid w:val="0"/>
              </w:rPr>
            </w:pPr>
          </w:p>
        </w:tc>
      </w:tr>
      <w:tr w:rsidR="007002C7" w:rsidDel="002871C3" w14:paraId="533BB40B" w14:textId="77777777" w:rsidTr="00F72CA4">
        <w:trPr>
          <w:del w:id="627" w:author="Rodriguez-flores, Raul (R.)" w:date="2020-07-14T16:52:00Z"/>
        </w:trPr>
        <w:tc>
          <w:tcPr>
            <w:tcW w:w="2160" w:type="dxa"/>
          </w:tcPr>
          <w:p w14:paraId="792CFDD8" w14:textId="77777777" w:rsidR="007002C7" w:rsidDel="002871C3" w:rsidRDefault="007002C7" w:rsidP="00F72CA4">
            <w:pPr>
              <w:rPr>
                <w:del w:id="628" w:author="Rodriguez-flores, Raul (R.)" w:date="2020-07-14T16:52:00Z"/>
                <w:moveTo w:id="629" w:author="Rodriguez-flores, Raul (R.)" w:date="2020-07-14T16:28:00Z"/>
                <w:snapToGrid w:val="0"/>
              </w:rPr>
            </w:pPr>
          </w:p>
        </w:tc>
        <w:tc>
          <w:tcPr>
            <w:tcW w:w="8046" w:type="dxa"/>
          </w:tcPr>
          <w:p w14:paraId="4E133DEE" w14:textId="77777777" w:rsidR="007002C7" w:rsidDel="002871C3" w:rsidRDefault="007002C7" w:rsidP="00F72CA4">
            <w:pPr>
              <w:keepNext/>
              <w:rPr>
                <w:del w:id="630" w:author="Rodriguez-flores, Raul (R.)" w:date="2020-07-14T16:52:00Z"/>
                <w:moveTo w:id="631" w:author="Rodriguez-flores, Raul (R.)" w:date="2020-07-14T16:28:00Z"/>
                <w:snapToGrid w:val="0"/>
              </w:rPr>
            </w:pPr>
          </w:p>
        </w:tc>
      </w:tr>
    </w:tbl>
    <w:p w14:paraId="3476E902" w14:textId="77777777" w:rsidR="007002C7" w:rsidRDefault="007002C7" w:rsidP="007002C7">
      <w:pPr>
        <w:pStyle w:val="Caption"/>
        <w:rPr>
          <w:moveTo w:id="632" w:author="Rodriguez-flores, Raul (R.)" w:date="2020-07-14T16:28:00Z"/>
        </w:rPr>
      </w:pPr>
      <w:moveTo w:id="633" w:author="Rodriguez-flores, Raul (R.)" w:date="2020-07-14T16:28:00Z">
        <w:r>
          <w:t xml:space="preserve">Table </w:t>
        </w:r>
        <w:r>
          <w:rPr>
            <w:noProof/>
          </w:rPr>
          <w:fldChar w:fldCharType="begin"/>
        </w:r>
        <w:r>
          <w:rPr>
            <w:noProof/>
          </w:rPr>
          <w:instrText xml:space="preserve"> SEQ Table \* ARABIC </w:instrText>
        </w:r>
        <w:r>
          <w:rPr>
            <w:noProof/>
          </w:rPr>
          <w:fldChar w:fldCharType="separate"/>
        </w:r>
        <w:r>
          <w:rPr>
            <w:noProof/>
          </w:rPr>
          <w:t>3</w:t>
        </w:r>
        <w:r>
          <w:rPr>
            <w:noProof/>
          </w:rPr>
          <w:fldChar w:fldCharType="end"/>
        </w:r>
        <w:r w:rsidRPr="000B58D9">
          <w:t>: Definitions used in this document</w:t>
        </w:r>
      </w:moveTo>
    </w:p>
    <w:p w14:paraId="50D5B17D" w14:textId="77777777" w:rsidR="007002C7" w:rsidRPr="00FB7B3D" w:rsidRDefault="007002C7" w:rsidP="007002C7">
      <w:pPr>
        <w:pStyle w:val="Heading3"/>
        <w:rPr>
          <w:moveTo w:id="634" w:author="Rodriguez-flores, Raul (R.)" w:date="2020-07-14T16:28:00Z"/>
        </w:rPr>
      </w:pPr>
      <w:moveTo w:id="635" w:author="Rodriguez-flores, Raul (R.)" w:date="2020-07-14T16:28:00Z">
        <w:r w:rsidRPr="00FB7B3D">
          <w:t>Abbreviations</w:t>
        </w:r>
      </w:moveTo>
    </w:p>
    <w:tbl>
      <w:tblPr>
        <w:tblStyle w:val="TableGrid"/>
        <w:tblW w:w="10206" w:type="dxa"/>
        <w:tblInd w:w="108" w:type="dxa"/>
        <w:tblLayout w:type="fixed"/>
        <w:tblLook w:val="0620" w:firstRow="1" w:lastRow="0" w:firstColumn="0" w:lastColumn="0" w:noHBand="1" w:noVBand="1"/>
        <w:tblPrChange w:id="636" w:author="Rodriguez-flores, Raul (R.)" w:date="2020-07-14T17:11:00Z">
          <w:tblPr>
            <w:tblStyle w:val="TableGrid"/>
            <w:tblW w:w="10206" w:type="dxa"/>
            <w:tblInd w:w="108" w:type="dxa"/>
            <w:tblLayout w:type="fixed"/>
            <w:tblLook w:val="0620" w:firstRow="1" w:lastRow="0" w:firstColumn="0" w:lastColumn="0" w:noHBand="1" w:noVBand="1"/>
          </w:tblPr>
        </w:tblPrChange>
      </w:tblPr>
      <w:tblGrid>
        <w:gridCol w:w="1168"/>
        <w:gridCol w:w="2679"/>
        <w:gridCol w:w="6359"/>
        <w:tblGridChange w:id="637">
          <w:tblGrid>
            <w:gridCol w:w="1168"/>
            <w:gridCol w:w="3402"/>
            <w:gridCol w:w="5636"/>
          </w:tblGrid>
        </w:tblGridChange>
      </w:tblGrid>
      <w:tr w:rsidR="007002C7" w:rsidRPr="00185AC3" w14:paraId="73C212AA" w14:textId="77777777" w:rsidTr="0018005B">
        <w:tc>
          <w:tcPr>
            <w:tcW w:w="1168" w:type="dxa"/>
            <w:shd w:val="clear" w:color="auto" w:fill="D9D9D9" w:themeFill="background1" w:themeFillShade="D9"/>
            <w:tcPrChange w:id="638" w:author="Rodriguez-flores, Raul (R.)" w:date="2020-07-14T17:11:00Z">
              <w:tcPr>
                <w:tcW w:w="1168" w:type="dxa"/>
                <w:shd w:val="clear" w:color="auto" w:fill="D9D9D9" w:themeFill="background1" w:themeFillShade="D9"/>
              </w:tcPr>
            </w:tcPrChange>
          </w:tcPr>
          <w:p w14:paraId="3106F85B" w14:textId="77777777" w:rsidR="007002C7" w:rsidRPr="00185AC3" w:rsidRDefault="007002C7" w:rsidP="00F72CA4">
            <w:pPr>
              <w:pStyle w:val="TableHeader"/>
              <w:ind w:right="142"/>
              <w:rPr>
                <w:moveTo w:id="639" w:author="Rodriguez-flores, Raul (R.)" w:date="2020-07-14T16:28:00Z"/>
              </w:rPr>
            </w:pPr>
            <w:moveTo w:id="640" w:author="Rodriguez-flores, Raul (R.)" w:date="2020-07-14T16:28:00Z">
              <w:r w:rsidRPr="00185AC3">
                <w:t>Abbr.</w:t>
              </w:r>
            </w:moveTo>
          </w:p>
        </w:tc>
        <w:tc>
          <w:tcPr>
            <w:tcW w:w="2679" w:type="dxa"/>
            <w:shd w:val="clear" w:color="auto" w:fill="D9D9D9" w:themeFill="background1" w:themeFillShade="D9"/>
            <w:tcPrChange w:id="641" w:author="Rodriguez-flores, Raul (R.)" w:date="2020-07-14T17:11:00Z">
              <w:tcPr>
                <w:tcW w:w="3402" w:type="dxa"/>
                <w:shd w:val="clear" w:color="auto" w:fill="D9D9D9" w:themeFill="background1" w:themeFillShade="D9"/>
              </w:tcPr>
            </w:tcPrChange>
          </w:tcPr>
          <w:p w14:paraId="73727CC5" w14:textId="77777777" w:rsidR="007002C7" w:rsidRPr="00185AC3" w:rsidRDefault="007002C7" w:rsidP="00F72CA4">
            <w:pPr>
              <w:pStyle w:val="TableHeader"/>
              <w:ind w:right="142"/>
              <w:rPr>
                <w:moveTo w:id="642" w:author="Rodriguez-flores, Raul (R.)" w:date="2020-07-14T16:28:00Z"/>
              </w:rPr>
            </w:pPr>
            <w:moveTo w:id="643" w:author="Rodriguez-flores, Raul (R.)" w:date="2020-07-14T16:28:00Z">
              <w:r w:rsidRPr="00185AC3">
                <w:t>Stands for</w:t>
              </w:r>
            </w:moveTo>
          </w:p>
        </w:tc>
        <w:tc>
          <w:tcPr>
            <w:tcW w:w="6359" w:type="dxa"/>
            <w:shd w:val="clear" w:color="auto" w:fill="D9D9D9" w:themeFill="background1" w:themeFillShade="D9"/>
            <w:tcPrChange w:id="644" w:author="Rodriguez-flores, Raul (R.)" w:date="2020-07-14T17:11:00Z">
              <w:tcPr>
                <w:tcW w:w="5636" w:type="dxa"/>
                <w:shd w:val="clear" w:color="auto" w:fill="D9D9D9" w:themeFill="background1" w:themeFillShade="D9"/>
              </w:tcPr>
            </w:tcPrChange>
          </w:tcPr>
          <w:p w14:paraId="0A2976E0" w14:textId="77777777" w:rsidR="007002C7" w:rsidRPr="00185AC3" w:rsidRDefault="007002C7" w:rsidP="00F72CA4">
            <w:pPr>
              <w:pStyle w:val="TableHeader"/>
              <w:ind w:right="142"/>
              <w:rPr>
                <w:moveTo w:id="645" w:author="Rodriguez-flores, Raul (R.)" w:date="2020-07-14T16:28:00Z"/>
              </w:rPr>
            </w:pPr>
            <w:moveTo w:id="646" w:author="Rodriguez-flores, Raul (R.)" w:date="2020-07-14T16:28:00Z">
              <w:r w:rsidRPr="00185AC3">
                <w:t>Description</w:t>
              </w:r>
            </w:moveTo>
          </w:p>
        </w:tc>
      </w:tr>
      <w:tr w:rsidR="007002C7" w:rsidRPr="00185AC3" w14:paraId="3AF274A0" w14:textId="77777777" w:rsidTr="0018005B">
        <w:tc>
          <w:tcPr>
            <w:tcW w:w="1168" w:type="dxa"/>
            <w:tcPrChange w:id="647" w:author="Rodriguez-flores, Raul (R.)" w:date="2020-07-14T17:11:00Z">
              <w:tcPr>
                <w:tcW w:w="1168" w:type="dxa"/>
              </w:tcPr>
            </w:tcPrChange>
          </w:tcPr>
          <w:p w14:paraId="7752F2CC" w14:textId="77777777" w:rsidR="007002C7" w:rsidRPr="00185AC3" w:rsidRDefault="007002C7" w:rsidP="00F72CA4">
            <w:pPr>
              <w:ind w:right="142"/>
              <w:rPr>
                <w:moveTo w:id="648" w:author="Rodriguez-flores, Raul (R.)" w:date="2020-07-14T16:28:00Z"/>
                <w:rFonts w:cs="Arial"/>
                <w:snapToGrid w:val="0"/>
              </w:rPr>
            </w:pPr>
            <w:moveTo w:id="649" w:author="Rodriguez-flores, Raul (R.)" w:date="2020-07-14T16:28:00Z">
              <w:r>
                <w:rPr>
                  <w:rFonts w:cs="Arial"/>
                  <w:snapToGrid w:val="0"/>
                </w:rPr>
                <w:t>AFS</w:t>
              </w:r>
            </w:moveTo>
          </w:p>
        </w:tc>
        <w:tc>
          <w:tcPr>
            <w:tcW w:w="2679" w:type="dxa"/>
            <w:tcPrChange w:id="650" w:author="Rodriguez-flores, Raul (R.)" w:date="2020-07-14T17:11:00Z">
              <w:tcPr>
                <w:tcW w:w="3402" w:type="dxa"/>
              </w:tcPr>
            </w:tcPrChange>
          </w:tcPr>
          <w:p w14:paraId="443983CE" w14:textId="77777777" w:rsidR="007002C7" w:rsidRPr="00185AC3" w:rsidRDefault="007002C7" w:rsidP="00F72CA4">
            <w:pPr>
              <w:ind w:right="142"/>
              <w:rPr>
                <w:moveTo w:id="651" w:author="Rodriguez-flores, Raul (R.)" w:date="2020-07-14T16:28:00Z"/>
                <w:rFonts w:cs="Arial"/>
                <w:snapToGrid w:val="0"/>
              </w:rPr>
            </w:pPr>
            <w:moveTo w:id="652" w:author="Rodriguez-flores, Raul (R.)" w:date="2020-07-14T16:28:00Z">
              <w:r>
                <w:rPr>
                  <w:rFonts w:cs="Arial"/>
                  <w:snapToGrid w:val="0"/>
                </w:rPr>
                <w:t>Aggregated Feature Spec</w:t>
              </w:r>
            </w:moveTo>
          </w:p>
        </w:tc>
        <w:tc>
          <w:tcPr>
            <w:tcW w:w="6359" w:type="dxa"/>
            <w:tcPrChange w:id="653" w:author="Rodriguez-flores, Raul (R.)" w:date="2020-07-14T17:11:00Z">
              <w:tcPr>
                <w:tcW w:w="5636" w:type="dxa"/>
              </w:tcPr>
            </w:tcPrChange>
          </w:tcPr>
          <w:p w14:paraId="6D824DE0" w14:textId="77777777" w:rsidR="007002C7" w:rsidRPr="00185AC3" w:rsidRDefault="007002C7" w:rsidP="00F72CA4">
            <w:pPr>
              <w:ind w:right="142"/>
              <w:rPr>
                <w:moveTo w:id="654" w:author="Rodriguez-flores, Raul (R.)" w:date="2020-07-14T16:28:00Z"/>
                <w:rFonts w:cs="Arial"/>
                <w:snapToGrid w:val="0"/>
              </w:rPr>
            </w:pPr>
            <w:moveTo w:id="655" w:author="Rodriguez-flores, Raul (R.)" w:date="2020-07-14T16:28:00Z">
              <w:r>
                <w:rPr>
                  <w:rFonts w:cs="Arial"/>
                  <w:snapToGrid w:val="0"/>
                </w:rPr>
                <w:t>Type of this document</w:t>
              </w:r>
            </w:moveTo>
          </w:p>
        </w:tc>
      </w:tr>
      <w:tr w:rsidR="007002C7" w:rsidRPr="00185AC3" w14:paraId="431B35D2" w14:textId="77777777" w:rsidTr="0018005B">
        <w:tc>
          <w:tcPr>
            <w:tcW w:w="1168" w:type="dxa"/>
            <w:tcPrChange w:id="656" w:author="Rodriguez-flores, Raul (R.)" w:date="2020-07-14T17:11:00Z">
              <w:tcPr>
                <w:tcW w:w="1168" w:type="dxa"/>
              </w:tcPr>
            </w:tcPrChange>
          </w:tcPr>
          <w:p w14:paraId="0270E77C" w14:textId="77777777" w:rsidR="007002C7" w:rsidRDefault="007002C7" w:rsidP="00F72CA4">
            <w:pPr>
              <w:ind w:right="142"/>
              <w:rPr>
                <w:moveTo w:id="657" w:author="Rodriguez-flores, Raul (R.)" w:date="2020-07-14T16:28:00Z"/>
                <w:rFonts w:cs="Arial"/>
                <w:snapToGrid w:val="0"/>
              </w:rPr>
            </w:pPr>
            <w:moveTo w:id="658" w:author="Rodriguez-flores, Raul (R.)" w:date="2020-07-14T16:28:00Z">
              <w:r>
                <w:rPr>
                  <w:rFonts w:cs="Arial"/>
                  <w:snapToGrid w:val="0"/>
                </w:rPr>
                <w:t>ARL</w:t>
              </w:r>
            </w:moveTo>
          </w:p>
        </w:tc>
        <w:tc>
          <w:tcPr>
            <w:tcW w:w="2679" w:type="dxa"/>
            <w:tcPrChange w:id="659" w:author="Rodriguez-flores, Raul (R.)" w:date="2020-07-14T17:11:00Z">
              <w:tcPr>
                <w:tcW w:w="3402" w:type="dxa"/>
              </w:tcPr>
            </w:tcPrChange>
          </w:tcPr>
          <w:p w14:paraId="406D2CDB" w14:textId="77777777" w:rsidR="007002C7" w:rsidRDefault="007002C7" w:rsidP="00F72CA4">
            <w:pPr>
              <w:ind w:right="142"/>
              <w:rPr>
                <w:moveTo w:id="660" w:author="Rodriguez-flores, Raul (R.)" w:date="2020-07-14T16:28:00Z"/>
                <w:rFonts w:cs="Arial"/>
                <w:snapToGrid w:val="0"/>
              </w:rPr>
            </w:pPr>
            <w:moveTo w:id="661" w:author="Rodriguez-flores, Raul (R.)" w:date="2020-07-14T16:28:00Z">
              <w:r>
                <w:rPr>
                  <w:rFonts w:cs="Arial"/>
                  <w:snapToGrid w:val="0"/>
                </w:rPr>
                <w:t>Attribute Requirements List</w:t>
              </w:r>
            </w:moveTo>
          </w:p>
        </w:tc>
        <w:tc>
          <w:tcPr>
            <w:tcW w:w="6359" w:type="dxa"/>
            <w:tcPrChange w:id="662" w:author="Rodriguez-flores, Raul (R.)" w:date="2020-07-14T17:11:00Z">
              <w:tcPr>
                <w:tcW w:w="5636" w:type="dxa"/>
              </w:tcPr>
            </w:tcPrChange>
          </w:tcPr>
          <w:p w14:paraId="375E98DD" w14:textId="77777777" w:rsidR="007002C7" w:rsidRPr="00185AC3" w:rsidRDefault="002871C3" w:rsidP="00F72CA4">
            <w:pPr>
              <w:ind w:right="142"/>
              <w:rPr>
                <w:moveTo w:id="663" w:author="Rodriguez-flores, Raul (R.)" w:date="2020-07-14T16:28:00Z"/>
                <w:rFonts w:cs="Arial"/>
                <w:snapToGrid w:val="0"/>
              </w:rPr>
            </w:pPr>
            <w:ins w:id="664" w:author="Rodriguez-flores, Raul (R.)" w:date="2020-07-14T17:00:00Z">
              <w:r>
                <w:rPr>
                  <w:rFonts w:cs="Arial"/>
                  <w:snapToGrid w:val="0"/>
                </w:rPr>
                <w:t>Documents vehicle-level characteristics, using RQMTs and DVMs</w:t>
              </w:r>
            </w:ins>
          </w:p>
        </w:tc>
      </w:tr>
      <w:tr w:rsidR="007002C7" w:rsidRPr="00185AC3" w14:paraId="65A368DD" w14:textId="77777777" w:rsidTr="0018005B">
        <w:tc>
          <w:tcPr>
            <w:tcW w:w="1168" w:type="dxa"/>
            <w:tcPrChange w:id="665" w:author="Rodriguez-flores, Raul (R.)" w:date="2020-07-14T17:11:00Z">
              <w:tcPr>
                <w:tcW w:w="1168" w:type="dxa"/>
              </w:tcPr>
            </w:tcPrChange>
          </w:tcPr>
          <w:p w14:paraId="05EC8379" w14:textId="77777777" w:rsidR="007002C7" w:rsidRDefault="002871C3" w:rsidP="00F72CA4">
            <w:pPr>
              <w:ind w:right="142"/>
              <w:rPr>
                <w:moveTo w:id="666" w:author="Rodriguez-flores, Raul (R.)" w:date="2020-07-14T16:28:00Z"/>
                <w:rFonts w:cs="Arial"/>
                <w:snapToGrid w:val="0"/>
              </w:rPr>
            </w:pPr>
            <w:ins w:id="667" w:author="Rodriguez-flores, Raul (R.)" w:date="2020-07-14T16:53:00Z">
              <w:r>
                <w:rPr>
                  <w:rFonts w:cs="Arial"/>
                  <w:snapToGrid w:val="0"/>
                </w:rPr>
                <w:t>BCM</w:t>
              </w:r>
            </w:ins>
          </w:p>
        </w:tc>
        <w:tc>
          <w:tcPr>
            <w:tcW w:w="2679" w:type="dxa"/>
            <w:tcPrChange w:id="668" w:author="Rodriguez-flores, Raul (R.)" w:date="2020-07-14T17:11:00Z">
              <w:tcPr>
                <w:tcW w:w="3402" w:type="dxa"/>
              </w:tcPr>
            </w:tcPrChange>
          </w:tcPr>
          <w:p w14:paraId="5D7C65B0" w14:textId="77777777" w:rsidR="007002C7" w:rsidRDefault="002871C3" w:rsidP="00F72CA4">
            <w:pPr>
              <w:ind w:right="142"/>
              <w:rPr>
                <w:moveTo w:id="669" w:author="Rodriguez-flores, Raul (R.)" w:date="2020-07-14T16:28:00Z"/>
                <w:rFonts w:cs="Arial"/>
                <w:snapToGrid w:val="0"/>
              </w:rPr>
            </w:pPr>
            <w:ins w:id="670" w:author="Rodriguez-flores, Raul (R.)" w:date="2020-07-14T16:55:00Z">
              <w:r>
                <w:rPr>
                  <w:rFonts w:cs="Arial"/>
                  <w:snapToGrid w:val="0"/>
                </w:rPr>
                <w:t>Body Control Module</w:t>
              </w:r>
            </w:ins>
          </w:p>
        </w:tc>
        <w:tc>
          <w:tcPr>
            <w:tcW w:w="6359" w:type="dxa"/>
            <w:tcPrChange w:id="671" w:author="Rodriguez-flores, Raul (R.)" w:date="2020-07-14T17:11:00Z">
              <w:tcPr>
                <w:tcW w:w="5636" w:type="dxa"/>
              </w:tcPr>
            </w:tcPrChange>
          </w:tcPr>
          <w:p w14:paraId="0855FBA4" w14:textId="77777777" w:rsidR="007002C7" w:rsidRPr="00185AC3" w:rsidRDefault="00CB38CE" w:rsidP="00F72CA4">
            <w:pPr>
              <w:ind w:right="142"/>
              <w:rPr>
                <w:moveTo w:id="672" w:author="Rodriguez-flores, Raul (R.)" w:date="2020-07-14T16:28:00Z"/>
                <w:rFonts w:cs="Arial"/>
                <w:snapToGrid w:val="0"/>
              </w:rPr>
            </w:pPr>
            <w:ins w:id="673" w:author="Rodriguez-flores, Raul (R.)" w:date="2020-07-14T17:00:00Z">
              <w:r>
                <w:rPr>
                  <w:rFonts w:cs="Arial"/>
                  <w:snapToGrid w:val="0"/>
                </w:rPr>
                <w:t>Feature Arbitrator</w:t>
              </w:r>
            </w:ins>
          </w:p>
        </w:tc>
      </w:tr>
      <w:tr w:rsidR="007002C7" w:rsidRPr="00185AC3" w14:paraId="6973412F" w14:textId="77777777" w:rsidTr="0018005B">
        <w:tc>
          <w:tcPr>
            <w:tcW w:w="1168" w:type="dxa"/>
            <w:tcPrChange w:id="674" w:author="Rodriguez-flores, Raul (R.)" w:date="2020-07-14T17:11:00Z">
              <w:tcPr>
                <w:tcW w:w="1168" w:type="dxa"/>
              </w:tcPr>
            </w:tcPrChange>
          </w:tcPr>
          <w:p w14:paraId="48FADF85" w14:textId="77777777" w:rsidR="007002C7" w:rsidRDefault="002871C3" w:rsidP="00F72CA4">
            <w:pPr>
              <w:ind w:right="142"/>
              <w:rPr>
                <w:moveTo w:id="675" w:author="Rodriguez-flores, Raul (R.)" w:date="2020-07-14T16:28:00Z"/>
                <w:rFonts w:cs="Arial"/>
                <w:snapToGrid w:val="0"/>
              </w:rPr>
            </w:pPr>
            <w:ins w:id="676" w:author="Rodriguez-flores, Raul (R.)" w:date="2020-07-14T16:53:00Z">
              <w:r>
                <w:rPr>
                  <w:rFonts w:cs="Arial"/>
                  <w:snapToGrid w:val="0"/>
                </w:rPr>
                <w:t>ITRM</w:t>
              </w:r>
            </w:ins>
          </w:p>
        </w:tc>
        <w:tc>
          <w:tcPr>
            <w:tcW w:w="2679" w:type="dxa"/>
            <w:tcPrChange w:id="677" w:author="Rodriguez-flores, Raul (R.)" w:date="2020-07-14T17:11:00Z">
              <w:tcPr>
                <w:tcW w:w="3402" w:type="dxa"/>
              </w:tcPr>
            </w:tcPrChange>
          </w:tcPr>
          <w:p w14:paraId="5B5DC71C" w14:textId="77777777" w:rsidR="007002C7" w:rsidRDefault="002871C3" w:rsidP="00F72CA4">
            <w:pPr>
              <w:ind w:right="142"/>
              <w:rPr>
                <w:moveTo w:id="678" w:author="Rodriguez-flores, Raul (R.)" w:date="2020-07-14T16:28:00Z"/>
                <w:rFonts w:cs="Arial"/>
                <w:snapToGrid w:val="0"/>
              </w:rPr>
            </w:pPr>
            <w:ins w:id="679" w:author="Rodriguez-flores, Raul (R.)" w:date="2020-07-14T16:55:00Z">
              <w:r>
                <w:rPr>
                  <w:rFonts w:cs="Arial"/>
                  <w:snapToGrid w:val="0"/>
                </w:rPr>
                <w:t>Integrated Trailer Module</w:t>
              </w:r>
            </w:ins>
          </w:p>
        </w:tc>
        <w:tc>
          <w:tcPr>
            <w:tcW w:w="6359" w:type="dxa"/>
            <w:tcPrChange w:id="680" w:author="Rodriguez-flores, Raul (R.)" w:date="2020-07-14T17:11:00Z">
              <w:tcPr>
                <w:tcW w:w="5636" w:type="dxa"/>
              </w:tcPr>
            </w:tcPrChange>
          </w:tcPr>
          <w:p w14:paraId="37AC5630" w14:textId="77777777" w:rsidR="007002C7" w:rsidRPr="00185AC3" w:rsidRDefault="00CB38CE" w:rsidP="00F72CA4">
            <w:pPr>
              <w:ind w:right="142"/>
              <w:rPr>
                <w:moveTo w:id="681" w:author="Rodriguez-flores, Raul (R.)" w:date="2020-07-14T16:28:00Z"/>
                <w:rFonts w:cs="Arial"/>
                <w:snapToGrid w:val="0"/>
              </w:rPr>
            </w:pPr>
            <w:ins w:id="682" w:author="Rodriguez-flores, Raul (R.)" w:date="2020-07-14T17:01:00Z">
              <w:r>
                <w:rPr>
                  <w:rFonts w:cs="Arial"/>
                  <w:snapToGrid w:val="0"/>
                </w:rPr>
                <w:t>Module that delivers power to the trailer battery, turn lights and brake lights</w:t>
              </w:r>
            </w:ins>
          </w:p>
        </w:tc>
      </w:tr>
      <w:tr w:rsidR="002871C3" w:rsidRPr="00185AC3" w14:paraId="4273D6D0" w14:textId="77777777" w:rsidTr="0018005B">
        <w:trPr>
          <w:ins w:id="683" w:author="Rodriguez-flores, Raul (R.)" w:date="2020-07-14T16:53:00Z"/>
        </w:trPr>
        <w:tc>
          <w:tcPr>
            <w:tcW w:w="1168" w:type="dxa"/>
            <w:tcPrChange w:id="684" w:author="Rodriguez-flores, Raul (R.)" w:date="2020-07-14T17:11:00Z">
              <w:tcPr>
                <w:tcW w:w="1168" w:type="dxa"/>
              </w:tcPr>
            </w:tcPrChange>
          </w:tcPr>
          <w:p w14:paraId="05988870" w14:textId="77777777" w:rsidR="002871C3" w:rsidRDefault="002871C3" w:rsidP="00F72CA4">
            <w:pPr>
              <w:ind w:right="142"/>
              <w:rPr>
                <w:ins w:id="685" w:author="Rodriguez-flores, Raul (R.)" w:date="2020-07-14T16:53:00Z"/>
                <w:rFonts w:cs="Arial"/>
                <w:snapToGrid w:val="0"/>
              </w:rPr>
            </w:pPr>
            <w:ins w:id="686" w:author="Rodriguez-flores, Raul (R.)" w:date="2020-07-14T16:53:00Z">
              <w:r>
                <w:rPr>
                  <w:rFonts w:cs="Arial"/>
                  <w:snapToGrid w:val="0"/>
                </w:rPr>
                <w:t>ECG</w:t>
              </w:r>
            </w:ins>
          </w:p>
        </w:tc>
        <w:tc>
          <w:tcPr>
            <w:tcW w:w="2679" w:type="dxa"/>
            <w:tcPrChange w:id="687" w:author="Rodriguez-flores, Raul (R.)" w:date="2020-07-14T17:11:00Z">
              <w:tcPr>
                <w:tcW w:w="3402" w:type="dxa"/>
              </w:tcPr>
            </w:tcPrChange>
          </w:tcPr>
          <w:p w14:paraId="47B6D46E" w14:textId="77777777" w:rsidR="002871C3" w:rsidRDefault="002871C3" w:rsidP="00F72CA4">
            <w:pPr>
              <w:ind w:right="142"/>
              <w:rPr>
                <w:ins w:id="688" w:author="Rodriguez-flores, Raul (R.)" w:date="2020-07-14T16:53:00Z"/>
                <w:rFonts w:cs="Arial"/>
                <w:snapToGrid w:val="0"/>
              </w:rPr>
            </w:pPr>
            <w:ins w:id="689" w:author="Rodriguez-flores, Raul (R.)" w:date="2020-07-14T16:55:00Z">
              <w:r>
                <w:rPr>
                  <w:rFonts w:cs="Arial"/>
                  <w:snapToGrid w:val="0"/>
                </w:rPr>
                <w:t xml:space="preserve">Enhanced </w:t>
              </w:r>
            </w:ins>
            <w:ins w:id="690" w:author="Rodriguez-flores, Raul (R.)" w:date="2020-07-14T16:56:00Z">
              <w:r>
                <w:rPr>
                  <w:rFonts w:cs="Arial"/>
                  <w:snapToGrid w:val="0"/>
                </w:rPr>
                <w:t>Central Gateway</w:t>
              </w:r>
            </w:ins>
          </w:p>
        </w:tc>
        <w:tc>
          <w:tcPr>
            <w:tcW w:w="6359" w:type="dxa"/>
            <w:tcPrChange w:id="691" w:author="Rodriguez-flores, Raul (R.)" w:date="2020-07-14T17:11:00Z">
              <w:tcPr>
                <w:tcW w:w="5636" w:type="dxa"/>
              </w:tcPr>
            </w:tcPrChange>
          </w:tcPr>
          <w:p w14:paraId="4C004C16" w14:textId="77777777" w:rsidR="002871C3" w:rsidRPr="00185AC3" w:rsidRDefault="00CB38CE" w:rsidP="00F72CA4">
            <w:pPr>
              <w:ind w:right="142"/>
              <w:rPr>
                <w:ins w:id="692" w:author="Rodriguez-flores, Raul (R.)" w:date="2020-07-14T16:53:00Z"/>
                <w:rFonts w:cs="Arial"/>
                <w:snapToGrid w:val="0"/>
              </w:rPr>
            </w:pPr>
            <w:ins w:id="693" w:author="Rodriguez-flores, Raul (R.)" w:date="2020-07-14T17:01:00Z">
              <w:r>
                <w:rPr>
                  <w:rFonts w:cs="Arial"/>
                  <w:snapToGrid w:val="0"/>
                </w:rPr>
                <w:t>Module that diverts CAN traffic through</w:t>
              </w:r>
            </w:ins>
            <w:ins w:id="694" w:author="Rodriguez-flores, Raul (R.)" w:date="2020-07-14T17:02:00Z">
              <w:r>
                <w:rPr>
                  <w:rFonts w:cs="Arial"/>
                  <w:snapToGrid w:val="0"/>
                </w:rPr>
                <w:t xml:space="preserve"> vehicle</w:t>
              </w:r>
            </w:ins>
          </w:p>
        </w:tc>
      </w:tr>
      <w:tr w:rsidR="002871C3" w:rsidRPr="00185AC3" w14:paraId="50E0AFC8" w14:textId="77777777" w:rsidTr="0018005B">
        <w:trPr>
          <w:ins w:id="695" w:author="Rodriguez-flores, Raul (R.)" w:date="2020-07-14T16:53:00Z"/>
        </w:trPr>
        <w:tc>
          <w:tcPr>
            <w:tcW w:w="1168" w:type="dxa"/>
            <w:tcPrChange w:id="696" w:author="Rodriguez-flores, Raul (R.)" w:date="2020-07-14T17:11:00Z">
              <w:tcPr>
                <w:tcW w:w="1168" w:type="dxa"/>
              </w:tcPr>
            </w:tcPrChange>
          </w:tcPr>
          <w:p w14:paraId="7104B5D6" w14:textId="77777777" w:rsidR="002871C3" w:rsidRDefault="002871C3" w:rsidP="00F72CA4">
            <w:pPr>
              <w:ind w:right="142"/>
              <w:rPr>
                <w:ins w:id="697" w:author="Rodriguez-flores, Raul (R.)" w:date="2020-07-14T16:53:00Z"/>
                <w:rFonts w:cs="Arial"/>
                <w:snapToGrid w:val="0"/>
              </w:rPr>
            </w:pPr>
            <w:ins w:id="698" w:author="Rodriguez-flores, Raul (R.)" w:date="2020-07-14T16:54:00Z">
              <w:r>
                <w:rPr>
                  <w:rFonts w:cs="Arial"/>
                  <w:snapToGrid w:val="0"/>
                </w:rPr>
                <w:t>TCU</w:t>
              </w:r>
            </w:ins>
          </w:p>
        </w:tc>
        <w:tc>
          <w:tcPr>
            <w:tcW w:w="2679" w:type="dxa"/>
            <w:tcPrChange w:id="699" w:author="Rodriguez-flores, Raul (R.)" w:date="2020-07-14T17:11:00Z">
              <w:tcPr>
                <w:tcW w:w="3402" w:type="dxa"/>
              </w:tcPr>
            </w:tcPrChange>
          </w:tcPr>
          <w:p w14:paraId="5CC0CF7F" w14:textId="77777777" w:rsidR="002871C3" w:rsidRDefault="002871C3" w:rsidP="00F72CA4">
            <w:pPr>
              <w:ind w:right="142"/>
              <w:rPr>
                <w:ins w:id="700" w:author="Rodriguez-flores, Raul (R.)" w:date="2020-07-14T16:53:00Z"/>
                <w:rFonts w:cs="Arial"/>
                <w:snapToGrid w:val="0"/>
              </w:rPr>
            </w:pPr>
            <w:ins w:id="701" w:author="Rodriguez-flores, Raul (R.)" w:date="2020-07-14T16:56:00Z">
              <w:r>
                <w:rPr>
                  <w:rFonts w:cs="Arial"/>
                  <w:snapToGrid w:val="0"/>
                </w:rPr>
                <w:t>Telematics Control Unit</w:t>
              </w:r>
            </w:ins>
          </w:p>
        </w:tc>
        <w:tc>
          <w:tcPr>
            <w:tcW w:w="6359" w:type="dxa"/>
            <w:tcPrChange w:id="702" w:author="Rodriguez-flores, Raul (R.)" w:date="2020-07-14T17:11:00Z">
              <w:tcPr>
                <w:tcW w:w="5636" w:type="dxa"/>
              </w:tcPr>
            </w:tcPrChange>
          </w:tcPr>
          <w:p w14:paraId="6BE5259C" w14:textId="77777777" w:rsidR="002871C3" w:rsidRPr="00185AC3" w:rsidRDefault="00CB38CE" w:rsidP="00F72CA4">
            <w:pPr>
              <w:ind w:right="142"/>
              <w:rPr>
                <w:ins w:id="703" w:author="Rodriguez-flores, Raul (R.)" w:date="2020-07-14T16:53:00Z"/>
                <w:rFonts w:cs="Arial"/>
                <w:snapToGrid w:val="0"/>
              </w:rPr>
            </w:pPr>
            <w:ins w:id="704" w:author="Rodriguez-flores, Raul (R.)" w:date="2020-07-14T17:02:00Z">
              <w:r>
                <w:rPr>
                  <w:rFonts w:cs="Arial"/>
                  <w:snapToGrid w:val="0"/>
                </w:rPr>
                <w:t>Vehicle Modem that communicates with cloud / Ford Pass app</w:t>
              </w:r>
            </w:ins>
          </w:p>
        </w:tc>
      </w:tr>
      <w:tr w:rsidR="002871C3" w:rsidRPr="00185AC3" w14:paraId="0071FDAF" w14:textId="77777777" w:rsidTr="0018005B">
        <w:trPr>
          <w:ins w:id="705" w:author="Rodriguez-flores, Raul (R.)" w:date="2020-07-14T16:53:00Z"/>
        </w:trPr>
        <w:tc>
          <w:tcPr>
            <w:tcW w:w="1168" w:type="dxa"/>
            <w:tcPrChange w:id="706" w:author="Rodriguez-flores, Raul (R.)" w:date="2020-07-14T17:11:00Z">
              <w:tcPr>
                <w:tcW w:w="1168" w:type="dxa"/>
              </w:tcPr>
            </w:tcPrChange>
          </w:tcPr>
          <w:p w14:paraId="56C46AE4" w14:textId="77777777" w:rsidR="002871C3" w:rsidRDefault="002871C3" w:rsidP="00F72CA4">
            <w:pPr>
              <w:ind w:right="142"/>
              <w:rPr>
                <w:ins w:id="707" w:author="Rodriguez-flores, Raul (R.)" w:date="2020-07-14T16:53:00Z"/>
                <w:rFonts w:cs="Arial"/>
                <w:snapToGrid w:val="0"/>
              </w:rPr>
            </w:pPr>
            <w:ins w:id="708" w:author="Rodriguez-flores, Raul (R.)" w:date="2020-07-14T16:54:00Z">
              <w:r>
                <w:rPr>
                  <w:rFonts w:cs="Arial"/>
                  <w:snapToGrid w:val="0"/>
                </w:rPr>
                <w:t>GSM</w:t>
              </w:r>
            </w:ins>
          </w:p>
        </w:tc>
        <w:tc>
          <w:tcPr>
            <w:tcW w:w="2679" w:type="dxa"/>
            <w:tcPrChange w:id="709" w:author="Rodriguez-flores, Raul (R.)" w:date="2020-07-14T17:11:00Z">
              <w:tcPr>
                <w:tcW w:w="3402" w:type="dxa"/>
              </w:tcPr>
            </w:tcPrChange>
          </w:tcPr>
          <w:p w14:paraId="4845817F" w14:textId="77777777" w:rsidR="002871C3" w:rsidRDefault="002871C3" w:rsidP="00F72CA4">
            <w:pPr>
              <w:ind w:right="142"/>
              <w:rPr>
                <w:ins w:id="710" w:author="Rodriguez-flores, Raul (R.)" w:date="2020-07-14T16:53:00Z"/>
                <w:rFonts w:cs="Arial"/>
                <w:snapToGrid w:val="0"/>
              </w:rPr>
            </w:pPr>
            <w:ins w:id="711" w:author="Rodriguez-flores, Raul (R.)" w:date="2020-07-14T16:56:00Z">
              <w:r>
                <w:rPr>
                  <w:rFonts w:cs="Arial"/>
                  <w:snapToGrid w:val="0"/>
                </w:rPr>
                <w:t>Gear Shift Module</w:t>
              </w:r>
            </w:ins>
          </w:p>
        </w:tc>
        <w:tc>
          <w:tcPr>
            <w:tcW w:w="6359" w:type="dxa"/>
            <w:tcPrChange w:id="712" w:author="Rodriguez-flores, Raul (R.)" w:date="2020-07-14T17:11:00Z">
              <w:tcPr>
                <w:tcW w:w="5636" w:type="dxa"/>
              </w:tcPr>
            </w:tcPrChange>
          </w:tcPr>
          <w:p w14:paraId="2D85C8B8" w14:textId="77777777" w:rsidR="002871C3" w:rsidRPr="00185AC3" w:rsidRDefault="00CB38CE" w:rsidP="00F72CA4">
            <w:pPr>
              <w:ind w:right="142"/>
              <w:rPr>
                <w:ins w:id="713" w:author="Rodriguez-flores, Raul (R.)" w:date="2020-07-14T16:53:00Z"/>
                <w:rFonts w:cs="Arial"/>
                <w:snapToGrid w:val="0"/>
              </w:rPr>
            </w:pPr>
            <w:ins w:id="714" w:author="Rodriguez-flores, Raul (R.)" w:date="2020-07-14T17:02:00Z">
              <w:r>
                <w:rPr>
                  <w:rFonts w:cs="Arial"/>
                  <w:snapToGrid w:val="0"/>
                </w:rPr>
                <w:t xml:space="preserve">Module </w:t>
              </w:r>
            </w:ins>
            <w:ins w:id="715" w:author="Rodriguez-flores, Raul (R.)" w:date="2020-07-14T17:03:00Z">
              <w:r>
                <w:rPr>
                  <w:rFonts w:cs="Arial"/>
                  <w:snapToGrid w:val="0"/>
                </w:rPr>
                <w:t>that provide the Gear Shift position of the Transmission</w:t>
              </w:r>
            </w:ins>
          </w:p>
        </w:tc>
      </w:tr>
      <w:tr w:rsidR="002871C3" w:rsidRPr="00185AC3" w14:paraId="48009070" w14:textId="77777777" w:rsidTr="0018005B">
        <w:trPr>
          <w:ins w:id="716" w:author="Rodriguez-flores, Raul (R.)" w:date="2020-07-14T16:53:00Z"/>
        </w:trPr>
        <w:tc>
          <w:tcPr>
            <w:tcW w:w="1168" w:type="dxa"/>
            <w:tcPrChange w:id="717" w:author="Rodriguez-flores, Raul (R.)" w:date="2020-07-14T17:11:00Z">
              <w:tcPr>
                <w:tcW w:w="1168" w:type="dxa"/>
              </w:tcPr>
            </w:tcPrChange>
          </w:tcPr>
          <w:p w14:paraId="301DD6F3" w14:textId="77777777" w:rsidR="002871C3" w:rsidRDefault="002871C3" w:rsidP="00F72CA4">
            <w:pPr>
              <w:ind w:right="142"/>
              <w:rPr>
                <w:ins w:id="718" w:author="Rodriguez-flores, Raul (R.)" w:date="2020-07-14T16:53:00Z"/>
                <w:rFonts w:cs="Arial"/>
                <w:snapToGrid w:val="0"/>
              </w:rPr>
            </w:pPr>
            <w:ins w:id="719" w:author="Rodriguez-flores, Raul (R.)" w:date="2020-07-14T16:54:00Z">
              <w:r>
                <w:rPr>
                  <w:rFonts w:cs="Arial"/>
                  <w:snapToGrid w:val="0"/>
                </w:rPr>
                <w:t>APIM</w:t>
              </w:r>
            </w:ins>
          </w:p>
        </w:tc>
        <w:tc>
          <w:tcPr>
            <w:tcW w:w="2679" w:type="dxa"/>
            <w:tcPrChange w:id="720" w:author="Rodriguez-flores, Raul (R.)" w:date="2020-07-14T17:11:00Z">
              <w:tcPr>
                <w:tcW w:w="3402" w:type="dxa"/>
              </w:tcPr>
            </w:tcPrChange>
          </w:tcPr>
          <w:p w14:paraId="03CC00D9" w14:textId="77777777" w:rsidR="002871C3" w:rsidRDefault="002871C3" w:rsidP="00F72CA4">
            <w:pPr>
              <w:ind w:right="142"/>
              <w:rPr>
                <w:ins w:id="721" w:author="Rodriguez-flores, Raul (R.)" w:date="2020-07-14T16:53:00Z"/>
                <w:rFonts w:cs="Arial"/>
                <w:snapToGrid w:val="0"/>
              </w:rPr>
            </w:pPr>
            <w:ins w:id="722" w:author="Rodriguez-flores, Raul (R.)" w:date="2020-07-14T16:59:00Z">
              <w:r>
                <w:rPr>
                  <w:rFonts w:cs="Arial"/>
                  <w:snapToGrid w:val="0"/>
                </w:rPr>
                <w:t>Application Protocol Interface Module</w:t>
              </w:r>
            </w:ins>
          </w:p>
        </w:tc>
        <w:tc>
          <w:tcPr>
            <w:tcW w:w="6359" w:type="dxa"/>
            <w:tcPrChange w:id="723" w:author="Rodriguez-flores, Raul (R.)" w:date="2020-07-14T17:11:00Z">
              <w:tcPr>
                <w:tcW w:w="5636" w:type="dxa"/>
              </w:tcPr>
            </w:tcPrChange>
          </w:tcPr>
          <w:p w14:paraId="44493845" w14:textId="77777777" w:rsidR="002871C3" w:rsidRPr="00185AC3" w:rsidRDefault="002871C3" w:rsidP="00F72CA4">
            <w:pPr>
              <w:ind w:right="142"/>
              <w:rPr>
                <w:ins w:id="724" w:author="Rodriguez-flores, Raul (R.)" w:date="2020-07-14T16:53:00Z"/>
                <w:rFonts w:cs="Arial"/>
                <w:snapToGrid w:val="0"/>
              </w:rPr>
            </w:pPr>
            <w:ins w:id="725" w:author="Rodriguez-flores, Raul (R.)" w:date="2020-07-14T16:59:00Z">
              <w:r>
                <w:rPr>
                  <w:rFonts w:cs="Arial"/>
                  <w:snapToGrid w:val="0"/>
                </w:rPr>
                <w:t>SYNC user interface to vehicle</w:t>
              </w:r>
            </w:ins>
          </w:p>
        </w:tc>
      </w:tr>
      <w:tr w:rsidR="002871C3" w:rsidRPr="00185AC3" w14:paraId="4957D096" w14:textId="77777777" w:rsidTr="0018005B">
        <w:trPr>
          <w:ins w:id="726" w:author="Rodriguez-flores, Raul (R.)" w:date="2020-07-14T16:53:00Z"/>
        </w:trPr>
        <w:tc>
          <w:tcPr>
            <w:tcW w:w="1168" w:type="dxa"/>
            <w:tcPrChange w:id="727" w:author="Rodriguez-flores, Raul (R.)" w:date="2020-07-14T17:11:00Z">
              <w:tcPr>
                <w:tcW w:w="1168" w:type="dxa"/>
              </w:tcPr>
            </w:tcPrChange>
          </w:tcPr>
          <w:p w14:paraId="58B1E0EB" w14:textId="77777777" w:rsidR="002871C3" w:rsidRDefault="002871C3" w:rsidP="00F72CA4">
            <w:pPr>
              <w:ind w:right="142"/>
              <w:rPr>
                <w:ins w:id="728" w:author="Rodriguez-flores, Raul (R.)" w:date="2020-07-14T16:53:00Z"/>
                <w:rFonts w:cs="Arial"/>
                <w:snapToGrid w:val="0"/>
              </w:rPr>
            </w:pPr>
            <w:ins w:id="729" w:author="Rodriguez-flores, Raul (R.)" w:date="2020-07-14T16:54:00Z">
              <w:r>
                <w:rPr>
                  <w:rFonts w:cs="Arial"/>
                  <w:snapToGrid w:val="0"/>
                </w:rPr>
                <w:t>SCCM</w:t>
              </w:r>
            </w:ins>
          </w:p>
        </w:tc>
        <w:tc>
          <w:tcPr>
            <w:tcW w:w="2679" w:type="dxa"/>
            <w:tcPrChange w:id="730" w:author="Rodriguez-flores, Raul (R.)" w:date="2020-07-14T17:11:00Z">
              <w:tcPr>
                <w:tcW w:w="3402" w:type="dxa"/>
              </w:tcPr>
            </w:tcPrChange>
          </w:tcPr>
          <w:p w14:paraId="3B0E751B" w14:textId="77777777" w:rsidR="002871C3" w:rsidRDefault="002871C3" w:rsidP="00F72CA4">
            <w:pPr>
              <w:ind w:right="142"/>
              <w:rPr>
                <w:ins w:id="731" w:author="Rodriguez-flores, Raul (R.)" w:date="2020-07-14T16:53:00Z"/>
                <w:rFonts w:cs="Arial"/>
                <w:snapToGrid w:val="0"/>
              </w:rPr>
            </w:pPr>
            <w:ins w:id="732" w:author="Rodriguez-flores, Raul (R.)" w:date="2020-07-14T16:57:00Z">
              <w:r>
                <w:rPr>
                  <w:rFonts w:cs="Arial"/>
                  <w:snapToGrid w:val="0"/>
                </w:rPr>
                <w:t>Steering Column Control Module</w:t>
              </w:r>
            </w:ins>
          </w:p>
        </w:tc>
        <w:tc>
          <w:tcPr>
            <w:tcW w:w="6359" w:type="dxa"/>
            <w:tcPrChange w:id="733" w:author="Rodriguez-flores, Raul (R.)" w:date="2020-07-14T17:11:00Z">
              <w:tcPr>
                <w:tcW w:w="5636" w:type="dxa"/>
              </w:tcPr>
            </w:tcPrChange>
          </w:tcPr>
          <w:p w14:paraId="34AF6F91" w14:textId="77777777" w:rsidR="002871C3" w:rsidRPr="00185AC3" w:rsidRDefault="00CB38CE" w:rsidP="00F72CA4">
            <w:pPr>
              <w:ind w:right="142"/>
              <w:rPr>
                <w:ins w:id="734" w:author="Rodriguez-flores, Raul (R.)" w:date="2020-07-14T16:53:00Z"/>
                <w:rFonts w:cs="Arial"/>
                <w:snapToGrid w:val="0"/>
              </w:rPr>
            </w:pPr>
            <w:ins w:id="735" w:author="Rodriguez-flores, Raul (R.)" w:date="2020-07-14T17:05:00Z">
              <w:r>
                <w:rPr>
                  <w:rFonts w:cs="Arial"/>
                  <w:snapToGrid w:val="0"/>
                </w:rPr>
                <w:t>Module that provide the steering wheel controls signals for the Notifications/Pop ups in the Cl</w:t>
              </w:r>
            </w:ins>
            <w:ins w:id="736" w:author="Rodriguez-flores, Raul (R.)" w:date="2020-07-14T17:06:00Z">
              <w:r>
                <w:rPr>
                  <w:rFonts w:cs="Arial"/>
                  <w:snapToGrid w:val="0"/>
                </w:rPr>
                <w:t>uster.</w:t>
              </w:r>
            </w:ins>
          </w:p>
        </w:tc>
      </w:tr>
      <w:tr w:rsidR="002871C3" w:rsidRPr="00185AC3" w14:paraId="057CFE8E" w14:textId="77777777" w:rsidTr="0018005B">
        <w:trPr>
          <w:ins w:id="737" w:author="Rodriguez-flores, Raul (R.)" w:date="2020-07-14T16:53:00Z"/>
        </w:trPr>
        <w:tc>
          <w:tcPr>
            <w:tcW w:w="1168" w:type="dxa"/>
            <w:tcPrChange w:id="738" w:author="Rodriguez-flores, Raul (R.)" w:date="2020-07-14T17:11:00Z">
              <w:tcPr>
                <w:tcW w:w="1168" w:type="dxa"/>
              </w:tcPr>
            </w:tcPrChange>
          </w:tcPr>
          <w:p w14:paraId="48E9EC33" w14:textId="77777777" w:rsidR="002871C3" w:rsidRDefault="002871C3" w:rsidP="00F72CA4">
            <w:pPr>
              <w:ind w:right="142"/>
              <w:rPr>
                <w:ins w:id="739" w:author="Rodriguez-flores, Raul (R.)" w:date="2020-07-14T16:53:00Z"/>
                <w:rFonts w:cs="Arial"/>
                <w:snapToGrid w:val="0"/>
              </w:rPr>
            </w:pPr>
            <w:ins w:id="740" w:author="Rodriguez-flores, Raul (R.)" w:date="2020-07-14T16:55:00Z">
              <w:r>
                <w:rPr>
                  <w:rFonts w:cs="Arial"/>
                  <w:snapToGrid w:val="0"/>
                </w:rPr>
                <w:t>EOL</w:t>
              </w:r>
            </w:ins>
          </w:p>
        </w:tc>
        <w:tc>
          <w:tcPr>
            <w:tcW w:w="2679" w:type="dxa"/>
            <w:tcPrChange w:id="741" w:author="Rodriguez-flores, Raul (R.)" w:date="2020-07-14T17:11:00Z">
              <w:tcPr>
                <w:tcW w:w="3402" w:type="dxa"/>
              </w:tcPr>
            </w:tcPrChange>
          </w:tcPr>
          <w:p w14:paraId="511734F9" w14:textId="77777777" w:rsidR="002871C3" w:rsidRDefault="002871C3" w:rsidP="00F72CA4">
            <w:pPr>
              <w:ind w:right="142"/>
              <w:rPr>
                <w:ins w:id="742" w:author="Rodriguez-flores, Raul (R.)" w:date="2020-07-14T16:53:00Z"/>
                <w:rFonts w:cs="Arial"/>
                <w:snapToGrid w:val="0"/>
              </w:rPr>
            </w:pPr>
            <w:ins w:id="743" w:author="Rodriguez-flores, Raul (R.)" w:date="2020-07-14T16:57:00Z">
              <w:r>
                <w:rPr>
                  <w:rFonts w:cs="Arial"/>
                  <w:snapToGrid w:val="0"/>
                </w:rPr>
                <w:t>End of Line</w:t>
              </w:r>
            </w:ins>
          </w:p>
        </w:tc>
        <w:tc>
          <w:tcPr>
            <w:tcW w:w="6359" w:type="dxa"/>
            <w:tcPrChange w:id="744" w:author="Rodriguez-flores, Raul (R.)" w:date="2020-07-14T17:11:00Z">
              <w:tcPr>
                <w:tcW w:w="5636" w:type="dxa"/>
              </w:tcPr>
            </w:tcPrChange>
          </w:tcPr>
          <w:p w14:paraId="02580323" w14:textId="77777777" w:rsidR="002871C3" w:rsidRPr="00185AC3" w:rsidRDefault="002871C3" w:rsidP="00F72CA4">
            <w:pPr>
              <w:ind w:right="142"/>
              <w:rPr>
                <w:ins w:id="745" w:author="Rodriguez-flores, Raul (R.)" w:date="2020-07-14T16:53:00Z"/>
                <w:rFonts w:cs="Arial"/>
                <w:snapToGrid w:val="0"/>
              </w:rPr>
            </w:pPr>
          </w:p>
        </w:tc>
      </w:tr>
      <w:tr w:rsidR="002871C3" w:rsidRPr="00185AC3" w14:paraId="442C9B7C" w14:textId="77777777" w:rsidTr="0018005B">
        <w:trPr>
          <w:ins w:id="746" w:author="Rodriguez-flores, Raul (R.)" w:date="2020-07-14T16:53:00Z"/>
        </w:trPr>
        <w:tc>
          <w:tcPr>
            <w:tcW w:w="1168" w:type="dxa"/>
            <w:tcPrChange w:id="747" w:author="Rodriguez-flores, Raul (R.)" w:date="2020-07-14T17:11:00Z">
              <w:tcPr>
                <w:tcW w:w="1168" w:type="dxa"/>
              </w:tcPr>
            </w:tcPrChange>
          </w:tcPr>
          <w:p w14:paraId="273E40D7" w14:textId="77777777" w:rsidR="002871C3" w:rsidRDefault="002871C3" w:rsidP="00F72CA4">
            <w:pPr>
              <w:ind w:right="142"/>
              <w:rPr>
                <w:ins w:id="748" w:author="Rodriguez-flores, Raul (R.)" w:date="2020-07-14T16:53:00Z"/>
                <w:rFonts w:cs="Arial"/>
                <w:snapToGrid w:val="0"/>
              </w:rPr>
            </w:pPr>
            <w:ins w:id="749" w:author="Rodriguez-flores, Raul (R.)" w:date="2020-07-14T16:55:00Z">
              <w:r>
                <w:rPr>
                  <w:rFonts w:cs="Arial"/>
                  <w:snapToGrid w:val="0"/>
                </w:rPr>
                <w:t>CAN</w:t>
              </w:r>
            </w:ins>
          </w:p>
        </w:tc>
        <w:tc>
          <w:tcPr>
            <w:tcW w:w="2679" w:type="dxa"/>
            <w:tcPrChange w:id="750" w:author="Rodriguez-flores, Raul (R.)" w:date="2020-07-14T17:11:00Z">
              <w:tcPr>
                <w:tcW w:w="3402" w:type="dxa"/>
              </w:tcPr>
            </w:tcPrChange>
          </w:tcPr>
          <w:p w14:paraId="1A4A4BDE" w14:textId="77777777" w:rsidR="002871C3" w:rsidRDefault="002871C3" w:rsidP="00F72CA4">
            <w:pPr>
              <w:ind w:right="142"/>
              <w:rPr>
                <w:ins w:id="751" w:author="Rodriguez-flores, Raul (R.)" w:date="2020-07-14T16:53:00Z"/>
                <w:rFonts w:cs="Arial"/>
                <w:snapToGrid w:val="0"/>
              </w:rPr>
            </w:pPr>
            <w:ins w:id="752" w:author="Rodriguez-flores, Raul (R.)" w:date="2020-07-14T16:57:00Z">
              <w:r>
                <w:rPr>
                  <w:rFonts w:cs="Arial"/>
                  <w:snapToGrid w:val="0"/>
                </w:rPr>
                <w:t>Controller Area Network</w:t>
              </w:r>
            </w:ins>
          </w:p>
        </w:tc>
        <w:tc>
          <w:tcPr>
            <w:tcW w:w="6359" w:type="dxa"/>
            <w:tcPrChange w:id="753" w:author="Rodriguez-flores, Raul (R.)" w:date="2020-07-14T17:11:00Z">
              <w:tcPr>
                <w:tcW w:w="5636" w:type="dxa"/>
              </w:tcPr>
            </w:tcPrChange>
          </w:tcPr>
          <w:p w14:paraId="2F4D5117" w14:textId="77777777" w:rsidR="002871C3" w:rsidRPr="00185AC3" w:rsidRDefault="00CB38CE" w:rsidP="00F72CA4">
            <w:pPr>
              <w:ind w:right="142"/>
              <w:rPr>
                <w:ins w:id="754" w:author="Rodriguez-flores, Raul (R.)" w:date="2020-07-14T16:53:00Z"/>
                <w:rFonts w:cs="Arial"/>
                <w:snapToGrid w:val="0"/>
              </w:rPr>
            </w:pPr>
            <w:ins w:id="755" w:author="Rodriguez-flores, Raul (R.)" w:date="2020-07-14T17:04:00Z">
              <w:r>
                <w:rPr>
                  <w:rFonts w:cs="Arial"/>
                  <w:snapToGrid w:val="0"/>
                </w:rPr>
                <w:t>Vehicle Communication Protocol</w:t>
              </w:r>
            </w:ins>
          </w:p>
        </w:tc>
      </w:tr>
      <w:tr w:rsidR="002871C3" w:rsidRPr="00185AC3" w14:paraId="3B59D7C4" w14:textId="77777777" w:rsidTr="0018005B">
        <w:trPr>
          <w:ins w:id="756" w:author="Rodriguez-flores, Raul (R.)" w:date="2020-07-14T16:53:00Z"/>
        </w:trPr>
        <w:tc>
          <w:tcPr>
            <w:tcW w:w="1168" w:type="dxa"/>
            <w:tcPrChange w:id="757" w:author="Rodriguez-flores, Raul (R.)" w:date="2020-07-14T17:11:00Z">
              <w:tcPr>
                <w:tcW w:w="1168" w:type="dxa"/>
              </w:tcPr>
            </w:tcPrChange>
          </w:tcPr>
          <w:p w14:paraId="7E55C81C" w14:textId="77777777" w:rsidR="002871C3" w:rsidRDefault="002871C3" w:rsidP="00F72CA4">
            <w:pPr>
              <w:ind w:right="142"/>
              <w:rPr>
                <w:ins w:id="758" w:author="Rodriguez-flores, Raul (R.)" w:date="2020-07-14T16:53:00Z"/>
                <w:rFonts w:cs="Arial"/>
                <w:snapToGrid w:val="0"/>
              </w:rPr>
            </w:pPr>
            <w:ins w:id="759" w:author="Rodriguez-flores, Raul (R.)" w:date="2020-07-14T16:55:00Z">
              <w:r>
                <w:rPr>
                  <w:rFonts w:cs="Arial"/>
                  <w:snapToGrid w:val="0"/>
                </w:rPr>
                <w:t>HS3</w:t>
              </w:r>
            </w:ins>
          </w:p>
        </w:tc>
        <w:tc>
          <w:tcPr>
            <w:tcW w:w="2679" w:type="dxa"/>
            <w:tcPrChange w:id="760" w:author="Rodriguez-flores, Raul (R.)" w:date="2020-07-14T17:11:00Z">
              <w:tcPr>
                <w:tcW w:w="3402" w:type="dxa"/>
              </w:tcPr>
            </w:tcPrChange>
          </w:tcPr>
          <w:p w14:paraId="3BEADD72" w14:textId="77777777" w:rsidR="002871C3" w:rsidRDefault="002871C3" w:rsidP="00F72CA4">
            <w:pPr>
              <w:ind w:right="142"/>
              <w:rPr>
                <w:ins w:id="761" w:author="Rodriguez-flores, Raul (R.)" w:date="2020-07-14T16:53:00Z"/>
                <w:rFonts w:cs="Arial"/>
                <w:snapToGrid w:val="0"/>
              </w:rPr>
            </w:pPr>
            <w:ins w:id="762" w:author="Rodriguez-flores, Raul (R.)" w:date="2020-07-14T16:57:00Z">
              <w:r>
                <w:rPr>
                  <w:rFonts w:cs="Arial"/>
                  <w:snapToGrid w:val="0"/>
                </w:rPr>
                <w:t>High Speed 3</w:t>
              </w:r>
            </w:ins>
          </w:p>
        </w:tc>
        <w:tc>
          <w:tcPr>
            <w:tcW w:w="6359" w:type="dxa"/>
            <w:tcPrChange w:id="763" w:author="Rodriguez-flores, Raul (R.)" w:date="2020-07-14T17:11:00Z">
              <w:tcPr>
                <w:tcW w:w="5636" w:type="dxa"/>
              </w:tcPr>
            </w:tcPrChange>
          </w:tcPr>
          <w:p w14:paraId="3C3E413F" w14:textId="77777777" w:rsidR="002871C3" w:rsidRPr="00185AC3" w:rsidRDefault="00CB38CE" w:rsidP="00F72CA4">
            <w:pPr>
              <w:ind w:right="142"/>
              <w:rPr>
                <w:ins w:id="764" w:author="Rodriguez-flores, Raul (R.)" w:date="2020-07-14T16:53:00Z"/>
                <w:rFonts w:cs="Arial"/>
                <w:snapToGrid w:val="0"/>
              </w:rPr>
            </w:pPr>
            <w:ins w:id="765" w:author="Rodriguez-flores, Raul (R.)" w:date="2020-07-14T17:04:00Z">
              <w:r>
                <w:rPr>
                  <w:rFonts w:cs="Arial"/>
                  <w:snapToGrid w:val="0"/>
                </w:rPr>
                <w:t>High Speen CAN Network 3</w:t>
              </w:r>
            </w:ins>
          </w:p>
        </w:tc>
      </w:tr>
      <w:tr w:rsidR="00CB38CE" w:rsidRPr="00185AC3" w14:paraId="01632D75" w14:textId="77777777" w:rsidTr="0018005B">
        <w:trPr>
          <w:ins w:id="766" w:author="Rodriguez-flores, Raul (R.)" w:date="2020-07-14T17:08:00Z"/>
        </w:trPr>
        <w:tc>
          <w:tcPr>
            <w:tcW w:w="1168" w:type="dxa"/>
            <w:tcPrChange w:id="767" w:author="Rodriguez-flores, Raul (R.)" w:date="2020-07-14T17:11:00Z">
              <w:tcPr>
                <w:tcW w:w="1168" w:type="dxa"/>
              </w:tcPr>
            </w:tcPrChange>
          </w:tcPr>
          <w:p w14:paraId="00B757CB" w14:textId="77777777" w:rsidR="00CB38CE" w:rsidRDefault="00CB38CE" w:rsidP="00F72CA4">
            <w:pPr>
              <w:ind w:right="142"/>
              <w:rPr>
                <w:ins w:id="768" w:author="Rodriguez-flores, Raul (R.)" w:date="2020-07-14T17:08:00Z"/>
                <w:rFonts w:cs="Arial"/>
                <w:snapToGrid w:val="0"/>
              </w:rPr>
            </w:pPr>
            <w:ins w:id="769" w:author="Rodriguez-flores, Raul (R.)" w:date="2020-07-14T17:08:00Z">
              <w:r>
                <w:rPr>
                  <w:rFonts w:cs="Arial"/>
                  <w:snapToGrid w:val="0"/>
                </w:rPr>
                <w:t>UI</w:t>
              </w:r>
            </w:ins>
          </w:p>
        </w:tc>
        <w:tc>
          <w:tcPr>
            <w:tcW w:w="2679" w:type="dxa"/>
            <w:tcPrChange w:id="770" w:author="Rodriguez-flores, Raul (R.)" w:date="2020-07-14T17:11:00Z">
              <w:tcPr>
                <w:tcW w:w="3402" w:type="dxa"/>
              </w:tcPr>
            </w:tcPrChange>
          </w:tcPr>
          <w:p w14:paraId="14AFB534" w14:textId="77777777" w:rsidR="00CB38CE" w:rsidRDefault="00CB38CE" w:rsidP="00F72CA4">
            <w:pPr>
              <w:ind w:right="142"/>
              <w:rPr>
                <w:ins w:id="771" w:author="Rodriguez-flores, Raul (R.)" w:date="2020-07-14T17:08:00Z"/>
                <w:rFonts w:cs="Arial"/>
                <w:snapToGrid w:val="0"/>
              </w:rPr>
            </w:pPr>
            <w:ins w:id="772" w:author="Rodriguez-flores, Raul (R.)" w:date="2020-07-14T17:08:00Z">
              <w:r>
                <w:rPr>
                  <w:rFonts w:cs="Arial"/>
                  <w:snapToGrid w:val="0"/>
                </w:rPr>
                <w:t>User Interface</w:t>
              </w:r>
            </w:ins>
          </w:p>
        </w:tc>
        <w:tc>
          <w:tcPr>
            <w:tcW w:w="6359" w:type="dxa"/>
            <w:tcPrChange w:id="773" w:author="Rodriguez-flores, Raul (R.)" w:date="2020-07-14T17:11:00Z">
              <w:tcPr>
                <w:tcW w:w="5636" w:type="dxa"/>
              </w:tcPr>
            </w:tcPrChange>
          </w:tcPr>
          <w:p w14:paraId="33C7570C" w14:textId="77777777" w:rsidR="00CB38CE" w:rsidRDefault="00CB38CE" w:rsidP="00F72CA4">
            <w:pPr>
              <w:ind w:right="142"/>
              <w:rPr>
                <w:ins w:id="774" w:author="Rodriguez-flores, Raul (R.)" w:date="2020-07-14T17:08:00Z"/>
                <w:rFonts w:cs="Arial"/>
                <w:snapToGrid w:val="0"/>
              </w:rPr>
            </w:pPr>
            <w:ins w:id="775" w:author="Rodriguez-flores, Raul (R.)" w:date="2020-07-14T17:08:00Z">
              <w:r>
                <w:rPr>
                  <w:rFonts w:cs="Arial"/>
                  <w:snapToGrid w:val="0"/>
                </w:rPr>
                <w:t>HMI interface to user</w:t>
              </w:r>
            </w:ins>
          </w:p>
        </w:tc>
      </w:tr>
      <w:tr w:rsidR="002871C3" w:rsidRPr="00185AC3" w14:paraId="68A39CC0" w14:textId="77777777" w:rsidTr="0018005B">
        <w:trPr>
          <w:ins w:id="776" w:author="Rodriguez-flores, Raul (R.)" w:date="2020-07-14T16:53:00Z"/>
        </w:trPr>
        <w:tc>
          <w:tcPr>
            <w:tcW w:w="1168" w:type="dxa"/>
            <w:tcPrChange w:id="777" w:author="Rodriguez-flores, Raul (R.)" w:date="2020-07-14T17:11:00Z">
              <w:tcPr>
                <w:tcW w:w="1168" w:type="dxa"/>
              </w:tcPr>
            </w:tcPrChange>
          </w:tcPr>
          <w:p w14:paraId="54D3A547" w14:textId="77777777" w:rsidR="002871C3" w:rsidRDefault="002871C3" w:rsidP="00F72CA4">
            <w:pPr>
              <w:ind w:right="142"/>
              <w:rPr>
                <w:ins w:id="778" w:author="Rodriguez-flores, Raul (R.)" w:date="2020-07-14T16:53:00Z"/>
                <w:rFonts w:cs="Arial"/>
                <w:snapToGrid w:val="0"/>
              </w:rPr>
            </w:pPr>
            <w:ins w:id="779" w:author="Rodriguez-flores, Raul (R.)" w:date="2020-07-14T16:55:00Z">
              <w:r>
                <w:rPr>
                  <w:rFonts w:cs="Arial"/>
                  <w:snapToGrid w:val="0"/>
                </w:rPr>
                <w:lastRenderedPageBreak/>
                <w:t>BT</w:t>
              </w:r>
            </w:ins>
          </w:p>
        </w:tc>
        <w:tc>
          <w:tcPr>
            <w:tcW w:w="2679" w:type="dxa"/>
            <w:tcPrChange w:id="780" w:author="Rodriguez-flores, Raul (R.)" w:date="2020-07-14T17:11:00Z">
              <w:tcPr>
                <w:tcW w:w="3402" w:type="dxa"/>
              </w:tcPr>
            </w:tcPrChange>
          </w:tcPr>
          <w:p w14:paraId="567866BA" w14:textId="77777777" w:rsidR="002871C3" w:rsidRDefault="002871C3" w:rsidP="00F72CA4">
            <w:pPr>
              <w:ind w:right="142"/>
              <w:rPr>
                <w:ins w:id="781" w:author="Rodriguez-flores, Raul (R.)" w:date="2020-07-14T16:53:00Z"/>
                <w:rFonts w:cs="Arial"/>
                <w:snapToGrid w:val="0"/>
              </w:rPr>
            </w:pPr>
            <w:ins w:id="782" w:author="Rodriguez-flores, Raul (R.)" w:date="2020-07-14T16:57:00Z">
              <w:r>
                <w:rPr>
                  <w:rFonts w:cs="Arial"/>
                  <w:snapToGrid w:val="0"/>
                </w:rPr>
                <w:t>Bluetooth</w:t>
              </w:r>
            </w:ins>
          </w:p>
        </w:tc>
        <w:tc>
          <w:tcPr>
            <w:tcW w:w="6359" w:type="dxa"/>
            <w:tcPrChange w:id="783" w:author="Rodriguez-flores, Raul (R.)" w:date="2020-07-14T17:11:00Z">
              <w:tcPr>
                <w:tcW w:w="5636" w:type="dxa"/>
              </w:tcPr>
            </w:tcPrChange>
          </w:tcPr>
          <w:p w14:paraId="6409D7AB" w14:textId="77777777" w:rsidR="002871C3" w:rsidRPr="00185AC3" w:rsidRDefault="00CB38CE" w:rsidP="00F72CA4">
            <w:pPr>
              <w:ind w:right="142"/>
              <w:rPr>
                <w:ins w:id="784" w:author="Rodriguez-flores, Raul (R.)" w:date="2020-07-14T16:53:00Z"/>
                <w:rFonts w:cs="Arial"/>
                <w:snapToGrid w:val="0"/>
              </w:rPr>
            </w:pPr>
            <w:ins w:id="785" w:author="Rodriguez-flores, Raul (R.)" w:date="2020-07-14T17:07:00Z">
              <w:r>
                <w:rPr>
                  <w:rFonts w:cs="Arial"/>
                  <w:snapToGrid w:val="0"/>
                </w:rPr>
                <w:t>SYNC Applink – Bluetooth connection for Ford vehicles</w:t>
              </w:r>
            </w:ins>
          </w:p>
        </w:tc>
      </w:tr>
    </w:tbl>
    <w:p w14:paraId="67C16596" w14:textId="77777777" w:rsidR="007002C7" w:rsidRPr="00185AC3" w:rsidRDefault="007002C7" w:rsidP="007002C7">
      <w:pPr>
        <w:pStyle w:val="Caption"/>
        <w:rPr>
          <w:moveTo w:id="786" w:author="Rodriguez-flores, Raul (R.)" w:date="2020-07-14T16:28:00Z"/>
          <w:lang w:val="en-GB"/>
        </w:rPr>
      </w:pPr>
      <w:moveTo w:id="787" w:author="Rodriguez-flores, Raul (R.)" w:date="2020-07-14T16:28:00Z">
        <w:r w:rsidRPr="00185AC3">
          <w:rPr>
            <w:lang w:val="en-GB"/>
          </w:rPr>
          <w:t xml:space="preserve">Table </w:t>
        </w:r>
        <w:r>
          <w:rPr>
            <w:lang w:val="en-GB"/>
          </w:rPr>
          <w:fldChar w:fldCharType="begin"/>
        </w:r>
        <w:r>
          <w:rPr>
            <w:lang w:val="en-GB"/>
          </w:rPr>
          <w:instrText xml:space="preserve"> SEQ Table \* ARABIC </w:instrText>
        </w:r>
        <w:r>
          <w:rPr>
            <w:lang w:val="en-GB"/>
          </w:rPr>
          <w:fldChar w:fldCharType="separate"/>
        </w:r>
        <w:r>
          <w:rPr>
            <w:noProof/>
            <w:lang w:val="en-GB"/>
          </w:rPr>
          <w:t>4</w:t>
        </w:r>
        <w:r>
          <w:rPr>
            <w:lang w:val="en-GB"/>
          </w:rPr>
          <w:fldChar w:fldCharType="end"/>
        </w:r>
        <w:r>
          <w:rPr>
            <w:lang w:val="en-GB"/>
          </w:rPr>
          <w:t>: Abbreviations used in this document</w:t>
        </w:r>
        <w:r w:rsidRPr="00185AC3">
          <w:rPr>
            <w:lang w:val="en-GB"/>
          </w:rPr>
          <w:t>.</w:t>
        </w:r>
      </w:moveTo>
    </w:p>
    <w:p w14:paraId="016324A8" w14:textId="77777777" w:rsidR="007002C7" w:rsidRPr="00FB7B3D" w:rsidRDefault="007002C7" w:rsidP="007002C7">
      <w:pPr>
        <w:pStyle w:val="Heading3"/>
        <w:rPr>
          <w:moveTo w:id="788" w:author="Rodriguez-flores, Raul (R.)" w:date="2020-07-14T16:28:00Z"/>
        </w:rPr>
      </w:pPr>
      <w:moveTo w:id="789" w:author="Rodriguez-flores, Raul (R.)" w:date="2020-07-14T16:28:00Z">
        <w:r>
          <w:t>Parameters / Values</w:t>
        </w:r>
      </w:moveTo>
    </w:p>
    <w:tbl>
      <w:tblPr>
        <w:tblStyle w:val="TableGrid"/>
        <w:tblW w:w="10206" w:type="dxa"/>
        <w:tblInd w:w="108" w:type="dxa"/>
        <w:tblLayout w:type="fixed"/>
        <w:tblLook w:val="0000" w:firstRow="0" w:lastRow="0" w:firstColumn="0" w:lastColumn="0" w:noHBand="0" w:noVBand="0"/>
      </w:tblPr>
      <w:tblGrid>
        <w:gridCol w:w="2268"/>
        <w:gridCol w:w="4707"/>
        <w:gridCol w:w="3231"/>
      </w:tblGrid>
      <w:tr w:rsidR="007002C7" w:rsidRPr="000F7EE0" w14:paraId="3AC8508C" w14:textId="77777777" w:rsidTr="00F72CA4">
        <w:tc>
          <w:tcPr>
            <w:tcW w:w="2268" w:type="dxa"/>
            <w:shd w:val="clear" w:color="auto" w:fill="D9D9D9" w:themeFill="background1" w:themeFillShade="D9"/>
          </w:tcPr>
          <w:p w14:paraId="5381E97E" w14:textId="77777777" w:rsidR="007002C7" w:rsidRPr="000F7EE0" w:rsidRDefault="007002C7" w:rsidP="00F72CA4">
            <w:pPr>
              <w:rPr>
                <w:moveTo w:id="790" w:author="Rodriguez-flores, Raul (R.)" w:date="2020-07-14T16:28:00Z"/>
                <w:rFonts w:ascii="Helvetica" w:hAnsi="Helvetica" w:cs="Helvetica"/>
                <w:b/>
              </w:rPr>
            </w:pPr>
            <w:moveTo w:id="791" w:author="Rodriguez-flores, Raul (R.)" w:date="2020-07-14T16:28:00Z">
              <w:r w:rsidRPr="000F7EE0">
                <w:rPr>
                  <w:rFonts w:ascii="Helvetica" w:hAnsi="Helvetica" w:cs="Helvetica"/>
                  <w:b/>
                </w:rPr>
                <w:t>Name</w:t>
              </w:r>
            </w:moveTo>
          </w:p>
        </w:tc>
        <w:tc>
          <w:tcPr>
            <w:tcW w:w="4707" w:type="dxa"/>
            <w:shd w:val="clear" w:color="auto" w:fill="D9D9D9" w:themeFill="background1" w:themeFillShade="D9"/>
          </w:tcPr>
          <w:p w14:paraId="39E763E9" w14:textId="77777777" w:rsidR="007002C7" w:rsidRPr="000F7EE0" w:rsidRDefault="007002C7" w:rsidP="00F72CA4">
            <w:pPr>
              <w:rPr>
                <w:moveTo w:id="792" w:author="Rodriguez-flores, Raul (R.)" w:date="2020-07-14T16:28:00Z"/>
                <w:rFonts w:ascii="Helvetica" w:hAnsi="Helvetica" w:cs="Helvetica"/>
                <w:b/>
              </w:rPr>
            </w:pPr>
            <w:moveTo w:id="793" w:author="Rodriguez-flores, Raul (R.)" w:date="2020-07-14T16:28:00Z">
              <w:r w:rsidRPr="000F7EE0">
                <w:rPr>
                  <w:rFonts w:ascii="Helvetica" w:hAnsi="Helvetica" w:cs="Helvetica"/>
                  <w:b/>
                </w:rPr>
                <w:t>Description</w:t>
              </w:r>
            </w:moveTo>
          </w:p>
        </w:tc>
        <w:tc>
          <w:tcPr>
            <w:tcW w:w="3231" w:type="dxa"/>
            <w:shd w:val="clear" w:color="auto" w:fill="D9D9D9" w:themeFill="background1" w:themeFillShade="D9"/>
          </w:tcPr>
          <w:p w14:paraId="7CF0BE7A" w14:textId="77777777" w:rsidR="007002C7" w:rsidRPr="000F7EE0" w:rsidRDefault="007002C7" w:rsidP="00F72CA4">
            <w:pPr>
              <w:rPr>
                <w:moveTo w:id="794" w:author="Rodriguez-flores, Raul (R.)" w:date="2020-07-14T16:28:00Z"/>
                <w:rFonts w:ascii="Helvetica" w:hAnsi="Helvetica" w:cs="Helvetica"/>
                <w:b/>
              </w:rPr>
            </w:pPr>
            <w:moveTo w:id="795" w:author="Rodriguez-flores, Raul (R.)" w:date="2020-07-14T16:28:00Z">
              <w:r w:rsidRPr="000F7EE0">
                <w:rPr>
                  <w:rFonts w:ascii="Helvetica" w:hAnsi="Helvetica" w:cs="Helvetica"/>
                  <w:b/>
                </w:rPr>
                <w:t>Range / Resolution</w:t>
              </w:r>
            </w:moveTo>
          </w:p>
        </w:tc>
      </w:tr>
      <w:tr w:rsidR="007002C7" w:rsidRPr="000F7EE0" w14:paraId="12C3AB78" w14:textId="77777777" w:rsidTr="00F72CA4">
        <w:tc>
          <w:tcPr>
            <w:tcW w:w="2268" w:type="dxa"/>
          </w:tcPr>
          <w:p w14:paraId="31C6D903" w14:textId="77777777" w:rsidR="007002C7" w:rsidRPr="000F7EE0" w:rsidRDefault="007002C7" w:rsidP="00F72CA4">
            <w:pPr>
              <w:pStyle w:val="BodyText"/>
              <w:rPr>
                <w:moveTo w:id="796" w:author="Rodriguez-flores, Raul (R.)" w:date="2020-07-14T16:28:00Z"/>
                <w:lang w:val="en-US"/>
              </w:rPr>
            </w:pPr>
          </w:p>
        </w:tc>
        <w:tc>
          <w:tcPr>
            <w:tcW w:w="4707" w:type="dxa"/>
          </w:tcPr>
          <w:p w14:paraId="34800CE0" w14:textId="77777777" w:rsidR="007002C7" w:rsidRPr="000F7EE0" w:rsidRDefault="007002C7" w:rsidP="00F72CA4">
            <w:pPr>
              <w:overflowPunct/>
              <w:autoSpaceDE/>
              <w:autoSpaceDN/>
              <w:adjustRightInd/>
              <w:textAlignment w:val="auto"/>
              <w:rPr>
                <w:moveTo w:id="797" w:author="Rodriguez-flores, Raul (R.)" w:date="2020-07-14T16:28:00Z"/>
              </w:rPr>
            </w:pPr>
          </w:p>
        </w:tc>
        <w:tc>
          <w:tcPr>
            <w:tcW w:w="3231" w:type="dxa"/>
          </w:tcPr>
          <w:p w14:paraId="2F7ABD7A" w14:textId="77777777" w:rsidR="007002C7" w:rsidRPr="000F7EE0" w:rsidRDefault="007002C7" w:rsidP="00F72CA4">
            <w:pPr>
              <w:overflowPunct/>
              <w:autoSpaceDE/>
              <w:autoSpaceDN/>
              <w:adjustRightInd/>
              <w:textAlignment w:val="auto"/>
              <w:rPr>
                <w:moveTo w:id="798" w:author="Rodriguez-flores, Raul (R.)" w:date="2020-07-14T16:28:00Z"/>
              </w:rPr>
            </w:pPr>
          </w:p>
        </w:tc>
      </w:tr>
      <w:tr w:rsidR="007002C7" w:rsidRPr="000F7EE0" w14:paraId="16CC8CD4" w14:textId="77777777" w:rsidTr="00F72CA4">
        <w:tc>
          <w:tcPr>
            <w:tcW w:w="2268" w:type="dxa"/>
          </w:tcPr>
          <w:p w14:paraId="7795CC45" w14:textId="77777777" w:rsidR="007002C7" w:rsidRPr="000F7EE0" w:rsidRDefault="007002C7" w:rsidP="00F72CA4">
            <w:pPr>
              <w:rPr>
                <w:moveTo w:id="799" w:author="Rodriguez-flores, Raul (R.)" w:date="2020-07-14T16:28:00Z"/>
                <w:snapToGrid w:val="0"/>
              </w:rPr>
            </w:pPr>
          </w:p>
        </w:tc>
        <w:tc>
          <w:tcPr>
            <w:tcW w:w="4707" w:type="dxa"/>
          </w:tcPr>
          <w:p w14:paraId="48CA5D51" w14:textId="77777777" w:rsidR="007002C7" w:rsidRPr="000F7EE0" w:rsidRDefault="007002C7" w:rsidP="00F72CA4">
            <w:pPr>
              <w:rPr>
                <w:moveTo w:id="800" w:author="Rodriguez-flores, Raul (R.)" w:date="2020-07-14T16:28:00Z"/>
                <w:snapToGrid w:val="0"/>
              </w:rPr>
            </w:pPr>
          </w:p>
        </w:tc>
        <w:tc>
          <w:tcPr>
            <w:tcW w:w="3231" w:type="dxa"/>
          </w:tcPr>
          <w:p w14:paraId="166AB5C9" w14:textId="77777777" w:rsidR="007002C7" w:rsidRPr="000F7EE0" w:rsidRDefault="007002C7" w:rsidP="00F72CA4">
            <w:pPr>
              <w:rPr>
                <w:moveTo w:id="801" w:author="Rodriguez-flores, Raul (R.)" w:date="2020-07-14T16:28:00Z"/>
                <w:snapToGrid w:val="0"/>
              </w:rPr>
            </w:pPr>
          </w:p>
        </w:tc>
      </w:tr>
      <w:tr w:rsidR="007002C7" w:rsidRPr="000F7EE0" w14:paraId="5625F29D" w14:textId="77777777" w:rsidTr="00F72CA4">
        <w:tc>
          <w:tcPr>
            <w:tcW w:w="2268" w:type="dxa"/>
          </w:tcPr>
          <w:p w14:paraId="40436C52" w14:textId="77777777" w:rsidR="007002C7" w:rsidRPr="000F7EE0" w:rsidRDefault="007002C7" w:rsidP="00F72CA4">
            <w:pPr>
              <w:rPr>
                <w:moveTo w:id="802" w:author="Rodriguez-flores, Raul (R.)" w:date="2020-07-14T16:28:00Z"/>
                <w:snapToGrid w:val="0"/>
              </w:rPr>
            </w:pPr>
          </w:p>
        </w:tc>
        <w:tc>
          <w:tcPr>
            <w:tcW w:w="4707" w:type="dxa"/>
          </w:tcPr>
          <w:p w14:paraId="759F4E51" w14:textId="77777777" w:rsidR="007002C7" w:rsidRPr="000F7EE0" w:rsidRDefault="007002C7" w:rsidP="00F72CA4">
            <w:pPr>
              <w:rPr>
                <w:moveTo w:id="803" w:author="Rodriguez-flores, Raul (R.)" w:date="2020-07-14T16:28:00Z"/>
                <w:snapToGrid w:val="0"/>
              </w:rPr>
            </w:pPr>
          </w:p>
        </w:tc>
        <w:tc>
          <w:tcPr>
            <w:tcW w:w="3231" w:type="dxa"/>
          </w:tcPr>
          <w:p w14:paraId="7B8C7308" w14:textId="77777777" w:rsidR="007002C7" w:rsidRPr="000F7EE0" w:rsidRDefault="007002C7" w:rsidP="00F72CA4">
            <w:pPr>
              <w:rPr>
                <w:moveTo w:id="804" w:author="Rodriguez-flores, Raul (R.)" w:date="2020-07-14T16:28:00Z"/>
                <w:snapToGrid w:val="0"/>
              </w:rPr>
            </w:pPr>
          </w:p>
        </w:tc>
      </w:tr>
    </w:tbl>
    <w:p w14:paraId="08D962DB" w14:textId="77777777" w:rsidR="007002C7" w:rsidRPr="002B1398" w:rsidRDefault="007002C7" w:rsidP="007002C7">
      <w:pPr>
        <w:pStyle w:val="Caption"/>
        <w:rPr>
          <w:moveTo w:id="805" w:author="Rodriguez-flores, Raul (R.)" w:date="2020-07-14T16:28:00Z"/>
        </w:rPr>
      </w:pPr>
      <w:moveTo w:id="806" w:author="Rodriguez-flores, Raul (R.)" w:date="2020-07-14T16:28:00Z">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Pr>
            <w:noProof/>
          </w:rPr>
          <w:t>5</w:t>
        </w:r>
        <w:r w:rsidRPr="000F7EE0">
          <w:rPr>
            <w:noProof/>
          </w:rPr>
          <w:fldChar w:fldCharType="end"/>
        </w:r>
        <w:r w:rsidRPr="000F7EE0">
          <w:t>: Parameters / Values used in this document</w:t>
        </w:r>
      </w:moveTo>
    </w:p>
    <w:moveToRangeEnd w:id="473"/>
    <w:p w14:paraId="16B21BAA" w14:textId="77777777" w:rsidR="004F0392" w:rsidRPr="009A426E" w:rsidRDefault="004F0392" w:rsidP="00FD0A4A">
      <w:pPr>
        <w:ind w:left="-450" w:firstLine="90"/>
        <w:rPr>
          <w:ins w:id="807" w:author="Rodriguez-flores, Raul (R.)" w:date="2020-07-07T16:23:00Z"/>
        </w:rPr>
      </w:pPr>
    </w:p>
    <w:p w14:paraId="49DC13C3" w14:textId="77777777" w:rsidR="00FD0A4A" w:rsidRDefault="00FD0A4A" w:rsidP="00304667">
      <w:pPr>
        <w:pStyle w:val="Heading1"/>
      </w:pPr>
      <w:bookmarkStart w:id="808" w:name="_Toc23423666"/>
      <w:bookmarkStart w:id="809" w:name="_Toc40440190"/>
      <w:bookmarkEnd w:id="471"/>
      <w:bookmarkEnd w:id="472"/>
      <w:ins w:id="810" w:author="Rodriguez-flores, Raul (R.)" w:date="2020-07-07T16:23:00Z">
        <w:r>
          <w:lastRenderedPageBreak/>
          <w:t>Feature SCOPING</w:t>
        </w:r>
      </w:ins>
      <w:bookmarkEnd w:id="808"/>
      <w:bookmarkEnd w:id="809"/>
    </w:p>
    <w:p w14:paraId="1AEEF2DD" w14:textId="77777777" w:rsidR="00DF5882" w:rsidRDefault="00DF5882" w:rsidP="00DF5882"/>
    <w:p w14:paraId="5BE7C5A6" w14:textId="77777777" w:rsidR="00DF5882" w:rsidRPr="00FB5797" w:rsidRDefault="00DF5882" w:rsidP="00DF5882">
      <w:pPr>
        <w:pStyle w:val="BodyText"/>
        <w:rPr>
          <w:color w:val="000000" w:themeColor="text1"/>
          <w:lang w:val="en-US"/>
          <w:rPrChange w:id="811" w:author="SM Fairus Hasan" w:date="2020-02-27T16:11:00Z">
            <w:rPr>
              <w:lang w:val="en-US"/>
            </w:rPr>
          </w:rPrChange>
        </w:rPr>
      </w:pPr>
      <w:r w:rsidRPr="00FB5797">
        <w:rPr>
          <w:color w:val="000000" w:themeColor="text1"/>
          <w:lang w:val="en-US"/>
          <w:rPrChange w:id="812" w:author="SM Fairus Hasan" w:date="2020-02-27T16:11:00Z">
            <w:rPr>
              <w:lang w:val="en-US"/>
            </w:rPr>
          </w:rPrChange>
        </w:rPr>
        <w:t xml:space="preserve">The following feature from the </w:t>
      </w:r>
      <w:r w:rsidRPr="00FB5797">
        <w:rPr>
          <w:color w:val="000000" w:themeColor="text1"/>
          <w:rPrChange w:id="813" w:author="SM Fairus Hasan" w:date="2020-02-27T16:11:00Z">
            <w:rPr/>
          </w:rPrChange>
        </w:rPr>
        <w:fldChar w:fldCharType="begin"/>
      </w:r>
      <w:r w:rsidRPr="00FB5797">
        <w:rPr>
          <w:color w:val="000000" w:themeColor="text1"/>
          <w:rPrChange w:id="814" w:author="SM Fairus Hasan" w:date="2020-02-27T16:11:00Z">
            <w:rPr/>
          </w:rPrChange>
        </w:rPr>
        <w:instrText xml:space="preserve"> HYPERLINK "https://www.vsemweb.ford.com:443/tc/launchapp?-attach=true&amp;-s=226TCSession&amp;-o=ZmZNi0JHx3NrTDAAAAAAAAAAAAA" </w:instrText>
      </w:r>
      <w:r w:rsidRPr="00FB5797">
        <w:rPr>
          <w:color w:val="000000" w:themeColor="text1"/>
          <w:rPrChange w:id="815" w:author="SM Fairus Hasan" w:date="2020-02-27T16:11:00Z">
            <w:rPr>
              <w:rStyle w:val="Hyperlink"/>
              <w:lang w:val="en-US"/>
            </w:rPr>
          </w:rPrChange>
        </w:rPr>
        <w:fldChar w:fldCharType="separate"/>
      </w:r>
      <w:r w:rsidRPr="00FB5797">
        <w:rPr>
          <w:rStyle w:val="Hyperlink"/>
          <w:color w:val="000000" w:themeColor="text1"/>
          <w:lang w:val="en-US"/>
          <w:rPrChange w:id="816" w:author="SM Fairus Hasan" w:date="2020-02-27T16:11:00Z">
            <w:rPr>
              <w:rStyle w:val="Hyperlink"/>
              <w:lang w:val="en-US"/>
            </w:rPr>
          </w:rPrChange>
        </w:rPr>
        <w:t>Global Feature &amp; Function List</w:t>
      </w:r>
      <w:r w:rsidRPr="00FB5797">
        <w:rPr>
          <w:rStyle w:val="Hyperlink"/>
          <w:color w:val="000000" w:themeColor="text1"/>
          <w:lang w:val="en-US"/>
          <w:rPrChange w:id="817" w:author="SM Fairus Hasan" w:date="2020-02-27T16:11:00Z">
            <w:rPr>
              <w:rStyle w:val="Hyperlink"/>
              <w:lang w:val="en-US"/>
            </w:rPr>
          </w:rPrChange>
        </w:rPr>
        <w:fldChar w:fldCharType="end"/>
      </w:r>
      <w:r w:rsidRPr="00FB5797">
        <w:rPr>
          <w:color w:val="000000" w:themeColor="text1"/>
          <w:lang w:val="en-US"/>
          <w:rPrChange w:id="818" w:author="SM Fairus Hasan" w:date="2020-02-27T16:11:00Z">
            <w:rPr>
              <w:lang w:val="en-US"/>
            </w:rPr>
          </w:rPrChange>
        </w:rPr>
        <w:t xml:space="preserve"> and its deployment to the electrical architecture  </w:t>
      </w:r>
    </w:p>
    <w:p w14:paraId="65966870" w14:textId="77777777" w:rsidR="00DF5882" w:rsidRPr="00FB5797" w:rsidRDefault="00DF5882" w:rsidP="00DF5882">
      <w:pPr>
        <w:pStyle w:val="BodyText"/>
        <w:rPr>
          <w:color w:val="000000" w:themeColor="text1"/>
          <w:lang w:val="en-US"/>
          <w:rPrChange w:id="819" w:author="SM Fairus Hasan" w:date="2020-02-27T16:11:00Z">
            <w:rPr>
              <w:lang w:val="en-US"/>
            </w:rPr>
          </w:rPrChange>
        </w:rPr>
      </w:pPr>
    </w:p>
    <w:p w14:paraId="5631898C" w14:textId="2144843F" w:rsidR="00FD0A4A" w:rsidRPr="00DF5882" w:rsidDel="00F72CA4" w:rsidRDefault="00DF5882" w:rsidP="00C25527">
      <w:pPr>
        <w:pStyle w:val="BodyText"/>
        <w:numPr>
          <w:ilvl w:val="0"/>
          <w:numId w:val="8"/>
        </w:numPr>
        <w:rPr>
          <w:del w:id="820" w:author="Rodriguez-flores, Raul (R.)" w:date="2020-07-15T09:29:00Z"/>
        </w:rPr>
      </w:pPr>
      <w:r w:rsidRPr="00DF5882">
        <w:rPr>
          <w:color w:val="000000" w:themeColor="text1"/>
          <w:lang w:val="en-US"/>
        </w:rPr>
        <w:t>Trailer Settings and Profile</w:t>
      </w:r>
      <w:r w:rsidR="00304667">
        <w:rPr>
          <w:color w:val="000000" w:themeColor="text1"/>
        </w:rPr>
        <w:t xml:space="preserve"> feature </w:t>
      </w:r>
      <w:r w:rsidRPr="00DF5882">
        <w:rPr>
          <w:color w:val="000000" w:themeColor="text1"/>
          <w:rPrChange w:id="821" w:author="SM Fairus Hasan" w:date="2020-02-27T16:11:00Z">
            <w:rPr>
              <w:color w:val="0000FF"/>
            </w:rPr>
          </w:rPrChange>
        </w:rPr>
        <w:t xml:space="preserve">described in this </w:t>
      </w:r>
      <w:r w:rsidRPr="00DF5882">
        <w:rPr>
          <w:color w:val="000000" w:themeColor="text1"/>
          <w:rPrChange w:id="822" w:author="SM Fairus Hasan" w:date="2020-02-27T16:11:00Z">
            <w:rPr/>
          </w:rPrChange>
        </w:rPr>
        <w:t>AFS</w:t>
      </w:r>
    </w:p>
    <w:p w14:paraId="4576992D" w14:textId="77777777" w:rsidR="00F60230" w:rsidDel="007002C7" w:rsidRDefault="00F60230" w:rsidP="00C25527">
      <w:pPr>
        <w:pStyle w:val="BodyText"/>
        <w:rPr>
          <w:moveFrom w:id="823" w:author="Rodriguez-flores, Raul (R.)" w:date="2020-07-14T16:28:00Z"/>
        </w:rPr>
      </w:pPr>
      <w:bookmarkStart w:id="824" w:name="_Toc35002499"/>
      <w:bookmarkStart w:id="825" w:name="_Toc420397667"/>
      <w:bookmarkStart w:id="826" w:name="_Toc211245114"/>
      <w:bookmarkStart w:id="827" w:name="_Toc216841808"/>
      <w:bookmarkStart w:id="828" w:name="_Toc215652133"/>
      <w:moveFromRangeStart w:id="829" w:author="Rodriguez-flores, Raul (R.)" w:date="2020-07-14T16:28:00Z" w:name="move45636548"/>
      <w:moveFrom w:id="830" w:author="Rodriguez-flores, Raul (R.)" w:date="2020-07-14T16:28:00Z">
        <w:r w:rsidDel="007002C7">
          <w:t>Document Conventions</w:t>
        </w:r>
        <w:bookmarkEnd w:id="824"/>
      </w:moveFrom>
    </w:p>
    <w:p w14:paraId="71DF1A9A" w14:textId="77777777" w:rsidR="00F60230" w:rsidDel="007002C7" w:rsidRDefault="00F60230" w:rsidP="00C25527">
      <w:pPr>
        <w:pStyle w:val="BodyText"/>
        <w:rPr>
          <w:moveFrom w:id="831" w:author="Rodriguez-flores, Raul (R.)" w:date="2020-07-14T16:28:00Z"/>
        </w:rPr>
      </w:pPr>
      <w:bookmarkStart w:id="832" w:name="_Toc420397674"/>
      <w:bookmarkStart w:id="833" w:name="_Toc35002500"/>
      <w:bookmarkStart w:id="834" w:name="_Toc388364620"/>
      <w:bookmarkStart w:id="835" w:name="_Toc396825968"/>
      <w:bookmarkStart w:id="836" w:name="_Ref402369865"/>
      <w:moveFrom w:id="837" w:author="Rodriguez-flores, Raul (R.)" w:date="2020-07-14T16:28:00Z">
        <w:r w:rsidDel="007002C7">
          <w:t>Requirements Templates</w:t>
        </w:r>
        <w:bookmarkEnd w:id="832"/>
        <w:bookmarkEnd w:id="833"/>
      </w:moveFrom>
    </w:p>
    <w:bookmarkEnd w:id="834"/>
    <w:bookmarkEnd w:id="835"/>
    <w:bookmarkEnd w:id="836"/>
    <w:p w14:paraId="170C7C2F" w14:textId="77777777" w:rsidR="00F60230" w:rsidDel="007002C7" w:rsidRDefault="00F60230" w:rsidP="00C25527">
      <w:pPr>
        <w:pStyle w:val="BodyText"/>
        <w:rPr>
          <w:moveFrom w:id="838" w:author="Rodriguez-flores, Raul (R.)" w:date="2020-07-14T16:28:00Z"/>
        </w:rPr>
      </w:pPr>
      <w:moveFrom w:id="839" w:author="Rodriguez-flores, Raul (R.)" w:date="2020-07-14T16:28:00Z">
        <w:r w:rsidRPr="00352F3E" w:rsidDel="007002C7">
          <w:t>Each requirement</w:t>
        </w:r>
        <w:r w:rsidDel="007002C7">
          <w:t xml:space="preserve">, use case or scenario </w:t>
        </w:r>
        <w:r w:rsidRPr="00352F3E" w:rsidDel="007002C7">
          <w:t>in th</w:t>
        </w:r>
        <w:r w:rsidDel="007002C7">
          <w:t>is</w:t>
        </w:r>
        <w:r w:rsidRPr="00352F3E" w:rsidDel="007002C7">
          <w:t xml:space="preserve"> </w:t>
        </w:r>
        <w:r w:rsidDel="007002C7">
          <w:t xml:space="preserve">specification shall follow the corresponding template given in the document template </w:t>
        </w:r>
        <w:r w:rsidRPr="00F015F4" w:rsidDel="007002C7">
          <w:rPr>
            <w:i/>
          </w:rPr>
          <w:t>Specification_Macros.dotm</w:t>
        </w:r>
        <w:r w:rsidDel="007002C7">
          <w:t xml:space="preserve"> at </w:t>
        </w:r>
        <w:r w:rsidR="003D360E" w:rsidDel="007002C7">
          <w:fldChar w:fldCharType="begin"/>
        </w:r>
        <w:r w:rsidR="003D360E" w:rsidDel="007002C7">
          <w:instrText xml:space="preserve"> HYPERLINK "http://wiki.ford.com/display/RequirementsEngineering/Specification+templates?src=contextnavpagetreemode" </w:instrText>
        </w:r>
        <w:r w:rsidR="003D360E" w:rsidDel="007002C7">
          <w:fldChar w:fldCharType="separate"/>
        </w:r>
        <w:r w:rsidDel="007002C7">
          <w:rPr>
            <w:rStyle w:val="Hyperlink"/>
          </w:rPr>
          <w:t>RE Wiki - Specification Templates</w:t>
        </w:r>
        <w:r w:rsidR="003D360E" w:rsidDel="007002C7">
          <w:rPr>
            <w:rStyle w:val="Hyperlink"/>
          </w:rPr>
          <w:fldChar w:fldCharType="end"/>
        </w:r>
        <w:r w:rsidDel="007002C7">
          <w:t>.</w:t>
        </w:r>
      </w:moveFrom>
    </w:p>
    <w:p w14:paraId="5504E2D3" w14:textId="77777777" w:rsidR="00F60230" w:rsidRPr="00347A88" w:rsidDel="007002C7" w:rsidRDefault="00F60230" w:rsidP="00C25527">
      <w:pPr>
        <w:pStyle w:val="BodyText"/>
        <w:rPr>
          <w:moveFrom w:id="840" w:author="Rodriguez-flores, Raul (R.)" w:date="2020-07-14T16:28:00Z"/>
          <w:rStyle w:val="SubtleEmphasis"/>
        </w:rPr>
      </w:pPr>
      <w:moveFrom w:id="841" w:author="Rodriguez-flores, Raul (R.)" w:date="2020-07-14T16:28:00Z">
        <w:r w:rsidRPr="00347A88" w:rsidDel="007002C7">
          <w:rPr>
            <w:rStyle w:val="SubtleEmphasis"/>
            <w:b/>
          </w:rPr>
          <w:t>#Hint:</w:t>
        </w:r>
        <w:r w:rsidRPr="00347A88" w:rsidDel="007002C7">
          <w:rPr>
            <w:rStyle w:val="SubtleEmphasis"/>
          </w:rPr>
          <w:t xml:space="preserve"> The Specification_Macros.dotm template also provides macros to insert the requirement templates. Refer to </w:t>
        </w:r>
        <w:r w:rsidRPr="00EF78FE" w:rsidDel="007002C7">
          <w:rPr>
            <w:rStyle w:val="SubtleEmphasis"/>
            <w:color w:val="0070C0"/>
            <w:u w:val="single"/>
          </w:rPr>
          <w:t>“</w:t>
        </w:r>
        <w:r w:rsidR="003D360E" w:rsidDel="007002C7">
          <w:fldChar w:fldCharType="begin"/>
        </w:r>
        <w:r w:rsidR="003D360E" w:rsidDel="007002C7">
          <w:instrText xml:space="preserve"> HYPERLINK "http://wiki.ford.com/display/RequirementsEngineering/How+to+use+the+Specification+Templates?src=contextnavpagetreemode" </w:instrText>
        </w:r>
        <w:r w:rsidR="003D360E" w:rsidDel="007002C7">
          <w:fldChar w:fldCharType="separate"/>
        </w:r>
        <w:r w:rsidRPr="00EF78FE" w:rsidDel="007002C7">
          <w:rPr>
            <w:rStyle w:val="SubtleEmphasis"/>
            <w:color w:val="0070C0"/>
            <w:u w:val="single"/>
          </w:rPr>
          <w:t>How to use the Specification Templates</w:t>
        </w:r>
        <w:r w:rsidR="003D360E" w:rsidDel="007002C7">
          <w:rPr>
            <w:rStyle w:val="SubtleEmphasis"/>
            <w:color w:val="0070C0"/>
            <w:u w:val="single"/>
          </w:rPr>
          <w:fldChar w:fldCharType="end"/>
        </w:r>
        <w:r w:rsidRPr="00EF78FE" w:rsidDel="007002C7">
          <w:rPr>
            <w:rStyle w:val="SubtleEmphasis"/>
            <w:color w:val="0070C0"/>
            <w:u w:val="single"/>
          </w:rPr>
          <w:t>”</w:t>
        </w:r>
        <w:r w:rsidRPr="00EF78FE" w:rsidDel="007002C7">
          <w:rPr>
            <w:rStyle w:val="SubtleEmphasis"/>
            <w:color w:val="0070C0"/>
          </w:rPr>
          <w:t xml:space="preserve"> </w:t>
        </w:r>
        <w:r w:rsidRPr="00347A88" w:rsidDel="007002C7">
          <w:rPr>
            <w:rStyle w:val="SubtleEmphasis"/>
          </w:rPr>
          <w:t xml:space="preserve">on how to enable the macros and the requirements templates in this specification. </w:t>
        </w:r>
      </w:moveFrom>
    </w:p>
    <w:p w14:paraId="377EAAFE" w14:textId="77777777" w:rsidR="00F60230" w:rsidRPr="00347A88" w:rsidDel="007002C7" w:rsidRDefault="00F60230" w:rsidP="00C25527">
      <w:pPr>
        <w:pStyle w:val="BodyText"/>
        <w:rPr>
          <w:moveFrom w:id="842" w:author="Rodriguez-flores, Raul (R.)" w:date="2020-07-14T16:28:00Z"/>
          <w:rStyle w:val="SubtleEmphasis"/>
        </w:rPr>
      </w:pPr>
      <w:moveFrom w:id="843" w:author="Rodriguez-flores, Raul (R.)" w:date="2020-07-14T16:28:00Z">
        <w:r w:rsidRPr="00347A88" w:rsidDel="007002C7">
          <w:rPr>
            <w:rStyle w:val="SubtleEmphasis"/>
          </w:rPr>
          <w:t xml:space="preserve">The requirements macro and requirements templates also enable the import of the specification to VSEM (refer to </w:t>
        </w:r>
        <w:r w:rsidR="003D360E" w:rsidDel="007002C7">
          <w:fldChar w:fldCharType="begin"/>
        </w:r>
        <w:r w:rsidR="003D360E" w:rsidDel="007002C7">
          <w:instrText xml:space="preserve"> HYPERLINK "http://wiki.ford.com/pages/viewpage.action?pageId=104991616&amp;src=contextnavpagetreemode" </w:instrText>
        </w:r>
        <w:r w:rsidR="003D360E" w:rsidDel="007002C7">
          <w:fldChar w:fldCharType="separate"/>
        </w:r>
        <w:r w:rsidRPr="00EF78FE" w:rsidDel="007002C7">
          <w:rPr>
            <w:rStyle w:val="SubtleEmphasis"/>
            <w:color w:val="0070C0"/>
            <w:u w:val="single"/>
          </w:rPr>
          <w:t>"How to import specifications into VSEM as separate requirements"</w:t>
        </w:r>
        <w:r w:rsidR="003D360E" w:rsidDel="007002C7">
          <w:rPr>
            <w:rStyle w:val="SubtleEmphasis"/>
            <w:color w:val="0070C0"/>
            <w:u w:val="single"/>
          </w:rPr>
          <w:fldChar w:fldCharType="end"/>
        </w:r>
        <w:r w:rsidRPr="00347A88" w:rsidDel="007002C7">
          <w:rPr>
            <w:rStyle w:val="SubtleEmphasis"/>
          </w:rPr>
          <w:t>).</w:t>
        </w:r>
      </w:moveFrom>
    </w:p>
    <w:p w14:paraId="1172B329" w14:textId="77777777" w:rsidR="00F60230" w:rsidRPr="007C20FA" w:rsidDel="007002C7" w:rsidRDefault="00F60230" w:rsidP="00C25527">
      <w:pPr>
        <w:pStyle w:val="BodyText"/>
        <w:rPr>
          <w:moveFrom w:id="844" w:author="Rodriguez-flores, Raul (R.)" w:date="2020-07-14T16:28:00Z"/>
        </w:rPr>
      </w:pPr>
      <w:bookmarkStart w:id="845" w:name="_Toc35002501"/>
      <w:moveFrom w:id="846" w:author="Rodriguez-flores, Raul (R.)" w:date="2020-07-14T16:28:00Z">
        <w:r w:rsidRPr="007C20FA" w:rsidDel="007002C7">
          <w:t>Identification of requirements</w:t>
        </w:r>
        <w:bookmarkEnd w:id="845"/>
      </w:moveFrom>
    </w:p>
    <w:p w14:paraId="784FDA0C" w14:textId="77777777" w:rsidR="00F60230" w:rsidRPr="007C20FA" w:rsidDel="007002C7" w:rsidRDefault="00F60230" w:rsidP="00C25527">
      <w:pPr>
        <w:pStyle w:val="BodyText"/>
        <w:rPr>
          <w:moveFrom w:id="847" w:author="Rodriguez-flores, Raul (R.)" w:date="2020-07-14T16:28:00Z"/>
        </w:rPr>
      </w:pPr>
      <w:moveFrom w:id="848" w:author="Rodriguez-flores, Raul (R.)" w:date="2020-07-14T16:28:00Z">
        <w:r w:rsidRPr="007C20FA" w:rsidDel="007002C7">
          <w:t>The unique requirement ID given in the headline of any requirement follows the requirement throughout the development process. The requirement ID format follows a well-defined syntax.</w:t>
        </w:r>
      </w:moveFrom>
    </w:p>
    <w:p w14:paraId="2A6CFA5E" w14:textId="77777777" w:rsidR="00F60230" w:rsidRPr="007C20FA" w:rsidDel="007002C7" w:rsidRDefault="00F60230" w:rsidP="00C25527">
      <w:pPr>
        <w:pStyle w:val="BodyText"/>
        <w:rPr>
          <w:moveFrom w:id="849" w:author="Rodriguez-flores, Raul (R.)" w:date="2020-07-14T16:28:00Z"/>
        </w:rPr>
      </w:pPr>
    </w:p>
    <w:p w14:paraId="31CDB34D" w14:textId="77777777" w:rsidR="00F60230" w:rsidRPr="00870BF7" w:rsidDel="007002C7" w:rsidRDefault="00F60230" w:rsidP="00C25527">
      <w:pPr>
        <w:pStyle w:val="BodyText"/>
        <w:rPr>
          <w:moveFrom w:id="850" w:author="Rodriguez-flores, Raul (R.)" w:date="2020-07-14T16:28:00Z"/>
          <w:rFonts w:cs="Arial"/>
        </w:rPr>
      </w:pPr>
      <w:moveFrom w:id="851" w:author="Rodriguez-flores, Raul (R.)" w:date="2020-07-14T16:28:00Z">
        <w:r w:rsidDel="007002C7">
          <w:t xml:space="preserve">All identifiers in </w:t>
        </w:r>
        <w:r w:rsidR="00B1203D" w:rsidDel="007002C7">
          <w:rPr>
            <w:rFonts w:cs="Arial"/>
          </w:rPr>
          <w:t>this specification</w:t>
        </w:r>
        <w:r w:rsidRPr="00870BF7" w:rsidDel="007002C7">
          <w:rPr>
            <w:rFonts w:cs="Arial"/>
          </w:rPr>
          <w:t xml:space="preserve"> shall be composed of </w:t>
        </w:r>
        <w:r w:rsidDel="007002C7">
          <w:rPr>
            <w:rFonts w:cs="Arial"/>
          </w:rPr>
          <w:t>4</w:t>
        </w:r>
        <w:r w:rsidRPr="00870BF7" w:rsidDel="007002C7">
          <w:rPr>
            <w:rFonts w:cs="Arial"/>
          </w:rPr>
          <w:t xml:space="preserve"> parts:</w:t>
        </w:r>
      </w:moveFrom>
    </w:p>
    <w:p w14:paraId="3B6471EE" w14:textId="77777777" w:rsidR="00F60230" w:rsidDel="007002C7" w:rsidRDefault="00F60230" w:rsidP="00C25527">
      <w:pPr>
        <w:pStyle w:val="BodyText"/>
        <w:rPr>
          <w:moveFrom w:id="852" w:author="Rodriguez-flores, Raul (R.)" w:date="2020-07-14T16:28:00Z"/>
          <w:rFonts w:cs="Arial"/>
        </w:rPr>
      </w:pPr>
      <w:moveFrom w:id="853" w:author="Rodriguez-flores, Raul (R.)" w:date="2020-07-14T16:28:00Z">
        <w:r w:rsidRPr="00870BF7" w:rsidDel="007002C7">
          <w:rPr>
            <w:rFonts w:cs="Arial"/>
          </w:rPr>
          <w:t xml:space="preserve">A leading </w:t>
        </w:r>
        <w:r w:rsidDel="007002C7">
          <w:rPr>
            <w:rFonts w:cs="Arial"/>
          </w:rPr>
          <w:t>prefix, which indicates the type of requirement (R=Requirement, UC=Use Case, SC=Scenario, …)</w:t>
        </w:r>
      </w:moveFrom>
    </w:p>
    <w:p w14:paraId="177392F4" w14:textId="77777777" w:rsidR="00F60230" w:rsidRPr="00870BF7" w:rsidDel="007002C7" w:rsidRDefault="00F60230" w:rsidP="00C25527">
      <w:pPr>
        <w:pStyle w:val="BodyText"/>
        <w:rPr>
          <w:moveFrom w:id="854" w:author="Rodriguez-flores, Raul (R.)" w:date="2020-07-14T16:28:00Z"/>
          <w:rFonts w:cs="Arial"/>
        </w:rPr>
      </w:pPr>
      <w:moveFrom w:id="855" w:author="Rodriguez-flores, Raul (R.)" w:date="2020-07-14T16:28:00Z">
        <w:r w:rsidDel="007002C7">
          <w:rPr>
            <w:rFonts w:cs="Arial"/>
          </w:rPr>
          <w:t xml:space="preserve">A prefix, which indicates the abstraction level (F=Feature, FNC=Function, </w:t>
        </w:r>
        <w:r w:rsidRPr="00870BF7" w:rsidDel="007002C7">
          <w:rPr>
            <w:rFonts w:cs="Arial"/>
          </w:rPr>
          <w:t>CMP = component).</w:t>
        </w:r>
      </w:moveFrom>
    </w:p>
    <w:p w14:paraId="47D945CD" w14:textId="77777777" w:rsidR="00F60230" w:rsidRPr="00870BF7" w:rsidDel="007002C7" w:rsidRDefault="00F60230" w:rsidP="00C25527">
      <w:pPr>
        <w:pStyle w:val="BodyText"/>
        <w:rPr>
          <w:moveFrom w:id="856" w:author="Rodriguez-flores, Raul (R.)" w:date="2020-07-14T16:28:00Z"/>
          <w:rFonts w:cs="Arial"/>
        </w:rPr>
      </w:pPr>
      <w:moveFrom w:id="857" w:author="Rodriguez-flores, Raul (R.)" w:date="2020-07-14T16:28:00Z">
        <w:r w:rsidDel="007002C7">
          <w:rPr>
            <w:rFonts w:cs="Arial"/>
          </w:rPr>
          <w:t xml:space="preserve">Followed by a </w:t>
        </w:r>
        <w:r w:rsidRPr="00870BF7" w:rsidDel="007002C7">
          <w:rPr>
            <w:rFonts w:cs="Arial"/>
          </w:rPr>
          <w:t>name</w:t>
        </w:r>
        <w:r w:rsidDel="007002C7">
          <w:rPr>
            <w:rFonts w:cs="Arial"/>
          </w:rPr>
          <w:t>, indicating the scope, which the requirement belongs to (e.g. feature or function name)</w:t>
        </w:r>
      </w:moveFrom>
    </w:p>
    <w:p w14:paraId="755794EC" w14:textId="77777777" w:rsidR="00F60230" w:rsidRPr="00870BF7" w:rsidDel="007002C7" w:rsidRDefault="00F60230" w:rsidP="00C25527">
      <w:pPr>
        <w:pStyle w:val="BodyText"/>
        <w:rPr>
          <w:moveFrom w:id="858" w:author="Rodriguez-flores, Raul (R.)" w:date="2020-07-14T16:28:00Z"/>
          <w:rFonts w:cs="Arial"/>
        </w:rPr>
      </w:pPr>
      <w:moveFrom w:id="859" w:author="Rodriguez-flores, Raul (R.)" w:date="2020-07-14T16:28:00Z">
        <w:r w:rsidRPr="00870BF7" w:rsidDel="007002C7">
          <w:rPr>
            <w:rFonts w:cs="Arial"/>
          </w:rPr>
          <w:t xml:space="preserve">Ending with the actual requirement number </w:t>
        </w:r>
      </w:moveFrom>
    </w:p>
    <w:p w14:paraId="3BF91E91" w14:textId="77777777" w:rsidR="00F60230" w:rsidRPr="00870BF7" w:rsidDel="007002C7" w:rsidRDefault="00F60230" w:rsidP="00C25527">
      <w:pPr>
        <w:pStyle w:val="BodyText"/>
        <w:rPr>
          <w:moveFrom w:id="860" w:author="Rodriguez-flores, Raul (R.)" w:date="2020-07-14T16:28:00Z"/>
          <w:rFonts w:cs="Arial"/>
          <w:b/>
          <w:sz w:val="16"/>
          <w:szCs w:val="16"/>
        </w:rPr>
      </w:pPr>
      <w:moveFrom w:id="861" w:author="Rodriguez-flores, Raul (R.)" w:date="2020-07-14T16:28:00Z">
        <w:r w:rsidRPr="00870BF7" w:rsidDel="007002C7">
          <w:rPr>
            <w:rFonts w:cs="Arial"/>
            <w:i/>
            <w:iCs/>
            <w:szCs w:val="22"/>
          </w:rPr>
          <w:t>Example:</w:t>
        </w:r>
      </w:moveFrom>
    </w:p>
    <w:p w14:paraId="5F166BD4" w14:textId="77777777" w:rsidR="00F60230" w:rsidRPr="00870BF7" w:rsidDel="007002C7" w:rsidRDefault="00F60230" w:rsidP="00C25527">
      <w:pPr>
        <w:pStyle w:val="BodyText"/>
        <w:rPr>
          <w:moveFrom w:id="862" w:author="Rodriguez-flores, Raul (R.)" w:date="2020-07-14T16:28:00Z"/>
          <w:rFonts w:cs="Arial"/>
          <w:iCs/>
          <w:szCs w:val="22"/>
        </w:rPr>
      </w:pPr>
      <w:moveFrom w:id="863" w:author="Rodriguez-flores, Raul (R.)" w:date="2020-07-14T16:28:00Z">
        <w:r w:rsidDel="007002C7">
          <w:rPr>
            <w:rFonts w:cs="Arial"/>
            <w:i/>
            <w:iCs/>
            <w:szCs w:val="22"/>
          </w:rPr>
          <w:t>R_CMP</w:t>
        </w:r>
        <w:r w:rsidRPr="00870BF7" w:rsidDel="007002C7">
          <w:rPr>
            <w:rFonts w:cs="Arial"/>
            <w:i/>
            <w:iCs/>
            <w:szCs w:val="22"/>
          </w:rPr>
          <w:t>_LockArbitrator_00004</w:t>
        </w:r>
        <w:r w:rsidRPr="00870BF7" w:rsidDel="007002C7">
          <w:rPr>
            <w:rFonts w:cs="Arial"/>
            <w:i/>
            <w:iCs/>
            <w:szCs w:val="22"/>
          </w:rPr>
          <w:tab/>
        </w:r>
        <w:r w:rsidRPr="00870BF7" w:rsidDel="007002C7">
          <w:rPr>
            <w:rFonts w:cs="Arial"/>
            <w:iCs/>
            <w:szCs w:val="22"/>
          </w:rPr>
          <w:t xml:space="preserve">This is the fourth requirement on </w:t>
        </w:r>
        <w:r w:rsidDel="007002C7">
          <w:rPr>
            <w:rFonts w:cs="Arial"/>
            <w:iCs/>
            <w:szCs w:val="22"/>
          </w:rPr>
          <w:t>component</w:t>
        </w:r>
        <w:r w:rsidRPr="00870BF7" w:rsidDel="007002C7">
          <w:rPr>
            <w:rFonts w:cs="Arial"/>
            <w:iCs/>
            <w:szCs w:val="22"/>
          </w:rPr>
          <w:t xml:space="preserve"> level for the function Lock Arbitrator.</w:t>
        </w:r>
      </w:moveFrom>
    </w:p>
    <w:p w14:paraId="7A3384F8" w14:textId="77777777" w:rsidR="00F60230" w:rsidRPr="007C20FA" w:rsidDel="007002C7" w:rsidRDefault="00F60230" w:rsidP="00C25527">
      <w:pPr>
        <w:pStyle w:val="BodyText"/>
        <w:rPr>
          <w:moveFrom w:id="864" w:author="Rodriguez-flores, Raul (R.)" w:date="2020-07-14T16:28:00Z"/>
        </w:rPr>
      </w:pPr>
      <w:bookmarkStart w:id="865" w:name="_Toc35002502"/>
      <w:moveFrom w:id="866" w:author="Rodriguez-flores, Raul (R.)" w:date="2020-07-14T16:28:00Z">
        <w:r w:rsidRPr="007C20FA" w:rsidDel="007002C7">
          <w:t>Requirements Attributes</w:t>
        </w:r>
        <w:bookmarkEnd w:id="865"/>
      </w:moveFrom>
    </w:p>
    <w:p w14:paraId="25811FF2" w14:textId="77777777" w:rsidR="00F60230" w:rsidDel="007002C7" w:rsidRDefault="00F60230" w:rsidP="00C25527">
      <w:pPr>
        <w:pStyle w:val="BodyText"/>
        <w:rPr>
          <w:moveFrom w:id="867" w:author="Rodriguez-flores, Raul (R.)" w:date="2020-07-14T16:28:00Z"/>
        </w:rPr>
      </w:pPr>
      <w:moveFrom w:id="868" w:author="Rodriguez-flores, Raul (R.)" w:date="2020-07-14T16:28:00Z">
        <w:r w:rsidDel="007002C7">
          <w:t xml:space="preserve">The templates provided by </w:t>
        </w:r>
        <w:r w:rsidRPr="00F015F4" w:rsidDel="007002C7">
          <w:rPr>
            <w:i/>
          </w:rPr>
          <w:t>Specification_Macros.dotm</w:t>
        </w:r>
        <w:r w:rsidDel="007002C7">
          <w:t xml:space="preserve"> define a list of </w:t>
        </w:r>
        <w:r w:rsidRPr="007C20FA" w:rsidDel="007002C7">
          <w:t xml:space="preserve">attributes </w:t>
        </w:r>
        <w:r w:rsidDel="007002C7">
          <w:t>for</w:t>
        </w:r>
        <w:r w:rsidRPr="007C20FA" w:rsidDel="007002C7">
          <w:t xml:space="preserve"> each requirement. This helps to classify </w:t>
        </w:r>
        <w:r w:rsidDel="007002C7">
          <w:t>the requirement</w:t>
        </w:r>
        <w:r w:rsidRPr="007C20FA" w:rsidDel="007002C7">
          <w:t xml:space="preserve">. </w:t>
        </w:r>
        <w:r w:rsidDel="007002C7">
          <w:t>The</w:t>
        </w:r>
        <w:r w:rsidRPr="007C20FA" w:rsidDel="007002C7">
          <w:t xml:space="preserve"> </w:t>
        </w:r>
        <w:r w:rsidDel="007002C7">
          <w:t>attributes are explained at</w:t>
        </w:r>
        <w:r w:rsidRPr="007C20FA" w:rsidDel="007002C7">
          <w:t xml:space="preserve"> </w:t>
        </w:r>
        <w:r w:rsidR="003D360E" w:rsidDel="007002C7">
          <w:fldChar w:fldCharType="begin"/>
        </w:r>
        <w:r w:rsidR="003D360E" w:rsidDel="007002C7">
          <w:instrText xml:space="preserve"> HYPERLINK "http://wiki.ford.com/display/RequirementsEngineering/Requirements+Attributes?src=contextnavpagetreemode" </w:instrText>
        </w:r>
        <w:r w:rsidR="003D360E" w:rsidDel="007002C7">
          <w:fldChar w:fldCharType="separate"/>
        </w:r>
        <w:r w:rsidDel="007002C7">
          <w:rPr>
            <w:rStyle w:val="Hyperlink"/>
          </w:rPr>
          <w:t>RE Wiki - Requirements Attributes</w:t>
        </w:r>
        <w:r w:rsidR="003D360E" w:rsidDel="007002C7">
          <w:rPr>
            <w:rStyle w:val="Hyperlink"/>
          </w:rPr>
          <w:fldChar w:fldCharType="end"/>
        </w:r>
        <w:r w:rsidRPr="007C20FA" w:rsidDel="007002C7">
          <w:t>.</w:t>
        </w:r>
      </w:moveFrom>
    </w:p>
    <w:p w14:paraId="65B35882" w14:textId="77777777" w:rsidR="00196636" w:rsidDel="007002C7" w:rsidRDefault="00196636" w:rsidP="00C25527">
      <w:pPr>
        <w:pStyle w:val="BodyText"/>
        <w:rPr>
          <w:moveFrom w:id="869" w:author="Rodriguez-flores, Raul (R.)" w:date="2020-07-14T16:28:00Z"/>
        </w:rPr>
      </w:pPr>
    </w:p>
    <w:p w14:paraId="2C576C03" w14:textId="77777777" w:rsidR="00900286" w:rsidRPr="00185AC3" w:rsidDel="007002C7" w:rsidRDefault="00900286" w:rsidP="00C25527">
      <w:pPr>
        <w:pStyle w:val="BodyText"/>
        <w:rPr>
          <w:moveFrom w:id="870" w:author="Rodriguez-flores, Raul (R.)" w:date="2020-07-14T16:28:00Z"/>
        </w:rPr>
      </w:pPr>
      <w:bookmarkStart w:id="871" w:name="_Ref521178447"/>
      <w:bookmarkStart w:id="872" w:name="_Toc35002503"/>
      <w:bookmarkStart w:id="873" w:name="_Ref534298952"/>
      <w:bookmarkStart w:id="874" w:name="_Toc211245034"/>
      <w:bookmarkStart w:id="875" w:name="_Ref217349907"/>
      <w:bookmarkStart w:id="876" w:name="_Toc215652148"/>
      <w:bookmarkEnd w:id="7"/>
      <w:bookmarkEnd w:id="825"/>
      <w:bookmarkEnd w:id="826"/>
      <w:bookmarkEnd w:id="827"/>
      <w:bookmarkEnd w:id="828"/>
      <w:moveFrom w:id="877" w:author="Rodriguez-flores, Raul (R.)" w:date="2020-07-14T16:28:00Z">
        <w:r w:rsidDel="007002C7">
          <w:t>References</w:t>
        </w:r>
        <w:bookmarkEnd w:id="871"/>
        <w:bookmarkEnd w:id="872"/>
      </w:moveFrom>
    </w:p>
    <w:p w14:paraId="30D78170" w14:textId="77777777" w:rsidR="00900286" w:rsidRPr="00454CBE" w:rsidDel="007002C7" w:rsidRDefault="00900286" w:rsidP="00C25527">
      <w:pPr>
        <w:pStyle w:val="BodyText"/>
        <w:rPr>
          <w:moveFrom w:id="878" w:author="Rodriguez-flores, Raul (R.)" w:date="2020-07-14T16:28:00Z"/>
        </w:rPr>
      </w:pPr>
      <w:bookmarkStart w:id="879" w:name="_Toc35002504"/>
      <w:moveFrom w:id="880" w:author="Rodriguez-flores, Raul (R.)" w:date="2020-07-14T16:28:00Z">
        <w:r w:rsidRPr="00454CBE" w:rsidDel="007002C7">
          <w:t>Ford documents</w:t>
        </w:r>
        <w:bookmarkEnd w:id="879"/>
      </w:moveFrom>
    </w:p>
    <w:p w14:paraId="568D7110" w14:textId="77777777" w:rsidR="00900286" w:rsidDel="007002C7" w:rsidRDefault="00900286" w:rsidP="00C25527">
      <w:pPr>
        <w:pStyle w:val="BodyText"/>
        <w:rPr>
          <w:moveFrom w:id="881" w:author="Rodriguez-flores, Raul (R.)" w:date="2020-07-14T16:28:00Z"/>
          <w:rFonts w:cs="Arial"/>
        </w:rPr>
      </w:pPr>
      <w:moveFrom w:id="882" w:author="Rodriguez-flores, Raul (R.)" w:date="2020-07-14T16:28:00Z">
        <w:r w:rsidDel="007002C7">
          <w:rPr>
            <w:rFonts w:cs="Arial"/>
          </w:rPr>
          <w:t>List here all Ford internal documents, which are directly related to the feature.</w:t>
        </w:r>
      </w:moveFrom>
    </w:p>
    <w:p w14:paraId="0B3768AE" w14:textId="77777777" w:rsidR="00900286" w:rsidRPr="007F7C20" w:rsidDel="007002C7" w:rsidRDefault="00900286" w:rsidP="00C25527">
      <w:pPr>
        <w:pStyle w:val="BodyText"/>
        <w:rPr>
          <w:moveFrom w:id="883" w:author="Rodriguez-flores, Raul (R.)" w:date="2020-07-14T16:28:00Z"/>
        </w:rPr>
      </w:pPr>
    </w:p>
    <w:p w14:paraId="67B783F8" w14:textId="77777777" w:rsidR="00900286" w:rsidDel="007002C7" w:rsidRDefault="00900286" w:rsidP="00C25527">
      <w:pPr>
        <w:pStyle w:val="BodyText"/>
        <w:rPr>
          <w:moveFrom w:id="884" w:author="Rodriguez-flores, Raul (R.)" w:date="2020-07-14T16:28:00Z"/>
        </w:rPr>
      </w:pPr>
      <w:bookmarkStart w:id="885" w:name="_Toc35002681"/>
      <w:moveFrom w:id="886" w:author="Rodriguez-flores, Raul (R.)" w:date="2020-07-14T16:28:00Z">
        <w:r w:rsidDel="007002C7">
          <w:t xml:space="preserve">Table </w:t>
        </w:r>
        <w:r w:rsidDel="007002C7">
          <w:rPr>
            <w:b/>
            <w:noProof/>
          </w:rPr>
          <w:fldChar w:fldCharType="begin"/>
        </w:r>
        <w:r w:rsidDel="007002C7">
          <w:rPr>
            <w:noProof/>
          </w:rPr>
          <w:instrText xml:space="preserve"> SEQ Table \* ARABIC </w:instrText>
        </w:r>
        <w:r w:rsidDel="007002C7">
          <w:rPr>
            <w:b/>
            <w:noProof/>
          </w:rPr>
          <w:fldChar w:fldCharType="separate"/>
        </w:r>
        <w:r w:rsidR="00AE665F" w:rsidDel="007002C7">
          <w:rPr>
            <w:noProof/>
          </w:rPr>
          <w:t>1</w:t>
        </w:r>
        <w:r w:rsidDel="007002C7">
          <w:rPr>
            <w:b/>
            <w:noProof/>
          </w:rPr>
          <w:fldChar w:fldCharType="end"/>
        </w:r>
        <w:r w:rsidDel="007002C7">
          <w:t>: Ford Documents</w:t>
        </w:r>
        <w:bookmarkEnd w:id="885"/>
      </w:moveFrom>
    </w:p>
    <w:p w14:paraId="064EBA1B" w14:textId="77777777" w:rsidR="00900286" w:rsidRPr="00FB7B3D" w:rsidDel="007002C7" w:rsidRDefault="00900286" w:rsidP="00C25527">
      <w:pPr>
        <w:pStyle w:val="BodyText"/>
        <w:rPr>
          <w:moveFrom w:id="887" w:author="Rodriguez-flores, Raul (R.)" w:date="2020-07-14T16:28:00Z"/>
        </w:rPr>
      </w:pPr>
      <w:bookmarkStart w:id="888" w:name="_Toc35002505"/>
      <w:moveFrom w:id="889" w:author="Rodriguez-flores, Raul (R.)" w:date="2020-07-14T16:28:00Z">
        <w:r w:rsidRPr="00454CBE" w:rsidDel="007002C7">
          <w:t>External</w:t>
        </w:r>
        <w:r w:rsidRPr="00FB7B3D" w:rsidDel="007002C7">
          <w:t xml:space="preserve"> documents and publications</w:t>
        </w:r>
        <w:bookmarkEnd w:id="888"/>
      </w:moveFrom>
    </w:p>
    <w:p w14:paraId="15465EB3" w14:textId="77777777" w:rsidR="00900286" w:rsidDel="007002C7" w:rsidRDefault="00900286" w:rsidP="00C25527">
      <w:pPr>
        <w:pStyle w:val="BodyText"/>
        <w:rPr>
          <w:moveFrom w:id="890" w:author="Rodriguez-flores, Raul (R.)" w:date="2020-07-14T16:28:00Z"/>
          <w:rFonts w:cs="Arial"/>
        </w:rPr>
      </w:pPr>
      <w:moveFrom w:id="891" w:author="Rodriguez-flores, Raul (R.)" w:date="2020-07-14T16:28:00Z">
        <w:r w:rsidRPr="007F7C20" w:rsidDel="007002C7">
          <w:rPr>
            <w:rFonts w:cs="Arial"/>
          </w:rPr>
          <w:t>The list of external documents should include e.g. relevant standards.</w:t>
        </w:r>
      </w:moveFrom>
    </w:p>
    <w:p w14:paraId="47ABB80B" w14:textId="77777777" w:rsidR="00900286" w:rsidRPr="007F7C20" w:rsidDel="007002C7" w:rsidRDefault="00900286" w:rsidP="00C25527">
      <w:pPr>
        <w:pStyle w:val="BodyText"/>
        <w:rPr>
          <w:moveFrom w:id="892" w:author="Rodriguez-flores, Raul (R.)" w:date="2020-07-14T16:28:00Z"/>
          <w:rFonts w:cs="Arial"/>
        </w:rPr>
      </w:pPr>
    </w:p>
    <w:p w14:paraId="21C04E9F" w14:textId="77777777" w:rsidR="00900286" w:rsidDel="007002C7" w:rsidRDefault="00900286" w:rsidP="00C25527">
      <w:pPr>
        <w:pStyle w:val="BodyText"/>
        <w:rPr>
          <w:moveFrom w:id="893" w:author="Rodriguez-flores, Raul (R.)" w:date="2020-07-14T16:28:00Z"/>
        </w:rPr>
      </w:pPr>
      <w:bookmarkStart w:id="894" w:name="_Toc35002682"/>
      <w:moveFrom w:id="895" w:author="Rodriguez-flores, Raul (R.)" w:date="2020-07-14T16:28:00Z">
        <w:r w:rsidDel="007002C7">
          <w:t xml:space="preserve">Table </w:t>
        </w:r>
        <w:r w:rsidDel="007002C7">
          <w:rPr>
            <w:b/>
            <w:noProof/>
          </w:rPr>
          <w:fldChar w:fldCharType="begin"/>
        </w:r>
        <w:r w:rsidDel="007002C7">
          <w:rPr>
            <w:noProof/>
          </w:rPr>
          <w:instrText xml:space="preserve"> SEQ Table \* ARABIC </w:instrText>
        </w:r>
        <w:r w:rsidDel="007002C7">
          <w:rPr>
            <w:b/>
            <w:noProof/>
          </w:rPr>
          <w:fldChar w:fldCharType="separate"/>
        </w:r>
        <w:r w:rsidR="00AE665F" w:rsidDel="007002C7">
          <w:rPr>
            <w:noProof/>
          </w:rPr>
          <w:t>2</w:t>
        </w:r>
        <w:r w:rsidDel="007002C7">
          <w:rPr>
            <w:b/>
            <w:noProof/>
          </w:rPr>
          <w:fldChar w:fldCharType="end"/>
        </w:r>
        <w:r w:rsidDel="007002C7">
          <w:t xml:space="preserve">: </w:t>
        </w:r>
        <w:r w:rsidRPr="00001FE4" w:rsidDel="007002C7">
          <w:t>External documents and publications</w:t>
        </w:r>
        <w:bookmarkEnd w:id="894"/>
      </w:moveFrom>
    </w:p>
    <w:p w14:paraId="6994EE52" w14:textId="77777777" w:rsidR="00900286" w:rsidDel="007002C7" w:rsidRDefault="00900286" w:rsidP="00C25527">
      <w:pPr>
        <w:pStyle w:val="BodyText"/>
        <w:rPr>
          <w:moveFrom w:id="896" w:author="Rodriguez-flores, Raul (R.)" w:date="2020-07-14T16:28:00Z"/>
        </w:rPr>
      </w:pPr>
      <w:bookmarkStart w:id="897" w:name="_Ref521178735"/>
      <w:bookmarkStart w:id="898" w:name="_Toc35002506"/>
      <w:moveFrom w:id="899" w:author="Rodriguez-flores, Raul (R.)" w:date="2020-07-14T16:28:00Z">
        <w:r w:rsidDel="007002C7">
          <w:t>Glossary</w:t>
        </w:r>
        <w:bookmarkEnd w:id="897"/>
        <w:bookmarkEnd w:id="898"/>
      </w:moveFrom>
    </w:p>
    <w:p w14:paraId="1187A159" w14:textId="77777777" w:rsidR="00900286" w:rsidRPr="00347A88" w:rsidDel="007002C7" w:rsidRDefault="00900286" w:rsidP="00C25527">
      <w:pPr>
        <w:pStyle w:val="BodyText"/>
        <w:rPr>
          <w:moveFrom w:id="900" w:author="Rodriguez-flores, Raul (R.)" w:date="2020-07-14T16:28:00Z"/>
          <w:rStyle w:val="SubtleEmphasis"/>
        </w:rPr>
      </w:pPr>
      <w:moveFrom w:id="901" w:author="Rodriguez-flores, Raul (R.)" w:date="2020-07-14T16:28:00Z">
        <w:r w:rsidRPr="002F3FD1" w:rsidDel="007002C7">
          <w:rPr>
            <w:rStyle w:val="SubtleEmphasis"/>
            <w:b/>
          </w:rPr>
          <w:t>#Hint:</w:t>
        </w:r>
        <w:r w:rsidRPr="002F3FD1" w:rsidDel="007002C7">
          <w:rPr>
            <w:rStyle w:val="SubtleEmphasis"/>
          </w:rPr>
          <w:t xml:space="preserve"> Terms, concepts and abbreviations used in the document can be defined and illustrated here. Note that changes to terms and/or concepts described in this section tend to cause major updates to this document</w:t>
        </w:r>
      </w:moveFrom>
    </w:p>
    <w:p w14:paraId="1B4599D8" w14:textId="77777777" w:rsidR="00900286" w:rsidDel="007002C7" w:rsidRDefault="00900286" w:rsidP="00C25527">
      <w:pPr>
        <w:pStyle w:val="BodyText"/>
        <w:rPr>
          <w:moveFrom w:id="902" w:author="Rodriguez-flores, Raul (R.)" w:date="2020-07-14T16:28:00Z"/>
        </w:rPr>
      </w:pPr>
      <w:bookmarkStart w:id="903" w:name="_Toc35002507"/>
      <w:moveFrom w:id="904" w:author="Rodriguez-flores, Raul (R.)" w:date="2020-07-14T16:28:00Z">
        <w:r w:rsidRPr="00FB7B3D" w:rsidDel="007002C7">
          <w:t>Definitions</w:t>
        </w:r>
        <w:bookmarkEnd w:id="903"/>
      </w:moveFrom>
    </w:p>
    <w:p w14:paraId="582BA405" w14:textId="77777777" w:rsidR="00900286" w:rsidRPr="002F3FD1" w:rsidDel="007002C7" w:rsidRDefault="00900286" w:rsidP="00C25527">
      <w:pPr>
        <w:pStyle w:val="BodyText"/>
        <w:rPr>
          <w:moveFrom w:id="905" w:author="Rodriguez-flores, Raul (R.)" w:date="2020-07-14T16:28:00Z"/>
          <w:rStyle w:val="SubtleEmphasis"/>
        </w:rPr>
      </w:pPr>
      <w:moveFrom w:id="906" w:author="Rodriguez-flores, Raul (R.)" w:date="2020-07-14T16:28:00Z">
        <w:r w:rsidRPr="002F3FD1" w:rsidDel="007002C7">
          <w:rPr>
            <w:rStyle w:val="SubtleEmphasis"/>
            <w:b/>
          </w:rPr>
          <w:t>#Hint:</w:t>
        </w:r>
        <w:r w:rsidRPr="002F3FD1" w:rsidDel="007002C7">
          <w:rPr>
            <w:rStyle w:val="SubtleEmphasis"/>
          </w:rPr>
          <w:t xml:space="preserve"> The tables below have feature specific definitions and abbreviations. For additional, non-feature specific terms please refer to the </w:t>
        </w:r>
        <w:r w:rsidR="003D360E" w:rsidDel="007002C7">
          <w:fldChar w:fldCharType="begin"/>
        </w:r>
        <w:r w:rsidR="003D360E" w:rsidDel="007002C7">
          <w:instrText xml:space="preserve"> HYPERLINK "http://wiki.ford.com/display/RequirementsEngineering/Glossary?src=contextnavpagetreemode" </w:instrText>
        </w:r>
        <w:r w:rsidR="003D360E" w:rsidDel="007002C7">
          <w:fldChar w:fldCharType="separate"/>
        </w:r>
        <w:r w:rsidRPr="002F3FD1" w:rsidDel="007002C7">
          <w:rPr>
            <w:rStyle w:val="Hyperlink"/>
            <w:i/>
          </w:rPr>
          <w:t>RE Glossary</w:t>
        </w:r>
        <w:r w:rsidR="003D360E" w:rsidDel="007002C7">
          <w:rPr>
            <w:rStyle w:val="Hyperlink"/>
            <w:i/>
          </w:rPr>
          <w:fldChar w:fldCharType="end"/>
        </w:r>
      </w:moveFrom>
    </w:p>
    <w:p w14:paraId="1D4048A2" w14:textId="77777777" w:rsidR="00900286" w:rsidRPr="002F3FD1" w:rsidDel="007002C7" w:rsidRDefault="00900286" w:rsidP="00C25527">
      <w:pPr>
        <w:pStyle w:val="BodyText"/>
        <w:rPr>
          <w:moveFrom w:id="907" w:author="Rodriguez-flores, Raul (R.)" w:date="2020-07-14T16:28:00Z"/>
        </w:rPr>
      </w:pPr>
    </w:p>
    <w:p w14:paraId="462F2925" w14:textId="77777777" w:rsidR="00900286" w:rsidDel="007002C7" w:rsidRDefault="00900286" w:rsidP="00C25527">
      <w:pPr>
        <w:pStyle w:val="BodyText"/>
        <w:rPr>
          <w:moveFrom w:id="908" w:author="Rodriguez-flores, Raul (R.)" w:date="2020-07-14T16:28:00Z"/>
        </w:rPr>
      </w:pPr>
      <w:bookmarkStart w:id="909" w:name="_Toc35002683"/>
      <w:moveFrom w:id="910" w:author="Rodriguez-flores, Raul (R.)" w:date="2020-07-14T16:28:00Z">
        <w:r w:rsidDel="007002C7">
          <w:t xml:space="preserve">Table </w:t>
        </w:r>
        <w:r w:rsidDel="007002C7">
          <w:rPr>
            <w:b/>
            <w:noProof/>
          </w:rPr>
          <w:fldChar w:fldCharType="begin"/>
        </w:r>
        <w:r w:rsidDel="007002C7">
          <w:rPr>
            <w:noProof/>
          </w:rPr>
          <w:instrText xml:space="preserve"> SEQ Table \* ARABIC </w:instrText>
        </w:r>
        <w:r w:rsidDel="007002C7">
          <w:rPr>
            <w:b/>
            <w:noProof/>
          </w:rPr>
          <w:fldChar w:fldCharType="separate"/>
        </w:r>
        <w:r w:rsidR="00AE665F" w:rsidDel="007002C7">
          <w:rPr>
            <w:noProof/>
          </w:rPr>
          <w:t>3</w:t>
        </w:r>
        <w:r w:rsidDel="007002C7">
          <w:rPr>
            <w:b/>
            <w:noProof/>
          </w:rPr>
          <w:fldChar w:fldCharType="end"/>
        </w:r>
        <w:r w:rsidRPr="000B58D9" w:rsidDel="007002C7">
          <w:t>: Definitions used in this document</w:t>
        </w:r>
        <w:bookmarkEnd w:id="909"/>
      </w:moveFrom>
    </w:p>
    <w:p w14:paraId="1A4A566C" w14:textId="77777777" w:rsidR="00900286" w:rsidRPr="00FB7B3D" w:rsidDel="007002C7" w:rsidRDefault="00900286" w:rsidP="00C25527">
      <w:pPr>
        <w:pStyle w:val="BodyText"/>
        <w:rPr>
          <w:moveFrom w:id="911" w:author="Rodriguez-flores, Raul (R.)" w:date="2020-07-14T16:28:00Z"/>
        </w:rPr>
      </w:pPr>
      <w:bookmarkStart w:id="912" w:name="_Toc35002508"/>
      <w:moveFrom w:id="913" w:author="Rodriguez-flores, Raul (R.)" w:date="2020-07-14T16:28:00Z">
        <w:r w:rsidRPr="00FB7B3D" w:rsidDel="007002C7">
          <w:t>Abbreviations</w:t>
        </w:r>
        <w:bookmarkEnd w:id="912"/>
      </w:moveFrom>
    </w:p>
    <w:p w14:paraId="30E228E1" w14:textId="77777777" w:rsidR="00900286" w:rsidRPr="00185AC3" w:rsidDel="007002C7" w:rsidRDefault="00900286" w:rsidP="00C25527">
      <w:pPr>
        <w:pStyle w:val="BodyText"/>
        <w:rPr>
          <w:moveFrom w:id="914" w:author="Rodriguez-flores, Raul (R.)" w:date="2020-07-14T16:28:00Z"/>
        </w:rPr>
      </w:pPr>
      <w:bookmarkStart w:id="915" w:name="_Toc35002684"/>
      <w:moveFrom w:id="916" w:author="Rodriguez-flores, Raul (R.)" w:date="2020-07-14T16:28:00Z">
        <w:r w:rsidRPr="00185AC3" w:rsidDel="007002C7">
          <w:t xml:space="preserve">Table </w:t>
        </w:r>
        <w:r w:rsidDel="007002C7">
          <w:rPr>
            <w:b/>
          </w:rPr>
          <w:fldChar w:fldCharType="begin"/>
        </w:r>
        <w:r w:rsidDel="007002C7">
          <w:instrText xml:space="preserve"> SEQ Table \* ARABIC </w:instrText>
        </w:r>
        <w:r w:rsidDel="007002C7">
          <w:rPr>
            <w:b/>
          </w:rPr>
          <w:fldChar w:fldCharType="separate"/>
        </w:r>
        <w:r w:rsidR="00AE665F" w:rsidDel="007002C7">
          <w:rPr>
            <w:noProof/>
          </w:rPr>
          <w:t>4</w:t>
        </w:r>
        <w:r w:rsidDel="007002C7">
          <w:rPr>
            <w:b/>
          </w:rPr>
          <w:fldChar w:fldCharType="end"/>
        </w:r>
        <w:r w:rsidDel="007002C7">
          <w:t>: Abbreviations used in this document</w:t>
        </w:r>
        <w:r w:rsidRPr="00185AC3" w:rsidDel="007002C7">
          <w:t>.</w:t>
        </w:r>
        <w:bookmarkEnd w:id="915"/>
      </w:moveFrom>
    </w:p>
    <w:p w14:paraId="6F4709B1" w14:textId="77777777" w:rsidR="00900286" w:rsidRPr="00FB7B3D" w:rsidDel="007002C7" w:rsidRDefault="00900286" w:rsidP="00C25527">
      <w:pPr>
        <w:pStyle w:val="BodyText"/>
        <w:rPr>
          <w:moveFrom w:id="917" w:author="Rodriguez-flores, Raul (R.)" w:date="2020-07-14T16:28:00Z"/>
        </w:rPr>
      </w:pPr>
      <w:bookmarkStart w:id="918" w:name="_Toc35002509"/>
      <w:moveFrom w:id="919" w:author="Rodriguez-flores, Raul (R.)" w:date="2020-07-14T16:28:00Z">
        <w:r w:rsidDel="007002C7">
          <w:t>Parameters / Values</w:t>
        </w:r>
        <w:bookmarkEnd w:id="918"/>
      </w:moveFrom>
    </w:p>
    <w:p w14:paraId="59A63568" w14:textId="6398E074" w:rsidR="009661A5" w:rsidRPr="009661A5" w:rsidRDefault="00900286" w:rsidP="00C25527">
      <w:pPr>
        <w:pStyle w:val="BodyText"/>
        <w:contextualSpacing/>
      </w:pPr>
      <w:bookmarkStart w:id="920" w:name="_Toc528768583"/>
      <w:bookmarkStart w:id="921" w:name="_Toc35002685"/>
      <w:moveFrom w:id="922" w:author="Rodriguez-flores, Raul (R.)" w:date="2020-07-14T16:28:00Z">
        <w:r w:rsidRPr="000F7EE0" w:rsidDel="007002C7">
          <w:t xml:space="preserve">Table </w:t>
        </w:r>
        <w:r w:rsidRPr="000F7EE0" w:rsidDel="007002C7">
          <w:rPr>
            <w:b/>
            <w:noProof/>
          </w:rPr>
          <w:fldChar w:fldCharType="begin"/>
        </w:r>
        <w:r w:rsidRPr="000F7EE0" w:rsidDel="007002C7">
          <w:rPr>
            <w:noProof/>
          </w:rPr>
          <w:instrText xml:space="preserve"> SEQ Table \* ARABIC </w:instrText>
        </w:r>
        <w:r w:rsidRPr="000F7EE0" w:rsidDel="007002C7">
          <w:rPr>
            <w:b/>
            <w:noProof/>
          </w:rPr>
          <w:fldChar w:fldCharType="separate"/>
        </w:r>
        <w:r w:rsidR="00AE665F" w:rsidDel="007002C7">
          <w:rPr>
            <w:noProof/>
          </w:rPr>
          <w:t>5</w:t>
        </w:r>
        <w:r w:rsidRPr="000F7EE0" w:rsidDel="007002C7">
          <w:rPr>
            <w:b/>
            <w:noProof/>
          </w:rPr>
          <w:fldChar w:fldCharType="end"/>
        </w:r>
        <w:r w:rsidRPr="000F7EE0" w:rsidDel="007002C7">
          <w:t>: Parameters / Values used in this docume</w:t>
        </w:r>
      </w:moveFrom>
      <w:bookmarkStart w:id="923" w:name="_Toc35002510"/>
      <w:bookmarkEnd w:id="920"/>
      <w:bookmarkEnd w:id="921"/>
      <w:moveFromRangeEnd w:id="829"/>
      <w:r w:rsidR="005F1ECA">
        <w:t xml:space="preserve"> </w:t>
      </w:r>
      <w:bookmarkEnd w:id="873"/>
      <w:r w:rsidR="007659FD">
        <w:t>Document</w:t>
      </w:r>
      <w:bookmarkEnd w:id="923"/>
    </w:p>
    <w:p w14:paraId="585BB03F" w14:textId="77777777" w:rsidR="004D7C06" w:rsidRPr="007C20FA" w:rsidRDefault="004F0BA5" w:rsidP="00C25527">
      <w:pPr>
        <w:pStyle w:val="Heading1"/>
        <w:pageBreakBefore w:val="0"/>
      </w:pPr>
      <w:r>
        <w:fldChar w:fldCharType="begin"/>
      </w:r>
      <w:r>
        <w:instrText xml:space="preserve"> DOCPROPERTY  ProductType  \* MERGEFORMAT </w:instrText>
      </w:r>
      <w:r>
        <w:fldChar w:fldCharType="separate"/>
      </w:r>
      <w:bookmarkStart w:id="924" w:name="_Toc35002511"/>
      <w:r w:rsidR="00AE665F">
        <w:t>Feature</w:t>
      </w:r>
      <w:r>
        <w:fldChar w:fldCharType="end"/>
      </w:r>
      <w:r w:rsidR="005F1ECA">
        <w:t xml:space="preserve"> </w:t>
      </w:r>
      <w:r w:rsidR="006B40CF">
        <w:t>Overview</w:t>
      </w:r>
      <w:bookmarkEnd w:id="924"/>
    </w:p>
    <w:bookmarkStart w:id="925" w:name="_Toc397081435"/>
    <w:bookmarkStart w:id="926" w:name="_Toc446420177"/>
    <w:p w14:paraId="50853614" w14:textId="77777777" w:rsidR="004D7C06" w:rsidRDefault="005F1ECA" w:rsidP="005F1ECA">
      <w:pPr>
        <w:pStyle w:val="Heading3"/>
        <w:rPr>
          <w:ins w:id="927" w:author="Rodriguez-flores, Raul (R.)" w:date="2020-07-14T17:17:00Z"/>
        </w:rPr>
      </w:pPr>
      <w:r>
        <w:fldChar w:fldCharType="begin"/>
      </w:r>
      <w:r>
        <w:instrText xml:space="preserve"> DOCPROPERTY  ProductType  \* MERGEFORMAT </w:instrText>
      </w:r>
      <w:r>
        <w:fldChar w:fldCharType="separate"/>
      </w:r>
      <w:bookmarkStart w:id="928" w:name="_Toc35002512"/>
      <w:r w:rsidR="00AE665F">
        <w:t>Feature</w:t>
      </w:r>
      <w:r>
        <w:fldChar w:fldCharType="end"/>
      </w:r>
      <w:r>
        <w:t xml:space="preserve"> </w:t>
      </w:r>
      <w:r w:rsidR="004D7C06">
        <w:t xml:space="preserve">Purpose and </w:t>
      </w:r>
      <w:r w:rsidR="006B40CF">
        <w:t>Description</w:t>
      </w:r>
      <w:bookmarkEnd w:id="925"/>
      <w:bookmarkEnd w:id="926"/>
      <w:bookmarkEnd w:id="928"/>
    </w:p>
    <w:p w14:paraId="21788B43" w14:textId="77777777" w:rsidR="0018005B" w:rsidRDefault="0018005B">
      <w:pPr>
        <w:rPr>
          <w:ins w:id="929" w:author="Rodriguez-flores, Raul (R.)" w:date="2020-07-14T17:30:00Z"/>
        </w:rPr>
        <w:pPrChange w:id="930" w:author="Rodriguez-flores, Raul (R.)" w:date="2020-07-14T17:17:00Z">
          <w:pPr>
            <w:pStyle w:val="Heading3"/>
          </w:pPr>
        </w:pPrChange>
      </w:pPr>
      <w:ins w:id="931" w:author="Rodriguez-flores, Raul (R.)" w:date="2020-07-14T17:17:00Z">
        <w:r>
          <w:t xml:space="preserve">The Trailer Settings and Profile Feature will allow the vehicle user </w:t>
        </w:r>
      </w:ins>
      <w:ins w:id="932" w:author="Rodriguez-flores, Raul (R.)" w:date="2020-07-14T17:18:00Z">
        <w:r>
          <w:t xml:space="preserve">to </w:t>
        </w:r>
      </w:ins>
      <w:ins w:id="933" w:author="Rodriguez-flores, Raul (R.)" w:date="2020-07-14T17:19:00Z">
        <w:r>
          <w:t xml:space="preserve">define and configure </w:t>
        </w:r>
      </w:ins>
      <w:ins w:id="934" w:author="Rodriguez-flores, Raul (R.)" w:date="2020-07-14T17:20:00Z">
        <w:r>
          <w:t xml:space="preserve">the Trailer Maintenance and Trailer Trip </w:t>
        </w:r>
      </w:ins>
      <w:ins w:id="935" w:author="Rodriguez-flores, Raul (R.)" w:date="2020-07-14T17:21:00Z">
        <w:r w:rsidR="0025687F">
          <w:t>parameters for the multiple Trailers Profiles.</w:t>
        </w:r>
      </w:ins>
      <w:ins w:id="936" w:author="Rodriguez-flores, Raul (R.)" w:date="2020-07-14T17:23:00Z">
        <w:r w:rsidR="0025687F">
          <w:t xml:space="preserve"> </w:t>
        </w:r>
      </w:ins>
      <w:ins w:id="937" w:author="Rodriguez-flores, Raul (R.)" w:date="2020-07-14T17:25:00Z">
        <w:r w:rsidR="0025687F">
          <w:t>Trailer Settings and Profile</w:t>
        </w:r>
      </w:ins>
      <w:ins w:id="938" w:author="Rodriguez-flores, Raul (R.)" w:date="2020-07-14T17:26:00Z">
        <w:r w:rsidR="0025687F">
          <w:t xml:space="preserve"> Feature HMI </w:t>
        </w:r>
      </w:ins>
      <w:ins w:id="939" w:author="Rodriguez-flores, Raul (R.)" w:date="2020-07-14T17:27:00Z">
        <w:r w:rsidR="0025687F">
          <w:t>is divided i</w:t>
        </w:r>
      </w:ins>
      <w:ins w:id="940" w:author="Rodriguez-flores, Raul (R.)" w:date="2020-07-14T17:30:00Z">
        <w:r w:rsidR="006E2865">
          <w:t xml:space="preserve">n the </w:t>
        </w:r>
      </w:ins>
      <w:ins w:id="941" w:author="Rodriguez-flores, Raul (R.)" w:date="2020-07-14T17:36:00Z">
        <w:r w:rsidR="006E2865">
          <w:t>functionalities previously stated.</w:t>
        </w:r>
      </w:ins>
    </w:p>
    <w:p w14:paraId="288355B2" w14:textId="4F4D15C2" w:rsidR="001F22B8" w:rsidRDefault="006E2865">
      <w:pPr>
        <w:pStyle w:val="ListParagraph"/>
        <w:numPr>
          <w:ilvl w:val="0"/>
          <w:numId w:val="58"/>
        </w:numPr>
        <w:rPr>
          <w:ins w:id="942" w:author="Rodriguez-flores, Raul (R.)" w:date="2020-07-14T18:01:00Z"/>
        </w:rPr>
        <w:pPrChange w:id="943" w:author="Rodriguez-flores, Raul (R.)" w:date="2020-07-14T18:01:00Z">
          <w:pPr>
            <w:pStyle w:val="Heading3"/>
          </w:pPr>
        </w:pPrChange>
      </w:pPr>
      <w:ins w:id="944" w:author="Rodriguez-flores, Raul (R.)" w:date="2020-07-14T17:31:00Z">
        <w:r>
          <w:t>Trailer Maintenance configuration. This section covers all the traceability for the trailer comp</w:t>
        </w:r>
      </w:ins>
      <w:ins w:id="945" w:author="Rodriguez-flores, Raul (R.)" w:date="2020-07-14T17:32:00Z">
        <w:r>
          <w:t xml:space="preserve">onents maintenance/service. The Notifications/Pop ups </w:t>
        </w:r>
      </w:ins>
      <w:ins w:id="946" w:author="Rodriguez-flores, Raul (R.)" w:date="2020-07-14T17:33:00Z">
        <w:r>
          <w:t>triggered by this Function rely on t</w:t>
        </w:r>
      </w:ins>
      <w:ins w:id="947" w:author="Rodriguez-flores, Raul (R.)" w:date="2020-07-14T17:34:00Z">
        <w:r>
          <w:t>he Months in Service</w:t>
        </w:r>
      </w:ins>
      <w:ins w:id="948" w:author="Rodriguez-flores, Raul (R.)" w:date="2020-07-14T18:56:00Z">
        <w:r w:rsidR="00222AAE">
          <w:t xml:space="preserve"> (</w:t>
        </w:r>
      </w:ins>
      <w:r w:rsidR="00FC0E44">
        <w:t>1-24</w:t>
      </w:r>
      <w:ins w:id="949" w:author="Rodriguez-flores, Raul (R.)" w:date="2020-07-14T18:56:00Z">
        <w:r w:rsidR="00222AAE">
          <w:t>)</w:t>
        </w:r>
      </w:ins>
      <w:ins w:id="950" w:author="Rodriguez-flores, Raul (R.)" w:date="2020-07-14T17:34:00Z">
        <w:r>
          <w:t xml:space="preserve"> or Miles/</w:t>
        </w:r>
      </w:ins>
      <w:ins w:id="951" w:author="Rodriguez-flores, Raul (R.)" w:date="2020-07-14T17:35:00Z">
        <w:r>
          <w:t>Kilometers in Service</w:t>
        </w:r>
      </w:ins>
      <w:ins w:id="952" w:author="Rodriguez-flores, Raul (R.)" w:date="2020-07-14T18:56:00Z">
        <w:r w:rsidR="00222AAE">
          <w:t xml:space="preserve"> (</w:t>
        </w:r>
      </w:ins>
      <w:r w:rsidR="00FC0E44">
        <w:t>1</w:t>
      </w:r>
      <w:ins w:id="953" w:author="Rodriguez-flores, Raul (R.)" w:date="2020-07-14T18:57:00Z">
        <w:r w:rsidR="00222AAE">
          <w:t>,000</w:t>
        </w:r>
      </w:ins>
      <w:r w:rsidR="00FC0E44">
        <w:t>-24</w:t>
      </w:r>
      <w:ins w:id="954" w:author="Rodriguez-flores, Raul (R.)" w:date="2020-07-14T18:57:00Z">
        <w:r w:rsidR="00222AAE">
          <w:t>,000</w:t>
        </w:r>
      </w:ins>
      <w:ins w:id="955" w:author="Rodriguez-flores, Raul (R.)" w:date="2020-07-14T18:56:00Z">
        <w:r w:rsidR="00222AAE">
          <w:t>)</w:t>
        </w:r>
      </w:ins>
      <w:ins w:id="956" w:author="Rodriguez-flores, Raul (R.)" w:date="2020-07-14T17:35:00Z">
        <w:r>
          <w:t>. Trailer Maintenance configuration sequence is describ</w:t>
        </w:r>
      </w:ins>
      <w:ins w:id="957" w:author="Rodriguez-flores, Raul (R.)" w:date="2020-07-14T17:36:00Z">
        <w:r>
          <w:t>ed as below:</w:t>
        </w:r>
      </w:ins>
    </w:p>
    <w:p w14:paraId="517B44A9" w14:textId="444863B9" w:rsidR="002F6871" w:rsidRDefault="002F6871">
      <w:pPr>
        <w:pStyle w:val="ListParagraph"/>
        <w:numPr>
          <w:ilvl w:val="1"/>
          <w:numId w:val="58"/>
        </w:numPr>
        <w:rPr>
          <w:ins w:id="958" w:author="Rodriguez-flores, Raul (R.)" w:date="2020-07-14T18:05:00Z"/>
        </w:rPr>
        <w:pPrChange w:id="959" w:author="Rodriguez-flores, Raul (R.)" w:date="2020-07-14T18:01:00Z">
          <w:pPr>
            <w:pStyle w:val="Heading3"/>
          </w:pPr>
        </w:pPrChange>
      </w:pPr>
      <w:ins w:id="960" w:author="Rodriguez-flores, Raul (R.)" w:date="2020-07-14T18:05:00Z">
        <w:r>
          <w:t>Maintenance</w:t>
        </w:r>
      </w:ins>
      <w:ins w:id="961" w:author="Rodriguez-flores, Raul (R.)" w:date="2020-07-14T18:06:00Z">
        <w:r>
          <w:t xml:space="preserve"> Notifications</w:t>
        </w:r>
      </w:ins>
      <w:ins w:id="962" w:author="Rodriguez-flores, Raul (R.)" w:date="2020-07-14T18:07:00Z">
        <w:r>
          <w:t xml:space="preserve">. </w:t>
        </w:r>
      </w:ins>
      <w:ins w:id="963" w:author="Rodriguez-flores, Raul (R.)" w:date="2020-07-14T18:14:00Z">
        <w:r w:rsidR="00814C00">
          <w:t xml:space="preserve">Enable notifications related to trailer </w:t>
        </w:r>
      </w:ins>
      <w:ins w:id="964" w:author="Rodriguez-flores, Raul (R.)" w:date="2020-07-14T18:15:00Z">
        <w:r w:rsidR="00814C00">
          <w:t>maintenance. These notifications will be display while the trailer is active</w:t>
        </w:r>
      </w:ins>
      <w:r w:rsidR="00FC0E44">
        <w:t xml:space="preserve"> and the pre-conditions are me</w:t>
      </w:r>
      <w:r w:rsidR="005B74D6">
        <w:t>e</w:t>
      </w:r>
      <w:r w:rsidR="00FC0E44">
        <w:t>t</w:t>
      </w:r>
      <w:ins w:id="965" w:author="Rodriguez-flores, Raul (R.)" w:date="2020-07-14T18:15:00Z">
        <w:r w:rsidR="00814C00">
          <w:t>.</w:t>
        </w:r>
      </w:ins>
    </w:p>
    <w:p w14:paraId="0105EDAD" w14:textId="77777777" w:rsidR="00814C00" w:rsidRDefault="00814C00">
      <w:pPr>
        <w:pStyle w:val="ListParagraph"/>
        <w:numPr>
          <w:ilvl w:val="1"/>
          <w:numId w:val="58"/>
        </w:numPr>
        <w:rPr>
          <w:ins w:id="966" w:author="Rodriguez-flores, Raul (R.)" w:date="2020-07-14T18:16:00Z"/>
        </w:rPr>
        <w:pPrChange w:id="967" w:author="Rodriguez-flores, Raul (R.)" w:date="2020-07-14T18:16:00Z">
          <w:pPr>
            <w:pStyle w:val="Heading3"/>
          </w:pPr>
        </w:pPrChange>
      </w:pPr>
      <w:ins w:id="968" w:author="Rodriguez-flores, Raul (R.)" w:date="2020-07-14T18:05:00Z">
        <w:r>
          <w:t>Active</w:t>
        </w:r>
      </w:ins>
      <w:ins w:id="969" w:author="Rodriguez-flores, Raul (R.)" w:date="2020-07-14T18:12:00Z">
        <w:r>
          <w:t xml:space="preserve"> Trailer Status</w:t>
        </w:r>
      </w:ins>
      <w:ins w:id="970" w:author="Rodriguez-flores, Raul (R.)" w:date="2020-07-14T18:13:00Z">
        <w:r>
          <w:t xml:space="preserve">. Shows </w:t>
        </w:r>
      </w:ins>
      <w:ins w:id="971" w:author="Rodriguez-flores, Raul (R.)" w:date="2020-07-14T18:14:00Z">
        <w:r>
          <w:t>a summary of the maintenance status for the active trailer.</w:t>
        </w:r>
      </w:ins>
    </w:p>
    <w:p w14:paraId="5B7BB700" w14:textId="111A34AB" w:rsidR="00814C00" w:rsidRPr="009C10F0" w:rsidRDefault="00814C00">
      <w:pPr>
        <w:pStyle w:val="ListParagraph"/>
        <w:numPr>
          <w:ilvl w:val="3"/>
          <w:numId w:val="58"/>
        </w:numPr>
        <w:rPr>
          <w:ins w:id="972" w:author="Rodriguez-flores, Raul (R.)" w:date="2020-07-14T18:17:00Z"/>
          <w:rStyle w:val="SubtleEmphasis"/>
          <w:rPrChange w:id="973" w:author="Rodriguez-flores, Raul (R.)" w:date="2020-07-14T18:22:00Z">
            <w:rPr>
              <w:ins w:id="974" w:author="Rodriguez-flores, Raul (R.)" w:date="2020-07-14T18:17:00Z"/>
            </w:rPr>
          </w:rPrChange>
        </w:rPr>
        <w:pPrChange w:id="975" w:author="Rodriguez-flores, Raul (R.)" w:date="2020-07-14T18:16:00Z">
          <w:pPr>
            <w:pStyle w:val="Heading3"/>
          </w:pPr>
        </w:pPrChange>
      </w:pPr>
      <w:ins w:id="976" w:author="Rodriguez-flores, Raul (R.)" w:date="2020-07-14T18:17:00Z">
        <w:r w:rsidRPr="009C10F0">
          <w:rPr>
            <w:rStyle w:val="SubtleEmphasis"/>
            <w:rPrChange w:id="977" w:author="Rodriguez-flores, Raul (R.)" w:date="2020-07-14T18:22:00Z">
              <w:rPr>
                <w:b w:val="0"/>
                <w:bCs w:val="0"/>
                <w:iCs w:val="0"/>
              </w:rPr>
            </w:rPrChange>
          </w:rPr>
          <w:t>Trailer Axle Maintenance.</w:t>
        </w:r>
      </w:ins>
      <w:ins w:id="978" w:author="Rodriguez-flores, Raul (R.)" w:date="2020-07-14T18:26:00Z">
        <w:r w:rsidR="009C10F0">
          <w:rPr>
            <w:rStyle w:val="SubtleEmphasis"/>
          </w:rPr>
          <w:t xml:space="preserve"> Axle Components Mainte</w:t>
        </w:r>
      </w:ins>
      <w:ins w:id="979" w:author="Rodriguez-flores, Raul (R.)" w:date="2020-07-14T18:27:00Z">
        <w:r w:rsidR="009C10F0">
          <w:rPr>
            <w:rStyle w:val="SubtleEmphasis"/>
          </w:rPr>
          <w:t>nance to be tracked are Wheel Bearings and Cups, Axle Seals, Springs and Suspension.</w:t>
        </w:r>
      </w:ins>
    </w:p>
    <w:p w14:paraId="34285AD6" w14:textId="77777777" w:rsidR="00814C00" w:rsidRPr="009C10F0" w:rsidRDefault="00814C00">
      <w:pPr>
        <w:pStyle w:val="ListParagraph"/>
        <w:numPr>
          <w:ilvl w:val="3"/>
          <w:numId w:val="58"/>
        </w:numPr>
        <w:rPr>
          <w:ins w:id="980" w:author="Rodriguez-flores, Raul (R.)" w:date="2020-07-14T18:21:00Z"/>
          <w:rStyle w:val="SubtleEmphasis"/>
          <w:rPrChange w:id="981" w:author="Rodriguez-flores, Raul (R.)" w:date="2020-07-14T18:22:00Z">
            <w:rPr>
              <w:ins w:id="982" w:author="Rodriguez-flores, Raul (R.)" w:date="2020-07-14T18:21:00Z"/>
            </w:rPr>
          </w:rPrChange>
        </w:rPr>
        <w:pPrChange w:id="983" w:author="Rodriguez-flores, Raul (R.)" w:date="2020-07-14T18:16:00Z">
          <w:pPr>
            <w:pStyle w:val="Heading3"/>
          </w:pPr>
        </w:pPrChange>
      </w:pPr>
      <w:ins w:id="984" w:author="Rodriguez-flores, Raul (R.)" w:date="2020-07-14T18:17:00Z">
        <w:r w:rsidRPr="009C10F0">
          <w:rPr>
            <w:rStyle w:val="SubtleEmphasis"/>
            <w:rPrChange w:id="985" w:author="Rodriguez-flores, Raul (R.)" w:date="2020-07-14T18:22:00Z">
              <w:rPr>
                <w:b w:val="0"/>
                <w:bCs w:val="0"/>
                <w:iCs w:val="0"/>
              </w:rPr>
            </w:rPrChange>
          </w:rPr>
          <w:t>Trailer Brakes Maintenance</w:t>
        </w:r>
      </w:ins>
      <w:ins w:id="986" w:author="Rodriguez-flores, Raul (R.)" w:date="2020-07-14T18:29:00Z">
        <w:r w:rsidR="009C10F0">
          <w:rPr>
            <w:rStyle w:val="SubtleEmphasis"/>
          </w:rPr>
          <w:t xml:space="preserve">. Brakes Components Maintenance to be tracked are </w:t>
        </w:r>
      </w:ins>
      <w:ins w:id="987" w:author="Rodriguez-flores, Raul (R.)" w:date="2020-07-14T18:32:00Z">
        <w:r w:rsidR="00D07B7E">
          <w:rPr>
            <w:rStyle w:val="SubtleEmphasis"/>
          </w:rPr>
          <w:t>Brakes</w:t>
        </w:r>
      </w:ins>
      <w:ins w:id="988" w:author="Rodriguez-flores, Raul (R.)" w:date="2020-07-14T18:34:00Z">
        <w:r w:rsidR="00D07B7E">
          <w:rPr>
            <w:rStyle w:val="SubtleEmphasis"/>
          </w:rPr>
          <w:t xml:space="preserve"> adjustments</w:t>
        </w:r>
      </w:ins>
      <w:ins w:id="989" w:author="Rodriguez-flores, Raul (R.)" w:date="2020-07-14T18:32:00Z">
        <w:r w:rsidR="00D07B7E">
          <w:rPr>
            <w:rStyle w:val="SubtleEmphasis"/>
          </w:rPr>
          <w:t>, Brake Linings, Hub and Drum Brakes</w:t>
        </w:r>
      </w:ins>
      <w:ins w:id="990" w:author="Rodriguez-flores, Raul (R.)" w:date="2020-07-14T18:33:00Z">
        <w:r w:rsidR="00D07B7E">
          <w:rPr>
            <w:rStyle w:val="SubtleEmphasis"/>
          </w:rPr>
          <w:t>, Hydraulic Brakes, Brake Lines, Trailer Brake Wiring, Trailer Magnets</w:t>
        </w:r>
      </w:ins>
    </w:p>
    <w:p w14:paraId="0B318EE6" w14:textId="356559E7" w:rsidR="00814C00" w:rsidRDefault="00814C00">
      <w:pPr>
        <w:pStyle w:val="ListParagraph"/>
        <w:numPr>
          <w:ilvl w:val="3"/>
          <w:numId w:val="58"/>
        </w:numPr>
        <w:rPr>
          <w:rStyle w:val="SubtleEmphasis"/>
        </w:rPr>
        <w:pPrChange w:id="991" w:author="Rodriguez-flores, Raul (R.)" w:date="2020-07-14T18:16:00Z">
          <w:pPr>
            <w:pStyle w:val="Heading3"/>
          </w:pPr>
        </w:pPrChange>
      </w:pPr>
      <w:ins w:id="992" w:author="Rodriguez-flores, Raul (R.)" w:date="2020-07-14T18:21:00Z">
        <w:r w:rsidRPr="009C10F0">
          <w:rPr>
            <w:rStyle w:val="SubtleEmphasis"/>
            <w:rPrChange w:id="993" w:author="Rodriguez-flores, Raul (R.)" w:date="2020-07-14T18:22:00Z">
              <w:rPr>
                <w:b w:val="0"/>
                <w:bCs w:val="0"/>
                <w:iCs w:val="0"/>
              </w:rPr>
            </w:rPrChange>
          </w:rPr>
          <w:t xml:space="preserve">Trailer </w:t>
        </w:r>
        <w:r w:rsidR="009C10F0" w:rsidRPr="009C10F0">
          <w:rPr>
            <w:rStyle w:val="SubtleEmphasis"/>
            <w:rPrChange w:id="994" w:author="Rodriguez-flores, Raul (R.)" w:date="2020-07-14T18:22:00Z">
              <w:rPr>
                <w:b w:val="0"/>
                <w:bCs w:val="0"/>
                <w:iCs w:val="0"/>
              </w:rPr>
            </w:rPrChange>
          </w:rPr>
          <w:t>Wheel/Tire</w:t>
        </w:r>
      </w:ins>
      <w:ins w:id="995" w:author="Rodriguez-flores, Raul (R.)" w:date="2020-07-14T18:35:00Z">
        <w:r w:rsidR="00D07B7E">
          <w:rPr>
            <w:rStyle w:val="SubtleEmphasis"/>
          </w:rPr>
          <w:t xml:space="preserve">. Wheel/Tire components Maintenance to be tracked are Lug nuts and </w:t>
        </w:r>
      </w:ins>
      <w:ins w:id="996" w:author="Rodriguez-flores, Raul (R.)" w:date="2020-07-14T18:36:00Z">
        <w:r w:rsidR="00D07B7E">
          <w:rPr>
            <w:rStyle w:val="SubtleEmphasis"/>
          </w:rPr>
          <w:t>Wheel and Rims</w:t>
        </w:r>
      </w:ins>
    </w:p>
    <w:p w14:paraId="0C36CEC9" w14:textId="581FB117" w:rsidR="005B74D6" w:rsidRPr="009C10F0" w:rsidRDefault="005B74D6" w:rsidP="005B74D6">
      <w:pPr>
        <w:pStyle w:val="ListParagraph"/>
        <w:numPr>
          <w:ilvl w:val="3"/>
          <w:numId w:val="58"/>
        </w:numPr>
        <w:rPr>
          <w:ins w:id="997" w:author="Rodriguez-flores, Raul (R.)" w:date="2020-07-14T17:38:00Z"/>
          <w:rStyle w:val="SubtleEmphasis"/>
          <w:rPrChange w:id="998" w:author="Rodriguez-flores, Raul (R.)" w:date="2020-07-14T18:22:00Z">
            <w:rPr>
              <w:ins w:id="999" w:author="Rodriguez-flores, Raul (R.)" w:date="2020-07-14T17:38:00Z"/>
            </w:rPr>
          </w:rPrChange>
        </w:rPr>
      </w:pPr>
      <w:r>
        <w:rPr>
          <w:rStyle w:val="SubtleEmphasis"/>
        </w:rPr>
        <w:t xml:space="preserve">Trailer </w:t>
      </w:r>
      <w:r w:rsidR="00BC1616">
        <w:rPr>
          <w:rStyle w:val="SubtleEmphasis"/>
        </w:rPr>
        <w:t>Wiring. Trailer Harness and connector maintenance to be tracked.</w:t>
      </w:r>
    </w:p>
    <w:p w14:paraId="0743C827" w14:textId="77777777" w:rsidR="006E2865" w:rsidRDefault="006E2865">
      <w:pPr>
        <w:pStyle w:val="ListParagraph"/>
        <w:numPr>
          <w:ilvl w:val="0"/>
          <w:numId w:val="58"/>
        </w:numPr>
        <w:rPr>
          <w:ins w:id="1000" w:author="Rodriguez-flores, Raul (R.)" w:date="2020-07-14T18:38:00Z"/>
        </w:rPr>
        <w:pPrChange w:id="1001" w:author="Rodriguez-flores, Raul (R.)" w:date="2020-07-14T17:38:00Z">
          <w:pPr>
            <w:pStyle w:val="Heading3"/>
          </w:pPr>
        </w:pPrChange>
      </w:pPr>
      <w:ins w:id="1002" w:author="Rodriguez-flores, Raul (R.)" w:date="2020-07-14T17:38:00Z">
        <w:r>
          <w:t xml:space="preserve">Trailer Trip configuration. </w:t>
        </w:r>
      </w:ins>
      <w:ins w:id="1003" w:author="Rodriguez-flores, Raul (R.)" w:date="2020-07-14T17:44:00Z">
        <w:r w:rsidR="0041298D">
          <w:t xml:space="preserve">This section covers </w:t>
        </w:r>
      </w:ins>
      <w:ins w:id="1004" w:author="Rodriguez-flores, Raul (R.)" w:date="2020-07-14T17:48:00Z">
        <w:r w:rsidR="0041298D">
          <w:t xml:space="preserve">the </w:t>
        </w:r>
      </w:ins>
      <w:ins w:id="1005" w:author="Rodriguez-flores, Raul (R.)" w:date="2020-07-14T17:44:00Z">
        <w:r w:rsidR="0041298D">
          <w:t>trailer</w:t>
        </w:r>
      </w:ins>
      <w:ins w:id="1006" w:author="Rodriguez-flores, Raul (R.)" w:date="2020-07-14T17:45:00Z">
        <w:r w:rsidR="0041298D">
          <w:t xml:space="preserve"> mileage/kilometers</w:t>
        </w:r>
      </w:ins>
      <w:ins w:id="1007" w:author="Rodriguez-flores, Raul (R.)" w:date="2020-07-14T17:48:00Z">
        <w:r w:rsidR="0041298D">
          <w:t xml:space="preserve"> </w:t>
        </w:r>
      </w:ins>
      <w:ins w:id="1008" w:author="Rodriguez-flores, Raul (R.)" w:date="2020-07-14T17:50:00Z">
        <w:r w:rsidR="001F22B8">
          <w:t>tr</w:t>
        </w:r>
      </w:ins>
      <w:ins w:id="1009" w:author="Rodriguez-flores, Raul (R.)" w:date="2020-07-14T17:57:00Z">
        <w:r w:rsidR="001F22B8">
          <w:t xml:space="preserve">aceability due the possibility that the vehicle customer </w:t>
        </w:r>
      </w:ins>
      <w:ins w:id="1010" w:author="Rodriguez-flores, Raul (R.)" w:date="2020-07-14T17:58:00Z">
        <w:r w:rsidR="001F22B8">
          <w:t>may use</w:t>
        </w:r>
      </w:ins>
      <w:ins w:id="1011" w:author="Rodriguez-flores, Raul (R.)" w:date="2020-07-14T17:59:00Z">
        <w:r w:rsidR="001F22B8">
          <w:t xml:space="preserve"> a</w:t>
        </w:r>
      </w:ins>
      <w:ins w:id="1012" w:author="Rodriguez-flores, Raul (R.)" w:date="2020-07-14T17:58:00Z">
        <w:r w:rsidR="001F22B8">
          <w:t xml:space="preserve"> trailer </w:t>
        </w:r>
      </w:ins>
      <w:ins w:id="1013" w:author="Rodriguez-flores, Raul (R.)" w:date="2020-07-14T17:59:00Z">
        <w:r w:rsidR="001F22B8">
          <w:t>on</w:t>
        </w:r>
      </w:ins>
      <w:ins w:id="1014" w:author="Rodriguez-flores, Raul (R.)" w:date="2020-07-14T17:58:00Z">
        <w:r w:rsidR="001F22B8">
          <w:t xml:space="preserve"> different vehicles</w:t>
        </w:r>
      </w:ins>
      <w:ins w:id="1015" w:author="Rodriguez-flores, Raul (R.)" w:date="2020-07-14T17:50:00Z">
        <w:r w:rsidR="0041298D">
          <w:t>. T</w:t>
        </w:r>
        <w:r w:rsidR="001F22B8">
          <w:t>he main</w:t>
        </w:r>
        <w:r w:rsidR="0041298D">
          <w:t xml:space="preserve"> funct</w:t>
        </w:r>
      </w:ins>
      <w:ins w:id="1016" w:author="Rodriguez-flores, Raul (R.)" w:date="2020-07-14T17:51:00Z">
        <w:r w:rsidR="0041298D">
          <w:t>ion</w:t>
        </w:r>
        <w:r w:rsidR="001F22B8">
          <w:t xml:space="preserve"> allows the user to update / reset the Trailer Mileage/Kilometers on each one of the </w:t>
        </w:r>
      </w:ins>
      <w:ins w:id="1017" w:author="Rodriguez-flores, Raul (R.)" w:date="2020-07-14T17:52:00Z">
        <w:r w:rsidR="001F22B8">
          <w:t>Trailer Profiles previously configured.</w:t>
        </w:r>
      </w:ins>
      <w:ins w:id="1018" w:author="Rodriguez-flores, Raul (R.)" w:date="2020-07-14T17:54:00Z">
        <w:r w:rsidR="002F6871">
          <w:t xml:space="preserve"> </w:t>
        </w:r>
      </w:ins>
      <w:ins w:id="1019" w:author="Rodriguez-flores, Raul (R.)" w:date="2020-07-14T18:02:00Z">
        <w:r w:rsidR="002F6871">
          <w:t>Trailer Trip configuration sequence is described as below:</w:t>
        </w:r>
      </w:ins>
    </w:p>
    <w:p w14:paraId="4E62354B" w14:textId="77777777" w:rsidR="00D07B7E" w:rsidRDefault="004F0A9C">
      <w:pPr>
        <w:pStyle w:val="ListParagraph"/>
        <w:numPr>
          <w:ilvl w:val="1"/>
          <w:numId w:val="58"/>
        </w:numPr>
        <w:rPr>
          <w:ins w:id="1020" w:author="Rodriguez-flores, Raul (R.)" w:date="2020-07-14T18:43:00Z"/>
        </w:rPr>
        <w:pPrChange w:id="1021" w:author="Rodriguez-flores, Raul (R.)" w:date="2020-07-14T18:38:00Z">
          <w:pPr>
            <w:pStyle w:val="Heading3"/>
          </w:pPr>
        </w:pPrChange>
      </w:pPr>
      <w:ins w:id="1022" w:author="Rodriguez-flores, Raul (R.)" w:date="2020-07-14T18:43:00Z">
        <w:r>
          <w:t>Edit Trailer Distance</w:t>
        </w:r>
      </w:ins>
      <w:ins w:id="1023" w:author="Rodriguez-flores, Raul (R.)" w:date="2020-07-14T18:46:00Z">
        <w:r>
          <w:t xml:space="preserve">. </w:t>
        </w:r>
      </w:ins>
      <w:ins w:id="1024" w:author="Rodriguez-flores, Raul (R.)" w:date="2020-07-14T18:47:00Z">
        <w:r>
          <w:t>S</w:t>
        </w:r>
      </w:ins>
      <w:ins w:id="1025" w:author="Rodriguez-flores, Raul (R.)" w:date="2020-07-14T18:48:00Z">
        <w:r>
          <w:t>hows a Numbers Keyboard to update the trailer distance</w:t>
        </w:r>
      </w:ins>
      <w:ins w:id="1026" w:author="Rodriguez-flores, Raul (R.)" w:date="2020-07-14T18:49:00Z">
        <w:r>
          <w:t>.</w:t>
        </w:r>
      </w:ins>
    </w:p>
    <w:p w14:paraId="28A34FC5" w14:textId="77777777" w:rsidR="004F0A9C" w:rsidRDefault="004F0A9C">
      <w:pPr>
        <w:pStyle w:val="ListParagraph"/>
        <w:numPr>
          <w:ilvl w:val="1"/>
          <w:numId w:val="58"/>
        </w:numPr>
        <w:rPr>
          <w:ins w:id="1027" w:author="Rodriguez-flores, Raul (R.)" w:date="2020-07-14T17:37:00Z"/>
        </w:rPr>
        <w:pPrChange w:id="1028" w:author="Rodriguez-flores, Raul (R.)" w:date="2020-07-14T18:43:00Z">
          <w:pPr>
            <w:pStyle w:val="Heading3"/>
          </w:pPr>
        </w:pPrChange>
      </w:pPr>
      <w:ins w:id="1029" w:author="Rodriguez-flores, Raul (R.)" w:date="2020-07-14T18:43:00Z">
        <w:r>
          <w:t>Reset Trailer Fuel Economy</w:t>
        </w:r>
      </w:ins>
      <w:ins w:id="1030" w:author="Rodriguez-flores, Raul (R.)" w:date="2020-07-14T18:49:00Z">
        <w:r>
          <w:t xml:space="preserve">. Shows a Notification/Pop up to get the </w:t>
        </w:r>
      </w:ins>
      <w:ins w:id="1031" w:author="Rodriguez-flores, Raul (R.)" w:date="2020-07-14T18:50:00Z">
        <w:r>
          <w:t>vehicle user confirmation for the Trailer Distance/</w:t>
        </w:r>
      </w:ins>
      <w:ins w:id="1032" w:author="Rodriguez-flores, Raul (R.)" w:date="2020-07-14T18:51:00Z">
        <w:r>
          <w:t xml:space="preserve">Trailer </w:t>
        </w:r>
      </w:ins>
      <w:ins w:id="1033" w:author="Rodriguez-flores, Raul (R.)" w:date="2020-07-14T18:50:00Z">
        <w:r>
          <w:t>Fuel Economy reset</w:t>
        </w:r>
      </w:ins>
      <w:ins w:id="1034" w:author="Rodriguez-flores, Raul (R.)" w:date="2020-07-14T18:51:00Z">
        <w:r>
          <w:t>.</w:t>
        </w:r>
      </w:ins>
    </w:p>
    <w:p w14:paraId="1C380406" w14:textId="77777777" w:rsidR="006E2865" w:rsidRPr="00123D1A" w:rsidRDefault="006E2865">
      <w:pPr>
        <w:pPrChange w:id="1035" w:author="Rodriguez-flores, Raul (R.)" w:date="2020-07-14T17:38:00Z">
          <w:pPr>
            <w:pStyle w:val="Heading3"/>
          </w:pPr>
        </w:pPrChange>
      </w:pPr>
    </w:p>
    <w:p w14:paraId="2BFF0A49" w14:textId="77777777" w:rsidR="00F62AF4" w:rsidDel="004F0A9C" w:rsidRDefault="00F62AF4" w:rsidP="00F8242F">
      <w:pPr>
        <w:shd w:val="clear" w:color="auto" w:fill="D6E3BC" w:themeFill="accent3" w:themeFillTint="66"/>
        <w:ind w:left="567" w:hanging="567"/>
        <w:rPr>
          <w:del w:id="1036" w:author="Rodriguez-flores, Raul (R.)" w:date="2020-07-14T18:51:00Z"/>
          <w:rStyle w:val="SubtleEmphasis"/>
        </w:rPr>
      </w:pPr>
      <w:del w:id="1037" w:author="Rodriguez-flores, Raul (R.)" w:date="2020-07-14T18:51:00Z">
        <w:r w:rsidRPr="006955B0" w:rsidDel="004F0A9C">
          <w:rPr>
            <w:rStyle w:val="SubtleEmphasis"/>
            <w:b/>
          </w:rPr>
          <w:delText>#Hint:</w:delText>
        </w:r>
        <w:r w:rsidRPr="00E322B9" w:rsidDel="004F0A9C">
          <w:rPr>
            <w:rStyle w:val="SubtleEmphasis"/>
          </w:rPr>
          <w:delText xml:space="preserve"> </w:delText>
        </w:r>
        <w:r w:rsidDel="004F0A9C">
          <w:rPr>
            <w:rStyle w:val="SubtleEmphasis"/>
          </w:rPr>
          <w:delText>Some descriptive text to explain the</w:delText>
        </w:r>
        <w:r w:rsidRPr="00E322B9" w:rsidDel="004F0A9C">
          <w:rPr>
            <w:rStyle w:val="SubtleEmphasis"/>
          </w:rPr>
          <w:delText xml:space="preserve"> purpose and functionality of the feature.</w:delText>
        </w:r>
      </w:del>
    </w:p>
    <w:p w14:paraId="723A5D85" w14:textId="77777777" w:rsidR="004D7C06" w:rsidDel="004F0A9C" w:rsidRDefault="004D7C06" w:rsidP="00B92B95">
      <w:pPr>
        <w:rPr>
          <w:del w:id="1038" w:author="Rodriguez-flores, Raul (R.)" w:date="2020-07-14T18:51:00Z"/>
          <w:rFonts w:cs="Arial"/>
        </w:rPr>
      </w:pPr>
    </w:p>
    <w:bookmarkStart w:id="1039" w:name="_Toc446420178"/>
    <w:bookmarkStart w:id="1040" w:name="_Toc397081437"/>
    <w:p w14:paraId="4422B0B3" w14:textId="77777777" w:rsidR="004D7C06" w:rsidRPr="007C20FA" w:rsidRDefault="005F1ECA" w:rsidP="00B92B95">
      <w:pPr>
        <w:pStyle w:val="Heading3"/>
      </w:pPr>
      <w:r>
        <w:fldChar w:fldCharType="begin"/>
      </w:r>
      <w:r>
        <w:instrText xml:space="preserve"> DOCPROPERTY  ProductType  \* MERGEFORMAT </w:instrText>
      </w:r>
      <w:r>
        <w:fldChar w:fldCharType="separate"/>
      </w:r>
      <w:bookmarkStart w:id="1041" w:name="_Toc35002513"/>
      <w:r w:rsidR="00AE665F">
        <w:t>Feature</w:t>
      </w:r>
      <w:r>
        <w:fldChar w:fldCharType="end"/>
      </w:r>
      <w:r>
        <w:t xml:space="preserve"> </w:t>
      </w:r>
      <w:r w:rsidR="004D7C06">
        <w:t>Variants</w:t>
      </w:r>
      <w:bookmarkEnd w:id="1039"/>
      <w:bookmarkEnd w:id="1041"/>
    </w:p>
    <w:p w14:paraId="01E1A6C3" w14:textId="77777777" w:rsidR="00F8242F" w:rsidRPr="007C20FA" w:rsidRDefault="00F8242F" w:rsidP="00F8242F">
      <w:pPr>
        <w:rPr>
          <w:rFonts w:cs="Arial"/>
          <w:color w:val="808080"/>
          <w:szCs w:val="22"/>
        </w:rPr>
      </w:pPr>
      <w:bookmarkStart w:id="1042" w:name="_Toc446420179"/>
    </w:p>
    <w:tbl>
      <w:tblPr>
        <w:tblStyle w:val="TableGrid"/>
        <w:tblW w:w="10206" w:type="dxa"/>
        <w:tblInd w:w="108" w:type="dxa"/>
        <w:tblLook w:val="0620" w:firstRow="1" w:lastRow="0" w:firstColumn="0" w:lastColumn="0" w:noHBand="1" w:noVBand="1"/>
      </w:tblPr>
      <w:tblGrid>
        <w:gridCol w:w="1701"/>
        <w:gridCol w:w="5529"/>
        <w:gridCol w:w="2976"/>
      </w:tblGrid>
      <w:tr w:rsidR="00F8242F" w14:paraId="38C436F2" w14:textId="77777777" w:rsidTr="00850F94">
        <w:trPr>
          <w:trHeight w:val="805"/>
        </w:trPr>
        <w:tc>
          <w:tcPr>
            <w:tcW w:w="1701" w:type="dxa"/>
            <w:shd w:val="clear" w:color="auto" w:fill="D9D9D9" w:themeFill="background1" w:themeFillShade="D9"/>
          </w:tcPr>
          <w:p w14:paraId="48C73140" w14:textId="77777777" w:rsidR="00F8242F" w:rsidRPr="000D0295" w:rsidRDefault="00F8242F" w:rsidP="00B31F77">
            <w:pPr>
              <w:pStyle w:val="Caption"/>
              <w:rPr>
                <w:lang w:val="en-GB"/>
              </w:rPr>
            </w:pPr>
            <w:r w:rsidRPr="000D0295">
              <w:rPr>
                <w:lang w:val="en-GB"/>
              </w:rPr>
              <w:t>Variant Name</w:t>
            </w:r>
          </w:p>
        </w:tc>
        <w:tc>
          <w:tcPr>
            <w:tcW w:w="5529" w:type="dxa"/>
            <w:shd w:val="clear" w:color="auto" w:fill="D9D9D9" w:themeFill="background1" w:themeFillShade="D9"/>
          </w:tcPr>
          <w:p w14:paraId="1CB936C0" w14:textId="77777777" w:rsidR="00F8242F" w:rsidRPr="000D0295" w:rsidRDefault="00F8242F" w:rsidP="00B31F77">
            <w:pPr>
              <w:pStyle w:val="Caption"/>
              <w:rPr>
                <w:lang w:val="en-GB"/>
              </w:rPr>
            </w:pPr>
            <w:r w:rsidRPr="000D0295">
              <w:rPr>
                <w:lang w:val="en-GB"/>
              </w:rPr>
              <w:t>Variant Description</w:t>
            </w:r>
          </w:p>
        </w:tc>
        <w:tc>
          <w:tcPr>
            <w:tcW w:w="2976" w:type="dxa"/>
            <w:shd w:val="clear" w:color="auto" w:fill="D9D9D9" w:themeFill="background1" w:themeFillShade="D9"/>
          </w:tcPr>
          <w:p w14:paraId="08762DB5" w14:textId="77777777" w:rsidR="00F8242F" w:rsidRPr="000D0295" w:rsidRDefault="00F8242F" w:rsidP="00B31F77">
            <w:pPr>
              <w:pStyle w:val="Caption"/>
              <w:rPr>
                <w:lang w:val="en-GB"/>
              </w:rPr>
            </w:pPr>
            <w:r>
              <w:rPr>
                <w:lang w:val="en-GB"/>
              </w:rPr>
              <w:t>Remarks</w:t>
            </w:r>
          </w:p>
        </w:tc>
      </w:tr>
      <w:tr w:rsidR="00F8242F" w14:paraId="470075B5" w14:textId="77777777" w:rsidTr="00850F94">
        <w:tc>
          <w:tcPr>
            <w:tcW w:w="1701" w:type="dxa"/>
          </w:tcPr>
          <w:p w14:paraId="5A7CB29C" w14:textId="77777777" w:rsidR="00F8242F" w:rsidRPr="006D1C07" w:rsidRDefault="00F8242F" w:rsidP="00B31F77">
            <w:pPr>
              <w:rPr>
                <w:b/>
              </w:rPr>
            </w:pPr>
          </w:p>
        </w:tc>
        <w:tc>
          <w:tcPr>
            <w:tcW w:w="5529" w:type="dxa"/>
          </w:tcPr>
          <w:p w14:paraId="7CDCFC8F" w14:textId="77777777" w:rsidR="00F8242F" w:rsidRDefault="00F8242F" w:rsidP="00B31F77"/>
        </w:tc>
        <w:tc>
          <w:tcPr>
            <w:tcW w:w="2976" w:type="dxa"/>
          </w:tcPr>
          <w:p w14:paraId="44D1FDC0" w14:textId="77777777" w:rsidR="00F8242F" w:rsidRDefault="00F8242F" w:rsidP="00B31F77"/>
        </w:tc>
      </w:tr>
    </w:tbl>
    <w:p w14:paraId="77B07B1D" w14:textId="77777777" w:rsidR="00F8242F" w:rsidRPr="009C2384" w:rsidRDefault="00F8242F" w:rsidP="00F8242F">
      <w:pPr>
        <w:pStyle w:val="Caption"/>
      </w:pPr>
      <w:bookmarkStart w:id="1043" w:name="_Toc532391146"/>
      <w:bookmarkStart w:id="1044" w:name="_Toc35002686"/>
      <w:r w:rsidRPr="009C2384">
        <w:t xml:space="preserve">Table </w:t>
      </w:r>
      <w:r>
        <w:rPr>
          <w:noProof/>
        </w:rPr>
        <w:fldChar w:fldCharType="begin"/>
      </w:r>
      <w:r>
        <w:rPr>
          <w:noProof/>
        </w:rPr>
        <w:instrText xml:space="preserve"> SEQ Table \* ARABIC </w:instrText>
      </w:r>
      <w:r>
        <w:rPr>
          <w:noProof/>
        </w:rPr>
        <w:fldChar w:fldCharType="separate"/>
      </w:r>
      <w:r w:rsidR="00AE665F">
        <w:rPr>
          <w:noProof/>
        </w:rPr>
        <w:t>6</w:t>
      </w:r>
      <w:r>
        <w:rPr>
          <w:noProof/>
        </w:rPr>
        <w:fldChar w:fldCharType="end"/>
      </w:r>
      <w:r w:rsidRPr="009C2384">
        <w:t>: Feature Variants</w:t>
      </w:r>
      <w:bookmarkEnd w:id="1043"/>
      <w:bookmarkEnd w:id="1044"/>
    </w:p>
    <w:p w14:paraId="487009FC" w14:textId="77777777" w:rsidR="004D7C06" w:rsidRDefault="004D7C06" w:rsidP="00900286">
      <w:pPr>
        <w:pStyle w:val="Heading4"/>
      </w:pPr>
      <w:bookmarkStart w:id="1045" w:name="_Toc35002514"/>
      <w:r>
        <w:t>Regions &amp; Markets</w:t>
      </w:r>
      <w:bookmarkEnd w:id="1042"/>
      <w:bookmarkEnd w:id="1045"/>
    </w:p>
    <w:p w14:paraId="0D3BEB88" w14:textId="77777777" w:rsidR="004D7C06" w:rsidRDefault="004D7C06" w:rsidP="00B92B95"/>
    <w:tbl>
      <w:tblPr>
        <w:tblStyle w:val="TableGrid"/>
        <w:tblW w:w="10206" w:type="dxa"/>
        <w:tblInd w:w="108" w:type="dxa"/>
        <w:tblLook w:val="0620" w:firstRow="1" w:lastRow="0" w:firstColumn="0" w:lastColumn="0" w:noHBand="1" w:noVBand="1"/>
      </w:tblPr>
      <w:tblGrid>
        <w:gridCol w:w="1670"/>
        <w:gridCol w:w="1591"/>
        <w:gridCol w:w="1559"/>
        <w:gridCol w:w="1229"/>
        <w:gridCol w:w="1727"/>
        <w:gridCol w:w="1352"/>
        <w:gridCol w:w="1078"/>
      </w:tblGrid>
      <w:tr w:rsidR="004D7C06" w14:paraId="00578932" w14:textId="77777777" w:rsidTr="003A14BA">
        <w:trPr>
          <w:trHeight w:val="1083"/>
        </w:trPr>
        <w:tc>
          <w:tcPr>
            <w:tcW w:w="1670" w:type="dxa"/>
            <w:tcBorders>
              <w:tl2br w:val="single" w:sz="4" w:space="0" w:color="auto"/>
            </w:tcBorders>
            <w:shd w:val="clear" w:color="auto" w:fill="D9D9D9" w:themeFill="background1" w:themeFillShade="D9"/>
          </w:tcPr>
          <w:p w14:paraId="4EC771DC" w14:textId="77777777" w:rsidR="004D7C06" w:rsidRPr="001C5D2D" w:rsidRDefault="004D7C06" w:rsidP="00B92B95">
            <w:pPr>
              <w:jc w:val="right"/>
              <w:rPr>
                <w:b/>
                <w:sz w:val="18"/>
                <w:szCs w:val="18"/>
              </w:rPr>
            </w:pPr>
            <w:r w:rsidRPr="001C5D2D">
              <w:rPr>
                <w:b/>
                <w:sz w:val="18"/>
                <w:szCs w:val="18"/>
              </w:rPr>
              <w:t>Market /</w:t>
            </w:r>
          </w:p>
          <w:p w14:paraId="5467DA44" w14:textId="77777777" w:rsidR="004D7C06" w:rsidRPr="001C5D2D" w:rsidRDefault="004D7C06" w:rsidP="00B92B95">
            <w:pPr>
              <w:jc w:val="right"/>
              <w:rPr>
                <w:b/>
                <w:sz w:val="18"/>
                <w:szCs w:val="18"/>
              </w:rPr>
            </w:pPr>
            <w:r w:rsidRPr="001C5D2D">
              <w:rPr>
                <w:b/>
                <w:sz w:val="18"/>
                <w:szCs w:val="18"/>
              </w:rPr>
              <w:t xml:space="preserve"> Region</w:t>
            </w:r>
          </w:p>
          <w:p w14:paraId="2F2D3846" w14:textId="77777777" w:rsidR="004D7C06" w:rsidRPr="001C5D2D" w:rsidRDefault="004D7C06" w:rsidP="00B92B95">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74D49989" w14:textId="77777777" w:rsidR="004D7C06" w:rsidRPr="001C5D2D" w:rsidRDefault="004D7C06" w:rsidP="00B92B95">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1B13213F" w14:textId="77777777" w:rsidR="004D7C06" w:rsidRPr="00D410AE" w:rsidRDefault="004D7C06" w:rsidP="00B92B95">
            <w:pPr>
              <w:rPr>
                <w:b/>
                <w:sz w:val="18"/>
                <w:szCs w:val="18"/>
              </w:rPr>
            </w:pPr>
            <w:r w:rsidRPr="001C5D2D">
              <w:rPr>
                <w:b/>
                <w:sz w:val="18"/>
                <w:szCs w:val="18"/>
              </w:rPr>
              <w:t>South America</w:t>
            </w:r>
          </w:p>
        </w:tc>
        <w:tc>
          <w:tcPr>
            <w:tcW w:w="1229" w:type="dxa"/>
            <w:shd w:val="clear" w:color="auto" w:fill="D9D9D9" w:themeFill="background1" w:themeFillShade="D9"/>
          </w:tcPr>
          <w:p w14:paraId="47EF26C2" w14:textId="77777777" w:rsidR="004D7C06" w:rsidRPr="001C5D2D" w:rsidRDefault="004D7C06" w:rsidP="00B92B95">
            <w:pPr>
              <w:rPr>
                <w:b/>
                <w:sz w:val="18"/>
                <w:szCs w:val="18"/>
              </w:rPr>
            </w:pPr>
            <w:r w:rsidRPr="001C5D2D">
              <w:rPr>
                <w:b/>
                <w:sz w:val="18"/>
                <w:szCs w:val="18"/>
              </w:rPr>
              <w:t>Europe</w:t>
            </w:r>
          </w:p>
        </w:tc>
        <w:tc>
          <w:tcPr>
            <w:tcW w:w="1727" w:type="dxa"/>
            <w:shd w:val="clear" w:color="auto" w:fill="D9D9D9" w:themeFill="background1" w:themeFillShade="D9"/>
          </w:tcPr>
          <w:p w14:paraId="3CAEB525" w14:textId="77777777" w:rsidR="004D7C06" w:rsidRPr="00D410AE" w:rsidRDefault="004D7C06" w:rsidP="00B92B95">
            <w:pPr>
              <w:rPr>
                <w:b/>
                <w:sz w:val="18"/>
                <w:szCs w:val="18"/>
              </w:rPr>
            </w:pPr>
            <w:r>
              <w:rPr>
                <w:b/>
                <w:sz w:val="18"/>
                <w:szCs w:val="18"/>
              </w:rPr>
              <w:t>MiddleEast/Africa</w:t>
            </w:r>
          </w:p>
        </w:tc>
        <w:tc>
          <w:tcPr>
            <w:tcW w:w="1352" w:type="dxa"/>
            <w:shd w:val="clear" w:color="auto" w:fill="D9D9D9" w:themeFill="background1" w:themeFillShade="D9"/>
          </w:tcPr>
          <w:p w14:paraId="15683006" w14:textId="77777777" w:rsidR="004D7C06" w:rsidRPr="00D410AE" w:rsidRDefault="004D7C06" w:rsidP="00B92B95">
            <w:pPr>
              <w:rPr>
                <w:b/>
                <w:sz w:val="18"/>
                <w:szCs w:val="18"/>
              </w:rPr>
            </w:pPr>
            <w:r>
              <w:rPr>
                <w:b/>
                <w:sz w:val="18"/>
                <w:szCs w:val="18"/>
              </w:rPr>
              <w:t>Asia / Pacific</w:t>
            </w:r>
          </w:p>
        </w:tc>
        <w:tc>
          <w:tcPr>
            <w:tcW w:w="1078" w:type="dxa"/>
            <w:shd w:val="clear" w:color="auto" w:fill="D9D9D9" w:themeFill="background1" w:themeFillShade="D9"/>
          </w:tcPr>
          <w:p w14:paraId="59071904" w14:textId="77777777" w:rsidR="004D7C06" w:rsidRPr="00D410AE" w:rsidRDefault="004D7C06" w:rsidP="00B92B95">
            <w:pPr>
              <w:rPr>
                <w:b/>
                <w:sz w:val="18"/>
                <w:szCs w:val="18"/>
              </w:rPr>
            </w:pPr>
            <w:r w:rsidRPr="001C5D2D">
              <w:rPr>
                <w:b/>
                <w:sz w:val="18"/>
                <w:szCs w:val="18"/>
              </w:rPr>
              <w:t>China</w:t>
            </w:r>
          </w:p>
        </w:tc>
      </w:tr>
      <w:tr w:rsidR="00097339" w14:paraId="6836B733" w14:textId="77777777" w:rsidTr="003A14BA">
        <w:tc>
          <w:tcPr>
            <w:tcW w:w="1670" w:type="dxa"/>
          </w:tcPr>
          <w:p w14:paraId="3936F55E" w14:textId="77777777" w:rsidR="00097339" w:rsidRDefault="00097339" w:rsidP="00B92B95">
            <w:pPr>
              <w:rPr>
                <w:b/>
              </w:rPr>
            </w:pPr>
          </w:p>
        </w:tc>
        <w:tc>
          <w:tcPr>
            <w:tcW w:w="1591" w:type="dxa"/>
            <w:vAlign w:val="center"/>
          </w:tcPr>
          <w:p w14:paraId="0C6FE574" w14:textId="77777777" w:rsidR="00097339" w:rsidRDefault="00097339" w:rsidP="00B92B95">
            <w:pPr>
              <w:jc w:val="center"/>
            </w:pPr>
            <w:r>
              <w:rPr>
                <w:i/>
                <w:color w:val="0000FF"/>
              </w:rPr>
              <w:t>&lt;Put “Optional” or “Mandatory” or some condition here&gt;</w:t>
            </w:r>
          </w:p>
        </w:tc>
        <w:tc>
          <w:tcPr>
            <w:tcW w:w="1559" w:type="dxa"/>
            <w:vAlign w:val="center"/>
          </w:tcPr>
          <w:p w14:paraId="3BC24DE3" w14:textId="77777777" w:rsidR="00097339" w:rsidRDefault="00097339" w:rsidP="00B92B95">
            <w:pPr>
              <w:jc w:val="center"/>
            </w:pPr>
          </w:p>
        </w:tc>
        <w:tc>
          <w:tcPr>
            <w:tcW w:w="1229" w:type="dxa"/>
            <w:vAlign w:val="center"/>
          </w:tcPr>
          <w:p w14:paraId="2832C087" w14:textId="77777777" w:rsidR="00097339" w:rsidRDefault="00097339" w:rsidP="00B92B95">
            <w:pPr>
              <w:jc w:val="center"/>
            </w:pPr>
          </w:p>
        </w:tc>
        <w:tc>
          <w:tcPr>
            <w:tcW w:w="1727" w:type="dxa"/>
            <w:vAlign w:val="center"/>
          </w:tcPr>
          <w:p w14:paraId="3E10C453" w14:textId="77777777" w:rsidR="00097339" w:rsidRDefault="00097339" w:rsidP="00B92B95">
            <w:pPr>
              <w:jc w:val="center"/>
            </w:pPr>
          </w:p>
        </w:tc>
        <w:tc>
          <w:tcPr>
            <w:tcW w:w="1352" w:type="dxa"/>
            <w:vAlign w:val="center"/>
          </w:tcPr>
          <w:p w14:paraId="2448705B" w14:textId="77777777" w:rsidR="00097339" w:rsidRDefault="00097339" w:rsidP="00B92B95">
            <w:pPr>
              <w:jc w:val="center"/>
            </w:pPr>
          </w:p>
        </w:tc>
        <w:tc>
          <w:tcPr>
            <w:tcW w:w="1078" w:type="dxa"/>
            <w:vAlign w:val="center"/>
          </w:tcPr>
          <w:p w14:paraId="0A0B227C" w14:textId="77777777" w:rsidR="00097339" w:rsidRDefault="00097339" w:rsidP="00B92B95">
            <w:pPr>
              <w:jc w:val="center"/>
            </w:pPr>
          </w:p>
        </w:tc>
      </w:tr>
    </w:tbl>
    <w:p w14:paraId="161F1CA9" w14:textId="77777777" w:rsidR="004D7C06" w:rsidRPr="00412038" w:rsidRDefault="004D7C06" w:rsidP="00B92B95"/>
    <w:p w14:paraId="429B3FE8" w14:textId="77777777" w:rsidR="004D7C06" w:rsidRDefault="004D7C06" w:rsidP="00B92B95">
      <w:pPr>
        <w:pStyle w:val="Heading3"/>
      </w:pPr>
      <w:bookmarkStart w:id="1046" w:name="_Toc446420180"/>
      <w:bookmarkStart w:id="1047" w:name="_Toc35002515"/>
      <w:bookmarkStart w:id="1048" w:name="_Toc215652140"/>
      <w:bookmarkStart w:id="1049" w:name="_Toc397081444"/>
      <w:bookmarkEnd w:id="1040"/>
      <w:r>
        <w:lastRenderedPageBreak/>
        <w:t>Input Requirements</w:t>
      </w:r>
      <w:bookmarkEnd w:id="1046"/>
      <w:r w:rsidR="0057597C">
        <w:t>/Documents</w:t>
      </w:r>
      <w:bookmarkEnd w:id="1047"/>
    </w:p>
    <w:p w14:paraId="58EF902E" w14:textId="77777777" w:rsidR="0057597C" w:rsidRPr="0063372E" w:rsidRDefault="0057597C" w:rsidP="0057597C">
      <w:pPr>
        <w:rPr>
          <w:rStyle w:val="SubtleEmphasis"/>
        </w:rPr>
      </w:pPr>
      <w:bookmarkStart w:id="1050" w:name="_Toc446420184"/>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560"/>
        <w:gridCol w:w="2693"/>
        <w:gridCol w:w="2693"/>
        <w:gridCol w:w="3260"/>
      </w:tblGrid>
      <w:tr w:rsidR="0057597C" w:rsidRPr="007C20FA" w14:paraId="4FEFC6BD" w14:textId="77777777" w:rsidTr="006B6F49">
        <w:trPr>
          <w:trHeight w:val="20"/>
        </w:trPr>
        <w:tc>
          <w:tcPr>
            <w:tcW w:w="1560" w:type="dxa"/>
            <w:shd w:val="clear" w:color="auto" w:fill="D9D9D9" w:themeFill="background1" w:themeFillShade="D9"/>
          </w:tcPr>
          <w:p w14:paraId="797B19F0" w14:textId="77777777" w:rsidR="0057597C" w:rsidRPr="00054A51" w:rsidRDefault="0057597C" w:rsidP="006B6F49">
            <w:pPr>
              <w:rPr>
                <w:rFonts w:ascii="Helvetica" w:hAnsi="Helvetica" w:cs="Helvetica"/>
                <w:b/>
              </w:rPr>
            </w:pPr>
            <w:bookmarkStart w:id="1051" w:name="_Toc397081431"/>
            <w:r w:rsidRPr="00054A51">
              <w:rPr>
                <w:rFonts w:ascii="Helvetica" w:hAnsi="Helvetica" w:cs="Helvetica"/>
                <w:b/>
              </w:rPr>
              <w:t>Reference</w:t>
            </w:r>
          </w:p>
          <w:p w14:paraId="029EF53E" w14:textId="77777777" w:rsidR="0057597C" w:rsidRPr="00054A51" w:rsidRDefault="0057597C" w:rsidP="006B6F49">
            <w:pPr>
              <w:rPr>
                <w:rFonts w:ascii="Helvetica" w:hAnsi="Helvetica" w:cs="Helvetica"/>
                <w:b/>
              </w:rPr>
            </w:pPr>
            <w:r w:rsidRPr="00054A51">
              <w:rPr>
                <w:rFonts w:ascii="Helvetica" w:hAnsi="Helvetica" w:cs="Helvetica"/>
                <w:sz w:val="16"/>
              </w:rPr>
              <w:t xml:space="preserve">(Reference </w:t>
            </w:r>
            <w:r>
              <w:rPr>
                <w:rFonts w:ascii="Helvetica" w:hAnsi="Helvetica" w:cs="Helvetica"/>
                <w:sz w:val="16"/>
              </w:rPr>
              <w:t>as listed in</w:t>
            </w:r>
            <w:r w:rsidRPr="00054A51">
              <w:rPr>
                <w:rFonts w:ascii="Helvetica" w:hAnsi="Helvetica" w:cs="Helvetica"/>
                <w:sz w:val="16"/>
              </w:rPr>
              <w:t xml:space="preserve"> ch. “</w:t>
            </w:r>
            <w:r>
              <w:rPr>
                <w:rFonts w:ascii="Helvetica" w:hAnsi="Helvetica" w:cs="Helvetica"/>
                <w:sz w:val="16"/>
              </w:rPr>
              <w:fldChar w:fldCharType="begin"/>
            </w:r>
            <w:r>
              <w:rPr>
                <w:rFonts w:ascii="Helvetica" w:hAnsi="Helvetica" w:cs="Helvetica"/>
                <w:sz w:val="16"/>
              </w:rPr>
              <w:instrText xml:space="preserve"> REF _Ref521178447 \h </w:instrText>
            </w:r>
            <w:r w:rsidR="002D2686">
              <w:rPr>
                <w:rFonts w:ascii="Helvetica" w:hAnsi="Helvetica" w:cs="Helvetica"/>
                <w:sz w:val="16"/>
              </w:rPr>
              <w:instrText xml:space="preserve"> \* MERGEFORMAT </w:instrText>
            </w:r>
            <w:r>
              <w:rPr>
                <w:rFonts w:ascii="Helvetica" w:hAnsi="Helvetica" w:cs="Helvetica"/>
                <w:sz w:val="16"/>
              </w:rPr>
            </w:r>
            <w:r>
              <w:rPr>
                <w:rFonts w:ascii="Helvetica" w:hAnsi="Helvetica" w:cs="Helvetica"/>
                <w:sz w:val="16"/>
              </w:rPr>
              <w:fldChar w:fldCharType="separate"/>
            </w:r>
            <w:r w:rsidR="00AE665F" w:rsidRPr="00AE665F">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054A51">
              <w:rPr>
                <w:rFonts w:ascii="Helvetica" w:hAnsi="Helvetica" w:cs="Helvetica"/>
                <w:sz w:val="16"/>
              </w:rPr>
              <w:t>)</w:t>
            </w:r>
          </w:p>
        </w:tc>
        <w:tc>
          <w:tcPr>
            <w:tcW w:w="2693" w:type="dxa"/>
            <w:shd w:val="clear" w:color="auto" w:fill="D9D9D9" w:themeFill="background1" w:themeFillShade="D9"/>
          </w:tcPr>
          <w:p w14:paraId="2732F21D" w14:textId="77777777" w:rsidR="0057597C" w:rsidRPr="007C20FA" w:rsidRDefault="0057597C" w:rsidP="006B6F49">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687F0AEB" w14:textId="77777777" w:rsidR="0057597C" w:rsidRPr="007C20FA" w:rsidRDefault="0057597C" w:rsidP="006B6F49">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6CD2B5AE" w14:textId="77777777" w:rsidR="0057597C" w:rsidRDefault="0057597C" w:rsidP="006B6F49">
            <w:pPr>
              <w:rPr>
                <w:rFonts w:ascii="Helvetica" w:hAnsi="Helvetica" w:cs="Helvetica"/>
                <w:b/>
              </w:rPr>
            </w:pPr>
            <w:r>
              <w:rPr>
                <w:rFonts w:ascii="Helvetica" w:hAnsi="Helvetica" w:cs="Helvetica"/>
                <w:b/>
              </w:rPr>
              <w:t>Derived Requirement</w:t>
            </w:r>
          </w:p>
          <w:p w14:paraId="6A90CC05" w14:textId="77777777" w:rsidR="0057597C" w:rsidRPr="008A0D89" w:rsidRDefault="0057597C" w:rsidP="006B6F49">
            <w:pPr>
              <w:rPr>
                <w:rFonts w:ascii="Helvetica" w:hAnsi="Helvetica" w:cs="Helvetica"/>
              </w:rPr>
            </w:pPr>
            <w:r w:rsidRPr="00054A51">
              <w:rPr>
                <w:rFonts w:ascii="Helvetica" w:hAnsi="Helvetica" w:cs="Helvetica"/>
                <w:sz w:val="16"/>
              </w:rPr>
              <w:t>(optional</w:t>
            </w:r>
            <w:r>
              <w:rPr>
                <w:rFonts w:ascii="Helvetica" w:hAnsi="Helvetica" w:cs="Helvetica"/>
                <w:sz w:val="16"/>
              </w:rPr>
              <w:t xml:space="preserve"> – reference to requirement in ch. “</w:t>
            </w:r>
            <w:r>
              <w:rPr>
                <w:rFonts w:ascii="Helvetica" w:hAnsi="Helvetica" w:cs="Helvetica"/>
                <w:sz w:val="16"/>
              </w:rPr>
              <w:fldChar w:fldCharType="begin"/>
            </w:r>
            <w:r>
              <w:rPr>
                <w:rFonts w:ascii="Helvetica" w:hAnsi="Helvetica" w:cs="Helvetica"/>
                <w:sz w:val="16"/>
              </w:rPr>
              <w:instrText xml:space="preserve"> REF _Ref300051457 \h  \* MERGEFORMAT </w:instrText>
            </w:r>
            <w:r>
              <w:rPr>
                <w:rFonts w:ascii="Helvetica" w:hAnsi="Helvetica" w:cs="Helvetica"/>
                <w:sz w:val="16"/>
              </w:rPr>
            </w:r>
            <w:r>
              <w:rPr>
                <w:rFonts w:ascii="Helvetica" w:hAnsi="Helvetica" w:cs="Helvetica"/>
                <w:sz w:val="16"/>
              </w:rPr>
              <w:fldChar w:fldCharType="separate"/>
            </w:r>
            <w:r w:rsidR="00AE665F" w:rsidRPr="00AE665F">
              <w:rPr>
                <w:rFonts w:ascii="Helvetica" w:hAnsi="Helvetica" w:cs="Helvetica"/>
                <w:sz w:val="16"/>
              </w:rPr>
              <w:t>Feature Requirement</w:t>
            </w:r>
            <w:r>
              <w:rPr>
                <w:rFonts w:ascii="Helvetica" w:hAnsi="Helvetica" w:cs="Helvetica"/>
                <w:sz w:val="16"/>
              </w:rPr>
              <w:fldChar w:fldCharType="end"/>
            </w:r>
            <w:r>
              <w:rPr>
                <w:rFonts w:ascii="Helvetica" w:hAnsi="Helvetica" w:cs="Helvetica"/>
                <w:sz w:val="16"/>
              </w:rPr>
              <w:t>”</w:t>
            </w:r>
            <w:r w:rsidRPr="00054A51">
              <w:rPr>
                <w:rFonts w:ascii="Helvetica" w:hAnsi="Helvetica" w:cs="Helvetica"/>
                <w:sz w:val="16"/>
              </w:rPr>
              <w:t>)</w:t>
            </w:r>
          </w:p>
        </w:tc>
      </w:tr>
      <w:tr w:rsidR="0057597C" w:rsidRPr="007C20FA" w14:paraId="193584DB" w14:textId="77777777" w:rsidTr="006B6F49">
        <w:trPr>
          <w:trHeight w:val="20"/>
        </w:trPr>
        <w:tc>
          <w:tcPr>
            <w:tcW w:w="10206" w:type="dxa"/>
            <w:gridSpan w:val="4"/>
            <w:shd w:val="clear" w:color="auto" w:fill="F2F2F2" w:themeFill="background1" w:themeFillShade="F2"/>
          </w:tcPr>
          <w:p w14:paraId="3CA82238" w14:textId="77777777" w:rsidR="0057597C" w:rsidRDefault="008D71FD" w:rsidP="006B6F49">
            <w:pPr>
              <w:rPr>
                <w:rFonts w:ascii="Helvetica" w:hAnsi="Helvetica" w:cs="Helvetica"/>
                <w:b/>
              </w:rPr>
            </w:pPr>
            <w:r>
              <w:rPr>
                <w:rFonts w:ascii="Helvetica" w:hAnsi="Helvetica" w:cs="Helvetica"/>
                <w:b/>
              </w:rPr>
              <w:t>Attribute</w:t>
            </w:r>
            <w:r w:rsidR="0057597C">
              <w:rPr>
                <w:rFonts w:ascii="Helvetica" w:hAnsi="Helvetica" w:cs="Helvetica"/>
                <w:b/>
              </w:rPr>
              <w:t xml:space="preserve"> Requirements</w:t>
            </w:r>
          </w:p>
        </w:tc>
      </w:tr>
      <w:tr w:rsidR="0057597C" w:rsidRPr="007C20FA" w14:paraId="273683FE" w14:textId="77777777" w:rsidTr="006B6F49">
        <w:trPr>
          <w:trHeight w:val="20"/>
        </w:trPr>
        <w:tc>
          <w:tcPr>
            <w:tcW w:w="1560" w:type="dxa"/>
          </w:tcPr>
          <w:p w14:paraId="3536761D" w14:textId="77777777" w:rsidR="0057597C" w:rsidRPr="00D410AE" w:rsidRDefault="0057597C" w:rsidP="006B6F49">
            <w:pPr>
              <w:rPr>
                <w:rFonts w:cs="Arial"/>
              </w:rPr>
            </w:pPr>
          </w:p>
        </w:tc>
        <w:tc>
          <w:tcPr>
            <w:tcW w:w="2693" w:type="dxa"/>
          </w:tcPr>
          <w:p w14:paraId="02F21835" w14:textId="501C236A" w:rsidR="0057597C" w:rsidRPr="00D410AE" w:rsidRDefault="0057597C" w:rsidP="006B6F49">
            <w:pPr>
              <w:rPr>
                <w:rFonts w:cs="Arial"/>
              </w:rPr>
            </w:pPr>
          </w:p>
        </w:tc>
        <w:tc>
          <w:tcPr>
            <w:tcW w:w="2693" w:type="dxa"/>
          </w:tcPr>
          <w:p w14:paraId="1C9768DF" w14:textId="52DBAA2B" w:rsidR="0057597C" w:rsidRPr="00D410AE" w:rsidRDefault="0057597C" w:rsidP="006B6F49">
            <w:pPr>
              <w:rPr>
                <w:rFonts w:cs="Arial"/>
              </w:rPr>
            </w:pPr>
          </w:p>
        </w:tc>
        <w:tc>
          <w:tcPr>
            <w:tcW w:w="3260" w:type="dxa"/>
          </w:tcPr>
          <w:p w14:paraId="779EEEA7" w14:textId="00763BAA" w:rsidR="0057597C" w:rsidRDefault="0057597C" w:rsidP="006B6F49">
            <w:pPr>
              <w:rPr>
                <w:rFonts w:cs="Arial"/>
              </w:rPr>
            </w:pPr>
          </w:p>
        </w:tc>
      </w:tr>
      <w:tr w:rsidR="0057597C" w:rsidRPr="007C20FA" w14:paraId="74D4AA15" w14:textId="77777777" w:rsidTr="006B6F49">
        <w:trPr>
          <w:trHeight w:val="20"/>
        </w:trPr>
        <w:tc>
          <w:tcPr>
            <w:tcW w:w="1560" w:type="dxa"/>
          </w:tcPr>
          <w:p w14:paraId="71725C8B" w14:textId="77777777" w:rsidR="0057597C" w:rsidRPr="00D410AE" w:rsidRDefault="0057597C" w:rsidP="006B6F49">
            <w:pPr>
              <w:rPr>
                <w:rFonts w:cs="Arial"/>
              </w:rPr>
            </w:pPr>
          </w:p>
        </w:tc>
        <w:tc>
          <w:tcPr>
            <w:tcW w:w="2693" w:type="dxa"/>
          </w:tcPr>
          <w:p w14:paraId="4B554651" w14:textId="77777777" w:rsidR="0057597C" w:rsidRDefault="0057597C" w:rsidP="006B6F49">
            <w:pPr>
              <w:rPr>
                <w:rFonts w:cs="Arial"/>
              </w:rPr>
            </w:pPr>
          </w:p>
        </w:tc>
        <w:tc>
          <w:tcPr>
            <w:tcW w:w="2693" w:type="dxa"/>
          </w:tcPr>
          <w:p w14:paraId="21777B27" w14:textId="77777777" w:rsidR="0057597C" w:rsidRDefault="0057597C" w:rsidP="006B6F49">
            <w:pPr>
              <w:rPr>
                <w:rFonts w:cs="Arial"/>
              </w:rPr>
            </w:pPr>
          </w:p>
        </w:tc>
        <w:tc>
          <w:tcPr>
            <w:tcW w:w="3260" w:type="dxa"/>
          </w:tcPr>
          <w:p w14:paraId="7FBC45F4" w14:textId="77777777" w:rsidR="0057597C" w:rsidRDefault="0057597C" w:rsidP="006B6F49">
            <w:pPr>
              <w:rPr>
                <w:rFonts w:cs="Arial"/>
              </w:rPr>
            </w:pPr>
          </w:p>
        </w:tc>
      </w:tr>
      <w:tr w:rsidR="0057597C" w:rsidRPr="007C20FA" w14:paraId="66B07762" w14:textId="77777777" w:rsidTr="006B6F49">
        <w:trPr>
          <w:trHeight w:val="20"/>
        </w:trPr>
        <w:tc>
          <w:tcPr>
            <w:tcW w:w="10206" w:type="dxa"/>
            <w:gridSpan w:val="4"/>
            <w:shd w:val="clear" w:color="auto" w:fill="F2F2F2" w:themeFill="background1" w:themeFillShade="F2"/>
          </w:tcPr>
          <w:p w14:paraId="1D8DDEFE" w14:textId="77777777" w:rsidR="0057597C" w:rsidRDefault="0057597C" w:rsidP="006B6F49">
            <w:pPr>
              <w:rPr>
                <w:rFonts w:ascii="Helvetica" w:hAnsi="Helvetica" w:cs="Helvetica"/>
                <w:b/>
              </w:rPr>
            </w:pPr>
            <w:r>
              <w:rPr>
                <w:rFonts w:ascii="Helvetica" w:hAnsi="Helvetica" w:cs="Helvetica"/>
                <w:b/>
              </w:rPr>
              <w:t>Ford Engineering Standards</w:t>
            </w:r>
          </w:p>
        </w:tc>
      </w:tr>
      <w:tr w:rsidR="0057597C" w:rsidRPr="007C20FA" w14:paraId="158A6CBB" w14:textId="77777777" w:rsidTr="006B6F49">
        <w:trPr>
          <w:trHeight w:val="20"/>
        </w:trPr>
        <w:tc>
          <w:tcPr>
            <w:tcW w:w="1560" w:type="dxa"/>
          </w:tcPr>
          <w:p w14:paraId="1AE0E4E3" w14:textId="77777777" w:rsidR="0057597C" w:rsidRPr="00D410AE" w:rsidRDefault="0057597C" w:rsidP="006B6F49">
            <w:pPr>
              <w:rPr>
                <w:rFonts w:cs="Arial"/>
              </w:rPr>
            </w:pPr>
          </w:p>
        </w:tc>
        <w:tc>
          <w:tcPr>
            <w:tcW w:w="2693" w:type="dxa"/>
          </w:tcPr>
          <w:p w14:paraId="40B99CBA" w14:textId="209110D1" w:rsidR="0057597C" w:rsidRPr="00D410AE" w:rsidRDefault="0057597C" w:rsidP="006B6F49">
            <w:pPr>
              <w:rPr>
                <w:rFonts w:cs="Arial"/>
              </w:rPr>
            </w:pPr>
          </w:p>
        </w:tc>
        <w:tc>
          <w:tcPr>
            <w:tcW w:w="2693" w:type="dxa"/>
          </w:tcPr>
          <w:p w14:paraId="2BBE5141" w14:textId="77777777" w:rsidR="0057597C" w:rsidRPr="00D410AE" w:rsidRDefault="0057597C" w:rsidP="006B6F49">
            <w:pPr>
              <w:rPr>
                <w:rFonts w:cs="Arial"/>
              </w:rPr>
            </w:pPr>
          </w:p>
        </w:tc>
        <w:tc>
          <w:tcPr>
            <w:tcW w:w="3260" w:type="dxa"/>
          </w:tcPr>
          <w:p w14:paraId="3F40019B" w14:textId="77777777" w:rsidR="0057597C" w:rsidRDefault="0057597C" w:rsidP="006B6F49">
            <w:pPr>
              <w:rPr>
                <w:rFonts w:cs="Arial"/>
              </w:rPr>
            </w:pPr>
          </w:p>
        </w:tc>
      </w:tr>
      <w:tr w:rsidR="0057597C" w:rsidRPr="007C20FA" w14:paraId="346E057D" w14:textId="77777777" w:rsidTr="006B6F49">
        <w:trPr>
          <w:trHeight w:val="20"/>
        </w:trPr>
        <w:tc>
          <w:tcPr>
            <w:tcW w:w="1560" w:type="dxa"/>
          </w:tcPr>
          <w:p w14:paraId="7A79F81A" w14:textId="77777777" w:rsidR="0057597C" w:rsidRDefault="0057597C" w:rsidP="006B6F49">
            <w:pPr>
              <w:rPr>
                <w:rFonts w:cs="Arial"/>
              </w:rPr>
            </w:pPr>
          </w:p>
        </w:tc>
        <w:tc>
          <w:tcPr>
            <w:tcW w:w="2693" w:type="dxa"/>
          </w:tcPr>
          <w:p w14:paraId="34300A29" w14:textId="77777777" w:rsidR="0057597C" w:rsidRDefault="0057597C" w:rsidP="006B6F49">
            <w:pPr>
              <w:rPr>
                <w:rFonts w:cs="Arial"/>
              </w:rPr>
            </w:pPr>
          </w:p>
        </w:tc>
        <w:tc>
          <w:tcPr>
            <w:tcW w:w="2693" w:type="dxa"/>
          </w:tcPr>
          <w:p w14:paraId="3202A588" w14:textId="77777777" w:rsidR="0057597C" w:rsidRDefault="0057597C" w:rsidP="006B6F49">
            <w:pPr>
              <w:rPr>
                <w:rFonts w:cs="Arial"/>
              </w:rPr>
            </w:pPr>
          </w:p>
        </w:tc>
        <w:tc>
          <w:tcPr>
            <w:tcW w:w="3260" w:type="dxa"/>
          </w:tcPr>
          <w:p w14:paraId="2A9515B2" w14:textId="77777777" w:rsidR="0057597C" w:rsidRDefault="0057597C" w:rsidP="006B6F49">
            <w:pPr>
              <w:rPr>
                <w:rFonts w:cs="Arial"/>
              </w:rPr>
            </w:pPr>
          </w:p>
        </w:tc>
      </w:tr>
      <w:tr w:rsidR="0057597C" w:rsidRPr="007C20FA" w14:paraId="40DB03CC" w14:textId="77777777" w:rsidTr="006B6F49">
        <w:trPr>
          <w:trHeight w:val="20"/>
        </w:trPr>
        <w:tc>
          <w:tcPr>
            <w:tcW w:w="10206" w:type="dxa"/>
            <w:gridSpan w:val="4"/>
            <w:shd w:val="clear" w:color="auto" w:fill="F2F2F2" w:themeFill="background1" w:themeFillShade="F2"/>
          </w:tcPr>
          <w:p w14:paraId="7BD54C3F" w14:textId="77777777" w:rsidR="0057597C" w:rsidRPr="006623A0" w:rsidRDefault="0057597C" w:rsidP="006B6F49">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bookmarkEnd w:id="1051"/>
      <w:tr w:rsidR="0057597C" w:rsidRPr="007C20FA" w14:paraId="777E6644" w14:textId="77777777" w:rsidTr="006B6F49">
        <w:trPr>
          <w:trHeight w:val="20"/>
        </w:trPr>
        <w:tc>
          <w:tcPr>
            <w:tcW w:w="1560" w:type="dxa"/>
          </w:tcPr>
          <w:p w14:paraId="2D2D8D24" w14:textId="77777777" w:rsidR="0057597C" w:rsidRPr="00D410AE" w:rsidRDefault="0057597C" w:rsidP="006B6F49">
            <w:pPr>
              <w:rPr>
                <w:rFonts w:cs="Arial"/>
              </w:rPr>
            </w:pPr>
          </w:p>
        </w:tc>
        <w:tc>
          <w:tcPr>
            <w:tcW w:w="2693" w:type="dxa"/>
          </w:tcPr>
          <w:p w14:paraId="478C645C" w14:textId="575C5B9A" w:rsidR="0057597C" w:rsidRPr="00D410AE" w:rsidRDefault="0057597C" w:rsidP="006B6F49">
            <w:pPr>
              <w:rPr>
                <w:rFonts w:cs="Arial"/>
              </w:rPr>
            </w:pPr>
          </w:p>
        </w:tc>
        <w:tc>
          <w:tcPr>
            <w:tcW w:w="2693" w:type="dxa"/>
          </w:tcPr>
          <w:p w14:paraId="6FF305CB" w14:textId="77777777" w:rsidR="0057597C" w:rsidRPr="00D410AE" w:rsidRDefault="0057597C" w:rsidP="006B6F49">
            <w:pPr>
              <w:rPr>
                <w:rFonts w:cs="Arial"/>
              </w:rPr>
            </w:pPr>
          </w:p>
        </w:tc>
        <w:tc>
          <w:tcPr>
            <w:tcW w:w="3260" w:type="dxa"/>
          </w:tcPr>
          <w:p w14:paraId="59323DEC" w14:textId="77777777" w:rsidR="0057597C" w:rsidRPr="00D410AE" w:rsidRDefault="0057597C" w:rsidP="006B6F49">
            <w:pPr>
              <w:rPr>
                <w:rFonts w:cs="Arial"/>
              </w:rPr>
            </w:pPr>
          </w:p>
        </w:tc>
      </w:tr>
      <w:tr w:rsidR="0057597C" w:rsidRPr="007C20FA" w14:paraId="4825CE64" w14:textId="77777777" w:rsidTr="006B6F49">
        <w:trPr>
          <w:trHeight w:val="20"/>
        </w:trPr>
        <w:tc>
          <w:tcPr>
            <w:tcW w:w="1560" w:type="dxa"/>
          </w:tcPr>
          <w:p w14:paraId="47262F3F" w14:textId="77777777" w:rsidR="0057597C" w:rsidRPr="00D410AE" w:rsidRDefault="0057597C" w:rsidP="006B6F49">
            <w:pPr>
              <w:rPr>
                <w:rFonts w:cs="Arial"/>
              </w:rPr>
            </w:pPr>
          </w:p>
        </w:tc>
        <w:tc>
          <w:tcPr>
            <w:tcW w:w="2693" w:type="dxa"/>
          </w:tcPr>
          <w:p w14:paraId="1EEF5722" w14:textId="77777777" w:rsidR="0057597C" w:rsidRPr="00D410AE" w:rsidRDefault="0057597C" w:rsidP="006B6F49">
            <w:pPr>
              <w:rPr>
                <w:rFonts w:cs="Arial"/>
              </w:rPr>
            </w:pPr>
          </w:p>
        </w:tc>
        <w:tc>
          <w:tcPr>
            <w:tcW w:w="2693" w:type="dxa"/>
          </w:tcPr>
          <w:p w14:paraId="5EEE859F" w14:textId="77777777" w:rsidR="0057597C" w:rsidRPr="00D410AE" w:rsidRDefault="0057597C" w:rsidP="006B6F49">
            <w:pPr>
              <w:rPr>
                <w:rFonts w:cs="Arial"/>
              </w:rPr>
            </w:pPr>
          </w:p>
        </w:tc>
        <w:tc>
          <w:tcPr>
            <w:tcW w:w="3260" w:type="dxa"/>
          </w:tcPr>
          <w:p w14:paraId="7F890F88" w14:textId="77777777" w:rsidR="0057597C" w:rsidRPr="00D410AE" w:rsidRDefault="0057597C" w:rsidP="006B6F49">
            <w:pPr>
              <w:rPr>
                <w:rFonts w:cs="Arial"/>
              </w:rPr>
            </w:pPr>
          </w:p>
        </w:tc>
      </w:tr>
      <w:tr w:rsidR="0057597C" w:rsidRPr="007C20FA" w14:paraId="550F526F" w14:textId="77777777" w:rsidTr="006B6F49">
        <w:trPr>
          <w:trHeight w:val="20"/>
        </w:trPr>
        <w:tc>
          <w:tcPr>
            <w:tcW w:w="10206" w:type="dxa"/>
            <w:gridSpan w:val="4"/>
            <w:shd w:val="clear" w:color="auto" w:fill="F2F2F2" w:themeFill="background1" w:themeFillShade="F2"/>
          </w:tcPr>
          <w:p w14:paraId="6D6BA113" w14:textId="77777777" w:rsidR="0057597C" w:rsidRDefault="0057597C" w:rsidP="006B6F49">
            <w:pPr>
              <w:rPr>
                <w:rFonts w:ascii="Helvetica" w:hAnsi="Helvetica" w:cs="Helvetica"/>
                <w:b/>
              </w:rPr>
            </w:pPr>
            <w:r>
              <w:rPr>
                <w:rFonts w:ascii="Helvetica" w:hAnsi="Helvetica" w:cs="Helvetica"/>
                <w:b/>
              </w:rPr>
              <w:t>Industry Standards</w:t>
            </w:r>
          </w:p>
        </w:tc>
      </w:tr>
      <w:tr w:rsidR="0057597C" w:rsidRPr="007C20FA" w14:paraId="72D36052" w14:textId="77777777" w:rsidTr="006B6F49">
        <w:trPr>
          <w:trHeight w:val="20"/>
        </w:trPr>
        <w:tc>
          <w:tcPr>
            <w:tcW w:w="1560" w:type="dxa"/>
          </w:tcPr>
          <w:p w14:paraId="47DA41F8" w14:textId="77777777" w:rsidR="0057597C" w:rsidRPr="00D410AE" w:rsidRDefault="0057597C" w:rsidP="006B6F49">
            <w:pPr>
              <w:rPr>
                <w:rFonts w:cs="Arial"/>
              </w:rPr>
            </w:pPr>
          </w:p>
        </w:tc>
        <w:tc>
          <w:tcPr>
            <w:tcW w:w="2693" w:type="dxa"/>
          </w:tcPr>
          <w:p w14:paraId="1B21922D" w14:textId="53894F04" w:rsidR="0057597C" w:rsidRPr="00D410AE" w:rsidRDefault="0057597C" w:rsidP="006B6F49">
            <w:pPr>
              <w:rPr>
                <w:rFonts w:cs="Arial"/>
              </w:rPr>
            </w:pPr>
          </w:p>
        </w:tc>
        <w:tc>
          <w:tcPr>
            <w:tcW w:w="2693" w:type="dxa"/>
          </w:tcPr>
          <w:p w14:paraId="71F17BF8" w14:textId="77777777" w:rsidR="0057597C" w:rsidRPr="00D410AE" w:rsidRDefault="0057597C" w:rsidP="006B6F49">
            <w:pPr>
              <w:rPr>
                <w:rFonts w:cs="Arial"/>
              </w:rPr>
            </w:pPr>
          </w:p>
        </w:tc>
        <w:tc>
          <w:tcPr>
            <w:tcW w:w="3260" w:type="dxa"/>
          </w:tcPr>
          <w:p w14:paraId="582DDF10" w14:textId="77777777" w:rsidR="0057597C" w:rsidRPr="00D410AE" w:rsidRDefault="0057597C" w:rsidP="006B6F49">
            <w:pPr>
              <w:rPr>
                <w:rFonts w:cs="Arial"/>
              </w:rPr>
            </w:pPr>
          </w:p>
        </w:tc>
      </w:tr>
      <w:tr w:rsidR="0057597C" w:rsidRPr="007C20FA" w14:paraId="092D6D0B" w14:textId="77777777" w:rsidTr="006B6F49">
        <w:trPr>
          <w:trHeight w:val="20"/>
        </w:trPr>
        <w:tc>
          <w:tcPr>
            <w:tcW w:w="1560" w:type="dxa"/>
          </w:tcPr>
          <w:p w14:paraId="32231F21" w14:textId="77777777" w:rsidR="0057597C" w:rsidRPr="00D410AE" w:rsidRDefault="0057597C" w:rsidP="006B6F49">
            <w:pPr>
              <w:rPr>
                <w:rFonts w:cs="Arial"/>
              </w:rPr>
            </w:pPr>
          </w:p>
        </w:tc>
        <w:tc>
          <w:tcPr>
            <w:tcW w:w="2693" w:type="dxa"/>
          </w:tcPr>
          <w:p w14:paraId="086DF9DA" w14:textId="77777777" w:rsidR="0057597C" w:rsidRPr="00D410AE" w:rsidRDefault="0057597C" w:rsidP="006B6F49">
            <w:pPr>
              <w:rPr>
                <w:rFonts w:cs="Arial"/>
              </w:rPr>
            </w:pPr>
          </w:p>
        </w:tc>
        <w:tc>
          <w:tcPr>
            <w:tcW w:w="2693" w:type="dxa"/>
          </w:tcPr>
          <w:p w14:paraId="7E16D0E5" w14:textId="77777777" w:rsidR="0057597C" w:rsidRPr="00D410AE" w:rsidRDefault="0057597C" w:rsidP="006B6F49">
            <w:pPr>
              <w:rPr>
                <w:rFonts w:cs="Arial"/>
              </w:rPr>
            </w:pPr>
          </w:p>
        </w:tc>
        <w:tc>
          <w:tcPr>
            <w:tcW w:w="3260" w:type="dxa"/>
          </w:tcPr>
          <w:p w14:paraId="4C58E3F1" w14:textId="77777777" w:rsidR="0057597C" w:rsidRPr="00D410AE" w:rsidRDefault="0057597C" w:rsidP="006B6F49">
            <w:pPr>
              <w:rPr>
                <w:rFonts w:cs="Arial"/>
              </w:rPr>
            </w:pPr>
          </w:p>
        </w:tc>
      </w:tr>
      <w:tr w:rsidR="0057597C" w:rsidRPr="007C20FA" w14:paraId="24A89B5C" w14:textId="77777777" w:rsidTr="006B6F49">
        <w:trPr>
          <w:trHeight w:val="20"/>
        </w:trPr>
        <w:tc>
          <w:tcPr>
            <w:tcW w:w="10206" w:type="dxa"/>
            <w:gridSpan w:val="4"/>
            <w:shd w:val="clear" w:color="auto" w:fill="F2F2F2" w:themeFill="background1" w:themeFillShade="F2"/>
          </w:tcPr>
          <w:p w14:paraId="2EBD0654" w14:textId="77777777" w:rsidR="0057597C" w:rsidRDefault="0057597C" w:rsidP="006B6F49">
            <w:pPr>
              <w:rPr>
                <w:rFonts w:ascii="Helvetica" w:hAnsi="Helvetica" w:cs="Helvetica"/>
                <w:b/>
              </w:rPr>
            </w:pPr>
            <w:r>
              <w:rPr>
                <w:rFonts w:ascii="Helvetica" w:hAnsi="Helvetica" w:cs="Helvetica"/>
                <w:b/>
              </w:rPr>
              <w:t>Other Sources</w:t>
            </w:r>
          </w:p>
        </w:tc>
      </w:tr>
      <w:tr w:rsidR="0057597C" w:rsidRPr="007C20FA" w14:paraId="7CE758E1" w14:textId="77777777" w:rsidTr="006B6F49">
        <w:trPr>
          <w:trHeight w:val="20"/>
        </w:trPr>
        <w:tc>
          <w:tcPr>
            <w:tcW w:w="1560" w:type="dxa"/>
          </w:tcPr>
          <w:p w14:paraId="735CDFE7" w14:textId="0E63B6D3" w:rsidR="0057597C" w:rsidRPr="00D410AE" w:rsidRDefault="00BC1616" w:rsidP="006B6F49">
            <w:pPr>
              <w:rPr>
                <w:rFonts w:cs="Arial"/>
              </w:rPr>
            </w:pPr>
            <w:r>
              <w:rPr>
                <w:rFonts w:cs="Arial"/>
              </w:rPr>
              <w:t>NATM</w:t>
            </w:r>
          </w:p>
        </w:tc>
        <w:tc>
          <w:tcPr>
            <w:tcW w:w="2693" w:type="dxa"/>
          </w:tcPr>
          <w:p w14:paraId="4D0685B2" w14:textId="74A1EE7E" w:rsidR="0057597C" w:rsidRPr="00D410AE" w:rsidRDefault="00BC1616" w:rsidP="006B6F49">
            <w:pPr>
              <w:rPr>
                <w:rFonts w:cs="Arial"/>
              </w:rPr>
            </w:pPr>
            <w:r>
              <w:rPr>
                <w:rFonts w:cs="Arial"/>
              </w:rPr>
              <w:t>The Trailer Handbook</w:t>
            </w:r>
          </w:p>
        </w:tc>
        <w:tc>
          <w:tcPr>
            <w:tcW w:w="2693" w:type="dxa"/>
          </w:tcPr>
          <w:p w14:paraId="0E43E358" w14:textId="70E6A947" w:rsidR="0057597C" w:rsidRPr="00D410AE" w:rsidRDefault="00BC1616" w:rsidP="006B6F49">
            <w:pPr>
              <w:rPr>
                <w:rFonts w:cs="Arial"/>
              </w:rPr>
            </w:pPr>
            <w:r>
              <w:rPr>
                <w:rFonts w:cs="Arial"/>
              </w:rPr>
              <w:t>Trailer Maintenance and Inspection Schedules.</w:t>
            </w:r>
          </w:p>
        </w:tc>
        <w:tc>
          <w:tcPr>
            <w:tcW w:w="3260" w:type="dxa"/>
          </w:tcPr>
          <w:p w14:paraId="5D756D1A" w14:textId="7E0B7599" w:rsidR="0057597C" w:rsidRPr="00D410AE" w:rsidRDefault="004F0BA5" w:rsidP="006B6F49">
            <w:pPr>
              <w:rPr>
                <w:rFonts w:cs="Arial"/>
              </w:rPr>
            </w:pPr>
            <w:hyperlink r:id="rId23" w:tgtFrame="_blank" w:history="1">
              <w:r w:rsidR="00C3633D">
                <w:rPr>
                  <w:rStyle w:val="Hyperlink"/>
                  <w:rFonts w:ascii="Calibri" w:hAnsi="Calibri" w:cs="Calibri"/>
                  <w:sz w:val="22"/>
                  <w:szCs w:val="22"/>
                  <w:bdr w:val="none" w:sz="0" w:space="0" w:color="auto" w:frame="1"/>
                  <w:shd w:val="clear" w:color="auto" w:fill="FFFFFF"/>
                </w:rPr>
                <w:t>https://www.trailersafetyweek.com/trailer-maintenance</w:t>
              </w:r>
            </w:hyperlink>
          </w:p>
        </w:tc>
      </w:tr>
      <w:tr w:rsidR="0057597C" w:rsidRPr="007C20FA" w14:paraId="38CCC3FC" w14:textId="77777777" w:rsidTr="006B6F49">
        <w:trPr>
          <w:trHeight w:val="20"/>
        </w:trPr>
        <w:tc>
          <w:tcPr>
            <w:tcW w:w="1560" w:type="dxa"/>
          </w:tcPr>
          <w:p w14:paraId="5249B928" w14:textId="77777777" w:rsidR="0057597C" w:rsidRPr="00D410AE" w:rsidRDefault="0057597C" w:rsidP="006B6F49">
            <w:pPr>
              <w:rPr>
                <w:rFonts w:cs="Arial"/>
              </w:rPr>
            </w:pPr>
          </w:p>
        </w:tc>
        <w:tc>
          <w:tcPr>
            <w:tcW w:w="2693" w:type="dxa"/>
          </w:tcPr>
          <w:p w14:paraId="71511276" w14:textId="77777777" w:rsidR="0057597C" w:rsidRDefault="0057597C" w:rsidP="006B6F49">
            <w:pPr>
              <w:rPr>
                <w:rFonts w:cs="Arial"/>
              </w:rPr>
            </w:pPr>
          </w:p>
        </w:tc>
        <w:tc>
          <w:tcPr>
            <w:tcW w:w="2693" w:type="dxa"/>
          </w:tcPr>
          <w:p w14:paraId="4E3E3E64" w14:textId="77777777" w:rsidR="0057597C" w:rsidRPr="00D410AE" w:rsidRDefault="0057597C" w:rsidP="006B6F49">
            <w:pPr>
              <w:rPr>
                <w:rFonts w:cs="Arial"/>
              </w:rPr>
            </w:pPr>
          </w:p>
        </w:tc>
        <w:tc>
          <w:tcPr>
            <w:tcW w:w="3260" w:type="dxa"/>
          </w:tcPr>
          <w:p w14:paraId="44EC502E" w14:textId="77777777" w:rsidR="0057597C" w:rsidRPr="00D410AE" w:rsidRDefault="0057597C" w:rsidP="006B6F49">
            <w:pPr>
              <w:rPr>
                <w:rFonts w:cs="Arial"/>
              </w:rPr>
            </w:pPr>
          </w:p>
        </w:tc>
      </w:tr>
    </w:tbl>
    <w:p w14:paraId="22877B22" w14:textId="77777777" w:rsidR="0057597C" w:rsidRPr="00C7649D" w:rsidRDefault="0057597C" w:rsidP="0057597C">
      <w:pPr>
        <w:pStyle w:val="Caption"/>
      </w:pPr>
      <w:bookmarkStart w:id="1052" w:name="_Toc26441137"/>
      <w:bookmarkStart w:id="1053" w:name="_Toc35002687"/>
      <w:r w:rsidRPr="001B1565">
        <w:t xml:space="preserve">Table </w:t>
      </w:r>
      <w:r>
        <w:rPr>
          <w:noProof/>
        </w:rPr>
        <w:fldChar w:fldCharType="begin"/>
      </w:r>
      <w:r>
        <w:rPr>
          <w:noProof/>
        </w:rPr>
        <w:instrText xml:space="preserve"> SEQ Table \* ARABIC </w:instrText>
      </w:r>
      <w:r>
        <w:rPr>
          <w:noProof/>
        </w:rPr>
        <w:fldChar w:fldCharType="separate"/>
      </w:r>
      <w:r w:rsidR="00AE665F">
        <w:rPr>
          <w:noProof/>
        </w:rPr>
        <w:t>7</w:t>
      </w:r>
      <w:r>
        <w:rPr>
          <w:noProof/>
        </w:rPr>
        <w:fldChar w:fldCharType="end"/>
      </w:r>
      <w:r w:rsidRPr="001B1565">
        <w:t xml:space="preserve">: </w:t>
      </w:r>
      <w:r>
        <w:t>Input Requirements/Documents</w:t>
      </w:r>
      <w:bookmarkEnd w:id="1052"/>
      <w:bookmarkEnd w:id="1053"/>
    </w:p>
    <w:p w14:paraId="428B7FFF" w14:textId="77777777" w:rsidR="0057597C" w:rsidRDefault="0057597C" w:rsidP="0057597C">
      <w:pPr>
        <w:pStyle w:val="BodyText"/>
      </w:pPr>
    </w:p>
    <w:p w14:paraId="7CBA3FC3" w14:textId="77777777" w:rsidR="008D6C62" w:rsidRDefault="008D6C62" w:rsidP="00B92B95">
      <w:pPr>
        <w:pStyle w:val="Heading3"/>
      </w:pPr>
      <w:bookmarkStart w:id="1054" w:name="_Toc35002516"/>
      <w:r>
        <w:t>Lessons Learned</w:t>
      </w:r>
      <w:bookmarkEnd w:id="1054"/>
    </w:p>
    <w:p w14:paraId="102D0BC9" w14:textId="77777777" w:rsidR="00E52CF8" w:rsidRPr="00FB5797" w:rsidRDefault="00E52CF8" w:rsidP="00E52CF8">
      <w:pPr>
        <w:rPr>
          <w:color w:val="000000" w:themeColor="text1"/>
          <w:rPrChange w:id="1055" w:author="SM Fairus Hasan" w:date="2020-02-27T16:11:00Z">
            <w:rPr/>
          </w:rPrChange>
        </w:rPr>
      </w:pPr>
      <w:r w:rsidRPr="00FB5797">
        <w:rPr>
          <w:color w:val="000000" w:themeColor="text1"/>
          <w:rPrChange w:id="1056" w:author="SM Fairus Hasan" w:date="2020-02-27T16:11:00Z">
            <w:rPr/>
          </w:rPrChange>
        </w:rPr>
        <w:t>Assumptions and constraints listed below are representative of current strategies and may be subject to change:</w:t>
      </w:r>
    </w:p>
    <w:p w14:paraId="2B29DFE2" w14:textId="77777777" w:rsidR="004D7C06" w:rsidRDefault="004D7C06" w:rsidP="00B92B95">
      <w:pPr>
        <w:pStyle w:val="Heading3"/>
      </w:pPr>
      <w:bookmarkStart w:id="1057" w:name="_Toc35002517"/>
      <w:r>
        <w:t>Assumptions</w:t>
      </w:r>
      <w:bookmarkEnd w:id="1050"/>
      <w:bookmarkEnd w:id="1057"/>
    </w:p>
    <w:p w14:paraId="007EADFB" w14:textId="18A99F67" w:rsidR="001B4D81" w:rsidRDefault="00E52CF8" w:rsidP="00E52CF8">
      <w:pPr>
        <w:pStyle w:val="ListParagraph"/>
        <w:numPr>
          <w:ilvl w:val="0"/>
          <w:numId w:val="85"/>
        </w:numPr>
      </w:pPr>
      <w:r>
        <w:t>Trailer Settings and Profile feature will u</w:t>
      </w:r>
      <w:r w:rsidR="00BC707B">
        <w:t xml:space="preserve">tilize existing hardware on the </w:t>
      </w:r>
      <w:r>
        <w:t>vehicle, no new hardware will be required.</w:t>
      </w:r>
    </w:p>
    <w:p w14:paraId="16E53799" w14:textId="784F91BF" w:rsidR="007255AE" w:rsidRDefault="007255AE" w:rsidP="00E52CF8">
      <w:pPr>
        <w:pStyle w:val="ListParagraph"/>
        <w:numPr>
          <w:ilvl w:val="0"/>
          <w:numId w:val="85"/>
        </w:numPr>
      </w:pPr>
      <w:r>
        <w:t>Trailer Settings and Profile feature will utilize existing CAN signals</w:t>
      </w:r>
      <w:r w:rsidR="00FC0E44">
        <w:t xml:space="preserve"> and Messages</w:t>
      </w:r>
      <w:r>
        <w:t xml:space="preserve"> on the vehicle. No new</w:t>
      </w:r>
      <w:r w:rsidR="00FC0E44">
        <w:t>/modified</w:t>
      </w:r>
      <w:r>
        <w:t xml:space="preserve"> messages/signals will be required.</w:t>
      </w:r>
    </w:p>
    <w:p w14:paraId="7292B203" w14:textId="77777777" w:rsidR="00E52CF8" w:rsidRDefault="00E52CF8" w:rsidP="00E52CF8">
      <w:pPr>
        <w:pStyle w:val="ListParagraph"/>
        <w:numPr>
          <w:ilvl w:val="0"/>
          <w:numId w:val="85"/>
        </w:numPr>
      </w:pPr>
      <w:r>
        <w:t>Vehicle is at minimum FNV3 or later architecture.</w:t>
      </w:r>
    </w:p>
    <w:p w14:paraId="00C402BC" w14:textId="77777777" w:rsidR="00E52CF8" w:rsidRDefault="00E52CF8" w:rsidP="00E52CF8">
      <w:pPr>
        <w:pStyle w:val="ListParagraph"/>
        <w:numPr>
          <w:ilvl w:val="0"/>
          <w:numId w:val="85"/>
        </w:numPr>
      </w:pPr>
      <w:r>
        <w:t>Vehicle has Ford factory/dealer installed trailer wiring, hitch and TRM / ITRM.</w:t>
      </w:r>
    </w:p>
    <w:p w14:paraId="7AA995E0" w14:textId="77777777" w:rsidR="00E52CF8" w:rsidRDefault="00B22F0A" w:rsidP="00B22F0A">
      <w:pPr>
        <w:pStyle w:val="ListParagraph"/>
        <w:numPr>
          <w:ilvl w:val="0"/>
          <w:numId w:val="85"/>
        </w:numPr>
      </w:pPr>
      <w:r>
        <w:t>When any selection/update button command form in vehicle HMI, the request shall be processed instantaneously.</w:t>
      </w:r>
    </w:p>
    <w:p w14:paraId="56E79954" w14:textId="7A0EC32B" w:rsidR="007255AE" w:rsidRDefault="007255AE" w:rsidP="00B22F0A">
      <w:pPr>
        <w:pStyle w:val="ListParagraph"/>
        <w:numPr>
          <w:ilvl w:val="0"/>
          <w:numId w:val="85"/>
        </w:numPr>
      </w:pPr>
      <w:commentRangeStart w:id="1058"/>
      <w:r>
        <w:t>No Notification / Pop-ups will be displayed on the IPC</w:t>
      </w:r>
      <w:r w:rsidR="00FC0E44">
        <w:t xml:space="preserve"> at any time</w:t>
      </w:r>
      <w:r>
        <w:t>.</w:t>
      </w:r>
      <w:commentRangeEnd w:id="1058"/>
      <w:r w:rsidR="00BD7433">
        <w:rPr>
          <w:rStyle w:val="CommentReference"/>
          <w:rFonts w:ascii="Times New Roman" w:hAnsi="Times New Roman"/>
        </w:rPr>
        <w:commentReference w:id="1058"/>
      </w:r>
    </w:p>
    <w:p w14:paraId="0DF20090" w14:textId="167E8284" w:rsidR="007255AE" w:rsidRDefault="007255AE" w:rsidP="00D73426">
      <w:pPr>
        <w:pStyle w:val="ListParagraph"/>
        <w:numPr>
          <w:ilvl w:val="0"/>
          <w:numId w:val="85"/>
        </w:numPr>
      </w:pPr>
      <w:r>
        <w:t xml:space="preserve">Trailer Settings and Profile feature will be </w:t>
      </w:r>
      <w:r w:rsidR="00D73426">
        <w:t>fully operative when the following preconditions are met: Vehicle transmission is on “Park” position + Key Ignition Status is in “RUN” position + Battery state of charge above 75%.</w:t>
      </w:r>
    </w:p>
    <w:p w14:paraId="180C4E03" w14:textId="77777777" w:rsidR="004D7C06" w:rsidRPr="007C20FA" w:rsidRDefault="00236F77" w:rsidP="00B92B95">
      <w:pPr>
        <w:pStyle w:val="Heading2"/>
      </w:pPr>
      <w:bookmarkStart w:id="1059" w:name="_Toc446420185"/>
      <w:bookmarkStart w:id="1060" w:name="_Toc35002518"/>
      <w:r>
        <w:t>Feature Context</w:t>
      </w:r>
      <w:bookmarkEnd w:id="1048"/>
      <w:bookmarkEnd w:id="1049"/>
      <w:bookmarkEnd w:id="1059"/>
      <w:bookmarkEnd w:id="1060"/>
    </w:p>
    <w:p w14:paraId="2B197752" w14:textId="77777777" w:rsidR="004D7C06" w:rsidRDefault="004D7C06" w:rsidP="00B92B95">
      <w:pPr>
        <w:pStyle w:val="Heading3"/>
      </w:pPr>
      <w:bookmarkStart w:id="1061" w:name="_Toc446420186"/>
      <w:bookmarkStart w:id="1062" w:name="_Toc35002519"/>
      <w:r w:rsidRPr="007C20FA">
        <w:t xml:space="preserve">Feature </w:t>
      </w:r>
      <w:r>
        <w:t>Context</w:t>
      </w:r>
      <w:r w:rsidRPr="007C20FA">
        <w:t xml:space="preserve"> Diagram</w:t>
      </w:r>
      <w:bookmarkEnd w:id="1061"/>
      <w:bookmarkEnd w:id="1062"/>
    </w:p>
    <w:p w14:paraId="0B036167" w14:textId="77777777" w:rsidR="001B4D81" w:rsidRDefault="001B4D81" w:rsidP="00B92B95">
      <w:bookmarkStart w:id="1063" w:name="_Toc448920991"/>
    </w:p>
    <w:p w14:paraId="1BBC7361" w14:textId="77777777" w:rsidR="001B4D81" w:rsidRDefault="00ED18E9" w:rsidP="00B92B95">
      <w:pPr>
        <w:keepNext/>
      </w:pPr>
      <w:r w:rsidRPr="007A6A17">
        <w:rPr>
          <w:i/>
          <w:color w:val="808080"/>
        </w:rPr>
        <w:object w:dxaOrig="8280" w:dyaOrig="8280" w14:anchorId="24587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9.75pt;height:489.75pt" o:ole="">
            <v:imagedata r:id="rId27" o:title=""/>
          </v:shape>
          <o:OLEObject Type="Embed" ProgID="Visio.Drawing.11" ShapeID="_x0000_i1025" DrawAspect="Content" ObjectID="_1706962386" r:id="rId28"/>
        </w:object>
      </w:r>
    </w:p>
    <w:p w14:paraId="27A3043E" w14:textId="77777777" w:rsidR="001B4D81" w:rsidRPr="001B4D81" w:rsidRDefault="001B4D81" w:rsidP="00B92B95">
      <w:pPr>
        <w:pStyle w:val="Caption"/>
      </w:pPr>
      <w:bookmarkStart w:id="1064" w:name="_Toc35002668"/>
      <w:r w:rsidRPr="001B4D81">
        <w:t xml:space="preserve">Figure </w:t>
      </w:r>
      <w:r w:rsidR="00C10767">
        <w:rPr>
          <w:noProof/>
        </w:rPr>
        <w:fldChar w:fldCharType="begin"/>
      </w:r>
      <w:r w:rsidR="00C10767">
        <w:rPr>
          <w:noProof/>
        </w:rPr>
        <w:instrText xml:space="preserve"> SEQ Figure \* ARABIC </w:instrText>
      </w:r>
      <w:r w:rsidR="00C10767">
        <w:rPr>
          <w:noProof/>
        </w:rPr>
        <w:fldChar w:fldCharType="separate"/>
      </w:r>
      <w:r w:rsidR="00AE665F">
        <w:rPr>
          <w:noProof/>
        </w:rPr>
        <w:t>1</w:t>
      </w:r>
      <w:r w:rsidR="00C10767">
        <w:rPr>
          <w:noProof/>
        </w:rPr>
        <w:fldChar w:fldCharType="end"/>
      </w:r>
      <w:r w:rsidRPr="001B4D81">
        <w:t>: Context Diagram</w:t>
      </w:r>
      <w:bookmarkEnd w:id="1064"/>
    </w:p>
    <w:p w14:paraId="33E67440" w14:textId="77777777" w:rsidR="004D7C06" w:rsidRPr="00242F50" w:rsidRDefault="007D319A" w:rsidP="00B92B95">
      <w:pPr>
        <w:pStyle w:val="Heading3"/>
      </w:pPr>
      <w:bookmarkStart w:id="1065" w:name="_Toc35002520"/>
      <w:r>
        <w:t>List of Influences</w:t>
      </w:r>
      <w:bookmarkEnd w:id="1063"/>
      <w:bookmarkEnd w:id="1065"/>
    </w:p>
    <w:p w14:paraId="2B0677CB" w14:textId="77777777" w:rsidR="007D319A" w:rsidRPr="00242F50" w:rsidRDefault="007D319A" w:rsidP="007D319A"/>
    <w:tbl>
      <w:tblPr>
        <w:tblStyle w:val="TableGrid"/>
        <w:tblW w:w="10065" w:type="dxa"/>
        <w:tblInd w:w="108" w:type="dxa"/>
        <w:tblLayout w:type="fixed"/>
        <w:tblLook w:val="0620" w:firstRow="1" w:lastRow="0" w:firstColumn="0" w:lastColumn="0" w:noHBand="1" w:noVBand="1"/>
      </w:tblPr>
      <w:tblGrid>
        <w:gridCol w:w="1418"/>
        <w:gridCol w:w="1984"/>
        <w:gridCol w:w="6663"/>
      </w:tblGrid>
      <w:tr w:rsidR="007D319A" w:rsidRPr="00490955" w14:paraId="1D675633" w14:textId="77777777" w:rsidTr="00043186">
        <w:tc>
          <w:tcPr>
            <w:tcW w:w="1418" w:type="dxa"/>
            <w:shd w:val="clear" w:color="auto" w:fill="D9D9D9" w:themeFill="background1" w:themeFillShade="D9"/>
          </w:tcPr>
          <w:p w14:paraId="322E7798" w14:textId="77777777" w:rsidR="007D319A" w:rsidRDefault="007D319A" w:rsidP="00E315BF">
            <w:pPr>
              <w:rPr>
                <w:rFonts w:cs="Arial"/>
                <w:b/>
                <w:bCs/>
                <w:snapToGrid w:val="0"/>
                <w:lang w:val="en-GB"/>
              </w:rPr>
            </w:pPr>
            <w:r>
              <w:rPr>
                <w:rFonts w:cs="Arial"/>
                <w:b/>
                <w:bCs/>
                <w:snapToGrid w:val="0"/>
                <w:lang w:val="en-GB"/>
              </w:rPr>
              <w:t>ID</w:t>
            </w:r>
          </w:p>
        </w:tc>
        <w:tc>
          <w:tcPr>
            <w:tcW w:w="1984" w:type="dxa"/>
            <w:shd w:val="clear" w:color="auto" w:fill="D9D9D9" w:themeFill="background1" w:themeFillShade="D9"/>
          </w:tcPr>
          <w:p w14:paraId="3BAEDBAF" w14:textId="77777777" w:rsidR="007D319A" w:rsidRDefault="007D319A" w:rsidP="00E315BF">
            <w:pPr>
              <w:rPr>
                <w:rFonts w:cs="Arial"/>
                <w:b/>
                <w:bCs/>
                <w:snapToGrid w:val="0"/>
                <w:lang w:val="en-GB"/>
              </w:rPr>
            </w:pPr>
            <w:r>
              <w:rPr>
                <w:rFonts w:cs="Arial"/>
                <w:b/>
                <w:bCs/>
                <w:snapToGrid w:val="0"/>
                <w:lang w:val="en-GB"/>
              </w:rPr>
              <w:t>External Entity</w:t>
            </w:r>
          </w:p>
        </w:tc>
        <w:tc>
          <w:tcPr>
            <w:tcW w:w="6663" w:type="dxa"/>
            <w:shd w:val="clear" w:color="auto" w:fill="D9D9D9" w:themeFill="background1" w:themeFillShade="D9"/>
          </w:tcPr>
          <w:p w14:paraId="3E2E9DC5" w14:textId="77777777" w:rsidR="007D319A" w:rsidRDefault="007D319A" w:rsidP="00E315BF">
            <w:pPr>
              <w:rPr>
                <w:rFonts w:cs="Arial"/>
                <w:b/>
                <w:bCs/>
                <w:snapToGrid w:val="0"/>
                <w:lang w:val="en-GB"/>
              </w:rPr>
            </w:pPr>
            <w:r>
              <w:rPr>
                <w:rFonts w:cs="Arial"/>
                <w:b/>
                <w:bCs/>
                <w:snapToGrid w:val="0"/>
                <w:lang w:val="en-GB"/>
              </w:rPr>
              <w:t>Influence Description</w:t>
            </w:r>
          </w:p>
        </w:tc>
      </w:tr>
      <w:tr w:rsidR="007D319A" w:rsidRPr="00717330" w14:paraId="7315F4EF" w14:textId="77777777" w:rsidTr="00043186">
        <w:tc>
          <w:tcPr>
            <w:tcW w:w="1418" w:type="dxa"/>
            <w:vAlign w:val="center"/>
          </w:tcPr>
          <w:p w14:paraId="2062AEE2" w14:textId="77777777" w:rsidR="007D319A" w:rsidRPr="00043186" w:rsidRDefault="00B22F0A" w:rsidP="00E315BF">
            <w:pPr>
              <w:rPr>
                <w:rFonts w:ascii="Helvetica" w:hAnsi="Helvetica" w:cs="Helvetica"/>
              </w:rPr>
            </w:pPr>
            <w:r>
              <w:rPr>
                <w:rFonts w:ascii="Helvetica" w:hAnsi="Helvetica" w:cs="Helvetica"/>
              </w:rPr>
              <w:t>I1</w:t>
            </w:r>
          </w:p>
        </w:tc>
        <w:tc>
          <w:tcPr>
            <w:tcW w:w="1984" w:type="dxa"/>
            <w:vAlign w:val="center"/>
          </w:tcPr>
          <w:p w14:paraId="04DBCB1A" w14:textId="77777777" w:rsidR="007D319A" w:rsidRPr="00043186" w:rsidRDefault="00D84474" w:rsidP="00B22F0A">
            <w:pPr>
              <w:rPr>
                <w:rFonts w:ascii="Helvetica" w:hAnsi="Helvetica" w:cs="Helvetica"/>
              </w:rPr>
            </w:pPr>
            <w:r>
              <w:rPr>
                <w:rFonts w:ascii="Helvetica" w:hAnsi="Helvetica" w:cs="Helvetica"/>
              </w:rPr>
              <w:t>User</w:t>
            </w:r>
          </w:p>
        </w:tc>
        <w:tc>
          <w:tcPr>
            <w:tcW w:w="6663" w:type="dxa"/>
            <w:vAlign w:val="center"/>
          </w:tcPr>
          <w:p w14:paraId="7F0B645B" w14:textId="77777777" w:rsidR="007D319A" w:rsidRPr="00043186" w:rsidRDefault="004017DB" w:rsidP="00E315BF">
            <w:pPr>
              <w:rPr>
                <w:rFonts w:ascii="Helvetica" w:hAnsi="Helvetica" w:cs="Helvetica"/>
              </w:rPr>
            </w:pPr>
            <w:r>
              <w:rPr>
                <w:i/>
              </w:rPr>
              <w:t>User re</w:t>
            </w:r>
            <w:r w:rsidR="00186D3E">
              <w:rPr>
                <w:i/>
              </w:rPr>
              <w:t>quests to activate Trailer Sett</w:t>
            </w:r>
            <w:r>
              <w:rPr>
                <w:i/>
              </w:rPr>
              <w:t>ings and Profile Feature functions</w:t>
            </w:r>
          </w:p>
        </w:tc>
      </w:tr>
      <w:tr w:rsidR="007D319A" w:rsidRPr="00717330" w14:paraId="5E6B76D9" w14:textId="77777777" w:rsidTr="00043186">
        <w:tc>
          <w:tcPr>
            <w:tcW w:w="1418" w:type="dxa"/>
            <w:vAlign w:val="center"/>
          </w:tcPr>
          <w:p w14:paraId="2C627B06" w14:textId="77777777" w:rsidR="007D319A" w:rsidRPr="00370FA3" w:rsidRDefault="00B22F0A" w:rsidP="00E315BF">
            <w:pPr>
              <w:rPr>
                <w:rFonts w:ascii="Helvetica" w:hAnsi="Helvetica" w:cs="Helvetica"/>
              </w:rPr>
            </w:pPr>
            <w:r>
              <w:rPr>
                <w:rFonts w:ascii="Helvetica" w:hAnsi="Helvetica" w:cs="Helvetica"/>
              </w:rPr>
              <w:t>I2</w:t>
            </w:r>
          </w:p>
        </w:tc>
        <w:tc>
          <w:tcPr>
            <w:tcW w:w="1984" w:type="dxa"/>
            <w:vAlign w:val="center"/>
          </w:tcPr>
          <w:p w14:paraId="591654F1" w14:textId="77777777" w:rsidR="007D319A" w:rsidRPr="00370FA3" w:rsidRDefault="00D84474" w:rsidP="00E315BF">
            <w:pPr>
              <w:rPr>
                <w:rFonts w:ascii="Helvetica" w:hAnsi="Helvetica" w:cs="Helvetica"/>
              </w:rPr>
            </w:pPr>
            <w:r>
              <w:rPr>
                <w:rFonts w:ascii="Helvetica" w:hAnsi="Helvetica" w:cs="Helvetica"/>
              </w:rPr>
              <w:t>Host Vehicle HMI</w:t>
            </w:r>
          </w:p>
        </w:tc>
        <w:tc>
          <w:tcPr>
            <w:tcW w:w="6663" w:type="dxa"/>
            <w:vAlign w:val="center"/>
          </w:tcPr>
          <w:p w14:paraId="48C5917E" w14:textId="77777777" w:rsidR="007D319A" w:rsidRPr="004017DB" w:rsidRDefault="004017DB" w:rsidP="00E315BF">
            <w:pPr>
              <w:rPr>
                <w:i/>
              </w:rPr>
            </w:pPr>
            <w:r>
              <w:rPr>
                <w:i/>
              </w:rPr>
              <w:t>Host Vehicle HMI to interact with Trailer Settings and Profile</w:t>
            </w:r>
          </w:p>
        </w:tc>
      </w:tr>
      <w:tr w:rsidR="007D319A" w:rsidRPr="00717330" w14:paraId="729BB9FB" w14:textId="77777777" w:rsidTr="00043186">
        <w:tc>
          <w:tcPr>
            <w:tcW w:w="1418" w:type="dxa"/>
            <w:vAlign w:val="center"/>
          </w:tcPr>
          <w:p w14:paraId="5BBB4822" w14:textId="77777777" w:rsidR="007D319A" w:rsidRPr="00370FA3" w:rsidRDefault="00B22F0A" w:rsidP="00E315BF">
            <w:pPr>
              <w:rPr>
                <w:rFonts w:ascii="Helvetica" w:hAnsi="Helvetica" w:cs="Helvetica"/>
              </w:rPr>
            </w:pPr>
            <w:r>
              <w:rPr>
                <w:rFonts w:ascii="Helvetica" w:hAnsi="Helvetica" w:cs="Helvetica"/>
              </w:rPr>
              <w:t>I3</w:t>
            </w:r>
          </w:p>
        </w:tc>
        <w:tc>
          <w:tcPr>
            <w:tcW w:w="1984" w:type="dxa"/>
            <w:vAlign w:val="center"/>
          </w:tcPr>
          <w:p w14:paraId="3ACB305F" w14:textId="77777777" w:rsidR="007D319A" w:rsidRPr="00370FA3" w:rsidRDefault="001C613C" w:rsidP="00E315BF">
            <w:pPr>
              <w:rPr>
                <w:rFonts w:ascii="Helvetica" w:hAnsi="Helvetica" w:cs="Helvetica"/>
              </w:rPr>
            </w:pPr>
            <w:r>
              <w:rPr>
                <w:rFonts w:ascii="Helvetica" w:hAnsi="Helvetica" w:cs="Helvetica"/>
              </w:rPr>
              <w:t>Trailer Attached</w:t>
            </w:r>
          </w:p>
        </w:tc>
        <w:tc>
          <w:tcPr>
            <w:tcW w:w="6663" w:type="dxa"/>
            <w:vAlign w:val="center"/>
          </w:tcPr>
          <w:p w14:paraId="200B7532" w14:textId="77777777" w:rsidR="007D319A" w:rsidRPr="004017DB" w:rsidRDefault="001C613C" w:rsidP="00E315BF">
            <w:pPr>
              <w:rPr>
                <w:i/>
              </w:rPr>
            </w:pPr>
            <w:r>
              <w:rPr>
                <w:i/>
              </w:rPr>
              <w:t>User</w:t>
            </w:r>
            <w:r w:rsidR="008C17B5">
              <w:rPr>
                <w:i/>
              </w:rPr>
              <w:t xml:space="preserve"> plug in the</w:t>
            </w:r>
            <w:r>
              <w:rPr>
                <w:i/>
              </w:rPr>
              <w:t xml:space="preserve"> Trailer </w:t>
            </w:r>
            <w:r w:rsidR="008C17B5">
              <w:rPr>
                <w:i/>
              </w:rPr>
              <w:t>Wiring</w:t>
            </w:r>
            <w:r>
              <w:rPr>
                <w:i/>
              </w:rPr>
              <w:t xml:space="preserve"> to the vehicle</w:t>
            </w:r>
          </w:p>
        </w:tc>
      </w:tr>
      <w:tr w:rsidR="007D319A" w:rsidRPr="00717330" w14:paraId="666394E6" w14:textId="77777777" w:rsidTr="00043186">
        <w:tc>
          <w:tcPr>
            <w:tcW w:w="1418" w:type="dxa"/>
            <w:vAlign w:val="center"/>
          </w:tcPr>
          <w:p w14:paraId="5B3AC293" w14:textId="77777777" w:rsidR="007D319A" w:rsidRPr="00370FA3" w:rsidRDefault="00B22F0A" w:rsidP="00E315BF">
            <w:pPr>
              <w:rPr>
                <w:rFonts w:ascii="Helvetica" w:hAnsi="Helvetica" w:cs="Helvetica"/>
              </w:rPr>
            </w:pPr>
            <w:r>
              <w:rPr>
                <w:rFonts w:ascii="Helvetica" w:hAnsi="Helvetica" w:cs="Helvetica"/>
              </w:rPr>
              <w:t>I4</w:t>
            </w:r>
          </w:p>
        </w:tc>
        <w:tc>
          <w:tcPr>
            <w:tcW w:w="1984" w:type="dxa"/>
            <w:vAlign w:val="center"/>
          </w:tcPr>
          <w:p w14:paraId="78476CEC" w14:textId="77777777" w:rsidR="007D319A" w:rsidRPr="00370FA3" w:rsidRDefault="001C613C" w:rsidP="00E315BF">
            <w:pPr>
              <w:rPr>
                <w:rFonts w:ascii="Helvetica" w:hAnsi="Helvetica" w:cs="Helvetica"/>
              </w:rPr>
            </w:pPr>
            <w:r>
              <w:rPr>
                <w:rFonts w:ascii="Helvetica" w:hAnsi="Helvetica" w:cs="Helvetica"/>
              </w:rPr>
              <w:t xml:space="preserve">Transmission </w:t>
            </w:r>
          </w:p>
        </w:tc>
        <w:tc>
          <w:tcPr>
            <w:tcW w:w="6663" w:type="dxa"/>
            <w:vAlign w:val="center"/>
          </w:tcPr>
          <w:p w14:paraId="672A8CAC" w14:textId="77777777" w:rsidR="007D319A" w:rsidRPr="004017DB" w:rsidRDefault="008C17B5" w:rsidP="00E315BF">
            <w:pPr>
              <w:rPr>
                <w:i/>
              </w:rPr>
            </w:pPr>
            <w:r>
              <w:rPr>
                <w:i/>
              </w:rPr>
              <w:t>Vehicle in Park position of user shift the Transmission to Park Position</w:t>
            </w:r>
          </w:p>
        </w:tc>
      </w:tr>
      <w:tr w:rsidR="007D319A" w:rsidRPr="00717330" w14:paraId="3886247E" w14:textId="77777777" w:rsidTr="00043186">
        <w:tc>
          <w:tcPr>
            <w:tcW w:w="1418" w:type="dxa"/>
            <w:vAlign w:val="center"/>
          </w:tcPr>
          <w:p w14:paraId="15542369" w14:textId="77777777" w:rsidR="007D319A" w:rsidRDefault="008C17B5" w:rsidP="00E315BF">
            <w:pPr>
              <w:rPr>
                <w:rFonts w:ascii="Helvetica" w:hAnsi="Helvetica" w:cs="Helvetica"/>
              </w:rPr>
            </w:pPr>
            <w:r>
              <w:rPr>
                <w:rFonts w:ascii="Helvetica" w:hAnsi="Helvetica" w:cs="Helvetica"/>
              </w:rPr>
              <w:t>I5</w:t>
            </w:r>
          </w:p>
        </w:tc>
        <w:tc>
          <w:tcPr>
            <w:tcW w:w="1984" w:type="dxa"/>
            <w:vAlign w:val="center"/>
          </w:tcPr>
          <w:p w14:paraId="57DF1D2E" w14:textId="77777777" w:rsidR="007D319A" w:rsidRDefault="008C17B5" w:rsidP="00E315BF">
            <w:pPr>
              <w:rPr>
                <w:rFonts w:ascii="Helvetica" w:hAnsi="Helvetica" w:cs="Helvetica"/>
              </w:rPr>
            </w:pPr>
            <w:r>
              <w:rPr>
                <w:rFonts w:ascii="Helvetica" w:hAnsi="Helvetica" w:cs="Helvetica"/>
              </w:rPr>
              <w:t>Key Ignit</w:t>
            </w:r>
            <w:r w:rsidR="00096BC8">
              <w:rPr>
                <w:rFonts w:ascii="Helvetica" w:hAnsi="Helvetica" w:cs="Helvetica"/>
              </w:rPr>
              <w:t>i</w:t>
            </w:r>
            <w:r>
              <w:rPr>
                <w:rFonts w:ascii="Helvetica" w:hAnsi="Helvetica" w:cs="Helvetica"/>
              </w:rPr>
              <w:t>on</w:t>
            </w:r>
          </w:p>
        </w:tc>
        <w:tc>
          <w:tcPr>
            <w:tcW w:w="6663" w:type="dxa"/>
            <w:vAlign w:val="center"/>
          </w:tcPr>
          <w:p w14:paraId="256F43BB" w14:textId="77777777" w:rsidR="007D319A" w:rsidRPr="004017DB" w:rsidRDefault="008C17B5" w:rsidP="00E315BF">
            <w:pPr>
              <w:rPr>
                <w:i/>
              </w:rPr>
            </w:pPr>
            <w:r>
              <w:rPr>
                <w:i/>
              </w:rPr>
              <w:t>User turn the key to Run.</w:t>
            </w:r>
          </w:p>
        </w:tc>
      </w:tr>
      <w:tr w:rsidR="007D319A" w:rsidRPr="00717330" w14:paraId="40636A50" w14:textId="77777777" w:rsidTr="00043186">
        <w:tc>
          <w:tcPr>
            <w:tcW w:w="1418" w:type="dxa"/>
            <w:vAlign w:val="center"/>
          </w:tcPr>
          <w:p w14:paraId="0D32BB29" w14:textId="77777777" w:rsidR="007D319A" w:rsidRDefault="007D319A" w:rsidP="00E315BF">
            <w:pPr>
              <w:rPr>
                <w:rFonts w:ascii="Helvetica" w:hAnsi="Helvetica" w:cs="Helvetica"/>
              </w:rPr>
            </w:pPr>
          </w:p>
        </w:tc>
        <w:tc>
          <w:tcPr>
            <w:tcW w:w="1984" w:type="dxa"/>
            <w:vAlign w:val="center"/>
          </w:tcPr>
          <w:p w14:paraId="6E42CF03" w14:textId="77777777" w:rsidR="007D319A" w:rsidRDefault="007D319A" w:rsidP="00E315BF">
            <w:pPr>
              <w:rPr>
                <w:rFonts w:ascii="Helvetica" w:hAnsi="Helvetica" w:cs="Helvetica"/>
              </w:rPr>
            </w:pPr>
          </w:p>
        </w:tc>
        <w:tc>
          <w:tcPr>
            <w:tcW w:w="6663" w:type="dxa"/>
            <w:vAlign w:val="center"/>
          </w:tcPr>
          <w:p w14:paraId="140C8BFF" w14:textId="77777777" w:rsidR="007D319A" w:rsidRPr="004017DB" w:rsidRDefault="007D319A" w:rsidP="00E315BF">
            <w:pPr>
              <w:rPr>
                <w:i/>
              </w:rPr>
            </w:pPr>
          </w:p>
        </w:tc>
      </w:tr>
    </w:tbl>
    <w:p w14:paraId="40F24D23" w14:textId="77777777" w:rsidR="007D319A" w:rsidRPr="00D760EA" w:rsidRDefault="007D319A" w:rsidP="007D319A">
      <w:pPr>
        <w:pStyle w:val="Caption"/>
      </w:pPr>
      <w:bookmarkStart w:id="1066" w:name="_Toc438470870"/>
      <w:bookmarkStart w:id="1067" w:name="_Toc448921027"/>
      <w:bookmarkStart w:id="1068" w:name="_Toc35002688"/>
      <w:r>
        <w:t xml:space="preserve">Table </w:t>
      </w:r>
      <w:r w:rsidR="00C10767">
        <w:rPr>
          <w:noProof/>
        </w:rPr>
        <w:fldChar w:fldCharType="begin"/>
      </w:r>
      <w:r w:rsidR="00C10767">
        <w:rPr>
          <w:noProof/>
        </w:rPr>
        <w:instrText xml:space="preserve"> SEQ Table \* ARABIC </w:instrText>
      </w:r>
      <w:r w:rsidR="00C10767">
        <w:rPr>
          <w:noProof/>
        </w:rPr>
        <w:fldChar w:fldCharType="separate"/>
      </w:r>
      <w:r w:rsidR="00AE665F">
        <w:rPr>
          <w:noProof/>
        </w:rPr>
        <w:t>8</w:t>
      </w:r>
      <w:r w:rsidR="00C10767">
        <w:rPr>
          <w:noProof/>
        </w:rPr>
        <w:fldChar w:fldCharType="end"/>
      </w:r>
      <w:r w:rsidRPr="00D760EA">
        <w:t xml:space="preserve">: </w:t>
      </w:r>
      <w:r>
        <w:t xml:space="preserve">List of </w:t>
      </w:r>
      <w:bookmarkEnd w:id="1066"/>
      <w:bookmarkEnd w:id="1067"/>
      <w:r>
        <w:t>Influences</w:t>
      </w:r>
      <w:bookmarkEnd w:id="1068"/>
    </w:p>
    <w:p w14:paraId="2A861BE5" w14:textId="77777777" w:rsidR="005575E9" w:rsidRPr="005575E9" w:rsidRDefault="005575E9" w:rsidP="005575E9">
      <w:pPr>
        <w:pStyle w:val="BlockText"/>
      </w:pPr>
    </w:p>
    <w:p w14:paraId="75E8F468" w14:textId="77777777" w:rsidR="004D7C06" w:rsidRPr="007C20FA" w:rsidRDefault="00C7105F" w:rsidP="00B92B95">
      <w:pPr>
        <w:pStyle w:val="Heading2"/>
      </w:pPr>
      <w:bookmarkStart w:id="1069" w:name="_Toc446420188"/>
      <w:bookmarkStart w:id="1070" w:name="_Toc35002521"/>
      <w:r>
        <w:lastRenderedPageBreak/>
        <w:t xml:space="preserve"> </w:t>
      </w:r>
      <w:r w:rsidR="00236F77">
        <w:t>Feature Modeling</w:t>
      </w:r>
      <w:bookmarkEnd w:id="1069"/>
      <w:bookmarkEnd w:id="1070"/>
    </w:p>
    <w:p w14:paraId="04F54048" w14:textId="77777777" w:rsidR="00F2762D" w:rsidRDefault="004F0BA5" w:rsidP="00B92B95">
      <w:pPr>
        <w:pStyle w:val="Heading3"/>
      </w:pPr>
      <w:bookmarkStart w:id="1071" w:name="_Toc446420194"/>
      <w:bookmarkStart w:id="1072" w:name="_Ref468998709"/>
      <w:bookmarkStart w:id="1073" w:name="_Toc35002522"/>
      <w:bookmarkStart w:id="1074" w:name="_Toc446420189"/>
      <w:bookmarkStart w:id="1075" w:name="_Toc397081452"/>
      <w:bookmarkStart w:id="1076" w:name="_Toc215652157"/>
      <w:bookmarkStart w:id="1077" w:name="_Toc215652155"/>
      <w:bookmarkStart w:id="1078" w:name="_Toc215652158"/>
      <w:bookmarkStart w:id="1079" w:name="_Toc217292214"/>
      <w:r>
        <w:rPr>
          <w:noProof/>
        </w:rPr>
        <w:object w:dxaOrig="1440" w:dyaOrig="1440" w14:anchorId="6FE3D294">
          <v:shape id="_x0000_s1036" type="#_x0000_t75" style="position:absolute;left:0;text-align:left;margin-left:-.3pt;margin-top:32.55pt;width:510.6pt;height:304.6pt;z-index:251660288;mso-position-horizontal-relative:text;mso-position-vertical-relative:text">
            <v:imagedata r:id="rId29" o:title=""/>
            <w10:wrap type="topAndBottom"/>
          </v:shape>
          <o:OLEObject Type="Embed" ProgID="Visio.Drawing.11" ShapeID="_x0000_s1036" DrawAspect="Content" ObjectID="_1706962411" r:id="rId30"/>
        </w:object>
      </w:r>
      <w:r w:rsidR="00F2762D">
        <w:t>Operation Modes and States</w:t>
      </w:r>
      <w:bookmarkEnd w:id="1071"/>
      <w:bookmarkEnd w:id="1072"/>
      <w:bookmarkEnd w:id="1073"/>
    </w:p>
    <w:p w14:paraId="4FAFBF6E" w14:textId="77777777" w:rsidR="00FA4CA0" w:rsidRDefault="00FA4CA0" w:rsidP="00FA4CA0"/>
    <w:p w14:paraId="244FBE6C" w14:textId="77777777" w:rsidR="00F2762D" w:rsidRDefault="00300B04" w:rsidP="00B92B95">
      <w:pPr>
        <w:pStyle w:val="Caption"/>
      </w:pPr>
      <w:bookmarkStart w:id="1080" w:name="_Toc35002669"/>
      <w:r w:rsidRPr="00300B04">
        <w:t xml:space="preserve">Figure </w:t>
      </w:r>
      <w:r w:rsidR="00C10767">
        <w:rPr>
          <w:noProof/>
        </w:rPr>
        <w:fldChar w:fldCharType="begin"/>
      </w:r>
      <w:r w:rsidR="00C10767">
        <w:rPr>
          <w:noProof/>
        </w:rPr>
        <w:instrText xml:space="preserve"> SEQ Figure \* ARABIC </w:instrText>
      </w:r>
      <w:r w:rsidR="00C10767">
        <w:rPr>
          <w:noProof/>
        </w:rPr>
        <w:fldChar w:fldCharType="separate"/>
      </w:r>
      <w:r w:rsidR="00AE665F">
        <w:rPr>
          <w:noProof/>
        </w:rPr>
        <w:t>2</w:t>
      </w:r>
      <w:r w:rsidR="00C10767">
        <w:rPr>
          <w:noProof/>
        </w:rPr>
        <w:fldChar w:fldCharType="end"/>
      </w:r>
      <w:r w:rsidRPr="00300B04">
        <w:t>: Feature Operation States</w:t>
      </w:r>
      <w:r w:rsidR="006410E3">
        <w:t xml:space="preserve"> and Modes</w:t>
      </w:r>
      <w:bookmarkEnd w:id="1080"/>
    </w:p>
    <w:p w14:paraId="2248F872" w14:textId="77777777" w:rsidR="00300B04" w:rsidRPr="00300B04" w:rsidRDefault="00300B04" w:rsidP="00B92B95"/>
    <w:tbl>
      <w:tblPr>
        <w:tblStyle w:val="TableGrid"/>
        <w:tblW w:w="10206" w:type="dxa"/>
        <w:tblInd w:w="108" w:type="dxa"/>
        <w:tblLook w:val="04A0" w:firstRow="1" w:lastRow="0" w:firstColumn="1" w:lastColumn="0" w:noHBand="0" w:noVBand="1"/>
      </w:tblPr>
      <w:tblGrid>
        <w:gridCol w:w="2491"/>
        <w:gridCol w:w="4455"/>
        <w:gridCol w:w="3260"/>
      </w:tblGrid>
      <w:tr w:rsidR="00F2762D" w14:paraId="652C30C5" w14:textId="77777777" w:rsidTr="00043186">
        <w:tc>
          <w:tcPr>
            <w:tcW w:w="2491" w:type="dxa"/>
            <w:shd w:val="clear" w:color="auto" w:fill="D9D9D9" w:themeFill="background1" w:themeFillShade="D9"/>
          </w:tcPr>
          <w:p w14:paraId="647004A1" w14:textId="77777777" w:rsidR="00F2762D" w:rsidRPr="00E52B4D" w:rsidRDefault="00F2762D" w:rsidP="00B92B95">
            <w:pPr>
              <w:rPr>
                <w:b/>
              </w:rPr>
            </w:pPr>
            <w:r w:rsidRPr="00E52B4D">
              <w:rPr>
                <w:b/>
              </w:rPr>
              <w:t>State</w:t>
            </w:r>
          </w:p>
        </w:tc>
        <w:tc>
          <w:tcPr>
            <w:tcW w:w="4455" w:type="dxa"/>
            <w:shd w:val="clear" w:color="auto" w:fill="D9D9D9" w:themeFill="background1" w:themeFillShade="D9"/>
          </w:tcPr>
          <w:p w14:paraId="386E7ED0" w14:textId="77777777" w:rsidR="00F2762D" w:rsidRPr="00E52B4D" w:rsidRDefault="00F2762D" w:rsidP="00B92B95">
            <w:pPr>
              <w:rPr>
                <w:b/>
              </w:rPr>
            </w:pPr>
            <w:r w:rsidRPr="00E52B4D">
              <w:rPr>
                <w:b/>
              </w:rPr>
              <w:t>Description</w:t>
            </w:r>
          </w:p>
        </w:tc>
        <w:tc>
          <w:tcPr>
            <w:tcW w:w="3260" w:type="dxa"/>
            <w:shd w:val="clear" w:color="auto" w:fill="D9D9D9" w:themeFill="background1" w:themeFillShade="D9"/>
          </w:tcPr>
          <w:p w14:paraId="0203C1BD" w14:textId="77777777" w:rsidR="00F2762D" w:rsidRPr="00E52B4D" w:rsidRDefault="00F2762D" w:rsidP="00B92B95">
            <w:pPr>
              <w:rPr>
                <w:b/>
              </w:rPr>
            </w:pPr>
            <w:r>
              <w:rPr>
                <w:b/>
              </w:rPr>
              <w:t>Requirements Reference</w:t>
            </w:r>
            <w:r w:rsidR="00300B04">
              <w:rPr>
                <w:b/>
              </w:rPr>
              <w:br/>
            </w:r>
            <w:r w:rsidR="00300B04" w:rsidRPr="003036CD">
              <w:t>(optional)</w:t>
            </w:r>
          </w:p>
        </w:tc>
      </w:tr>
      <w:tr w:rsidR="00F2762D" w14:paraId="2E2FEC9B" w14:textId="77777777" w:rsidTr="00043186">
        <w:tc>
          <w:tcPr>
            <w:tcW w:w="2491" w:type="dxa"/>
          </w:tcPr>
          <w:p w14:paraId="6B57EFD9" w14:textId="77777777" w:rsidR="00F2762D" w:rsidRDefault="00FA4579" w:rsidP="00B92B95">
            <w:r>
              <w:t>S1</w:t>
            </w:r>
          </w:p>
        </w:tc>
        <w:tc>
          <w:tcPr>
            <w:tcW w:w="4455" w:type="dxa"/>
          </w:tcPr>
          <w:p w14:paraId="27995976" w14:textId="77777777" w:rsidR="00F2762D" w:rsidRDefault="00FA4579" w:rsidP="00FA4579">
            <w:r>
              <w:t>Feature is Idle</w:t>
            </w:r>
          </w:p>
        </w:tc>
        <w:tc>
          <w:tcPr>
            <w:tcW w:w="3260" w:type="dxa"/>
          </w:tcPr>
          <w:p w14:paraId="4109C0A2" w14:textId="77777777" w:rsidR="00F2762D" w:rsidRPr="00394FEA" w:rsidRDefault="00F2762D" w:rsidP="00B92B95">
            <w:pPr>
              <w:rPr>
                <w:sz w:val="16"/>
                <w:szCs w:val="16"/>
              </w:rPr>
            </w:pPr>
          </w:p>
        </w:tc>
      </w:tr>
      <w:tr w:rsidR="00F2762D" w14:paraId="3D57B9DF" w14:textId="77777777" w:rsidTr="00043186">
        <w:tc>
          <w:tcPr>
            <w:tcW w:w="2491" w:type="dxa"/>
          </w:tcPr>
          <w:p w14:paraId="7F94C368" w14:textId="77777777" w:rsidR="00F2762D" w:rsidRDefault="00FA4579" w:rsidP="00B92B95">
            <w:r>
              <w:t>S2</w:t>
            </w:r>
          </w:p>
        </w:tc>
        <w:tc>
          <w:tcPr>
            <w:tcW w:w="4455" w:type="dxa"/>
          </w:tcPr>
          <w:p w14:paraId="09196977" w14:textId="77777777" w:rsidR="00F2762D" w:rsidRDefault="00FA4579" w:rsidP="00B92B95">
            <w:r>
              <w:t>Feature is available and in operation</w:t>
            </w:r>
          </w:p>
        </w:tc>
        <w:tc>
          <w:tcPr>
            <w:tcW w:w="3260" w:type="dxa"/>
          </w:tcPr>
          <w:p w14:paraId="2EEFB74C" w14:textId="77777777" w:rsidR="00F2762D" w:rsidRPr="0042293B" w:rsidRDefault="00F2762D" w:rsidP="00B92B95">
            <w:pPr>
              <w:rPr>
                <w:sz w:val="16"/>
                <w:szCs w:val="16"/>
              </w:rPr>
            </w:pPr>
          </w:p>
        </w:tc>
      </w:tr>
      <w:tr w:rsidR="00F2762D" w14:paraId="0DF82599" w14:textId="77777777" w:rsidTr="00043186">
        <w:tc>
          <w:tcPr>
            <w:tcW w:w="2491" w:type="dxa"/>
          </w:tcPr>
          <w:p w14:paraId="698282FD" w14:textId="77777777" w:rsidR="00F2762D" w:rsidRDefault="00F2762D" w:rsidP="00B92B95"/>
        </w:tc>
        <w:tc>
          <w:tcPr>
            <w:tcW w:w="4455" w:type="dxa"/>
          </w:tcPr>
          <w:p w14:paraId="4EE82217" w14:textId="77777777" w:rsidR="00F2762D" w:rsidRDefault="00F2762D" w:rsidP="00B92B95"/>
        </w:tc>
        <w:tc>
          <w:tcPr>
            <w:tcW w:w="3260" w:type="dxa"/>
          </w:tcPr>
          <w:p w14:paraId="3A70A1B3" w14:textId="77777777" w:rsidR="00F2762D" w:rsidRPr="007D581F" w:rsidRDefault="00F2762D" w:rsidP="00B92B95">
            <w:pPr>
              <w:rPr>
                <w:sz w:val="16"/>
                <w:szCs w:val="16"/>
              </w:rPr>
            </w:pPr>
          </w:p>
        </w:tc>
      </w:tr>
    </w:tbl>
    <w:p w14:paraId="03C722B2" w14:textId="77777777" w:rsidR="00F2762D" w:rsidRPr="00300B04" w:rsidRDefault="00F2762D" w:rsidP="00B92B95">
      <w:pPr>
        <w:pStyle w:val="Caption"/>
      </w:pPr>
      <w:bookmarkStart w:id="1081" w:name="_Toc446420224"/>
      <w:bookmarkStart w:id="1082" w:name="_Toc35002689"/>
      <w:r w:rsidRPr="00300B04">
        <w:t xml:space="preserve">Table </w:t>
      </w:r>
      <w:r w:rsidR="00C10767">
        <w:rPr>
          <w:noProof/>
        </w:rPr>
        <w:fldChar w:fldCharType="begin"/>
      </w:r>
      <w:r w:rsidR="00C10767">
        <w:rPr>
          <w:noProof/>
        </w:rPr>
        <w:instrText xml:space="preserve"> SEQ Table \* ARABIC </w:instrText>
      </w:r>
      <w:r w:rsidR="00C10767">
        <w:rPr>
          <w:noProof/>
        </w:rPr>
        <w:fldChar w:fldCharType="separate"/>
      </w:r>
      <w:r w:rsidR="00AE665F">
        <w:rPr>
          <w:noProof/>
        </w:rPr>
        <w:t>9</w:t>
      </w:r>
      <w:r w:rsidR="00C10767">
        <w:rPr>
          <w:noProof/>
        </w:rPr>
        <w:fldChar w:fldCharType="end"/>
      </w:r>
      <w:r w:rsidRPr="00300B04">
        <w:t>: Operation Modes</w:t>
      </w:r>
      <w:bookmarkEnd w:id="1081"/>
      <w:bookmarkEnd w:id="1082"/>
    </w:p>
    <w:p w14:paraId="098ABE6A" w14:textId="77777777" w:rsidR="00F2762D" w:rsidRDefault="00F2762D" w:rsidP="00B92B95"/>
    <w:p w14:paraId="2AB7A161" w14:textId="77777777" w:rsidR="00F2762D" w:rsidRDefault="00F2762D" w:rsidP="00B92B95"/>
    <w:tbl>
      <w:tblPr>
        <w:tblStyle w:val="TableGrid"/>
        <w:tblW w:w="10206" w:type="dxa"/>
        <w:tblInd w:w="108" w:type="dxa"/>
        <w:tblLook w:val="04A0" w:firstRow="1" w:lastRow="0" w:firstColumn="1" w:lastColumn="0" w:noHBand="0" w:noVBand="1"/>
      </w:tblPr>
      <w:tblGrid>
        <w:gridCol w:w="1183"/>
        <w:gridCol w:w="3383"/>
        <w:gridCol w:w="2396"/>
        <w:gridCol w:w="3244"/>
      </w:tblGrid>
      <w:tr w:rsidR="00F2762D" w14:paraId="1DEF3EA4" w14:textId="77777777" w:rsidTr="00043186">
        <w:tc>
          <w:tcPr>
            <w:tcW w:w="1134" w:type="dxa"/>
            <w:shd w:val="clear" w:color="auto" w:fill="D9D9D9" w:themeFill="background1" w:themeFillShade="D9"/>
          </w:tcPr>
          <w:p w14:paraId="61B6DAE8" w14:textId="77777777" w:rsidR="00F2762D" w:rsidRPr="00E52B4D" w:rsidRDefault="00F2762D" w:rsidP="00B92B95">
            <w:pPr>
              <w:rPr>
                <w:b/>
              </w:rPr>
            </w:pPr>
            <w:r>
              <w:rPr>
                <w:b/>
              </w:rPr>
              <w:t>Transition ID</w:t>
            </w:r>
          </w:p>
        </w:tc>
        <w:tc>
          <w:tcPr>
            <w:tcW w:w="3402" w:type="dxa"/>
            <w:shd w:val="clear" w:color="auto" w:fill="D9D9D9" w:themeFill="background1" w:themeFillShade="D9"/>
          </w:tcPr>
          <w:p w14:paraId="3EF8D9DD" w14:textId="77777777" w:rsidR="00F2762D" w:rsidRPr="00E52B4D" w:rsidRDefault="00F2762D" w:rsidP="00B92B95">
            <w:pPr>
              <w:rPr>
                <w:b/>
              </w:rPr>
            </w:pPr>
            <w:r w:rsidRPr="00E52B4D">
              <w:rPr>
                <w:b/>
              </w:rPr>
              <w:t>Description</w:t>
            </w:r>
          </w:p>
        </w:tc>
        <w:tc>
          <w:tcPr>
            <w:tcW w:w="2410" w:type="dxa"/>
            <w:shd w:val="clear" w:color="auto" w:fill="D9D9D9" w:themeFill="background1" w:themeFillShade="D9"/>
          </w:tcPr>
          <w:p w14:paraId="6BCAB61E" w14:textId="77777777" w:rsidR="00F2762D" w:rsidRPr="00E52B4D" w:rsidRDefault="00F2762D" w:rsidP="00B92B95">
            <w:pPr>
              <w:rPr>
                <w:b/>
              </w:rPr>
            </w:pPr>
            <w:r>
              <w:rPr>
                <w:b/>
              </w:rPr>
              <w:t>Action</w:t>
            </w:r>
          </w:p>
        </w:tc>
        <w:tc>
          <w:tcPr>
            <w:tcW w:w="3260" w:type="dxa"/>
            <w:shd w:val="clear" w:color="auto" w:fill="D9D9D9" w:themeFill="background1" w:themeFillShade="D9"/>
          </w:tcPr>
          <w:p w14:paraId="5AB99E00" w14:textId="77777777" w:rsidR="00F2762D" w:rsidRPr="00E52B4D" w:rsidRDefault="00F2762D" w:rsidP="00B92B95">
            <w:pPr>
              <w:rPr>
                <w:b/>
              </w:rPr>
            </w:pPr>
            <w:r>
              <w:rPr>
                <w:b/>
              </w:rPr>
              <w:t>Requirements Reference</w:t>
            </w:r>
            <w:r w:rsidR="00300B04">
              <w:rPr>
                <w:b/>
              </w:rPr>
              <w:br/>
            </w:r>
            <w:r w:rsidR="00300B04" w:rsidRPr="003036CD">
              <w:t>(optional)</w:t>
            </w:r>
          </w:p>
        </w:tc>
      </w:tr>
      <w:tr w:rsidR="00F2762D" w14:paraId="4CC2420C" w14:textId="77777777" w:rsidTr="00043186">
        <w:tc>
          <w:tcPr>
            <w:tcW w:w="1134" w:type="dxa"/>
          </w:tcPr>
          <w:p w14:paraId="7E42EED8" w14:textId="77777777" w:rsidR="00F2762D" w:rsidRPr="009D6E77" w:rsidRDefault="00F2762D" w:rsidP="00B92B95">
            <w:r w:rsidRPr="009D6E77">
              <w:t>&lt;T1&gt;</w:t>
            </w:r>
          </w:p>
        </w:tc>
        <w:tc>
          <w:tcPr>
            <w:tcW w:w="3402" w:type="dxa"/>
          </w:tcPr>
          <w:p w14:paraId="68D1C96E" w14:textId="77777777" w:rsidR="003D7F13" w:rsidRDefault="003D7F13" w:rsidP="003D7F13">
            <w:pPr>
              <w:overflowPunct/>
              <w:spacing w:line="288" w:lineRule="auto"/>
              <w:textAlignment w:val="auto"/>
              <w:rPr>
                <w:rFonts w:cs="Arial"/>
                <w:color w:val="000000"/>
                <w:sz w:val="16"/>
                <w:szCs w:val="16"/>
              </w:rPr>
            </w:pPr>
            <w:r>
              <w:rPr>
                <w:rFonts w:cs="Arial"/>
                <w:color w:val="000000"/>
                <w:sz w:val="16"/>
                <w:szCs w:val="16"/>
                <w:lang w:val="de-DE"/>
              </w:rPr>
              <w:t xml:space="preserve">User </w:t>
            </w:r>
            <w:r>
              <w:rPr>
                <w:rFonts w:cs="Arial"/>
                <w:color w:val="000000"/>
                <w:sz w:val="16"/>
                <w:szCs w:val="16"/>
              </w:rPr>
              <w:t>Configure Trailer Maintenance and Trailer Trip Functions when the reconditions</w:t>
            </w:r>
          </w:p>
          <w:p w14:paraId="53296FA1" w14:textId="77777777" w:rsidR="00F2762D" w:rsidRPr="009D6E77" w:rsidRDefault="003D7F13" w:rsidP="003D7F13">
            <w:r>
              <w:rPr>
                <w:rFonts w:cs="Arial"/>
                <w:color w:val="000000"/>
                <w:sz w:val="16"/>
                <w:szCs w:val="16"/>
              </w:rPr>
              <w:t xml:space="preserve"> are met.</w:t>
            </w:r>
          </w:p>
        </w:tc>
        <w:tc>
          <w:tcPr>
            <w:tcW w:w="2410" w:type="dxa"/>
          </w:tcPr>
          <w:p w14:paraId="77AC5830" w14:textId="77777777" w:rsidR="00F2762D" w:rsidRPr="009D6E77" w:rsidRDefault="003D7F13" w:rsidP="00B92B95">
            <w:r>
              <w:t>&lt;S1&gt; to &lt;S2&gt;</w:t>
            </w:r>
          </w:p>
        </w:tc>
        <w:tc>
          <w:tcPr>
            <w:tcW w:w="3260" w:type="dxa"/>
          </w:tcPr>
          <w:p w14:paraId="29C02E70" w14:textId="77777777" w:rsidR="00F2762D" w:rsidRPr="00DA1BBD" w:rsidRDefault="00F2762D" w:rsidP="00B92B95">
            <w:pPr>
              <w:rPr>
                <w:sz w:val="16"/>
              </w:rPr>
            </w:pPr>
          </w:p>
        </w:tc>
      </w:tr>
      <w:tr w:rsidR="00F2762D" w14:paraId="4136A60E" w14:textId="77777777" w:rsidTr="00043186">
        <w:trPr>
          <w:trHeight w:val="453"/>
        </w:trPr>
        <w:tc>
          <w:tcPr>
            <w:tcW w:w="1134" w:type="dxa"/>
          </w:tcPr>
          <w:p w14:paraId="536CAB83" w14:textId="77777777" w:rsidR="00F2762D" w:rsidRPr="009D6E77" w:rsidRDefault="00F2762D" w:rsidP="00B92B95">
            <w:r w:rsidRPr="009D6E77">
              <w:t>&lt;T2&gt;</w:t>
            </w:r>
          </w:p>
        </w:tc>
        <w:tc>
          <w:tcPr>
            <w:tcW w:w="3402" w:type="dxa"/>
          </w:tcPr>
          <w:p w14:paraId="0AFCA2AD" w14:textId="77777777" w:rsidR="00F2762D" w:rsidRPr="009D6E77" w:rsidRDefault="003D7F13" w:rsidP="003D7F13">
            <w:pPr>
              <w:overflowPunct/>
              <w:spacing w:line="288" w:lineRule="auto"/>
              <w:textAlignment w:val="auto"/>
              <w:rPr>
                <w:rFonts w:cs="Arial"/>
                <w:color w:val="000000"/>
              </w:rPr>
            </w:pPr>
            <w:r>
              <w:rPr>
                <w:rFonts w:cs="Arial"/>
                <w:color w:val="000000"/>
                <w:sz w:val="16"/>
                <w:szCs w:val="16"/>
                <w:lang w:val="de-DE"/>
              </w:rPr>
              <w:t xml:space="preserve">User </w:t>
            </w:r>
            <w:r>
              <w:rPr>
                <w:rFonts w:cs="Arial"/>
                <w:color w:val="000000"/>
                <w:sz w:val="16"/>
                <w:szCs w:val="16"/>
              </w:rPr>
              <w:t>Update/Reset Trailer Maintenance and Trailer Trip functions or preconditions not met</w:t>
            </w:r>
          </w:p>
        </w:tc>
        <w:tc>
          <w:tcPr>
            <w:tcW w:w="2410" w:type="dxa"/>
          </w:tcPr>
          <w:p w14:paraId="18F97169" w14:textId="77777777" w:rsidR="00F2762D" w:rsidRPr="009D6E77" w:rsidRDefault="003D7F13" w:rsidP="00B92B95">
            <w:r>
              <w:t>&lt;S2&gt; to &lt;S1&gt;</w:t>
            </w:r>
          </w:p>
        </w:tc>
        <w:tc>
          <w:tcPr>
            <w:tcW w:w="3260" w:type="dxa"/>
          </w:tcPr>
          <w:p w14:paraId="34808337" w14:textId="77777777" w:rsidR="00F2762D" w:rsidRPr="00DA1BBD" w:rsidRDefault="00F2762D" w:rsidP="00B92B95">
            <w:pPr>
              <w:rPr>
                <w:sz w:val="16"/>
              </w:rPr>
            </w:pPr>
          </w:p>
        </w:tc>
      </w:tr>
      <w:tr w:rsidR="00F2762D" w14:paraId="735D715D" w14:textId="77777777" w:rsidTr="00043186">
        <w:tc>
          <w:tcPr>
            <w:tcW w:w="1134" w:type="dxa"/>
          </w:tcPr>
          <w:p w14:paraId="688D2F17" w14:textId="77777777" w:rsidR="00F2762D" w:rsidRPr="009D6E77" w:rsidRDefault="00F2762D" w:rsidP="00B92B95">
            <w:r w:rsidRPr="009D6E77">
              <w:t>&lt;T3&gt;</w:t>
            </w:r>
          </w:p>
        </w:tc>
        <w:tc>
          <w:tcPr>
            <w:tcW w:w="3402" w:type="dxa"/>
          </w:tcPr>
          <w:p w14:paraId="0B54748D" w14:textId="77777777" w:rsidR="00F2762D" w:rsidRPr="009D6E77" w:rsidRDefault="00F2762D" w:rsidP="00B92B95">
            <w:pPr>
              <w:overflowPunct/>
              <w:spacing w:line="288" w:lineRule="auto"/>
              <w:textAlignment w:val="auto"/>
              <w:rPr>
                <w:rFonts w:cs="Arial"/>
                <w:color w:val="000000"/>
              </w:rPr>
            </w:pPr>
          </w:p>
        </w:tc>
        <w:tc>
          <w:tcPr>
            <w:tcW w:w="2410" w:type="dxa"/>
          </w:tcPr>
          <w:p w14:paraId="42080DFA" w14:textId="77777777" w:rsidR="00F2762D" w:rsidRPr="009D6E77" w:rsidRDefault="00F2762D" w:rsidP="00B92B95"/>
        </w:tc>
        <w:tc>
          <w:tcPr>
            <w:tcW w:w="3260" w:type="dxa"/>
          </w:tcPr>
          <w:p w14:paraId="4A0D17F8" w14:textId="77777777" w:rsidR="00F2762D" w:rsidRPr="006669BA" w:rsidRDefault="00F2762D" w:rsidP="00B92B95">
            <w:pPr>
              <w:rPr>
                <w:i/>
                <w:sz w:val="16"/>
              </w:rPr>
            </w:pPr>
          </w:p>
        </w:tc>
      </w:tr>
      <w:tr w:rsidR="00F2762D" w14:paraId="043AA741" w14:textId="77777777" w:rsidTr="00043186">
        <w:tc>
          <w:tcPr>
            <w:tcW w:w="1134" w:type="dxa"/>
          </w:tcPr>
          <w:p w14:paraId="62D2E8AE" w14:textId="77777777" w:rsidR="00F2762D" w:rsidRPr="009D6E77" w:rsidRDefault="00F2762D" w:rsidP="00B92B95">
            <w:r w:rsidRPr="009D6E77">
              <w:t>&lt;T4&gt;</w:t>
            </w:r>
          </w:p>
        </w:tc>
        <w:tc>
          <w:tcPr>
            <w:tcW w:w="3402" w:type="dxa"/>
          </w:tcPr>
          <w:p w14:paraId="50354AA1" w14:textId="77777777" w:rsidR="00F2762D" w:rsidRPr="009D6E77" w:rsidRDefault="00F2762D" w:rsidP="00B92B95">
            <w:pPr>
              <w:overflowPunct/>
              <w:spacing w:line="288" w:lineRule="auto"/>
              <w:textAlignment w:val="auto"/>
              <w:rPr>
                <w:rFonts w:cs="Arial"/>
                <w:color w:val="000000"/>
              </w:rPr>
            </w:pPr>
          </w:p>
        </w:tc>
        <w:tc>
          <w:tcPr>
            <w:tcW w:w="2410" w:type="dxa"/>
          </w:tcPr>
          <w:p w14:paraId="277CE027" w14:textId="77777777" w:rsidR="00F2762D" w:rsidRPr="009D6E77" w:rsidRDefault="00F2762D" w:rsidP="00B92B95">
            <w:pPr>
              <w:keepNext/>
            </w:pPr>
          </w:p>
        </w:tc>
        <w:tc>
          <w:tcPr>
            <w:tcW w:w="3260" w:type="dxa"/>
          </w:tcPr>
          <w:p w14:paraId="7CAFED97" w14:textId="77777777" w:rsidR="00F2762D" w:rsidRPr="007D581F" w:rsidRDefault="00F2762D" w:rsidP="00B92B95">
            <w:pPr>
              <w:keepNext/>
              <w:rPr>
                <w:sz w:val="16"/>
                <w:szCs w:val="16"/>
              </w:rPr>
            </w:pPr>
          </w:p>
        </w:tc>
      </w:tr>
    </w:tbl>
    <w:p w14:paraId="592F2395" w14:textId="77777777" w:rsidR="00F2762D" w:rsidRPr="00300B04" w:rsidRDefault="00F2762D" w:rsidP="00B92B95">
      <w:pPr>
        <w:pStyle w:val="Caption"/>
      </w:pPr>
      <w:bookmarkStart w:id="1083" w:name="_Toc446420225"/>
      <w:bookmarkStart w:id="1084" w:name="_Toc35002690"/>
      <w:r w:rsidRPr="00300B04">
        <w:lastRenderedPageBreak/>
        <w:t xml:space="preserve">Table </w:t>
      </w:r>
      <w:r w:rsidR="00C10767">
        <w:rPr>
          <w:noProof/>
        </w:rPr>
        <w:fldChar w:fldCharType="begin"/>
      </w:r>
      <w:r w:rsidR="00C10767">
        <w:rPr>
          <w:noProof/>
        </w:rPr>
        <w:instrText xml:space="preserve"> SEQ Table \* ARABIC </w:instrText>
      </w:r>
      <w:r w:rsidR="00C10767">
        <w:rPr>
          <w:noProof/>
        </w:rPr>
        <w:fldChar w:fldCharType="separate"/>
      </w:r>
      <w:r w:rsidR="00AE665F">
        <w:rPr>
          <w:noProof/>
        </w:rPr>
        <w:t>10</w:t>
      </w:r>
      <w:r w:rsidR="00C10767">
        <w:rPr>
          <w:noProof/>
        </w:rPr>
        <w:fldChar w:fldCharType="end"/>
      </w:r>
      <w:r w:rsidRPr="00300B04">
        <w:t>: Transition between Operational States</w:t>
      </w:r>
      <w:bookmarkEnd w:id="1083"/>
      <w:bookmarkEnd w:id="1084"/>
    </w:p>
    <w:p w14:paraId="0074E319" w14:textId="77777777" w:rsidR="004D7C06" w:rsidRDefault="004D7C06" w:rsidP="00B92B95">
      <w:pPr>
        <w:pStyle w:val="Heading3"/>
      </w:pPr>
      <w:bookmarkStart w:id="1085" w:name="_Toc35002523"/>
      <w:r w:rsidRPr="007C20FA">
        <w:t>Use Case</w:t>
      </w:r>
      <w:r>
        <w:t>s</w:t>
      </w:r>
      <w:bookmarkEnd w:id="1074"/>
      <w:bookmarkEnd w:id="1085"/>
    </w:p>
    <w:p w14:paraId="1F38F300" w14:textId="77777777" w:rsidR="00EB420E" w:rsidRPr="00347A88" w:rsidDel="00F72CA4" w:rsidRDefault="00EB420E" w:rsidP="00043186">
      <w:pPr>
        <w:shd w:val="clear" w:color="auto" w:fill="D6E3BC" w:themeFill="accent3" w:themeFillTint="66"/>
        <w:rPr>
          <w:del w:id="1086" w:author="Rodriguez-flores, Raul (R.)" w:date="2020-07-15T09:32:00Z"/>
          <w:rStyle w:val="SubtleEmphasis"/>
        </w:rPr>
      </w:pPr>
      <w:del w:id="1087" w:author="Rodriguez-flores, Raul (R.)" w:date="2020-07-15T09:32:00Z">
        <w:r w:rsidRPr="00347A88" w:rsidDel="00F72CA4">
          <w:rPr>
            <w:rStyle w:val="SubtleEmphasis"/>
            <w:b/>
          </w:rPr>
          <w:delText>#Classification:</w:delText>
        </w:r>
        <w:r w:rsidRPr="00347A88" w:rsidDel="00F72CA4">
          <w:rPr>
            <w:rStyle w:val="SubtleEmphasis"/>
          </w:rPr>
          <w:delText xml:space="preserve"> Optional</w:delText>
        </w:r>
      </w:del>
    </w:p>
    <w:p w14:paraId="66CF1453" w14:textId="77777777" w:rsidR="00EB420E" w:rsidRPr="00347A88" w:rsidDel="00F72CA4" w:rsidRDefault="00EB420E" w:rsidP="00043186">
      <w:pPr>
        <w:shd w:val="clear" w:color="auto" w:fill="D6E3BC" w:themeFill="accent3" w:themeFillTint="66"/>
        <w:rPr>
          <w:del w:id="1088" w:author="Rodriguez-flores, Raul (R.)" w:date="2020-07-15T09:32:00Z"/>
          <w:rStyle w:val="SubtleEmphasis"/>
        </w:rPr>
      </w:pPr>
      <w:del w:id="1089" w:author="Rodriguez-flores, Raul (R.)" w:date="2020-07-15T09:32:00Z">
        <w:r w:rsidRPr="00347A88" w:rsidDel="00F72CA4">
          <w:rPr>
            <w:rStyle w:val="SubtleEmphasis"/>
            <w:b/>
          </w:rPr>
          <w:delText>#Link:</w:delText>
        </w:r>
        <w:r w:rsidRPr="00347A88" w:rsidDel="00F72CA4">
          <w:rPr>
            <w:rStyle w:val="SubtleEmphasis"/>
          </w:rPr>
          <w:delText xml:space="preserve"> </w:delText>
        </w:r>
        <w:r w:rsidR="00F72CA4" w:rsidDel="00F72CA4">
          <w:fldChar w:fldCharType="begin"/>
        </w:r>
        <w:r w:rsidR="00F72CA4" w:rsidDel="00F72CA4">
          <w:delInstrText xml:space="preserve"> HYPERLINK "http://wiki.ford.com/display/RequirementsEngineering/Use+Cases+Overview?src=contextnavpagetreemodehttp://wiki.ford.com/display/RequirementsEngineering/Use+Cases?src=contextnavpagetreemode" </w:delInstrText>
        </w:r>
        <w:r w:rsidR="00F72CA4" w:rsidDel="00F72CA4">
          <w:fldChar w:fldCharType="separate"/>
        </w:r>
        <w:r w:rsidRPr="00F86B78" w:rsidDel="00F72CA4">
          <w:rPr>
            <w:rStyle w:val="SubtleEmphasis"/>
            <w:color w:val="3333FF"/>
            <w:u w:val="single"/>
          </w:rPr>
          <w:delText>RE Wiki – Use Cases</w:delText>
        </w:r>
        <w:r w:rsidR="00F72CA4" w:rsidDel="00F72CA4">
          <w:rPr>
            <w:rStyle w:val="SubtleEmphasis"/>
            <w:color w:val="3333FF"/>
            <w:u w:val="single"/>
          </w:rPr>
          <w:fldChar w:fldCharType="end"/>
        </w:r>
      </w:del>
    </w:p>
    <w:p w14:paraId="314BAAE1" w14:textId="77777777" w:rsidR="00EB420E" w:rsidRDefault="00EB420E" w:rsidP="00B92B95">
      <w:pPr>
        <w:pStyle w:val="Heading4"/>
        <w:rPr>
          <w:ins w:id="1090" w:author="Rodriguez-flores, Raul (R.)" w:date="2020-07-15T09:45:00Z"/>
        </w:rPr>
      </w:pPr>
      <w:bookmarkStart w:id="1091" w:name="_Toc35002524"/>
      <w:bookmarkStart w:id="1092" w:name="_Toc446420190"/>
      <w:r>
        <w:t>Use Case Diagram</w:t>
      </w:r>
      <w:bookmarkEnd w:id="1091"/>
    </w:p>
    <w:p w14:paraId="3EE73921" w14:textId="77777777" w:rsidR="00F72CA4" w:rsidRPr="00123D1A" w:rsidRDefault="009C273A">
      <w:pPr>
        <w:pPrChange w:id="1093" w:author="Rodriguez-flores, Raul (R.)" w:date="2020-07-15T09:34:00Z">
          <w:pPr>
            <w:pStyle w:val="Caption"/>
          </w:pPr>
        </w:pPrChange>
      </w:pPr>
      <w:ins w:id="1094" w:author="Rodriguez-flores, Raul (R.)" w:date="2020-07-15T09:45:00Z">
        <w:r>
          <w:object w:dxaOrig="9030" w:dyaOrig="5745" w14:anchorId="1212586D">
            <v:shape id="_x0000_i1027" type="#_x0000_t75" style="width:453.75pt;height:4in" o:ole="">
              <v:imagedata r:id="rId31" o:title=""/>
            </v:shape>
            <o:OLEObject Type="Embed" ProgID="Visio.Drawing.11" ShapeID="_x0000_i1027" DrawAspect="Content" ObjectID="_1706962387" r:id="rId32"/>
          </w:object>
        </w:r>
      </w:ins>
      <w:bookmarkStart w:id="1095" w:name="_Toc35002670"/>
      <w:bookmarkEnd w:id="1075"/>
      <w:bookmarkEnd w:id="1092"/>
      <w:del w:id="1096" w:author="Rodriguez-flores, Raul (R.)" w:date="2020-07-15T09:48:00Z">
        <w:r w:rsidR="00E908E6" w:rsidRPr="00E908E6" w:rsidDel="00B17226">
          <w:delText>Use Case Diagram</w:delText>
        </w:r>
      </w:del>
      <w:bookmarkEnd w:id="1095"/>
    </w:p>
    <w:p w14:paraId="47877417" w14:textId="77777777" w:rsidR="004D7C06" w:rsidRPr="007C20FA" w:rsidRDefault="004D7C06" w:rsidP="00B92B95">
      <w:pPr>
        <w:pStyle w:val="Heading4"/>
      </w:pPr>
      <w:bookmarkStart w:id="1097" w:name="_Toc446420191"/>
      <w:bookmarkStart w:id="1098" w:name="_Toc35002525"/>
      <w:bookmarkStart w:id="1099" w:name="_Toc397081453"/>
      <w:bookmarkEnd w:id="1076"/>
      <w:r w:rsidRPr="007C20FA">
        <w:t>Actors</w:t>
      </w:r>
      <w:bookmarkEnd w:id="1097"/>
      <w:bookmarkEnd w:id="1098"/>
    </w:p>
    <w:p w14:paraId="327D6CAD" w14:textId="77777777" w:rsidR="004D7C06" w:rsidRDefault="004D7C06" w:rsidP="00B92B95"/>
    <w:tbl>
      <w:tblPr>
        <w:tblStyle w:val="TableGrid"/>
        <w:tblW w:w="0" w:type="auto"/>
        <w:tblInd w:w="108" w:type="dxa"/>
        <w:tblLayout w:type="fixed"/>
        <w:tblLook w:val="0000" w:firstRow="0" w:lastRow="0" w:firstColumn="0" w:lastColumn="0" w:noHBand="0" w:noVBand="0"/>
      </w:tblPr>
      <w:tblGrid>
        <w:gridCol w:w="3828"/>
        <w:gridCol w:w="6378"/>
      </w:tblGrid>
      <w:tr w:rsidR="004D7C06" w:rsidRPr="003D4AA7" w14:paraId="087AC30D" w14:textId="77777777" w:rsidTr="00850F94">
        <w:tc>
          <w:tcPr>
            <w:tcW w:w="3828" w:type="dxa"/>
            <w:shd w:val="clear" w:color="auto" w:fill="D9D9D9" w:themeFill="background1" w:themeFillShade="D9"/>
          </w:tcPr>
          <w:p w14:paraId="10BEE5EB" w14:textId="77777777" w:rsidR="004D7C06" w:rsidRPr="00E84ADC" w:rsidRDefault="004D7C06" w:rsidP="00B92B95">
            <w:pPr>
              <w:pStyle w:val="TableHeader"/>
              <w:ind w:right="142"/>
            </w:pPr>
            <w:r w:rsidRPr="00E84ADC">
              <w:t>Actor</w:t>
            </w:r>
          </w:p>
        </w:tc>
        <w:tc>
          <w:tcPr>
            <w:tcW w:w="6378" w:type="dxa"/>
            <w:shd w:val="clear" w:color="auto" w:fill="D9D9D9" w:themeFill="background1" w:themeFillShade="D9"/>
          </w:tcPr>
          <w:p w14:paraId="06871D46" w14:textId="77777777" w:rsidR="004D7C06" w:rsidRPr="00E84ADC" w:rsidRDefault="004D7C06" w:rsidP="00B92B95">
            <w:pPr>
              <w:pStyle w:val="TableHeader"/>
              <w:ind w:right="142"/>
            </w:pPr>
            <w:r w:rsidRPr="00E84ADC">
              <w:t>Description</w:t>
            </w:r>
          </w:p>
        </w:tc>
      </w:tr>
      <w:tr w:rsidR="004D7C06" w:rsidRPr="00E80917" w14:paraId="0E6655DF" w14:textId="77777777" w:rsidTr="00850F94">
        <w:tc>
          <w:tcPr>
            <w:tcW w:w="3828" w:type="dxa"/>
          </w:tcPr>
          <w:p w14:paraId="68997B2C" w14:textId="77777777" w:rsidR="004D7C06" w:rsidRPr="00136DF0" w:rsidRDefault="00A5253D" w:rsidP="00B92B95">
            <w:pPr>
              <w:pStyle w:val="scriptNormal"/>
              <w:rPr>
                <w:color w:val="auto"/>
              </w:rPr>
            </w:pPr>
            <w:ins w:id="1100" w:author="Rodriguez-flores, Raul (R.)" w:date="2020-07-15T09:36:00Z">
              <w:r>
                <w:rPr>
                  <w:color w:val="auto"/>
                </w:rPr>
                <w:t>User</w:t>
              </w:r>
            </w:ins>
          </w:p>
        </w:tc>
        <w:tc>
          <w:tcPr>
            <w:tcW w:w="6378" w:type="dxa"/>
          </w:tcPr>
          <w:p w14:paraId="631742B0" w14:textId="77777777" w:rsidR="004D7C06" w:rsidRPr="00136DF0" w:rsidRDefault="009C273A" w:rsidP="00B92B95">
            <w:pPr>
              <w:pStyle w:val="scriptNormal"/>
              <w:rPr>
                <w:color w:val="auto"/>
              </w:rPr>
            </w:pPr>
            <w:ins w:id="1101" w:author="Rodriguez-flores, Raul (R.)" w:date="2020-07-15T14:32:00Z">
              <w:r>
                <w:rPr>
                  <w:color w:val="auto"/>
                </w:rPr>
                <w:t xml:space="preserve">Vehicle </w:t>
              </w:r>
            </w:ins>
            <w:ins w:id="1102" w:author="Rodriguez-flores, Raul (R.)" w:date="2020-07-15T14:33:00Z">
              <w:r>
                <w:rPr>
                  <w:color w:val="auto"/>
                </w:rPr>
                <w:t>User can be Driver/Passenger who own/use the vehicle.</w:t>
              </w:r>
            </w:ins>
          </w:p>
        </w:tc>
      </w:tr>
      <w:tr w:rsidR="004D7C06" w:rsidRPr="00E80917" w14:paraId="544742BF" w14:textId="77777777" w:rsidTr="00850F94">
        <w:tc>
          <w:tcPr>
            <w:tcW w:w="3828" w:type="dxa"/>
          </w:tcPr>
          <w:p w14:paraId="06F91020" w14:textId="77777777" w:rsidR="004D7C06" w:rsidRPr="00136DF0" w:rsidRDefault="009C273A" w:rsidP="00B92B95">
            <w:pPr>
              <w:pStyle w:val="scriptNormal"/>
              <w:rPr>
                <w:color w:val="auto"/>
              </w:rPr>
            </w:pPr>
            <w:ins w:id="1103" w:author="Rodriguez-flores, Raul (R.)" w:date="2020-07-15T14:34:00Z">
              <w:r>
                <w:rPr>
                  <w:color w:val="auto"/>
                </w:rPr>
                <w:t>HMI</w:t>
              </w:r>
            </w:ins>
          </w:p>
        </w:tc>
        <w:tc>
          <w:tcPr>
            <w:tcW w:w="6378" w:type="dxa"/>
          </w:tcPr>
          <w:p w14:paraId="1BEC5360" w14:textId="77777777" w:rsidR="004D7C06" w:rsidRPr="00136DF0" w:rsidRDefault="009C273A" w:rsidP="00B92B95">
            <w:pPr>
              <w:pStyle w:val="scriptNormal"/>
              <w:rPr>
                <w:color w:val="auto"/>
              </w:rPr>
            </w:pPr>
            <w:ins w:id="1104" w:author="Rodriguez-flores, Raul (R.)" w:date="2020-07-15T14:34:00Z">
              <w:r>
                <w:rPr>
                  <w:color w:val="auto"/>
                </w:rPr>
                <w:t>Human Machine Interface (Visual Screens, Notifications or Pop ups)</w:t>
              </w:r>
            </w:ins>
          </w:p>
        </w:tc>
      </w:tr>
      <w:tr w:rsidR="004D7C06" w:rsidRPr="00E80917" w14:paraId="5A244CF5" w14:textId="77777777" w:rsidTr="00850F94">
        <w:tc>
          <w:tcPr>
            <w:tcW w:w="3828" w:type="dxa"/>
          </w:tcPr>
          <w:p w14:paraId="4CD86E0E" w14:textId="77777777" w:rsidR="004D7C06" w:rsidRDefault="00CF1989" w:rsidP="00B92B95">
            <w:pPr>
              <w:pStyle w:val="scriptNormal"/>
              <w:rPr>
                <w:color w:val="auto"/>
              </w:rPr>
            </w:pPr>
            <w:ins w:id="1105" w:author="Rodriguez-flores, Raul (R.)" w:date="2020-07-15T14:35:00Z">
              <w:r>
                <w:rPr>
                  <w:color w:val="auto"/>
                </w:rPr>
                <w:t>SYNC</w:t>
              </w:r>
            </w:ins>
          </w:p>
        </w:tc>
        <w:tc>
          <w:tcPr>
            <w:tcW w:w="6378" w:type="dxa"/>
          </w:tcPr>
          <w:p w14:paraId="2602F2AB" w14:textId="77777777" w:rsidR="004D7C06" w:rsidRDefault="00CF1989" w:rsidP="00B92B95">
            <w:pPr>
              <w:pStyle w:val="scriptNormal"/>
              <w:rPr>
                <w:color w:val="auto"/>
              </w:rPr>
            </w:pPr>
            <w:ins w:id="1106" w:author="Rodriguez-flores, Raul (R.)" w:date="2020-07-15T14:35:00Z">
              <w:r>
                <w:rPr>
                  <w:color w:val="auto"/>
                </w:rPr>
                <w:t xml:space="preserve">Module provider for the </w:t>
              </w:r>
            </w:ins>
            <w:ins w:id="1107" w:author="Rodriguez-flores, Raul (R.)" w:date="2020-07-15T14:36:00Z">
              <w:r>
                <w:rPr>
                  <w:color w:val="auto"/>
                </w:rPr>
                <w:t>HMI</w:t>
              </w:r>
            </w:ins>
          </w:p>
        </w:tc>
      </w:tr>
      <w:tr w:rsidR="00D15FDF" w:rsidRPr="00E80917" w14:paraId="7E393127" w14:textId="77777777" w:rsidTr="00850F94">
        <w:tc>
          <w:tcPr>
            <w:tcW w:w="3828" w:type="dxa"/>
          </w:tcPr>
          <w:p w14:paraId="3DA92DBE" w14:textId="77777777" w:rsidR="00D15FDF" w:rsidRDefault="00D15FDF" w:rsidP="00B92B95">
            <w:pPr>
              <w:pStyle w:val="scriptNormal"/>
              <w:rPr>
                <w:color w:val="auto"/>
              </w:rPr>
            </w:pPr>
            <w:r>
              <w:rPr>
                <w:color w:val="auto"/>
              </w:rPr>
              <w:t>IPC</w:t>
            </w:r>
          </w:p>
        </w:tc>
        <w:tc>
          <w:tcPr>
            <w:tcW w:w="6378" w:type="dxa"/>
          </w:tcPr>
          <w:p w14:paraId="1E4CAA97" w14:textId="77777777" w:rsidR="00D15FDF" w:rsidRDefault="00D15FDF" w:rsidP="00B92B95">
            <w:pPr>
              <w:pStyle w:val="scriptNormal"/>
              <w:rPr>
                <w:color w:val="auto"/>
              </w:rPr>
            </w:pPr>
            <w:r>
              <w:rPr>
                <w:color w:val="auto"/>
              </w:rPr>
              <w:t>Module provider for the Features status</w:t>
            </w:r>
          </w:p>
        </w:tc>
      </w:tr>
    </w:tbl>
    <w:p w14:paraId="731F9E40" w14:textId="77777777" w:rsidR="004D7C06" w:rsidRPr="004A0772" w:rsidRDefault="004A0772" w:rsidP="00B92B95">
      <w:pPr>
        <w:pStyle w:val="Caption"/>
      </w:pPr>
      <w:bookmarkStart w:id="1108" w:name="_Toc35002691"/>
      <w:r w:rsidRPr="004A0772">
        <w:t xml:space="preserve">Table </w:t>
      </w:r>
      <w:r w:rsidR="00C10767">
        <w:rPr>
          <w:noProof/>
        </w:rPr>
        <w:fldChar w:fldCharType="begin"/>
      </w:r>
      <w:r w:rsidR="00C10767">
        <w:rPr>
          <w:noProof/>
        </w:rPr>
        <w:instrText xml:space="preserve"> SEQ Table \* ARABIC </w:instrText>
      </w:r>
      <w:r w:rsidR="00C10767">
        <w:rPr>
          <w:noProof/>
        </w:rPr>
        <w:fldChar w:fldCharType="separate"/>
      </w:r>
      <w:r w:rsidR="00AE665F">
        <w:rPr>
          <w:noProof/>
        </w:rPr>
        <w:t>11</w:t>
      </w:r>
      <w:r w:rsidR="00C10767">
        <w:rPr>
          <w:noProof/>
        </w:rPr>
        <w:fldChar w:fldCharType="end"/>
      </w:r>
      <w:r w:rsidRPr="004A0772">
        <w:t>: List of Actors</w:t>
      </w:r>
      <w:bookmarkEnd w:id="1108"/>
    </w:p>
    <w:p w14:paraId="1F06EB79" w14:textId="77777777" w:rsidR="004D7C06" w:rsidRDefault="004D7C06" w:rsidP="00B92B95">
      <w:pPr>
        <w:pStyle w:val="Heading4"/>
      </w:pPr>
      <w:bookmarkStart w:id="1109" w:name="_Toc446420192"/>
      <w:bookmarkStart w:id="1110" w:name="_Toc35002526"/>
      <w:r w:rsidRPr="007C20FA">
        <w:t xml:space="preserve">Use Case </w:t>
      </w:r>
      <w:bookmarkEnd w:id="1099"/>
      <w:r>
        <w:t>Descriptions</w:t>
      </w:r>
      <w:bookmarkEnd w:id="1109"/>
      <w:bookmarkEnd w:id="1110"/>
    </w:p>
    <w:p w14:paraId="67843BEC" w14:textId="77777777" w:rsidR="0014231F" w:rsidRDefault="0014231F" w:rsidP="0014231F"/>
    <w:p w14:paraId="56FBCB10" w14:textId="4C2BD1B2" w:rsidR="00484638" w:rsidRPr="00924CE0" w:rsidRDefault="00484638" w:rsidP="00484638">
      <w:pPr>
        <w:pStyle w:val="REUseCase"/>
        <w:numPr>
          <w:ilvl w:val="0"/>
          <w:numId w:val="43"/>
        </w:numPr>
        <w:ind w:left="0" w:firstLine="0"/>
        <w:rPr>
          <w:ins w:id="1111" w:author="Rodriguez-flores, Raul (R.)" w:date="2020-07-15T14:44:00Z"/>
          <w:color w:val="000000" w:themeColor="text1"/>
        </w:rPr>
      </w:pPr>
      <w:ins w:id="1112" w:author="Rodriguez-flores, Raul (R.)" w:date="2020-07-15T14:41:00Z">
        <w:r w:rsidRPr="002A548C">
          <w:rPr>
            <w:color w:val="000000" w:themeColor="text1"/>
            <w:rPrChange w:id="1113" w:author="Rodriguez-flores, Raul (R.)" w:date="2020-07-15T14:55:00Z">
              <w:rPr>
                <w:color w:val="7030A0"/>
              </w:rPr>
            </w:rPrChange>
          </w:rPr>
          <w:t>###U</w:t>
        </w:r>
      </w:ins>
      <w:ins w:id="1114" w:author="Rodriguez-flores, Raul (R.)" w:date="2020-07-15T14:39:00Z">
        <w:r w:rsidRPr="002A548C">
          <w:rPr>
            <w:color w:val="000000" w:themeColor="text1"/>
            <w:rPrChange w:id="1115" w:author="Rodriguez-flores, Raul (R.)" w:date="2020-07-15T14:55:00Z">
              <w:rPr>
                <w:color w:val="7030A0"/>
              </w:rPr>
            </w:rPrChange>
          </w:rPr>
          <w:t>C_F_</w:t>
        </w:r>
      </w:ins>
      <w:ins w:id="1116" w:author="Rodriguez-flores, Raul (R.)" w:date="2020-07-15T14:40:00Z">
        <w:r w:rsidRPr="002A548C">
          <w:rPr>
            <w:color w:val="000000" w:themeColor="text1"/>
            <w:rPrChange w:id="1117" w:author="Rodriguez-flores, Raul (R.)" w:date="2020-07-15T14:55:00Z">
              <w:rPr>
                <w:color w:val="7030A0"/>
              </w:rPr>
            </w:rPrChange>
          </w:rPr>
          <w:t>T</w:t>
        </w:r>
      </w:ins>
      <w:ins w:id="1118" w:author="Rodriguez-flores, Raul (R.)" w:date="2020-07-15T09:30:00Z">
        <w:r w:rsidRPr="002A548C">
          <w:rPr>
            <w:color w:val="000000" w:themeColor="text1"/>
            <w:rPrChange w:id="1119" w:author="Rodriguez-flores, Raul (R.)" w:date="2020-07-15T14:55:00Z">
              <w:rPr>
                <w:color w:val="7030A0"/>
              </w:rPr>
            </w:rPrChange>
          </w:rPr>
          <w:t xml:space="preserve">railer </w:t>
        </w:r>
      </w:ins>
      <w:r>
        <w:rPr>
          <w:color w:val="000000" w:themeColor="text1"/>
        </w:rPr>
        <w:t>Settings and Profile</w:t>
      </w:r>
      <w:ins w:id="1120" w:author="Rodriguez-flores, Raul (R.)" w:date="2020-07-15T14:40:00Z">
        <w:r w:rsidRPr="002A548C">
          <w:rPr>
            <w:color w:val="000000" w:themeColor="text1"/>
            <w:rPrChange w:id="1121" w:author="Rodriguez-flores, Raul (R.)" w:date="2020-07-15T14:55:00Z">
              <w:rPr>
                <w:color w:val="7030A0"/>
              </w:rPr>
            </w:rPrChange>
          </w:rPr>
          <w:t>_</w:t>
        </w:r>
        <w:r w:rsidRPr="00C87E33">
          <w:rPr>
            <w:rPrChange w:id="1122" w:author="Rodriguez-flores, Raul (R.)" w:date="2020-07-15T14:55:00Z">
              <w:rPr>
                <w:color w:val="7030A0"/>
              </w:rPr>
            </w:rPrChange>
          </w:rPr>
          <w:t>0000</w:t>
        </w:r>
      </w:ins>
      <w:r w:rsidRPr="00C87E33">
        <w:t>1</w:t>
      </w:r>
      <w:ins w:id="1123" w:author="Rodriguez-flores, Raul (R.)" w:date="2020-07-15T14:41:00Z">
        <w:r w:rsidRPr="002A548C">
          <w:rPr>
            <w:color w:val="000000" w:themeColor="text1"/>
            <w:rPrChange w:id="1124" w:author="Rodriguez-flores, Raul (R.)" w:date="2020-07-15T14:55:00Z">
              <w:rPr>
                <w:color w:val="7030A0"/>
              </w:rPr>
            </w:rPrChange>
          </w:rPr>
          <w:t xml:space="preserve">### </w:t>
        </w:r>
        <w:r w:rsidRPr="002A548C">
          <w:rPr>
            <w:color w:val="000000" w:themeColor="text1"/>
            <w:rPrChange w:id="1125" w:author="Rodriguez-flores, Raul (R.)" w:date="2020-07-15T14:55:00Z">
              <w:rPr>
                <w:rFonts w:ascii="Arial Nova Cond" w:hAnsi="Arial Nova Cond"/>
                <w:color w:val="1F497D"/>
              </w:rPr>
            </w:rPrChange>
          </w:rPr>
          <w:t>User</w:t>
        </w:r>
      </w:ins>
      <w:ins w:id="1126" w:author="Rodriguez-flores, Raul (R.)" w:date="2020-07-15T09:30:00Z">
        <w:r w:rsidRPr="00123D1A">
          <w:rPr>
            <w:color w:val="000000" w:themeColor="text1"/>
          </w:rPr>
          <w:t xml:space="preserve"> </w:t>
        </w:r>
      </w:ins>
      <w:r>
        <w:rPr>
          <w:color w:val="000000" w:themeColor="text1"/>
        </w:rPr>
        <w:t>en</w:t>
      </w:r>
      <w:r w:rsidR="00125A03">
        <w:rPr>
          <w:color w:val="000000" w:themeColor="text1"/>
        </w:rPr>
        <w:t>ter the Trailer Maintenance (A</w:t>
      </w:r>
      <w:r>
        <w:rPr>
          <w:color w:val="000000" w:themeColor="text1"/>
        </w:rPr>
        <w:t>ctive Trailer Profile</w:t>
      </w:r>
      <w:r w:rsidR="00125A03">
        <w:rPr>
          <w:color w:val="000000" w:themeColor="text1"/>
        </w:rPr>
        <w:t xml:space="preserve"> or Towing Menu)</w:t>
      </w:r>
      <w:r>
        <w:rPr>
          <w:color w:val="000000" w:themeColor="text1"/>
        </w:rPr>
        <w:t>.</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484638" w:rsidRPr="00FB5797" w14:paraId="63A62669" w14:textId="77777777" w:rsidTr="00C87E33">
        <w:trPr>
          <w:trHeight w:val="255"/>
          <w:ins w:id="1127" w:author="Rodriguez-flores, Raul (R.)" w:date="2020-07-15T14:44:00Z"/>
        </w:trPr>
        <w:tc>
          <w:tcPr>
            <w:tcW w:w="2235" w:type="dxa"/>
            <w:shd w:val="clear" w:color="auto" w:fill="D9D9D9" w:themeFill="background1" w:themeFillShade="D9"/>
            <w:hideMark/>
          </w:tcPr>
          <w:p w14:paraId="14AA0818" w14:textId="77777777" w:rsidR="00484638" w:rsidRPr="00F92EE6" w:rsidRDefault="00484638" w:rsidP="00C87E33">
            <w:pPr>
              <w:rPr>
                <w:ins w:id="1128" w:author="Rodriguez-flores, Raul (R.)" w:date="2020-07-15T14:44:00Z"/>
                <w:rFonts w:cs="Arial"/>
                <w:b/>
                <w:bCs/>
                <w:color w:val="000000" w:themeColor="text1"/>
                <w:szCs w:val="22"/>
              </w:rPr>
            </w:pPr>
            <w:ins w:id="1129" w:author="Rodriguez-flores, Raul (R.)" w:date="2020-07-15T14:44:00Z">
              <w:r w:rsidRPr="00F92EE6">
                <w:rPr>
                  <w:rFonts w:cs="Arial"/>
                  <w:b/>
                  <w:bCs/>
                  <w:color w:val="000000" w:themeColor="text1"/>
                  <w:szCs w:val="22"/>
                </w:rPr>
                <w:t>Purpose</w:t>
              </w:r>
            </w:ins>
          </w:p>
        </w:tc>
        <w:tc>
          <w:tcPr>
            <w:tcW w:w="669" w:type="dxa"/>
            <w:shd w:val="clear" w:color="auto" w:fill="auto"/>
            <w:hideMark/>
          </w:tcPr>
          <w:p w14:paraId="5A054E0B" w14:textId="77777777" w:rsidR="00484638" w:rsidRPr="00F92EE6" w:rsidRDefault="00484638" w:rsidP="00C87E33">
            <w:pPr>
              <w:rPr>
                <w:ins w:id="1130" w:author="Rodriguez-flores, Raul (R.)" w:date="2020-07-15T14:44:00Z"/>
                <w:rFonts w:cs="Arial"/>
                <w:color w:val="000000" w:themeColor="text1"/>
                <w:szCs w:val="22"/>
              </w:rPr>
            </w:pPr>
          </w:p>
        </w:tc>
        <w:tc>
          <w:tcPr>
            <w:tcW w:w="7552" w:type="dxa"/>
            <w:shd w:val="clear" w:color="auto" w:fill="auto"/>
          </w:tcPr>
          <w:p w14:paraId="188FE739" w14:textId="77777777" w:rsidR="00484638" w:rsidRPr="00F92EE6" w:rsidRDefault="00484638" w:rsidP="00C87E33">
            <w:pPr>
              <w:rPr>
                <w:ins w:id="1131" w:author="Rodriguez-flores, Raul (R.)" w:date="2020-07-15T14:44:00Z"/>
                <w:rFonts w:cs="Arial"/>
                <w:color w:val="000000" w:themeColor="text1"/>
                <w:szCs w:val="22"/>
              </w:rPr>
            </w:pPr>
            <w:ins w:id="1132" w:author="Rodriguez-flores, Raul (R.)" w:date="2020-07-15T14:44:00Z">
              <w:r w:rsidRPr="00CF1989">
                <w:rPr>
                  <w:rFonts w:cs="Arial"/>
                  <w:color w:val="000000" w:themeColor="text1"/>
                  <w:szCs w:val="22"/>
                </w:rPr>
                <w:t>User</w:t>
              </w:r>
            </w:ins>
            <w:r>
              <w:rPr>
                <w:rFonts w:cs="Arial"/>
                <w:color w:val="000000" w:themeColor="text1"/>
                <w:szCs w:val="22"/>
              </w:rPr>
              <w:t xml:space="preserve"> enter the Trailer Maintenance Menu thru the Active Trailer Profile.</w:t>
            </w:r>
          </w:p>
        </w:tc>
      </w:tr>
      <w:tr w:rsidR="00484638" w:rsidRPr="00FB5797" w14:paraId="05AEB67F" w14:textId="77777777" w:rsidTr="00C87E33">
        <w:trPr>
          <w:trHeight w:val="255"/>
          <w:ins w:id="1133" w:author="Rodriguez-flores, Raul (R.)" w:date="2020-07-15T14:44:00Z"/>
        </w:trPr>
        <w:tc>
          <w:tcPr>
            <w:tcW w:w="2235" w:type="dxa"/>
            <w:shd w:val="clear" w:color="auto" w:fill="D9D9D9" w:themeFill="background1" w:themeFillShade="D9"/>
          </w:tcPr>
          <w:p w14:paraId="781C6687" w14:textId="77777777" w:rsidR="00484638" w:rsidRPr="00F92EE6" w:rsidRDefault="00484638" w:rsidP="00C87E33">
            <w:pPr>
              <w:rPr>
                <w:ins w:id="1134" w:author="Rodriguez-flores, Raul (R.)" w:date="2020-07-15T14:44:00Z"/>
                <w:rFonts w:cs="Arial"/>
                <w:b/>
                <w:bCs/>
                <w:color w:val="000000" w:themeColor="text1"/>
                <w:szCs w:val="22"/>
              </w:rPr>
            </w:pPr>
            <w:ins w:id="1135" w:author="Rodriguez-flores, Raul (R.)" w:date="2020-07-15T14:44:00Z">
              <w:r w:rsidRPr="00F92EE6">
                <w:rPr>
                  <w:rFonts w:cs="Arial"/>
                  <w:b/>
                  <w:bCs/>
                  <w:color w:val="000000" w:themeColor="text1"/>
                  <w:szCs w:val="22"/>
                </w:rPr>
                <w:t>Actors</w:t>
              </w:r>
            </w:ins>
          </w:p>
        </w:tc>
        <w:tc>
          <w:tcPr>
            <w:tcW w:w="669" w:type="dxa"/>
            <w:shd w:val="clear" w:color="auto" w:fill="auto"/>
          </w:tcPr>
          <w:p w14:paraId="749647D2" w14:textId="77777777" w:rsidR="00484638" w:rsidRPr="00F92EE6" w:rsidRDefault="00484638" w:rsidP="00C87E33">
            <w:pPr>
              <w:rPr>
                <w:ins w:id="1136" w:author="Rodriguez-flores, Raul (R.)" w:date="2020-07-15T14:44:00Z"/>
                <w:rFonts w:cs="Arial"/>
                <w:color w:val="000000" w:themeColor="text1"/>
                <w:szCs w:val="22"/>
              </w:rPr>
            </w:pPr>
          </w:p>
        </w:tc>
        <w:tc>
          <w:tcPr>
            <w:tcW w:w="7552" w:type="dxa"/>
            <w:shd w:val="clear" w:color="auto" w:fill="auto"/>
          </w:tcPr>
          <w:p w14:paraId="444E2A04" w14:textId="77777777" w:rsidR="00484638" w:rsidRPr="00F92EE6" w:rsidRDefault="00484638" w:rsidP="00C87E33">
            <w:pPr>
              <w:rPr>
                <w:ins w:id="1137" w:author="Rodriguez-flores, Raul (R.)" w:date="2020-07-15T14:44:00Z"/>
                <w:rFonts w:cs="Arial"/>
                <w:color w:val="000000" w:themeColor="text1"/>
                <w:szCs w:val="22"/>
              </w:rPr>
            </w:pPr>
            <w:ins w:id="1138" w:author="Rodriguez-flores, Raul (R.)" w:date="2020-07-15T14:44:00Z">
              <w:r w:rsidRPr="00F92EE6">
                <w:rPr>
                  <w:rFonts w:cs="Arial"/>
                  <w:color w:val="000000" w:themeColor="text1"/>
                  <w:szCs w:val="22"/>
                </w:rPr>
                <w:t>User</w:t>
              </w:r>
            </w:ins>
            <w:r>
              <w:rPr>
                <w:rFonts w:cs="Arial"/>
                <w:color w:val="000000" w:themeColor="text1"/>
                <w:szCs w:val="22"/>
              </w:rPr>
              <w:t xml:space="preserve"> / </w:t>
            </w:r>
          </w:p>
        </w:tc>
      </w:tr>
      <w:tr w:rsidR="00484638" w:rsidRPr="00FB5797" w14:paraId="14D5FF3C" w14:textId="77777777" w:rsidTr="00C87E33">
        <w:trPr>
          <w:trHeight w:val="255"/>
          <w:ins w:id="1139" w:author="Rodriguez-flores, Raul (R.)" w:date="2020-07-15T14:44:00Z"/>
        </w:trPr>
        <w:tc>
          <w:tcPr>
            <w:tcW w:w="2235" w:type="dxa"/>
            <w:shd w:val="clear" w:color="auto" w:fill="D9D9D9" w:themeFill="background1" w:themeFillShade="D9"/>
            <w:hideMark/>
          </w:tcPr>
          <w:p w14:paraId="1A9BCDDA" w14:textId="77777777" w:rsidR="00484638" w:rsidRPr="00F92EE6" w:rsidRDefault="00484638" w:rsidP="00C87E33">
            <w:pPr>
              <w:rPr>
                <w:ins w:id="1140" w:author="Rodriguez-flores, Raul (R.)" w:date="2020-07-15T14:44:00Z"/>
                <w:rFonts w:cs="Arial"/>
                <w:b/>
                <w:bCs/>
                <w:color w:val="000000" w:themeColor="text1"/>
                <w:szCs w:val="22"/>
              </w:rPr>
            </w:pPr>
            <w:ins w:id="1141"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6634E202" w14:textId="77777777" w:rsidR="00484638" w:rsidRPr="00F92EE6" w:rsidRDefault="00484638" w:rsidP="00C87E33">
            <w:pPr>
              <w:rPr>
                <w:ins w:id="1142" w:author="Rodriguez-flores, Raul (R.)" w:date="2020-07-15T14:44:00Z"/>
                <w:rFonts w:cs="Arial"/>
                <w:color w:val="000000" w:themeColor="text1"/>
                <w:szCs w:val="22"/>
              </w:rPr>
            </w:pPr>
          </w:p>
        </w:tc>
        <w:tc>
          <w:tcPr>
            <w:tcW w:w="7552" w:type="dxa"/>
            <w:shd w:val="clear" w:color="auto" w:fill="auto"/>
          </w:tcPr>
          <w:p w14:paraId="15CF6150" w14:textId="77777777" w:rsidR="00484638" w:rsidRPr="00F92EE6" w:rsidRDefault="00484638" w:rsidP="00C87E33">
            <w:pPr>
              <w:rPr>
                <w:ins w:id="1143" w:author="Rodriguez-flores, Raul (R.)" w:date="2020-07-15T14:44:00Z"/>
                <w:rFonts w:cs="Arial"/>
                <w:color w:val="000000" w:themeColor="text1"/>
                <w:szCs w:val="22"/>
              </w:rPr>
            </w:pPr>
            <w:ins w:id="1144" w:author="Rodriguez-flores, Raul (R.)" w:date="2020-07-15T14:44:00Z">
              <w:r w:rsidRPr="00F92EE6">
                <w:rPr>
                  <w:rFonts w:cs="Arial"/>
                  <w:color w:val="000000" w:themeColor="text1"/>
                  <w:szCs w:val="22"/>
                </w:rPr>
                <w:t>Vehicle has factory or dealer installed trailer wiring</w:t>
              </w:r>
            </w:ins>
          </w:p>
          <w:p w14:paraId="4FD4F3D5" w14:textId="77777777" w:rsidR="00484638" w:rsidRDefault="00484638" w:rsidP="00C87E33">
            <w:pPr>
              <w:rPr>
                <w:rFonts w:cs="Arial"/>
                <w:color w:val="000000" w:themeColor="text1"/>
                <w:szCs w:val="22"/>
              </w:rPr>
            </w:pPr>
            <w:commentRangeStart w:id="1145"/>
            <w:ins w:id="1146"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commentRangeEnd w:id="1145"/>
            <w:r w:rsidR="003C21F2">
              <w:rPr>
                <w:rStyle w:val="CommentReference"/>
                <w:rFonts w:ascii="Times New Roman" w:hAnsi="Times New Roman"/>
              </w:rPr>
              <w:commentReference w:id="1145"/>
            </w:r>
          </w:p>
          <w:p w14:paraId="379B0DF1" w14:textId="77777777" w:rsidR="00484638" w:rsidRPr="00F92EE6" w:rsidRDefault="00484638" w:rsidP="00C87E33">
            <w:pPr>
              <w:rPr>
                <w:ins w:id="1147" w:author="Rodriguez-flores, Raul (R.)" w:date="2020-07-15T14:44:00Z"/>
                <w:rFonts w:cs="Arial"/>
                <w:color w:val="000000" w:themeColor="text1"/>
                <w:szCs w:val="22"/>
              </w:rPr>
            </w:pPr>
            <w:r>
              <w:rPr>
                <w:rFonts w:cs="Arial"/>
                <w:color w:val="000000" w:themeColor="text1"/>
                <w:szCs w:val="22"/>
              </w:rPr>
              <w:t>Trailer</w:t>
            </w:r>
            <w:ins w:id="1148"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1149" w:author="Rodriguez-flores, Raul (R.)" w:date="2020-07-15T15:26:00Z">
              <w:r>
                <w:rPr>
                  <w:rFonts w:cs="Arial"/>
                  <w:color w:val="000000" w:themeColor="text1"/>
                  <w:szCs w:val="22"/>
                </w:rPr>
                <w:t>signal must be present on HS3 CAN bus.</w:t>
              </w:r>
            </w:ins>
          </w:p>
          <w:p w14:paraId="5272AF0A" w14:textId="77777777" w:rsidR="00484638" w:rsidRPr="00F92EE6" w:rsidRDefault="00484638" w:rsidP="00C87E33">
            <w:pPr>
              <w:rPr>
                <w:ins w:id="1150" w:author="Rodriguez-flores, Raul (R.)" w:date="2020-07-15T14:44:00Z"/>
                <w:rFonts w:cs="Arial"/>
                <w:color w:val="000000" w:themeColor="text1"/>
                <w:szCs w:val="22"/>
              </w:rPr>
            </w:pPr>
            <w:ins w:id="1151" w:author="Rodriguez-flores, Raul (R.)" w:date="2020-07-15T14:44:00Z">
              <w:r w:rsidRPr="00F92EE6">
                <w:rPr>
                  <w:rFonts w:cs="Arial"/>
                  <w:color w:val="000000" w:themeColor="text1"/>
                  <w:szCs w:val="22"/>
                </w:rPr>
                <w:t>Vehicle battery is &gt;= 75% state of charge with engine off</w:t>
              </w:r>
            </w:ins>
          </w:p>
          <w:p w14:paraId="14B20055" w14:textId="77777777" w:rsidR="00484638" w:rsidRPr="00F92EE6" w:rsidRDefault="00484638" w:rsidP="00C87E33">
            <w:pPr>
              <w:rPr>
                <w:ins w:id="1152" w:author="Rodriguez-flores, Raul (R.)" w:date="2020-07-15T14:44:00Z"/>
                <w:rFonts w:cs="Arial"/>
                <w:color w:val="000000" w:themeColor="text1"/>
                <w:szCs w:val="22"/>
              </w:rPr>
            </w:pPr>
            <w:ins w:id="1153" w:author="Rodriguez-flores, Raul (R.)" w:date="2020-07-15T14:44:00Z">
              <w:r w:rsidRPr="00F92EE6">
                <w:rPr>
                  <w:rFonts w:cs="Arial"/>
                  <w:color w:val="000000" w:themeColor="text1"/>
                  <w:szCs w:val="22"/>
                </w:rPr>
                <w:t>Ignition is ON or ACC</w:t>
              </w:r>
            </w:ins>
          </w:p>
          <w:p w14:paraId="0BC36D5C" w14:textId="77777777" w:rsidR="00484638" w:rsidRPr="00F92EE6" w:rsidRDefault="00484638" w:rsidP="00C87E33">
            <w:pPr>
              <w:rPr>
                <w:ins w:id="1154" w:author="Rodriguez-flores, Raul (R.)" w:date="2020-07-15T14:44:00Z"/>
                <w:rFonts w:cs="Arial"/>
                <w:color w:val="000000" w:themeColor="text1"/>
                <w:szCs w:val="22"/>
              </w:rPr>
            </w:pPr>
            <w:ins w:id="1155" w:author="Rodriguez-flores, Raul (R.)" w:date="2020-07-15T14:44:00Z">
              <w:r>
                <w:rPr>
                  <w:rFonts w:cs="Arial"/>
                  <w:color w:val="000000" w:themeColor="text1"/>
                  <w:szCs w:val="22"/>
                </w:rPr>
                <w:t>Vehicle is stationary</w:t>
              </w:r>
            </w:ins>
            <w:ins w:id="1156" w:author="Rodriguez-flores, Raul (R.)" w:date="2020-07-15T15:27:00Z">
              <w:r>
                <w:rPr>
                  <w:rFonts w:cs="Arial"/>
                  <w:color w:val="000000" w:themeColor="text1"/>
                  <w:szCs w:val="22"/>
                </w:rPr>
                <w:t xml:space="preserve"> or Gear Shift must be in Park Position</w:t>
              </w:r>
            </w:ins>
          </w:p>
          <w:p w14:paraId="634729E7" w14:textId="77777777" w:rsidR="00484638" w:rsidRDefault="00484638" w:rsidP="00C87E33">
            <w:pPr>
              <w:rPr>
                <w:ins w:id="1157" w:author="Rodriguez-flores, Raul (R.)" w:date="2020-07-15T14:45:00Z"/>
                <w:rFonts w:cs="Arial"/>
                <w:color w:val="000000" w:themeColor="text1"/>
                <w:szCs w:val="22"/>
              </w:rPr>
            </w:pPr>
            <w:ins w:id="1158" w:author="Rodriguez-flores, Raul (R.)" w:date="2020-07-15T14:45:00Z">
              <w:r>
                <w:rPr>
                  <w:rFonts w:cs="Arial"/>
                  <w:color w:val="000000" w:themeColor="text1"/>
                  <w:szCs w:val="22"/>
                </w:rPr>
                <w:t>Time and Date are set up to date</w:t>
              </w:r>
            </w:ins>
          </w:p>
          <w:p w14:paraId="3C1F67B2" w14:textId="77777777" w:rsidR="00484638" w:rsidRDefault="00484638" w:rsidP="00C87E33">
            <w:pPr>
              <w:rPr>
                <w:ins w:id="1159" w:author="Rodriguez-flores, Raul (R.)" w:date="2020-07-15T15:23:00Z"/>
                <w:rFonts w:cs="Arial"/>
                <w:color w:val="000000" w:themeColor="text1"/>
                <w:szCs w:val="22"/>
              </w:rPr>
            </w:pPr>
            <w:ins w:id="1160" w:author="Rodriguez-flores, Raul (R.)" w:date="2020-07-15T14:46:00Z">
              <w:r>
                <w:rPr>
                  <w:rFonts w:cs="Arial"/>
                  <w:color w:val="000000" w:themeColor="text1"/>
                  <w:szCs w:val="22"/>
                </w:rPr>
                <w:t xml:space="preserve">Mileage message is available on the </w:t>
              </w:r>
            </w:ins>
            <w:ins w:id="1161" w:author="Rodriguez-flores, Raul (R.)" w:date="2020-07-15T14:47:00Z">
              <w:r>
                <w:rPr>
                  <w:rFonts w:cs="Arial"/>
                  <w:color w:val="000000" w:themeColor="text1"/>
                  <w:szCs w:val="22"/>
                </w:rPr>
                <w:t>vehicle</w:t>
              </w:r>
            </w:ins>
          </w:p>
          <w:p w14:paraId="1BD9FD45" w14:textId="77777777" w:rsidR="00484638" w:rsidRPr="00F92EE6" w:rsidRDefault="00484638" w:rsidP="00C87E33">
            <w:pPr>
              <w:rPr>
                <w:ins w:id="1162" w:author="Rodriguez-flores, Raul (R.)" w:date="2020-07-15T14:44:00Z"/>
                <w:rFonts w:cs="Arial"/>
                <w:color w:val="000000" w:themeColor="text1"/>
                <w:szCs w:val="22"/>
              </w:rPr>
            </w:pPr>
            <w:ins w:id="1163" w:author="Rodriguez-flores, Raul (R.)" w:date="2020-07-15T14:47:00Z">
              <w:r>
                <w:rPr>
                  <w:rFonts w:cs="Arial"/>
                  <w:color w:val="000000" w:themeColor="text1"/>
                  <w:szCs w:val="22"/>
                </w:rPr>
                <w:t>An active Trailer Profile is currently selected</w:t>
              </w:r>
            </w:ins>
          </w:p>
        </w:tc>
      </w:tr>
      <w:tr w:rsidR="00484638" w:rsidRPr="00FB5797" w14:paraId="00E32D9E" w14:textId="77777777" w:rsidTr="00C87E33">
        <w:trPr>
          <w:trHeight w:val="255"/>
          <w:ins w:id="1164" w:author="Rodriguez-flores, Raul (R.)" w:date="2020-07-15T14:44:00Z"/>
        </w:trPr>
        <w:tc>
          <w:tcPr>
            <w:tcW w:w="2235" w:type="dxa"/>
            <w:shd w:val="clear" w:color="auto" w:fill="D9D9D9" w:themeFill="background1" w:themeFillShade="D9"/>
            <w:hideMark/>
          </w:tcPr>
          <w:p w14:paraId="70AD58FE" w14:textId="77777777" w:rsidR="00484638" w:rsidRPr="00F92EE6" w:rsidRDefault="00484638" w:rsidP="00C87E33">
            <w:pPr>
              <w:rPr>
                <w:ins w:id="1165" w:author="Rodriguez-flores, Raul (R.)" w:date="2020-07-15T14:44:00Z"/>
                <w:rFonts w:cs="Arial"/>
                <w:b/>
                <w:bCs/>
                <w:color w:val="000000" w:themeColor="text1"/>
                <w:szCs w:val="22"/>
              </w:rPr>
            </w:pPr>
          </w:p>
        </w:tc>
        <w:tc>
          <w:tcPr>
            <w:tcW w:w="669" w:type="dxa"/>
            <w:shd w:val="clear" w:color="auto" w:fill="auto"/>
            <w:hideMark/>
          </w:tcPr>
          <w:p w14:paraId="453BEAF4" w14:textId="77777777" w:rsidR="00484638" w:rsidRPr="00F92EE6" w:rsidRDefault="00484638" w:rsidP="00C87E33">
            <w:pPr>
              <w:rPr>
                <w:ins w:id="1166" w:author="Rodriguez-flores, Raul (R.)" w:date="2020-07-15T14:44:00Z"/>
                <w:rFonts w:cs="Arial"/>
                <w:color w:val="000000" w:themeColor="text1"/>
                <w:szCs w:val="22"/>
              </w:rPr>
            </w:pPr>
          </w:p>
        </w:tc>
        <w:tc>
          <w:tcPr>
            <w:tcW w:w="7552" w:type="dxa"/>
            <w:shd w:val="clear" w:color="auto" w:fill="auto"/>
          </w:tcPr>
          <w:p w14:paraId="26B17506" w14:textId="77777777" w:rsidR="00484638" w:rsidRPr="00F92EE6" w:rsidRDefault="00484638" w:rsidP="00C87E33">
            <w:pPr>
              <w:rPr>
                <w:ins w:id="1167" w:author="Rodriguez-flores, Raul (R.)" w:date="2020-07-15T14:44:00Z"/>
                <w:rFonts w:cs="Arial"/>
                <w:color w:val="000000" w:themeColor="text1"/>
                <w:szCs w:val="22"/>
              </w:rPr>
            </w:pPr>
          </w:p>
        </w:tc>
      </w:tr>
      <w:tr w:rsidR="00484638" w:rsidRPr="00FB5797" w14:paraId="3124BE66" w14:textId="77777777" w:rsidTr="00C87E33">
        <w:trPr>
          <w:trHeight w:val="255"/>
          <w:ins w:id="1168" w:author="Rodriguez-flores, Raul (R.)" w:date="2020-07-15T14:44:00Z"/>
        </w:trPr>
        <w:tc>
          <w:tcPr>
            <w:tcW w:w="2235" w:type="dxa"/>
            <w:shd w:val="clear" w:color="auto" w:fill="D9D9D9" w:themeFill="background1" w:themeFillShade="D9"/>
            <w:hideMark/>
          </w:tcPr>
          <w:p w14:paraId="2659AFFC" w14:textId="77777777" w:rsidR="00484638" w:rsidRPr="00F92EE6" w:rsidRDefault="00484638" w:rsidP="00C87E33">
            <w:pPr>
              <w:rPr>
                <w:ins w:id="1169" w:author="Rodriguez-flores, Raul (R.)" w:date="2020-07-15T14:44:00Z"/>
                <w:rFonts w:cs="Arial"/>
                <w:b/>
                <w:bCs/>
                <w:color w:val="000000" w:themeColor="text1"/>
                <w:szCs w:val="22"/>
              </w:rPr>
            </w:pPr>
            <w:ins w:id="1170" w:author="Rodriguez-flores, Raul (R.)" w:date="2020-07-15T14:44:00Z">
              <w:r w:rsidRPr="00F92EE6">
                <w:rPr>
                  <w:rFonts w:cs="Arial"/>
                  <w:b/>
                  <w:bCs/>
                  <w:color w:val="000000" w:themeColor="text1"/>
                  <w:szCs w:val="22"/>
                </w:rPr>
                <w:t>Main Flow</w:t>
              </w:r>
            </w:ins>
          </w:p>
        </w:tc>
        <w:tc>
          <w:tcPr>
            <w:tcW w:w="669" w:type="dxa"/>
            <w:shd w:val="clear" w:color="auto" w:fill="auto"/>
            <w:hideMark/>
          </w:tcPr>
          <w:p w14:paraId="59C1291E" w14:textId="77777777" w:rsidR="00484638" w:rsidRPr="00F92EE6" w:rsidRDefault="00484638" w:rsidP="00C87E33">
            <w:pPr>
              <w:rPr>
                <w:ins w:id="1171" w:author="Rodriguez-flores, Raul (R.)" w:date="2020-07-15T14:44:00Z"/>
                <w:rFonts w:cs="Arial"/>
                <w:color w:val="000000" w:themeColor="text1"/>
                <w:szCs w:val="22"/>
              </w:rPr>
            </w:pPr>
            <w:ins w:id="1172" w:author="Rodriguez-flores, Raul (R.)" w:date="2020-07-15T14:44:00Z">
              <w:r w:rsidRPr="00F92EE6">
                <w:rPr>
                  <w:rFonts w:cs="Arial"/>
                  <w:color w:val="000000" w:themeColor="text1"/>
                  <w:szCs w:val="22"/>
                </w:rPr>
                <w:t>M1</w:t>
              </w:r>
            </w:ins>
          </w:p>
        </w:tc>
        <w:tc>
          <w:tcPr>
            <w:tcW w:w="7552" w:type="dxa"/>
            <w:shd w:val="clear" w:color="auto" w:fill="auto"/>
          </w:tcPr>
          <w:p w14:paraId="62534FAE" w14:textId="12E30319" w:rsidR="00484638" w:rsidRPr="00F92EE6" w:rsidRDefault="00484638" w:rsidP="00E831BA">
            <w:pPr>
              <w:rPr>
                <w:ins w:id="1173" w:author="Rodriguez-flores, Raul (R.)" w:date="2020-07-15T14:44:00Z"/>
                <w:rFonts w:cs="Arial"/>
                <w:color w:val="000000" w:themeColor="text1"/>
                <w:szCs w:val="22"/>
              </w:rPr>
            </w:pPr>
            <w:r>
              <w:t xml:space="preserve">User Access the Towing Menu </w:t>
            </w:r>
          </w:p>
        </w:tc>
      </w:tr>
      <w:tr w:rsidR="00E831BA" w:rsidRPr="00FB5797" w14:paraId="4A64836B" w14:textId="77777777" w:rsidTr="00C87E33">
        <w:trPr>
          <w:trHeight w:val="255"/>
        </w:trPr>
        <w:tc>
          <w:tcPr>
            <w:tcW w:w="2235" w:type="dxa"/>
            <w:shd w:val="clear" w:color="auto" w:fill="D9D9D9" w:themeFill="background1" w:themeFillShade="D9"/>
          </w:tcPr>
          <w:p w14:paraId="7291DC2D" w14:textId="77777777" w:rsidR="00E831BA" w:rsidRPr="00F92EE6" w:rsidRDefault="00E831BA" w:rsidP="00C87E33">
            <w:pPr>
              <w:rPr>
                <w:rFonts w:cs="Arial"/>
                <w:b/>
                <w:bCs/>
                <w:color w:val="000000" w:themeColor="text1"/>
                <w:szCs w:val="22"/>
              </w:rPr>
            </w:pPr>
          </w:p>
        </w:tc>
        <w:tc>
          <w:tcPr>
            <w:tcW w:w="669" w:type="dxa"/>
            <w:shd w:val="clear" w:color="auto" w:fill="auto"/>
          </w:tcPr>
          <w:p w14:paraId="60B8A467" w14:textId="7A41386B" w:rsidR="00E831BA" w:rsidRPr="00F92EE6" w:rsidRDefault="00E831BA" w:rsidP="00C87E33">
            <w:pPr>
              <w:rPr>
                <w:rFonts w:cs="Arial"/>
                <w:color w:val="000000" w:themeColor="text1"/>
                <w:szCs w:val="22"/>
              </w:rPr>
            </w:pPr>
            <w:r>
              <w:rPr>
                <w:rFonts w:cs="Arial"/>
                <w:color w:val="000000" w:themeColor="text1"/>
                <w:szCs w:val="22"/>
              </w:rPr>
              <w:t>M2</w:t>
            </w:r>
          </w:p>
        </w:tc>
        <w:tc>
          <w:tcPr>
            <w:tcW w:w="7552" w:type="dxa"/>
            <w:shd w:val="clear" w:color="auto" w:fill="auto"/>
          </w:tcPr>
          <w:p w14:paraId="3E955F82" w14:textId="77777777" w:rsidR="00E831BA" w:rsidRDefault="00E831BA" w:rsidP="00C87E33">
            <w:r>
              <w:t>User has the following options:</w:t>
            </w:r>
          </w:p>
          <w:p w14:paraId="7BE510CA" w14:textId="77777777" w:rsidR="00E831BA" w:rsidRDefault="00E831BA" w:rsidP="00E831BA">
            <w:pPr>
              <w:pStyle w:val="ListParagraph"/>
              <w:numPr>
                <w:ilvl w:val="0"/>
                <w:numId w:val="90"/>
              </w:numPr>
            </w:pPr>
            <w:r>
              <w:t xml:space="preserve">User select “Select Active Trailer” soft button. </w:t>
            </w:r>
          </w:p>
          <w:p w14:paraId="426A05C2" w14:textId="125F5A72" w:rsidR="00E831BA" w:rsidRDefault="00E831BA" w:rsidP="00DB23FA">
            <w:pPr>
              <w:pStyle w:val="ListParagraph"/>
              <w:numPr>
                <w:ilvl w:val="1"/>
                <w:numId w:val="91"/>
              </w:numPr>
            </w:pPr>
            <w:r>
              <w:t>Then user selects one of the Trailer Profiles created (not applicable to   Default Trailer profile).</w:t>
            </w:r>
            <w:r w:rsidR="00DB23FA">
              <w:t xml:space="preserve"> (continue on M3)</w:t>
            </w:r>
          </w:p>
          <w:p w14:paraId="2687FF93" w14:textId="0E50B71C" w:rsidR="00DB23FA" w:rsidRDefault="00E831BA" w:rsidP="00DB23FA">
            <w:pPr>
              <w:pStyle w:val="ListParagraph"/>
              <w:numPr>
                <w:ilvl w:val="0"/>
                <w:numId w:val="90"/>
              </w:numPr>
            </w:pPr>
            <w:r>
              <w:rPr>
                <w:rFonts w:cs="Arial"/>
                <w:color w:val="000000" w:themeColor="text1"/>
              </w:rPr>
              <w:t>User select “Maintenance Status” soft button.</w:t>
            </w:r>
            <w:r w:rsidR="00DB23FA">
              <w:rPr>
                <w:rFonts w:cs="Arial"/>
                <w:color w:val="000000" w:themeColor="text1"/>
              </w:rPr>
              <w:t xml:space="preserve"> (continue on M4)</w:t>
            </w:r>
          </w:p>
        </w:tc>
      </w:tr>
      <w:tr w:rsidR="00484638" w:rsidRPr="00FB5797" w14:paraId="3834ECC1" w14:textId="77777777" w:rsidTr="00C87E33">
        <w:trPr>
          <w:trHeight w:val="255"/>
          <w:ins w:id="1174" w:author="Rodriguez-flores, Raul (R.)" w:date="2020-07-15T14:44:00Z"/>
        </w:trPr>
        <w:tc>
          <w:tcPr>
            <w:tcW w:w="2235" w:type="dxa"/>
            <w:shd w:val="clear" w:color="auto" w:fill="D9D9D9" w:themeFill="background1" w:themeFillShade="D9"/>
          </w:tcPr>
          <w:p w14:paraId="69A91004" w14:textId="77777777" w:rsidR="00484638" w:rsidRPr="00F92EE6" w:rsidRDefault="00484638" w:rsidP="00C87E33">
            <w:pPr>
              <w:rPr>
                <w:ins w:id="1175" w:author="Rodriguez-flores, Raul (R.)" w:date="2020-07-15T14:44:00Z"/>
                <w:rFonts w:cs="Arial"/>
                <w:b/>
                <w:bCs/>
                <w:color w:val="000000" w:themeColor="text1"/>
                <w:szCs w:val="22"/>
              </w:rPr>
            </w:pPr>
          </w:p>
        </w:tc>
        <w:tc>
          <w:tcPr>
            <w:tcW w:w="669" w:type="dxa"/>
            <w:shd w:val="clear" w:color="auto" w:fill="auto"/>
          </w:tcPr>
          <w:p w14:paraId="15D855CD" w14:textId="0F1C43AD" w:rsidR="00484638" w:rsidRPr="00F92EE6" w:rsidRDefault="00484638" w:rsidP="00C87E33">
            <w:pPr>
              <w:rPr>
                <w:ins w:id="1176" w:author="Rodriguez-flores, Raul (R.)" w:date="2020-07-15T14:44:00Z"/>
                <w:rFonts w:cs="Arial"/>
                <w:color w:val="000000" w:themeColor="text1"/>
                <w:szCs w:val="22"/>
              </w:rPr>
            </w:pPr>
            <w:ins w:id="1177" w:author="Rodriguez-flores, Raul (R.)" w:date="2020-07-15T14:44:00Z">
              <w:r w:rsidRPr="00F92EE6">
                <w:rPr>
                  <w:rFonts w:cs="Arial"/>
                  <w:color w:val="000000" w:themeColor="text1"/>
                  <w:szCs w:val="22"/>
                </w:rPr>
                <w:t>M</w:t>
              </w:r>
            </w:ins>
            <w:r w:rsidR="00DB23FA">
              <w:rPr>
                <w:rFonts w:cs="Arial"/>
                <w:color w:val="000000" w:themeColor="text1"/>
                <w:szCs w:val="22"/>
              </w:rPr>
              <w:t>3</w:t>
            </w:r>
          </w:p>
        </w:tc>
        <w:tc>
          <w:tcPr>
            <w:tcW w:w="7552" w:type="dxa"/>
            <w:shd w:val="clear" w:color="auto" w:fill="auto"/>
          </w:tcPr>
          <w:p w14:paraId="276065FA" w14:textId="77777777" w:rsidR="00484638" w:rsidRPr="00F92EE6" w:rsidRDefault="00484638" w:rsidP="00C87E33">
            <w:pPr>
              <w:rPr>
                <w:ins w:id="1178" w:author="Rodriguez-flores, Raul (R.)" w:date="2020-07-15T14:44:00Z"/>
                <w:rFonts w:cs="Arial"/>
                <w:color w:val="000000" w:themeColor="text1"/>
              </w:rPr>
            </w:pPr>
            <w:r>
              <w:t>User selects one of the Trailer Profiles created (not applicable to Default Trailer profile).</w:t>
            </w:r>
          </w:p>
        </w:tc>
      </w:tr>
      <w:tr w:rsidR="00484638" w:rsidRPr="00FB5797" w14:paraId="7F9AF0CB" w14:textId="77777777" w:rsidTr="00C87E33">
        <w:trPr>
          <w:trHeight w:val="255"/>
        </w:trPr>
        <w:tc>
          <w:tcPr>
            <w:tcW w:w="2235" w:type="dxa"/>
            <w:shd w:val="clear" w:color="auto" w:fill="D9D9D9" w:themeFill="background1" w:themeFillShade="D9"/>
          </w:tcPr>
          <w:p w14:paraId="616B8626" w14:textId="77777777" w:rsidR="00484638" w:rsidRPr="00F92EE6" w:rsidRDefault="00484638" w:rsidP="00C87E33">
            <w:pPr>
              <w:rPr>
                <w:rFonts w:cs="Arial"/>
                <w:b/>
                <w:bCs/>
                <w:color w:val="000000" w:themeColor="text1"/>
                <w:szCs w:val="22"/>
              </w:rPr>
            </w:pPr>
          </w:p>
        </w:tc>
        <w:tc>
          <w:tcPr>
            <w:tcW w:w="669" w:type="dxa"/>
            <w:shd w:val="clear" w:color="auto" w:fill="auto"/>
          </w:tcPr>
          <w:p w14:paraId="75063811" w14:textId="5F2B3A39" w:rsidR="00484638" w:rsidRPr="00F92EE6" w:rsidRDefault="00E831BA" w:rsidP="00C87E33">
            <w:pPr>
              <w:rPr>
                <w:rFonts w:cs="Arial"/>
                <w:color w:val="000000" w:themeColor="text1"/>
                <w:szCs w:val="22"/>
              </w:rPr>
            </w:pPr>
            <w:r>
              <w:rPr>
                <w:rFonts w:cs="Arial"/>
                <w:color w:val="000000" w:themeColor="text1"/>
                <w:szCs w:val="22"/>
              </w:rPr>
              <w:t>M</w:t>
            </w:r>
            <w:r w:rsidR="00DB23FA">
              <w:rPr>
                <w:rFonts w:cs="Arial"/>
                <w:color w:val="000000" w:themeColor="text1"/>
                <w:szCs w:val="22"/>
              </w:rPr>
              <w:t>4</w:t>
            </w:r>
          </w:p>
        </w:tc>
        <w:tc>
          <w:tcPr>
            <w:tcW w:w="7552" w:type="dxa"/>
            <w:shd w:val="clear" w:color="auto" w:fill="auto"/>
          </w:tcPr>
          <w:p w14:paraId="0AA1E355" w14:textId="77777777" w:rsidR="00484638" w:rsidRDefault="00484638" w:rsidP="00C87E33">
            <w:pPr>
              <w:rPr>
                <w:rFonts w:cs="Arial"/>
                <w:color w:val="000000" w:themeColor="text1"/>
              </w:rPr>
            </w:pPr>
            <w:r>
              <w:rPr>
                <w:rFonts w:cs="Arial"/>
                <w:color w:val="000000" w:themeColor="text1"/>
              </w:rPr>
              <w:t>User selects “Maintenance Status” soft button.</w:t>
            </w:r>
          </w:p>
        </w:tc>
      </w:tr>
      <w:tr w:rsidR="00484638" w:rsidRPr="00FB5797" w14:paraId="04EDAD5C" w14:textId="77777777" w:rsidTr="00C87E33">
        <w:trPr>
          <w:trHeight w:val="255"/>
        </w:trPr>
        <w:tc>
          <w:tcPr>
            <w:tcW w:w="2235" w:type="dxa"/>
            <w:shd w:val="clear" w:color="auto" w:fill="D9D9D9" w:themeFill="background1" w:themeFillShade="D9"/>
          </w:tcPr>
          <w:p w14:paraId="76148F6F" w14:textId="77777777" w:rsidR="00484638" w:rsidRPr="00F92EE6" w:rsidRDefault="00484638" w:rsidP="00C87E33">
            <w:pPr>
              <w:rPr>
                <w:rFonts w:cs="Arial"/>
                <w:b/>
                <w:bCs/>
                <w:color w:val="000000" w:themeColor="text1"/>
                <w:szCs w:val="22"/>
              </w:rPr>
            </w:pPr>
          </w:p>
        </w:tc>
        <w:tc>
          <w:tcPr>
            <w:tcW w:w="669" w:type="dxa"/>
            <w:shd w:val="clear" w:color="auto" w:fill="auto"/>
          </w:tcPr>
          <w:p w14:paraId="0DCF808D" w14:textId="6F5806C4" w:rsidR="00484638" w:rsidRPr="00F92EE6" w:rsidRDefault="00E831BA" w:rsidP="00C87E33">
            <w:pPr>
              <w:rPr>
                <w:rFonts w:cs="Arial"/>
                <w:color w:val="000000" w:themeColor="text1"/>
                <w:szCs w:val="22"/>
              </w:rPr>
            </w:pPr>
            <w:r>
              <w:rPr>
                <w:rFonts w:cs="Arial"/>
                <w:color w:val="000000" w:themeColor="text1"/>
                <w:szCs w:val="22"/>
              </w:rPr>
              <w:t>M</w:t>
            </w:r>
            <w:r w:rsidR="00DB23FA">
              <w:rPr>
                <w:rFonts w:cs="Arial"/>
                <w:color w:val="000000" w:themeColor="text1"/>
                <w:szCs w:val="22"/>
              </w:rPr>
              <w:t>5</w:t>
            </w:r>
          </w:p>
        </w:tc>
        <w:tc>
          <w:tcPr>
            <w:tcW w:w="7552" w:type="dxa"/>
            <w:shd w:val="clear" w:color="auto" w:fill="auto"/>
          </w:tcPr>
          <w:p w14:paraId="6C835200" w14:textId="77777777" w:rsidR="00484638" w:rsidRDefault="00484638" w:rsidP="00C87E33">
            <w:pPr>
              <w:rPr>
                <w:rFonts w:cs="Arial"/>
                <w:color w:val="000000" w:themeColor="text1"/>
              </w:rPr>
            </w:pPr>
            <w:r>
              <w:rPr>
                <w:rFonts w:cs="Arial"/>
                <w:color w:val="000000" w:themeColor="text1"/>
              </w:rPr>
              <w:t>User shall enter to the “Trailer Maintenance” menu.</w:t>
            </w:r>
          </w:p>
        </w:tc>
      </w:tr>
      <w:tr w:rsidR="00484638" w:rsidRPr="00FB5797" w14:paraId="22060A7F" w14:textId="77777777" w:rsidTr="00C87E33">
        <w:trPr>
          <w:trHeight w:val="255"/>
          <w:ins w:id="1179" w:author="Rodriguez-flores, Raul (R.)" w:date="2020-07-15T14:44:00Z"/>
        </w:trPr>
        <w:tc>
          <w:tcPr>
            <w:tcW w:w="2235" w:type="dxa"/>
            <w:shd w:val="clear" w:color="auto" w:fill="D9D9D9" w:themeFill="background1" w:themeFillShade="D9"/>
          </w:tcPr>
          <w:p w14:paraId="2D205081" w14:textId="77777777" w:rsidR="00484638" w:rsidRPr="00F92EE6" w:rsidRDefault="00484638" w:rsidP="00C87E33">
            <w:pPr>
              <w:rPr>
                <w:ins w:id="1180" w:author="Rodriguez-flores, Raul (R.)" w:date="2020-07-15T14:44:00Z"/>
                <w:rFonts w:cs="Arial"/>
                <w:b/>
                <w:bCs/>
                <w:color w:val="000000" w:themeColor="text1"/>
                <w:szCs w:val="22"/>
              </w:rPr>
            </w:pPr>
          </w:p>
        </w:tc>
        <w:tc>
          <w:tcPr>
            <w:tcW w:w="669" w:type="dxa"/>
            <w:shd w:val="clear" w:color="auto" w:fill="auto"/>
          </w:tcPr>
          <w:p w14:paraId="4BBD338A" w14:textId="77777777" w:rsidR="00484638" w:rsidRPr="00F92EE6" w:rsidRDefault="00484638" w:rsidP="00C87E33">
            <w:pPr>
              <w:rPr>
                <w:ins w:id="1181" w:author="Rodriguez-flores, Raul (R.)" w:date="2020-07-15T14:44:00Z"/>
                <w:rFonts w:cs="Arial"/>
                <w:color w:val="000000" w:themeColor="text1"/>
                <w:szCs w:val="22"/>
              </w:rPr>
            </w:pPr>
          </w:p>
        </w:tc>
        <w:tc>
          <w:tcPr>
            <w:tcW w:w="7552" w:type="dxa"/>
            <w:shd w:val="clear" w:color="auto" w:fill="auto"/>
          </w:tcPr>
          <w:p w14:paraId="346F0455" w14:textId="77777777" w:rsidR="00484638" w:rsidRPr="00F92EE6" w:rsidRDefault="00484638" w:rsidP="00C87E33">
            <w:pPr>
              <w:rPr>
                <w:ins w:id="1182" w:author="Rodriguez-flores, Raul (R.)" w:date="2020-07-15T14:44:00Z"/>
                <w:rFonts w:cs="Arial"/>
                <w:color w:val="000000" w:themeColor="text1"/>
                <w:szCs w:val="22"/>
              </w:rPr>
            </w:pPr>
          </w:p>
        </w:tc>
      </w:tr>
      <w:tr w:rsidR="00484638" w:rsidRPr="00FB5797" w14:paraId="277953C1" w14:textId="77777777" w:rsidTr="00C87E33">
        <w:trPr>
          <w:trHeight w:val="255"/>
          <w:ins w:id="1183" w:author="Rodriguez-flores, Raul (R.)" w:date="2020-07-15T14:44:00Z"/>
        </w:trPr>
        <w:tc>
          <w:tcPr>
            <w:tcW w:w="2235" w:type="dxa"/>
            <w:shd w:val="clear" w:color="auto" w:fill="D9D9D9" w:themeFill="background1" w:themeFillShade="D9"/>
          </w:tcPr>
          <w:p w14:paraId="5CCD66E7" w14:textId="77777777" w:rsidR="00484638" w:rsidRPr="00F92EE6" w:rsidRDefault="00484638" w:rsidP="00C87E33">
            <w:pPr>
              <w:rPr>
                <w:ins w:id="1184" w:author="Rodriguez-flores, Raul (R.)" w:date="2020-07-15T14:44:00Z"/>
                <w:rFonts w:cs="Arial"/>
                <w:b/>
                <w:bCs/>
                <w:color w:val="000000" w:themeColor="text1"/>
                <w:szCs w:val="22"/>
              </w:rPr>
            </w:pPr>
            <w:ins w:id="1185" w:author="Rodriguez-flores, Raul (R.)" w:date="2020-07-15T14:44:00Z">
              <w:r w:rsidRPr="00F92EE6">
                <w:rPr>
                  <w:rFonts w:cs="Arial"/>
                  <w:b/>
                  <w:bCs/>
                  <w:color w:val="000000" w:themeColor="text1"/>
                  <w:szCs w:val="22"/>
                </w:rPr>
                <w:t>Alternative Flow 1</w:t>
              </w:r>
            </w:ins>
          </w:p>
        </w:tc>
        <w:tc>
          <w:tcPr>
            <w:tcW w:w="669" w:type="dxa"/>
            <w:shd w:val="clear" w:color="auto" w:fill="auto"/>
          </w:tcPr>
          <w:p w14:paraId="4EF191AC" w14:textId="77777777" w:rsidR="00484638" w:rsidRPr="00F92EE6" w:rsidRDefault="00484638" w:rsidP="00C87E33">
            <w:pPr>
              <w:rPr>
                <w:ins w:id="1186" w:author="Rodriguez-flores, Raul (R.)" w:date="2020-07-15T14:44:00Z"/>
                <w:rFonts w:cs="Arial"/>
                <w:color w:val="000000" w:themeColor="text1"/>
                <w:szCs w:val="22"/>
              </w:rPr>
            </w:pPr>
            <w:ins w:id="1187" w:author="Rodriguez-flores, Raul (R.)" w:date="2020-07-15T14:44:00Z">
              <w:r w:rsidRPr="00F92EE6">
                <w:rPr>
                  <w:rFonts w:cs="Arial"/>
                  <w:color w:val="000000" w:themeColor="text1"/>
                  <w:szCs w:val="22"/>
                </w:rPr>
                <w:t>A1</w:t>
              </w:r>
            </w:ins>
          </w:p>
        </w:tc>
        <w:tc>
          <w:tcPr>
            <w:tcW w:w="7552" w:type="dxa"/>
            <w:shd w:val="clear" w:color="auto" w:fill="auto"/>
          </w:tcPr>
          <w:p w14:paraId="246E4096" w14:textId="77777777" w:rsidR="00484638" w:rsidRPr="00F92EE6" w:rsidRDefault="00484638" w:rsidP="00C87E33">
            <w:pPr>
              <w:pStyle w:val="ListParagraph"/>
              <w:numPr>
                <w:ilvl w:val="0"/>
                <w:numId w:val="59"/>
              </w:numPr>
              <w:overflowPunct/>
              <w:autoSpaceDE/>
              <w:autoSpaceDN/>
              <w:adjustRightInd/>
              <w:contextualSpacing/>
              <w:textAlignment w:val="auto"/>
              <w:rPr>
                <w:ins w:id="1188" w:author="Rodriguez-flores, Raul (R.)" w:date="2020-07-15T14:44:00Z"/>
                <w:rFonts w:cs="Arial"/>
                <w:color w:val="000000" w:themeColor="text1"/>
                <w:szCs w:val="22"/>
              </w:rPr>
            </w:pPr>
            <w:ins w:id="1189" w:author="Rodriguez-flores, Raul (R.)" w:date="2020-07-15T14:44:00Z">
              <w:r>
                <w:rPr>
                  <w:rFonts w:cs="Arial"/>
                  <w:color w:val="000000" w:themeColor="text1"/>
                  <w:szCs w:val="22"/>
                </w:rPr>
                <w:t xml:space="preserve">User can </w:t>
              </w:r>
            </w:ins>
            <w:ins w:id="1190" w:author="Rodriguez-flores, Raul (R.)" w:date="2020-07-15T15:13:00Z">
              <w:r>
                <w:rPr>
                  <w:rFonts w:cs="Arial"/>
                  <w:color w:val="000000" w:themeColor="text1"/>
                  <w:szCs w:val="22"/>
                </w:rPr>
                <w:t xml:space="preserve">change the Vehicle </w:t>
              </w:r>
            </w:ins>
            <w:ins w:id="1191" w:author="Rodriguez-flores, Raul (R.)" w:date="2020-07-15T15:14:00Z">
              <w:r>
                <w:rPr>
                  <w:rFonts w:cs="Arial"/>
                  <w:color w:val="000000" w:themeColor="text1"/>
                  <w:szCs w:val="22"/>
                </w:rPr>
                <w:t>from the stationary position.</w:t>
              </w:r>
            </w:ins>
          </w:p>
          <w:p w14:paraId="34B090D0" w14:textId="77777777" w:rsidR="00484638" w:rsidRDefault="00484638" w:rsidP="00C87E33">
            <w:pPr>
              <w:pStyle w:val="ListParagraph"/>
              <w:numPr>
                <w:ilvl w:val="0"/>
                <w:numId w:val="59"/>
              </w:numPr>
              <w:overflowPunct/>
              <w:autoSpaceDE/>
              <w:autoSpaceDN/>
              <w:adjustRightInd/>
              <w:contextualSpacing/>
              <w:textAlignment w:val="auto"/>
              <w:rPr>
                <w:ins w:id="1192" w:author="Rodriguez-flores, Raul (R.)" w:date="2020-07-15T15:14:00Z"/>
                <w:rFonts w:cs="Arial"/>
                <w:color w:val="000000" w:themeColor="text1"/>
                <w:szCs w:val="22"/>
              </w:rPr>
            </w:pPr>
            <w:ins w:id="1193" w:author="Rodriguez-flores, Raul (R.)" w:date="2020-07-15T14:44:00Z">
              <w:r>
                <w:rPr>
                  <w:rFonts w:cs="Arial"/>
                  <w:color w:val="000000" w:themeColor="text1"/>
                  <w:szCs w:val="22"/>
                </w:rPr>
                <w:t>Feature shall</w:t>
              </w:r>
            </w:ins>
            <w:ins w:id="1194" w:author="Rodriguez-flores, Raul (R.)" w:date="2020-07-15T15:14:00Z">
              <w:r>
                <w:rPr>
                  <w:rFonts w:cs="Arial"/>
                  <w:color w:val="000000" w:themeColor="text1"/>
                  <w:szCs w:val="22"/>
                </w:rPr>
                <w:t xml:space="preserve"> hide the Trailer Maintenance Notification.</w:t>
              </w:r>
            </w:ins>
          </w:p>
          <w:p w14:paraId="74B038A0" w14:textId="77777777" w:rsidR="00484638" w:rsidRPr="00F92EE6" w:rsidRDefault="00484638" w:rsidP="00C87E33">
            <w:pPr>
              <w:pStyle w:val="ListParagraph"/>
              <w:numPr>
                <w:ilvl w:val="0"/>
                <w:numId w:val="59"/>
              </w:numPr>
              <w:overflowPunct/>
              <w:autoSpaceDE/>
              <w:autoSpaceDN/>
              <w:adjustRightInd/>
              <w:contextualSpacing/>
              <w:textAlignment w:val="auto"/>
              <w:rPr>
                <w:ins w:id="1195" w:author="Rodriguez-flores, Raul (R.)" w:date="2020-07-15T14:44:00Z"/>
                <w:rFonts w:cs="Arial"/>
                <w:color w:val="000000" w:themeColor="text1"/>
                <w:szCs w:val="22"/>
              </w:rPr>
            </w:pPr>
            <w:ins w:id="1196" w:author="Rodriguez-flores, Raul (R.)" w:date="2020-07-15T15:14:00Z">
              <w:r>
                <w:rPr>
                  <w:rFonts w:cs="Arial"/>
                  <w:color w:val="000000" w:themeColor="text1"/>
                  <w:szCs w:val="22"/>
                </w:rPr>
                <w:t>Notification</w:t>
              </w:r>
            </w:ins>
            <w:ins w:id="1197" w:author="Rodriguez-flores, Raul (R.)" w:date="2020-07-15T15:27:00Z">
              <w:r>
                <w:rPr>
                  <w:rFonts w:cs="Arial"/>
                  <w:color w:val="000000" w:themeColor="text1"/>
                  <w:szCs w:val="22"/>
                </w:rPr>
                <w:t>/Pop up</w:t>
              </w:r>
            </w:ins>
            <w:ins w:id="1198" w:author="Rodriguez-flores, Raul (R.)" w:date="2020-07-15T15:14:00Z">
              <w:r>
                <w:rPr>
                  <w:rFonts w:cs="Arial"/>
                  <w:color w:val="000000" w:themeColor="text1"/>
                  <w:szCs w:val="22"/>
                </w:rPr>
                <w:t xml:space="preserve"> </w:t>
              </w:r>
            </w:ins>
            <w:ins w:id="1199" w:author="Rodriguez-flores, Raul (R.)" w:date="2020-07-15T15:15:00Z">
              <w:r>
                <w:rPr>
                  <w:rFonts w:cs="Arial"/>
                  <w:color w:val="000000" w:themeColor="text1"/>
                  <w:szCs w:val="22"/>
                </w:rPr>
                <w:t xml:space="preserve">shall be </w:t>
              </w:r>
            </w:ins>
            <w:ins w:id="1200" w:author="Rodriguez-flores, Raul (R.)" w:date="2020-07-15T15:27:00Z">
              <w:r>
                <w:rPr>
                  <w:rFonts w:cs="Arial"/>
                  <w:color w:val="000000" w:themeColor="text1"/>
                  <w:szCs w:val="22"/>
                </w:rPr>
                <w:t>displayed</w:t>
              </w:r>
            </w:ins>
            <w:ins w:id="1201" w:author="Rodriguez-flores, Raul (R.)" w:date="2020-07-15T15:15:00Z">
              <w:r>
                <w:rPr>
                  <w:rFonts w:cs="Arial"/>
                  <w:color w:val="000000" w:themeColor="text1"/>
                  <w:szCs w:val="22"/>
                </w:rPr>
                <w:t xml:space="preserve"> when the preconditions are complied.</w:t>
              </w:r>
            </w:ins>
          </w:p>
        </w:tc>
      </w:tr>
      <w:tr w:rsidR="00484638" w:rsidRPr="00FB5797" w14:paraId="13A05684" w14:textId="77777777" w:rsidTr="00C87E33">
        <w:trPr>
          <w:trHeight w:val="255"/>
          <w:ins w:id="1202" w:author="Rodriguez-flores, Raul (R.)" w:date="2020-07-15T14:44:00Z"/>
        </w:trPr>
        <w:tc>
          <w:tcPr>
            <w:tcW w:w="2235" w:type="dxa"/>
            <w:shd w:val="clear" w:color="auto" w:fill="D9D9D9" w:themeFill="background1" w:themeFillShade="D9"/>
          </w:tcPr>
          <w:p w14:paraId="748ECFE1" w14:textId="77777777" w:rsidR="00484638" w:rsidRPr="00F92EE6" w:rsidRDefault="00484638" w:rsidP="00C87E33">
            <w:pPr>
              <w:rPr>
                <w:ins w:id="1203" w:author="Rodriguez-flores, Raul (R.)" w:date="2020-07-15T14:44:00Z"/>
                <w:rFonts w:cs="Arial"/>
                <w:b/>
                <w:bCs/>
                <w:color w:val="000000" w:themeColor="text1"/>
                <w:szCs w:val="22"/>
              </w:rPr>
            </w:pPr>
            <w:ins w:id="1204" w:author="Rodriguez-flores, Raul (R.)" w:date="2020-07-15T14:44:00Z">
              <w:r w:rsidRPr="00F92EE6">
                <w:rPr>
                  <w:rFonts w:cs="Arial"/>
                  <w:b/>
                  <w:bCs/>
                  <w:color w:val="000000" w:themeColor="text1"/>
                  <w:szCs w:val="22"/>
                </w:rPr>
                <w:t>Alternative Flow 2</w:t>
              </w:r>
            </w:ins>
          </w:p>
        </w:tc>
        <w:tc>
          <w:tcPr>
            <w:tcW w:w="669" w:type="dxa"/>
            <w:shd w:val="clear" w:color="auto" w:fill="auto"/>
          </w:tcPr>
          <w:p w14:paraId="25C9D07E" w14:textId="77777777" w:rsidR="00484638" w:rsidRPr="00F92EE6" w:rsidRDefault="00484638" w:rsidP="00C87E33">
            <w:pPr>
              <w:rPr>
                <w:ins w:id="1205" w:author="Rodriguez-flores, Raul (R.)" w:date="2020-07-15T14:44:00Z"/>
                <w:rFonts w:cs="Arial"/>
                <w:color w:val="000000" w:themeColor="text1"/>
                <w:szCs w:val="22"/>
              </w:rPr>
            </w:pPr>
            <w:ins w:id="1206" w:author="Rodriguez-flores, Raul (R.)" w:date="2020-07-15T14:44:00Z">
              <w:r w:rsidRPr="00F92EE6">
                <w:rPr>
                  <w:rFonts w:cs="Arial"/>
                  <w:color w:val="000000" w:themeColor="text1"/>
                  <w:szCs w:val="22"/>
                </w:rPr>
                <w:t>A2</w:t>
              </w:r>
            </w:ins>
          </w:p>
        </w:tc>
        <w:tc>
          <w:tcPr>
            <w:tcW w:w="7552" w:type="dxa"/>
            <w:shd w:val="clear" w:color="auto" w:fill="auto"/>
          </w:tcPr>
          <w:p w14:paraId="4A503F06" w14:textId="77777777" w:rsidR="00484638" w:rsidRPr="00F92EE6" w:rsidRDefault="00484638" w:rsidP="00C87E33">
            <w:pPr>
              <w:pStyle w:val="ListParagraph"/>
              <w:numPr>
                <w:ilvl w:val="0"/>
                <w:numId w:val="60"/>
              </w:numPr>
              <w:rPr>
                <w:ins w:id="1207" w:author="Rodriguez-flores, Raul (R.)" w:date="2020-07-15T14:44:00Z"/>
                <w:rFonts w:cs="Arial"/>
                <w:color w:val="000000" w:themeColor="text1"/>
                <w:szCs w:val="22"/>
              </w:rPr>
            </w:pPr>
            <w:ins w:id="1208" w:author="Rodriguez-flores, Raul (R.)" w:date="2020-07-15T15:21:00Z">
              <w:r>
                <w:rPr>
                  <w:rFonts w:cs="Arial"/>
                  <w:color w:val="000000" w:themeColor="text1"/>
                  <w:szCs w:val="22"/>
                </w:rPr>
                <w:t xml:space="preserve">Trailer Tow harness may get </w:t>
              </w:r>
            </w:ins>
            <w:ins w:id="1209" w:author="Rodriguez-flores, Raul (R.)" w:date="2020-07-15T15:22:00Z">
              <w:r>
                <w:rPr>
                  <w:rFonts w:cs="Arial"/>
                  <w:color w:val="000000" w:themeColor="text1"/>
                  <w:szCs w:val="22"/>
                </w:rPr>
                <w:t>disconnected.</w:t>
              </w:r>
            </w:ins>
          </w:p>
          <w:p w14:paraId="038EAD70" w14:textId="77777777" w:rsidR="00484638" w:rsidRPr="00123D1A" w:rsidRDefault="00484638" w:rsidP="00C87E33">
            <w:pPr>
              <w:pStyle w:val="ListParagraph"/>
              <w:numPr>
                <w:ilvl w:val="0"/>
                <w:numId w:val="60"/>
              </w:numPr>
              <w:rPr>
                <w:ins w:id="1210" w:author="Rodriguez-flores, Raul (R.)" w:date="2020-07-15T14:44:00Z"/>
                <w:rFonts w:cs="Arial"/>
                <w:color w:val="000000" w:themeColor="text1"/>
                <w:szCs w:val="22"/>
                <w:rPrChange w:id="1211" w:author="Rodriguez-flores, Raul (R.)" w:date="2020-07-15T15:31:00Z">
                  <w:rPr>
                    <w:ins w:id="1212" w:author="Rodriguez-flores, Raul (R.)" w:date="2020-07-15T14:44:00Z"/>
                  </w:rPr>
                </w:rPrChange>
              </w:rPr>
            </w:pPr>
            <w:ins w:id="1213" w:author="Rodriguez-flores, Raul (R.)" w:date="2020-07-15T14:44:00Z">
              <w:r w:rsidRPr="00F92EE6">
                <w:rPr>
                  <w:rFonts w:cs="Arial"/>
                  <w:color w:val="000000" w:themeColor="text1"/>
                  <w:szCs w:val="22"/>
                </w:rPr>
                <w:t>Featur</w:t>
              </w:r>
              <w:r>
                <w:rPr>
                  <w:rFonts w:cs="Arial"/>
                  <w:color w:val="000000" w:themeColor="text1"/>
                  <w:szCs w:val="22"/>
                </w:rPr>
                <w:t xml:space="preserve">e </w:t>
              </w:r>
            </w:ins>
            <w:ins w:id="1214" w:author="Rodriguez-flores, Raul (R.)" w:date="2020-07-15T15:22:00Z">
              <w:r>
                <w:rPr>
                  <w:rFonts w:cs="Arial"/>
                  <w:color w:val="000000" w:themeColor="text1"/>
                  <w:szCs w:val="22"/>
                </w:rPr>
                <w:t xml:space="preserve">shall display the Trailer Maintenance </w:t>
              </w:r>
            </w:ins>
            <w:ins w:id="1215" w:author="Rodriguez-flores, Raul (R.)" w:date="2020-07-15T15:23:00Z">
              <w:r>
                <w:rPr>
                  <w:rFonts w:cs="Arial"/>
                  <w:color w:val="000000" w:themeColor="text1"/>
                  <w:szCs w:val="22"/>
                </w:rPr>
                <w:t>Notifications/Pop ups</w:t>
              </w:r>
            </w:ins>
          </w:p>
        </w:tc>
      </w:tr>
      <w:tr w:rsidR="00484638" w:rsidRPr="00FB5797" w14:paraId="4A0CE0A1" w14:textId="77777777" w:rsidTr="00C87E33">
        <w:trPr>
          <w:trHeight w:val="255"/>
          <w:ins w:id="1216" w:author="Rodriguez-flores, Raul (R.)" w:date="2020-07-15T14:44:00Z"/>
        </w:trPr>
        <w:tc>
          <w:tcPr>
            <w:tcW w:w="2235" w:type="dxa"/>
            <w:shd w:val="clear" w:color="auto" w:fill="D9D9D9" w:themeFill="background1" w:themeFillShade="D9"/>
          </w:tcPr>
          <w:p w14:paraId="0923BB9B" w14:textId="77777777" w:rsidR="00484638" w:rsidRPr="00F92EE6" w:rsidRDefault="00484638" w:rsidP="00C87E33">
            <w:pPr>
              <w:rPr>
                <w:ins w:id="1217" w:author="Rodriguez-flores, Raul (R.)" w:date="2020-07-15T14:44:00Z"/>
                <w:rFonts w:cs="Arial"/>
                <w:b/>
                <w:bCs/>
                <w:color w:val="000000" w:themeColor="text1"/>
                <w:szCs w:val="22"/>
              </w:rPr>
            </w:pPr>
          </w:p>
        </w:tc>
        <w:tc>
          <w:tcPr>
            <w:tcW w:w="669" w:type="dxa"/>
            <w:shd w:val="clear" w:color="auto" w:fill="auto"/>
          </w:tcPr>
          <w:p w14:paraId="3AE0DEE2" w14:textId="77777777" w:rsidR="00484638" w:rsidRPr="00F92EE6" w:rsidRDefault="00484638" w:rsidP="00C87E33">
            <w:pPr>
              <w:rPr>
                <w:ins w:id="1218" w:author="Rodriguez-flores, Raul (R.)" w:date="2020-07-15T14:44:00Z"/>
                <w:rFonts w:cs="Arial"/>
                <w:color w:val="000000" w:themeColor="text1"/>
                <w:szCs w:val="22"/>
              </w:rPr>
            </w:pPr>
          </w:p>
        </w:tc>
        <w:tc>
          <w:tcPr>
            <w:tcW w:w="7552" w:type="dxa"/>
            <w:shd w:val="clear" w:color="auto" w:fill="auto"/>
          </w:tcPr>
          <w:p w14:paraId="5FD35912" w14:textId="77777777" w:rsidR="00484638" w:rsidRPr="00F92EE6" w:rsidRDefault="00484638" w:rsidP="00C87E33">
            <w:pPr>
              <w:rPr>
                <w:ins w:id="1219" w:author="Rodriguez-flores, Raul (R.)" w:date="2020-07-15T14:44:00Z"/>
                <w:rFonts w:cs="Arial"/>
                <w:color w:val="000000" w:themeColor="text1"/>
                <w:szCs w:val="22"/>
              </w:rPr>
            </w:pPr>
          </w:p>
        </w:tc>
      </w:tr>
      <w:tr w:rsidR="00484638" w:rsidRPr="00FB5797" w14:paraId="75E0CC11" w14:textId="77777777" w:rsidTr="00C87E33">
        <w:trPr>
          <w:trHeight w:val="255"/>
          <w:ins w:id="1220" w:author="Rodriguez-flores, Raul (R.)" w:date="2020-07-15T14:44:00Z"/>
        </w:trPr>
        <w:tc>
          <w:tcPr>
            <w:tcW w:w="2235" w:type="dxa"/>
            <w:shd w:val="clear" w:color="auto" w:fill="D9D9D9" w:themeFill="background1" w:themeFillShade="D9"/>
          </w:tcPr>
          <w:p w14:paraId="6B125933" w14:textId="77777777" w:rsidR="00484638" w:rsidRPr="00F92EE6" w:rsidRDefault="00484638" w:rsidP="00C87E33">
            <w:pPr>
              <w:rPr>
                <w:ins w:id="1221" w:author="Rodriguez-flores, Raul (R.)" w:date="2020-07-15T14:44:00Z"/>
                <w:rFonts w:cs="Arial"/>
                <w:b/>
                <w:bCs/>
                <w:color w:val="000000" w:themeColor="text1"/>
                <w:szCs w:val="22"/>
              </w:rPr>
            </w:pPr>
            <w:ins w:id="1222" w:author="Rodriguez-flores, Raul (R.)" w:date="2020-07-15T14:44:00Z">
              <w:r w:rsidRPr="00F92EE6">
                <w:rPr>
                  <w:rFonts w:cs="Arial"/>
                  <w:b/>
                  <w:bCs/>
                  <w:color w:val="000000" w:themeColor="text1"/>
                  <w:szCs w:val="22"/>
                </w:rPr>
                <w:t>Post-condition</w:t>
              </w:r>
            </w:ins>
          </w:p>
        </w:tc>
        <w:tc>
          <w:tcPr>
            <w:tcW w:w="669" w:type="dxa"/>
            <w:shd w:val="clear" w:color="auto" w:fill="auto"/>
          </w:tcPr>
          <w:p w14:paraId="39F4FC21" w14:textId="77777777" w:rsidR="00484638" w:rsidRPr="00F92EE6" w:rsidRDefault="00484638" w:rsidP="00C87E33">
            <w:pPr>
              <w:rPr>
                <w:ins w:id="1223" w:author="Rodriguez-flores, Raul (R.)" w:date="2020-07-15T14:44:00Z"/>
                <w:rFonts w:cs="Arial"/>
                <w:color w:val="000000" w:themeColor="text1"/>
                <w:szCs w:val="22"/>
              </w:rPr>
            </w:pPr>
          </w:p>
        </w:tc>
        <w:tc>
          <w:tcPr>
            <w:tcW w:w="7552" w:type="dxa"/>
            <w:shd w:val="clear" w:color="auto" w:fill="auto"/>
          </w:tcPr>
          <w:p w14:paraId="0679488C" w14:textId="77777777" w:rsidR="00484638" w:rsidRPr="00F92EE6" w:rsidRDefault="00484638" w:rsidP="00C87E33">
            <w:pPr>
              <w:rPr>
                <w:ins w:id="1224" w:author="Rodriguez-flores, Raul (R.)" w:date="2020-07-15T14:44:00Z"/>
                <w:rFonts w:cs="Arial"/>
                <w:color w:val="000000" w:themeColor="text1"/>
                <w:szCs w:val="22"/>
              </w:rPr>
            </w:pPr>
            <w:ins w:id="1225" w:author="Rodriguez-flores, Raul (R.)" w:date="2020-07-15T15:16:00Z">
              <w:r>
                <w:rPr>
                  <w:rFonts w:cs="Arial"/>
                  <w:color w:val="000000" w:themeColor="text1"/>
                  <w:szCs w:val="22"/>
                </w:rPr>
                <w:t>HMI Visual Not</w:t>
              </w:r>
            </w:ins>
            <w:ins w:id="1226" w:author="Rodriguez-flores, Raul (R.)" w:date="2020-07-15T15:17:00Z">
              <w:r>
                <w:rPr>
                  <w:rFonts w:cs="Arial"/>
                  <w:color w:val="000000" w:themeColor="text1"/>
                  <w:szCs w:val="22"/>
                </w:rPr>
                <w:t>ification/Pop up will be closed.</w:t>
              </w:r>
            </w:ins>
          </w:p>
        </w:tc>
      </w:tr>
    </w:tbl>
    <w:p w14:paraId="4C01A4A2" w14:textId="77777777" w:rsidR="00484638" w:rsidRPr="0014231F" w:rsidRDefault="00484638" w:rsidP="00484638"/>
    <w:p w14:paraId="3B74C8EB" w14:textId="72ED9AA9" w:rsidR="0014231F" w:rsidRPr="00924CE0" w:rsidRDefault="0014231F" w:rsidP="0014231F">
      <w:pPr>
        <w:pStyle w:val="REUseCase"/>
        <w:numPr>
          <w:ilvl w:val="0"/>
          <w:numId w:val="43"/>
        </w:numPr>
        <w:ind w:left="0" w:firstLine="0"/>
        <w:rPr>
          <w:ins w:id="1227" w:author="Rodriguez-flores, Raul (R.)" w:date="2020-07-15T14:44:00Z"/>
          <w:color w:val="000000" w:themeColor="text1"/>
        </w:rPr>
      </w:pPr>
      <w:ins w:id="1228" w:author="Rodriguez-flores, Raul (R.)" w:date="2020-07-15T14:41:00Z">
        <w:r w:rsidRPr="002A548C">
          <w:rPr>
            <w:color w:val="000000" w:themeColor="text1"/>
            <w:rPrChange w:id="1229" w:author="Rodriguez-flores, Raul (R.)" w:date="2020-07-15T14:55:00Z">
              <w:rPr>
                <w:color w:val="7030A0"/>
              </w:rPr>
            </w:rPrChange>
          </w:rPr>
          <w:t>###U</w:t>
        </w:r>
      </w:ins>
      <w:ins w:id="1230" w:author="Rodriguez-flores, Raul (R.)" w:date="2020-07-15T14:39:00Z">
        <w:r w:rsidRPr="002A548C">
          <w:rPr>
            <w:color w:val="000000" w:themeColor="text1"/>
            <w:rPrChange w:id="1231" w:author="Rodriguez-flores, Raul (R.)" w:date="2020-07-15T14:55:00Z">
              <w:rPr>
                <w:color w:val="7030A0"/>
              </w:rPr>
            </w:rPrChange>
          </w:rPr>
          <w:t>C_F_</w:t>
        </w:r>
      </w:ins>
      <w:ins w:id="1232" w:author="Rodriguez-flores, Raul (R.)" w:date="2020-07-15T14:40:00Z">
        <w:r w:rsidRPr="002A548C">
          <w:rPr>
            <w:color w:val="000000" w:themeColor="text1"/>
            <w:rPrChange w:id="1233" w:author="Rodriguez-flores, Raul (R.)" w:date="2020-07-15T14:55:00Z">
              <w:rPr>
                <w:color w:val="7030A0"/>
              </w:rPr>
            </w:rPrChange>
          </w:rPr>
          <w:t>T</w:t>
        </w:r>
      </w:ins>
      <w:ins w:id="1234" w:author="Rodriguez-flores, Raul (R.)" w:date="2020-07-15T09:30:00Z">
        <w:r w:rsidRPr="002A548C">
          <w:rPr>
            <w:color w:val="000000" w:themeColor="text1"/>
            <w:rPrChange w:id="1235" w:author="Rodriguez-flores, Raul (R.)" w:date="2020-07-15T14:55:00Z">
              <w:rPr>
                <w:color w:val="7030A0"/>
              </w:rPr>
            </w:rPrChange>
          </w:rPr>
          <w:t xml:space="preserve">railer </w:t>
        </w:r>
      </w:ins>
      <w:r>
        <w:rPr>
          <w:color w:val="000000" w:themeColor="text1"/>
        </w:rPr>
        <w:t>Settings and Profile</w:t>
      </w:r>
      <w:ins w:id="1236" w:author="Rodriguez-flores, Raul (R.)" w:date="2020-07-15T14:40:00Z">
        <w:r w:rsidRPr="002A548C">
          <w:rPr>
            <w:color w:val="000000" w:themeColor="text1"/>
            <w:rPrChange w:id="1237" w:author="Rodriguez-flores, Raul (R.)" w:date="2020-07-15T14:55:00Z">
              <w:rPr>
                <w:color w:val="7030A0"/>
              </w:rPr>
            </w:rPrChange>
          </w:rPr>
          <w:t>_0000</w:t>
        </w:r>
      </w:ins>
      <w:r w:rsidR="00F01A0B">
        <w:rPr>
          <w:color w:val="000000" w:themeColor="text1"/>
        </w:rPr>
        <w:t>2</w:t>
      </w:r>
      <w:ins w:id="1238" w:author="Rodriguez-flores, Raul (R.)" w:date="2020-07-15T14:41:00Z">
        <w:r w:rsidRPr="002A548C">
          <w:rPr>
            <w:color w:val="000000" w:themeColor="text1"/>
            <w:rPrChange w:id="1239" w:author="Rodriguez-flores, Raul (R.)" w:date="2020-07-15T14:55:00Z">
              <w:rPr>
                <w:color w:val="7030A0"/>
              </w:rPr>
            </w:rPrChange>
          </w:rPr>
          <w:t xml:space="preserve">### </w:t>
        </w:r>
        <w:r w:rsidRPr="002A548C">
          <w:rPr>
            <w:color w:val="000000" w:themeColor="text1"/>
            <w:rPrChange w:id="1240" w:author="Rodriguez-flores, Raul (R.)" w:date="2020-07-15T14:55:00Z">
              <w:rPr>
                <w:rFonts w:ascii="Arial Nova Cond" w:hAnsi="Arial Nova Cond"/>
                <w:color w:val="1F497D"/>
              </w:rPr>
            </w:rPrChange>
          </w:rPr>
          <w:t>User</w:t>
        </w:r>
      </w:ins>
      <w:ins w:id="1241" w:author="Rodriguez-flores, Raul (R.)" w:date="2020-07-15T09:30:00Z">
        <w:r w:rsidRPr="00123D1A">
          <w:rPr>
            <w:color w:val="000000" w:themeColor="text1"/>
          </w:rPr>
          <w:t xml:space="preserve"> </w:t>
        </w:r>
      </w:ins>
      <w:ins w:id="1242" w:author="Rodriguez-flores, Raul (R.)" w:date="2020-07-15T15:08:00Z">
        <w:r>
          <w:rPr>
            <w:color w:val="000000" w:themeColor="text1"/>
          </w:rPr>
          <w:t xml:space="preserve">receives a </w:t>
        </w:r>
      </w:ins>
      <w:r>
        <w:rPr>
          <w:color w:val="000000" w:themeColor="text1"/>
        </w:rPr>
        <w:t>disclaimer to specify the Feature limits and conditions.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14231F" w:rsidRPr="00FB5797" w14:paraId="18EE7966" w14:textId="77777777" w:rsidTr="00C66A0D">
        <w:trPr>
          <w:trHeight w:val="255"/>
          <w:ins w:id="1243" w:author="Rodriguez-flores, Raul (R.)" w:date="2020-07-15T14:44:00Z"/>
        </w:trPr>
        <w:tc>
          <w:tcPr>
            <w:tcW w:w="2235" w:type="dxa"/>
            <w:shd w:val="clear" w:color="auto" w:fill="D9D9D9" w:themeFill="background1" w:themeFillShade="D9"/>
            <w:hideMark/>
          </w:tcPr>
          <w:p w14:paraId="0A4CA761" w14:textId="77777777" w:rsidR="0014231F" w:rsidRPr="00F92EE6" w:rsidRDefault="0014231F" w:rsidP="00C66A0D">
            <w:pPr>
              <w:rPr>
                <w:ins w:id="1244" w:author="Rodriguez-flores, Raul (R.)" w:date="2020-07-15T14:44:00Z"/>
                <w:rFonts w:cs="Arial"/>
                <w:b/>
                <w:bCs/>
                <w:color w:val="000000" w:themeColor="text1"/>
                <w:szCs w:val="22"/>
              </w:rPr>
            </w:pPr>
            <w:ins w:id="1245" w:author="Rodriguez-flores, Raul (R.)" w:date="2020-07-15T14:44:00Z">
              <w:r w:rsidRPr="00F92EE6">
                <w:rPr>
                  <w:rFonts w:cs="Arial"/>
                  <w:b/>
                  <w:bCs/>
                  <w:color w:val="000000" w:themeColor="text1"/>
                  <w:szCs w:val="22"/>
                </w:rPr>
                <w:t>Purpose</w:t>
              </w:r>
            </w:ins>
          </w:p>
        </w:tc>
        <w:tc>
          <w:tcPr>
            <w:tcW w:w="669" w:type="dxa"/>
            <w:shd w:val="clear" w:color="auto" w:fill="auto"/>
            <w:hideMark/>
          </w:tcPr>
          <w:p w14:paraId="39BDFD12" w14:textId="77777777" w:rsidR="0014231F" w:rsidRPr="00F92EE6" w:rsidRDefault="0014231F" w:rsidP="00C66A0D">
            <w:pPr>
              <w:rPr>
                <w:ins w:id="1246" w:author="Rodriguez-flores, Raul (R.)" w:date="2020-07-15T14:44:00Z"/>
                <w:rFonts w:cs="Arial"/>
                <w:color w:val="000000" w:themeColor="text1"/>
                <w:szCs w:val="22"/>
              </w:rPr>
            </w:pPr>
          </w:p>
        </w:tc>
        <w:tc>
          <w:tcPr>
            <w:tcW w:w="7552" w:type="dxa"/>
            <w:shd w:val="clear" w:color="auto" w:fill="auto"/>
          </w:tcPr>
          <w:p w14:paraId="48A2644B" w14:textId="77777777" w:rsidR="0014231F" w:rsidRPr="00F92EE6" w:rsidRDefault="0014231F" w:rsidP="00C66A0D">
            <w:pPr>
              <w:rPr>
                <w:ins w:id="1247" w:author="Rodriguez-flores, Raul (R.)" w:date="2020-07-15T14:44:00Z"/>
                <w:rFonts w:cs="Arial"/>
                <w:color w:val="000000" w:themeColor="text1"/>
                <w:szCs w:val="22"/>
              </w:rPr>
            </w:pPr>
            <w:ins w:id="1248" w:author="Rodriguez-flores, Raul (R.)" w:date="2020-07-15T14:44:00Z">
              <w:r w:rsidRPr="00CF1989">
                <w:rPr>
                  <w:rFonts w:cs="Arial"/>
                  <w:color w:val="000000" w:themeColor="text1"/>
                  <w:szCs w:val="22"/>
                </w:rPr>
                <w:t xml:space="preserve">User </w:t>
              </w:r>
            </w:ins>
            <w:r>
              <w:rPr>
                <w:rFonts w:cs="Arial"/>
                <w:color w:val="000000" w:themeColor="text1"/>
                <w:szCs w:val="22"/>
              </w:rPr>
              <w:t>should be notified of the limits and conditions for the Feature Functionality</w:t>
            </w:r>
          </w:p>
        </w:tc>
      </w:tr>
      <w:tr w:rsidR="0014231F" w:rsidRPr="00FB5797" w14:paraId="57D04523" w14:textId="77777777" w:rsidTr="00C66A0D">
        <w:trPr>
          <w:trHeight w:val="255"/>
          <w:ins w:id="1249" w:author="Rodriguez-flores, Raul (R.)" w:date="2020-07-15T14:44:00Z"/>
        </w:trPr>
        <w:tc>
          <w:tcPr>
            <w:tcW w:w="2235" w:type="dxa"/>
            <w:shd w:val="clear" w:color="auto" w:fill="D9D9D9" w:themeFill="background1" w:themeFillShade="D9"/>
          </w:tcPr>
          <w:p w14:paraId="0FB403F7" w14:textId="77777777" w:rsidR="0014231F" w:rsidRPr="00F92EE6" w:rsidRDefault="0014231F" w:rsidP="00C66A0D">
            <w:pPr>
              <w:rPr>
                <w:ins w:id="1250" w:author="Rodriguez-flores, Raul (R.)" w:date="2020-07-15T14:44:00Z"/>
                <w:rFonts w:cs="Arial"/>
                <w:b/>
                <w:bCs/>
                <w:color w:val="000000" w:themeColor="text1"/>
                <w:szCs w:val="22"/>
              </w:rPr>
            </w:pPr>
            <w:ins w:id="1251" w:author="Rodriguez-flores, Raul (R.)" w:date="2020-07-15T14:44:00Z">
              <w:r w:rsidRPr="00F92EE6">
                <w:rPr>
                  <w:rFonts w:cs="Arial"/>
                  <w:b/>
                  <w:bCs/>
                  <w:color w:val="000000" w:themeColor="text1"/>
                  <w:szCs w:val="22"/>
                </w:rPr>
                <w:t>Actors</w:t>
              </w:r>
            </w:ins>
          </w:p>
        </w:tc>
        <w:tc>
          <w:tcPr>
            <w:tcW w:w="669" w:type="dxa"/>
            <w:shd w:val="clear" w:color="auto" w:fill="auto"/>
          </w:tcPr>
          <w:p w14:paraId="0808E045" w14:textId="77777777" w:rsidR="0014231F" w:rsidRPr="00F92EE6" w:rsidRDefault="0014231F" w:rsidP="00C66A0D">
            <w:pPr>
              <w:rPr>
                <w:ins w:id="1252" w:author="Rodriguez-flores, Raul (R.)" w:date="2020-07-15T14:44:00Z"/>
                <w:rFonts w:cs="Arial"/>
                <w:color w:val="000000" w:themeColor="text1"/>
                <w:szCs w:val="22"/>
              </w:rPr>
            </w:pPr>
          </w:p>
        </w:tc>
        <w:tc>
          <w:tcPr>
            <w:tcW w:w="7552" w:type="dxa"/>
            <w:shd w:val="clear" w:color="auto" w:fill="auto"/>
          </w:tcPr>
          <w:p w14:paraId="579059C2" w14:textId="77777777" w:rsidR="0014231F" w:rsidRPr="00F92EE6" w:rsidRDefault="0014231F" w:rsidP="00C66A0D">
            <w:pPr>
              <w:rPr>
                <w:ins w:id="1253" w:author="Rodriguez-flores, Raul (R.)" w:date="2020-07-15T14:44:00Z"/>
                <w:rFonts w:cs="Arial"/>
                <w:color w:val="000000" w:themeColor="text1"/>
                <w:szCs w:val="22"/>
              </w:rPr>
            </w:pPr>
            <w:ins w:id="1254" w:author="Rodriguez-flores, Raul (R.)" w:date="2020-07-15T14:44:00Z">
              <w:r w:rsidRPr="00F92EE6">
                <w:rPr>
                  <w:rFonts w:cs="Arial"/>
                  <w:color w:val="000000" w:themeColor="text1"/>
                  <w:szCs w:val="22"/>
                </w:rPr>
                <w:t>User</w:t>
              </w:r>
            </w:ins>
            <w:r>
              <w:rPr>
                <w:rFonts w:cs="Arial"/>
                <w:color w:val="000000" w:themeColor="text1"/>
                <w:szCs w:val="22"/>
              </w:rPr>
              <w:t xml:space="preserve"> / </w:t>
            </w:r>
          </w:p>
        </w:tc>
      </w:tr>
      <w:tr w:rsidR="0014231F" w:rsidRPr="00FB5797" w14:paraId="73D8187D" w14:textId="77777777" w:rsidTr="00C66A0D">
        <w:trPr>
          <w:trHeight w:val="255"/>
          <w:ins w:id="1255" w:author="Rodriguez-flores, Raul (R.)" w:date="2020-07-15T14:44:00Z"/>
        </w:trPr>
        <w:tc>
          <w:tcPr>
            <w:tcW w:w="2235" w:type="dxa"/>
            <w:shd w:val="clear" w:color="auto" w:fill="D9D9D9" w:themeFill="background1" w:themeFillShade="D9"/>
            <w:hideMark/>
          </w:tcPr>
          <w:p w14:paraId="6BF92B80" w14:textId="77777777" w:rsidR="0014231F" w:rsidRPr="00F92EE6" w:rsidRDefault="0014231F" w:rsidP="00C66A0D">
            <w:pPr>
              <w:rPr>
                <w:ins w:id="1256" w:author="Rodriguez-flores, Raul (R.)" w:date="2020-07-15T14:44:00Z"/>
                <w:rFonts w:cs="Arial"/>
                <w:b/>
                <w:bCs/>
                <w:color w:val="000000" w:themeColor="text1"/>
                <w:szCs w:val="22"/>
              </w:rPr>
            </w:pPr>
            <w:ins w:id="1257"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5106BAE5" w14:textId="77777777" w:rsidR="0014231F" w:rsidRPr="00F92EE6" w:rsidRDefault="0014231F" w:rsidP="00C66A0D">
            <w:pPr>
              <w:rPr>
                <w:ins w:id="1258" w:author="Rodriguez-flores, Raul (R.)" w:date="2020-07-15T14:44:00Z"/>
                <w:rFonts w:cs="Arial"/>
                <w:color w:val="000000" w:themeColor="text1"/>
                <w:szCs w:val="22"/>
              </w:rPr>
            </w:pPr>
          </w:p>
        </w:tc>
        <w:tc>
          <w:tcPr>
            <w:tcW w:w="7552" w:type="dxa"/>
            <w:shd w:val="clear" w:color="auto" w:fill="auto"/>
          </w:tcPr>
          <w:p w14:paraId="0A3CC487" w14:textId="77777777" w:rsidR="0014231F" w:rsidRPr="00F92EE6" w:rsidRDefault="0014231F" w:rsidP="00C66A0D">
            <w:pPr>
              <w:rPr>
                <w:ins w:id="1259" w:author="Rodriguez-flores, Raul (R.)" w:date="2020-07-15T14:44:00Z"/>
                <w:rFonts w:cs="Arial"/>
                <w:color w:val="000000" w:themeColor="text1"/>
                <w:szCs w:val="22"/>
              </w:rPr>
            </w:pPr>
            <w:ins w:id="1260" w:author="Rodriguez-flores, Raul (R.)" w:date="2020-07-15T14:44:00Z">
              <w:r w:rsidRPr="00F92EE6">
                <w:rPr>
                  <w:rFonts w:cs="Arial"/>
                  <w:color w:val="000000" w:themeColor="text1"/>
                  <w:szCs w:val="22"/>
                </w:rPr>
                <w:t>Vehicle has factory or dealer installed trailer wiring</w:t>
              </w:r>
            </w:ins>
          </w:p>
          <w:p w14:paraId="584C20A5" w14:textId="77777777" w:rsidR="0014231F" w:rsidRDefault="0014231F" w:rsidP="00C66A0D">
            <w:pPr>
              <w:rPr>
                <w:rFonts w:cs="Arial"/>
                <w:color w:val="000000" w:themeColor="text1"/>
                <w:szCs w:val="22"/>
              </w:rPr>
            </w:pPr>
            <w:ins w:id="1261"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7B8D3D38" w14:textId="77777777" w:rsidR="0014231F" w:rsidRPr="00F92EE6" w:rsidRDefault="0014231F" w:rsidP="00C66A0D">
            <w:pPr>
              <w:rPr>
                <w:ins w:id="1262" w:author="Rodriguez-flores, Raul (R.)" w:date="2020-07-15T14:44:00Z"/>
                <w:rFonts w:cs="Arial"/>
                <w:color w:val="000000" w:themeColor="text1"/>
                <w:szCs w:val="22"/>
              </w:rPr>
            </w:pPr>
            <w:r>
              <w:rPr>
                <w:rFonts w:cs="Arial"/>
                <w:color w:val="000000" w:themeColor="text1"/>
                <w:szCs w:val="22"/>
              </w:rPr>
              <w:t>Trailer</w:t>
            </w:r>
            <w:ins w:id="1263"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1264" w:author="Rodriguez-flores, Raul (R.)" w:date="2020-07-15T15:26:00Z">
              <w:r>
                <w:rPr>
                  <w:rFonts w:cs="Arial"/>
                  <w:color w:val="000000" w:themeColor="text1"/>
                  <w:szCs w:val="22"/>
                </w:rPr>
                <w:t>signal must be present on HS3 CAN bus.</w:t>
              </w:r>
            </w:ins>
          </w:p>
          <w:p w14:paraId="74728108" w14:textId="77777777" w:rsidR="0014231F" w:rsidRPr="00F92EE6" w:rsidRDefault="0014231F" w:rsidP="00C66A0D">
            <w:pPr>
              <w:rPr>
                <w:ins w:id="1265" w:author="Rodriguez-flores, Raul (R.)" w:date="2020-07-15T14:44:00Z"/>
                <w:rFonts w:cs="Arial"/>
                <w:color w:val="000000" w:themeColor="text1"/>
                <w:szCs w:val="22"/>
              </w:rPr>
            </w:pPr>
            <w:ins w:id="1266" w:author="Rodriguez-flores, Raul (R.)" w:date="2020-07-15T14:44:00Z">
              <w:r w:rsidRPr="00F92EE6">
                <w:rPr>
                  <w:rFonts w:cs="Arial"/>
                  <w:color w:val="000000" w:themeColor="text1"/>
                  <w:szCs w:val="22"/>
                </w:rPr>
                <w:t>Vehicle battery is &gt;= 75% state of charge with engine off</w:t>
              </w:r>
            </w:ins>
          </w:p>
          <w:p w14:paraId="67CCFB20" w14:textId="77777777" w:rsidR="0014231F" w:rsidRPr="00F92EE6" w:rsidRDefault="0014231F" w:rsidP="00C66A0D">
            <w:pPr>
              <w:rPr>
                <w:ins w:id="1267" w:author="Rodriguez-flores, Raul (R.)" w:date="2020-07-15T14:44:00Z"/>
                <w:rFonts w:cs="Arial"/>
                <w:color w:val="000000" w:themeColor="text1"/>
                <w:szCs w:val="22"/>
              </w:rPr>
            </w:pPr>
            <w:ins w:id="1268" w:author="Rodriguez-flores, Raul (R.)" w:date="2020-07-15T14:44:00Z">
              <w:r w:rsidRPr="00F92EE6">
                <w:rPr>
                  <w:rFonts w:cs="Arial"/>
                  <w:color w:val="000000" w:themeColor="text1"/>
                  <w:szCs w:val="22"/>
                </w:rPr>
                <w:t>Ignition is ON or ACC</w:t>
              </w:r>
            </w:ins>
          </w:p>
          <w:p w14:paraId="3DCAF821" w14:textId="77777777" w:rsidR="0014231F" w:rsidRPr="00F92EE6" w:rsidRDefault="0014231F" w:rsidP="00C66A0D">
            <w:pPr>
              <w:rPr>
                <w:ins w:id="1269" w:author="Rodriguez-flores, Raul (R.)" w:date="2020-07-15T14:44:00Z"/>
                <w:rFonts w:cs="Arial"/>
                <w:color w:val="000000" w:themeColor="text1"/>
                <w:szCs w:val="22"/>
              </w:rPr>
            </w:pPr>
            <w:ins w:id="1270" w:author="Rodriguez-flores, Raul (R.)" w:date="2020-07-15T14:44:00Z">
              <w:r>
                <w:rPr>
                  <w:rFonts w:cs="Arial"/>
                  <w:color w:val="000000" w:themeColor="text1"/>
                  <w:szCs w:val="22"/>
                </w:rPr>
                <w:t>Vehicle is stationary</w:t>
              </w:r>
            </w:ins>
            <w:ins w:id="1271" w:author="Rodriguez-flores, Raul (R.)" w:date="2020-07-15T15:27:00Z">
              <w:r>
                <w:rPr>
                  <w:rFonts w:cs="Arial"/>
                  <w:color w:val="000000" w:themeColor="text1"/>
                  <w:szCs w:val="22"/>
                </w:rPr>
                <w:t xml:space="preserve"> or Gear Shift must be in Park Position</w:t>
              </w:r>
            </w:ins>
          </w:p>
          <w:p w14:paraId="2E9DED58" w14:textId="77777777" w:rsidR="0014231F" w:rsidRDefault="0014231F" w:rsidP="00C66A0D">
            <w:pPr>
              <w:rPr>
                <w:ins w:id="1272" w:author="Rodriguez-flores, Raul (R.)" w:date="2020-07-15T14:45:00Z"/>
                <w:rFonts w:cs="Arial"/>
                <w:color w:val="000000" w:themeColor="text1"/>
                <w:szCs w:val="22"/>
              </w:rPr>
            </w:pPr>
            <w:ins w:id="1273" w:author="Rodriguez-flores, Raul (R.)" w:date="2020-07-15T14:45:00Z">
              <w:r>
                <w:rPr>
                  <w:rFonts w:cs="Arial"/>
                  <w:color w:val="000000" w:themeColor="text1"/>
                  <w:szCs w:val="22"/>
                </w:rPr>
                <w:t>Time and Date are set up to date</w:t>
              </w:r>
            </w:ins>
          </w:p>
          <w:p w14:paraId="7BA71D42" w14:textId="77777777" w:rsidR="0014231F" w:rsidRDefault="0014231F" w:rsidP="00C66A0D">
            <w:pPr>
              <w:rPr>
                <w:ins w:id="1274" w:author="Rodriguez-flores, Raul (R.)" w:date="2020-07-15T15:23:00Z"/>
                <w:rFonts w:cs="Arial"/>
                <w:color w:val="000000" w:themeColor="text1"/>
                <w:szCs w:val="22"/>
              </w:rPr>
            </w:pPr>
            <w:ins w:id="1275" w:author="Rodriguez-flores, Raul (R.)" w:date="2020-07-15T14:46:00Z">
              <w:r>
                <w:rPr>
                  <w:rFonts w:cs="Arial"/>
                  <w:color w:val="000000" w:themeColor="text1"/>
                  <w:szCs w:val="22"/>
                </w:rPr>
                <w:t xml:space="preserve">Mileage message is available on the </w:t>
              </w:r>
            </w:ins>
            <w:ins w:id="1276" w:author="Rodriguez-flores, Raul (R.)" w:date="2020-07-15T14:47:00Z">
              <w:r>
                <w:rPr>
                  <w:rFonts w:cs="Arial"/>
                  <w:color w:val="000000" w:themeColor="text1"/>
                  <w:szCs w:val="22"/>
                </w:rPr>
                <w:t>vehicle</w:t>
              </w:r>
            </w:ins>
          </w:p>
          <w:p w14:paraId="551A7A71" w14:textId="77777777" w:rsidR="0014231F" w:rsidRPr="00F92EE6" w:rsidRDefault="0014231F" w:rsidP="00C66A0D">
            <w:pPr>
              <w:rPr>
                <w:ins w:id="1277" w:author="Rodriguez-flores, Raul (R.)" w:date="2020-07-15T14:44:00Z"/>
                <w:rFonts w:cs="Arial"/>
                <w:color w:val="000000" w:themeColor="text1"/>
                <w:szCs w:val="22"/>
              </w:rPr>
            </w:pPr>
            <w:ins w:id="1278" w:author="Rodriguez-flores, Raul (R.)" w:date="2020-07-15T14:47:00Z">
              <w:r>
                <w:rPr>
                  <w:rFonts w:cs="Arial"/>
                  <w:color w:val="000000" w:themeColor="text1"/>
                  <w:szCs w:val="22"/>
                </w:rPr>
                <w:t>An active Trailer Profile is currently selected</w:t>
              </w:r>
            </w:ins>
          </w:p>
        </w:tc>
      </w:tr>
      <w:tr w:rsidR="0014231F" w:rsidRPr="00FB5797" w14:paraId="5D85E6CF" w14:textId="77777777" w:rsidTr="00C66A0D">
        <w:trPr>
          <w:trHeight w:val="255"/>
          <w:ins w:id="1279" w:author="Rodriguez-flores, Raul (R.)" w:date="2020-07-15T14:44:00Z"/>
        </w:trPr>
        <w:tc>
          <w:tcPr>
            <w:tcW w:w="2235" w:type="dxa"/>
            <w:shd w:val="clear" w:color="auto" w:fill="D9D9D9" w:themeFill="background1" w:themeFillShade="D9"/>
            <w:hideMark/>
          </w:tcPr>
          <w:p w14:paraId="443072A3" w14:textId="77777777" w:rsidR="0014231F" w:rsidRPr="00F92EE6" w:rsidRDefault="0014231F" w:rsidP="00C66A0D">
            <w:pPr>
              <w:rPr>
                <w:ins w:id="1280" w:author="Rodriguez-flores, Raul (R.)" w:date="2020-07-15T14:44:00Z"/>
                <w:rFonts w:cs="Arial"/>
                <w:b/>
                <w:bCs/>
                <w:color w:val="000000" w:themeColor="text1"/>
                <w:szCs w:val="22"/>
              </w:rPr>
            </w:pPr>
          </w:p>
        </w:tc>
        <w:tc>
          <w:tcPr>
            <w:tcW w:w="669" w:type="dxa"/>
            <w:shd w:val="clear" w:color="auto" w:fill="auto"/>
            <w:hideMark/>
          </w:tcPr>
          <w:p w14:paraId="11AAC18B" w14:textId="77777777" w:rsidR="0014231F" w:rsidRPr="00F92EE6" w:rsidRDefault="0014231F" w:rsidP="00C66A0D">
            <w:pPr>
              <w:rPr>
                <w:ins w:id="1281" w:author="Rodriguez-flores, Raul (R.)" w:date="2020-07-15T14:44:00Z"/>
                <w:rFonts w:cs="Arial"/>
                <w:color w:val="000000" w:themeColor="text1"/>
                <w:szCs w:val="22"/>
              </w:rPr>
            </w:pPr>
          </w:p>
        </w:tc>
        <w:tc>
          <w:tcPr>
            <w:tcW w:w="7552" w:type="dxa"/>
            <w:shd w:val="clear" w:color="auto" w:fill="auto"/>
          </w:tcPr>
          <w:p w14:paraId="5ECF9B4E" w14:textId="77777777" w:rsidR="0014231F" w:rsidRPr="00F92EE6" w:rsidRDefault="0014231F" w:rsidP="00C66A0D">
            <w:pPr>
              <w:rPr>
                <w:ins w:id="1282" w:author="Rodriguez-flores, Raul (R.)" w:date="2020-07-15T14:44:00Z"/>
                <w:rFonts w:cs="Arial"/>
                <w:color w:val="000000" w:themeColor="text1"/>
                <w:szCs w:val="22"/>
              </w:rPr>
            </w:pPr>
          </w:p>
        </w:tc>
      </w:tr>
      <w:tr w:rsidR="0014231F" w:rsidRPr="00FB5797" w14:paraId="7F77B476" w14:textId="77777777" w:rsidTr="00C66A0D">
        <w:trPr>
          <w:trHeight w:val="255"/>
          <w:ins w:id="1283" w:author="Rodriguez-flores, Raul (R.)" w:date="2020-07-15T14:44:00Z"/>
        </w:trPr>
        <w:tc>
          <w:tcPr>
            <w:tcW w:w="2235" w:type="dxa"/>
            <w:shd w:val="clear" w:color="auto" w:fill="D9D9D9" w:themeFill="background1" w:themeFillShade="D9"/>
            <w:hideMark/>
          </w:tcPr>
          <w:p w14:paraId="74F48D7B" w14:textId="77777777" w:rsidR="0014231F" w:rsidRPr="00F92EE6" w:rsidRDefault="0014231F" w:rsidP="00C66A0D">
            <w:pPr>
              <w:rPr>
                <w:ins w:id="1284" w:author="Rodriguez-flores, Raul (R.)" w:date="2020-07-15T14:44:00Z"/>
                <w:rFonts w:cs="Arial"/>
                <w:b/>
                <w:bCs/>
                <w:color w:val="000000" w:themeColor="text1"/>
                <w:szCs w:val="22"/>
              </w:rPr>
            </w:pPr>
            <w:ins w:id="1285" w:author="Rodriguez-flores, Raul (R.)" w:date="2020-07-15T14:44:00Z">
              <w:r w:rsidRPr="00F92EE6">
                <w:rPr>
                  <w:rFonts w:cs="Arial"/>
                  <w:b/>
                  <w:bCs/>
                  <w:color w:val="000000" w:themeColor="text1"/>
                  <w:szCs w:val="22"/>
                </w:rPr>
                <w:t>Main Flow</w:t>
              </w:r>
            </w:ins>
          </w:p>
        </w:tc>
        <w:tc>
          <w:tcPr>
            <w:tcW w:w="669" w:type="dxa"/>
            <w:shd w:val="clear" w:color="auto" w:fill="auto"/>
            <w:hideMark/>
          </w:tcPr>
          <w:p w14:paraId="64E4924E" w14:textId="77777777" w:rsidR="0014231F" w:rsidRPr="00F92EE6" w:rsidRDefault="0014231F" w:rsidP="00C66A0D">
            <w:pPr>
              <w:rPr>
                <w:ins w:id="1286" w:author="Rodriguez-flores, Raul (R.)" w:date="2020-07-15T14:44:00Z"/>
                <w:rFonts w:cs="Arial"/>
                <w:color w:val="000000" w:themeColor="text1"/>
                <w:szCs w:val="22"/>
              </w:rPr>
            </w:pPr>
            <w:ins w:id="1287" w:author="Rodriguez-flores, Raul (R.)" w:date="2020-07-15T14:44:00Z">
              <w:r w:rsidRPr="00F92EE6">
                <w:rPr>
                  <w:rFonts w:cs="Arial"/>
                  <w:color w:val="000000" w:themeColor="text1"/>
                  <w:szCs w:val="22"/>
                </w:rPr>
                <w:t>M1</w:t>
              </w:r>
            </w:ins>
          </w:p>
        </w:tc>
        <w:tc>
          <w:tcPr>
            <w:tcW w:w="7552" w:type="dxa"/>
            <w:shd w:val="clear" w:color="auto" w:fill="auto"/>
          </w:tcPr>
          <w:p w14:paraId="2FCDA675" w14:textId="77777777" w:rsidR="0014231F" w:rsidRPr="00F92EE6" w:rsidRDefault="0014231F" w:rsidP="0014231F">
            <w:pPr>
              <w:rPr>
                <w:ins w:id="1288" w:author="Rodriguez-flores, Raul (R.)" w:date="2020-07-15T14:44:00Z"/>
                <w:rFonts w:cs="Arial"/>
                <w:color w:val="000000" w:themeColor="text1"/>
                <w:szCs w:val="22"/>
              </w:rPr>
            </w:pPr>
            <w:ins w:id="1289" w:author="Rodriguez-flores, Raul (R.)" w:date="2020-07-15T15:07:00Z">
              <w:r>
                <w:t xml:space="preserve">When </w:t>
              </w:r>
            </w:ins>
            <w:r>
              <w:t>Trailer and Settings and Profile Feature Menu is se</w:t>
            </w:r>
            <w:r w:rsidR="00D95CA8">
              <w:t>lected, SYNC shall provide an HMI Disclaimer to the user to define capability and limits of the feature.</w:t>
            </w:r>
          </w:p>
        </w:tc>
      </w:tr>
      <w:tr w:rsidR="0076366F" w:rsidRPr="00FB5797" w14:paraId="1E80C7F3" w14:textId="77777777" w:rsidTr="00C66A0D">
        <w:trPr>
          <w:trHeight w:val="255"/>
        </w:trPr>
        <w:tc>
          <w:tcPr>
            <w:tcW w:w="2235" w:type="dxa"/>
            <w:shd w:val="clear" w:color="auto" w:fill="D9D9D9" w:themeFill="background1" w:themeFillShade="D9"/>
          </w:tcPr>
          <w:p w14:paraId="252073BE" w14:textId="77777777" w:rsidR="0076366F" w:rsidRPr="00F92EE6" w:rsidRDefault="0076366F" w:rsidP="00C66A0D">
            <w:pPr>
              <w:rPr>
                <w:rFonts w:cs="Arial"/>
                <w:b/>
                <w:bCs/>
                <w:color w:val="000000" w:themeColor="text1"/>
                <w:szCs w:val="22"/>
              </w:rPr>
            </w:pPr>
          </w:p>
        </w:tc>
        <w:tc>
          <w:tcPr>
            <w:tcW w:w="669" w:type="dxa"/>
            <w:shd w:val="clear" w:color="auto" w:fill="auto"/>
          </w:tcPr>
          <w:p w14:paraId="690506FA" w14:textId="6502EF22" w:rsidR="0076366F" w:rsidRPr="00F92EE6" w:rsidRDefault="0076366F" w:rsidP="00C66A0D">
            <w:pPr>
              <w:rPr>
                <w:rFonts w:cs="Arial"/>
                <w:color w:val="000000" w:themeColor="text1"/>
                <w:szCs w:val="22"/>
              </w:rPr>
            </w:pPr>
            <w:r>
              <w:rPr>
                <w:rFonts w:cs="Arial"/>
                <w:color w:val="000000" w:themeColor="text1"/>
                <w:szCs w:val="22"/>
              </w:rPr>
              <w:t>M2</w:t>
            </w:r>
          </w:p>
        </w:tc>
        <w:tc>
          <w:tcPr>
            <w:tcW w:w="7552" w:type="dxa"/>
            <w:shd w:val="clear" w:color="auto" w:fill="auto"/>
          </w:tcPr>
          <w:p w14:paraId="7E6643ED" w14:textId="77777777" w:rsidR="0076366F" w:rsidRDefault="0076366F" w:rsidP="0014231F">
            <w:r>
              <w:t>Disclaimer will appear under 2 conditions:</w:t>
            </w:r>
          </w:p>
          <w:p w14:paraId="4BDAEFCA" w14:textId="77777777" w:rsidR="0076366F" w:rsidRDefault="0076366F" w:rsidP="0076366F">
            <w:pPr>
              <w:pStyle w:val="ListParagraph"/>
              <w:numPr>
                <w:ilvl w:val="0"/>
                <w:numId w:val="89"/>
              </w:numPr>
            </w:pPr>
            <w:r>
              <w:t>When the user makes the Trailer Maintenance configuration for the first time on each one of the created Profiles.</w:t>
            </w:r>
          </w:p>
          <w:p w14:paraId="00E9A58D" w14:textId="733418B9" w:rsidR="0076366F" w:rsidRDefault="0076366F" w:rsidP="0076366F">
            <w:pPr>
              <w:pStyle w:val="ListParagraph"/>
              <w:numPr>
                <w:ilvl w:val="0"/>
                <w:numId w:val="89"/>
              </w:numPr>
            </w:pPr>
            <w:r>
              <w:t>When the user reset the Trailer Maintenance configuration to the default/factory status.</w:t>
            </w:r>
          </w:p>
        </w:tc>
      </w:tr>
      <w:tr w:rsidR="0014231F" w:rsidRPr="00FB5797" w14:paraId="2AD35DBB" w14:textId="77777777" w:rsidTr="00C66A0D">
        <w:trPr>
          <w:trHeight w:val="255"/>
          <w:ins w:id="1290" w:author="Rodriguez-flores, Raul (R.)" w:date="2020-07-15T14:44:00Z"/>
        </w:trPr>
        <w:tc>
          <w:tcPr>
            <w:tcW w:w="2235" w:type="dxa"/>
            <w:shd w:val="clear" w:color="auto" w:fill="D9D9D9" w:themeFill="background1" w:themeFillShade="D9"/>
          </w:tcPr>
          <w:p w14:paraId="2E530A87" w14:textId="77777777" w:rsidR="0014231F" w:rsidRPr="00F92EE6" w:rsidRDefault="0014231F" w:rsidP="00C66A0D">
            <w:pPr>
              <w:rPr>
                <w:ins w:id="1291" w:author="Rodriguez-flores, Raul (R.)" w:date="2020-07-15T14:44:00Z"/>
                <w:rFonts w:cs="Arial"/>
                <w:b/>
                <w:bCs/>
                <w:color w:val="000000" w:themeColor="text1"/>
                <w:szCs w:val="22"/>
              </w:rPr>
            </w:pPr>
            <w:commentRangeStart w:id="1292"/>
          </w:p>
        </w:tc>
        <w:tc>
          <w:tcPr>
            <w:tcW w:w="669" w:type="dxa"/>
            <w:shd w:val="clear" w:color="auto" w:fill="auto"/>
          </w:tcPr>
          <w:p w14:paraId="42C7BA07" w14:textId="3D1DB0F2" w:rsidR="0014231F" w:rsidRPr="00F92EE6" w:rsidRDefault="0014231F" w:rsidP="00C66A0D">
            <w:pPr>
              <w:rPr>
                <w:ins w:id="1293" w:author="Rodriguez-flores, Raul (R.)" w:date="2020-07-15T14:44:00Z"/>
                <w:rFonts w:cs="Arial"/>
                <w:color w:val="000000" w:themeColor="text1"/>
                <w:szCs w:val="22"/>
              </w:rPr>
            </w:pPr>
            <w:ins w:id="1294" w:author="Rodriguez-flores, Raul (R.)" w:date="2020-07-15T14:44:00Z">
              <w:r w:rsidRPr="00F92EE6">
                <w:rPr>
                  <w:rFonts w:cs="Arial"/>
                  <w:color w:val="000000" w:themeColor="text1"/>
                  <w:szCs w:val="22"/>
                </w:rPr>
                <w:t>M</w:t>
              </w:r>
            </w:ins>
            <w:r w:rsidR="0076366F">
              <w:rPr>
                <w:rFonts w:cs="Arial"/>
                <w:color w:val="000000" w:themeColor="text1"/>
                <w:szCs w:val="22"/>
              </w:rPr>
              <w:t>3</w:t>
            </w:r>
          </w:p>
        </w:tc>
        <w:commentRangeEnd w:id="1292"/>
        <w:tc>
          <w:tcPr>
            <w:tcW w:w="7552" w:type="dxa"/>
            <w:shd w:val="clear" w:color="auto" w:fill="auto"/>
          </w:tcPr>
          <w:p w14:paraId="3AC40D2A" w14:textId="77777777" w:rsidR="0014231F" w:rsidRDefault="0046543E" w:rsidP="00C66A0D">
            <w:pPr>
              <w:rPr>
                <w:rFonts w:cs="Arial"/>
                <w:color w:val="000000" w:themeColor="text1"/>
              </w:rPr>
            </w:pPr>
            <w:r>
              <w:rPr>
                <w:rStyle w:val="CommentReference"/>
                <w:rFonts w:ascii="Times New Roman" w:hAnsi="Times New Roman"/>
              </w:rPr>
              <w:commentReference w:id="1292"/>
            </w:r>
            <w:r w:rsidR="0076366F">
              <w:rPr>
                <w:rFonts w:cs="Arial"/>
                <w:color w:val="000000" w:themeColor="text1"/>
              </w:rPr>
              <w:t>Disclaimer shall provide the following information:</w:t>
            </w:r>
          </w:p>
          <w:p w14:paraId="188C5C32" w14:textId="2E3C51A9" w:rsidR="00BE3126" w:rsidRDefault="00BE3126" w:rsidP="00BE3126">
            <w:pPr>
              <w:pStyle w:val="ListParagraph"/>
              <w:numPr>
                <w:ilvl w:val="0"/>
                <w:numId w:val="43"/>
              </w:numPr>
              <w:rPr>
                <w:rFonts w:cs="Arial"/>
                <w:color w:val="000000" w:themeColor="text1"/>
              </w:rPr>
            </w:pPr>
            <w:r>
              <w:rPr>
                <w:rFonts w:cs="Arial"/>
                <w:color w:val="000000" w:themeColor="text1"/>
              </w:rPr>
              <w:t>Trailer M</w:t>
            </w:r>
            <w:r w:rsidR="00BC707B">
              <w:rPr>
                <w:rFonts w:cs="Arial"/>
                <w:color w:val="000000" w:themeColor="text1"/>
              </w:rPr>
              <w:t>aintenance functionality will not</w:t>
            </w:r>
            <w:r>
              <w:rPr>
                <w:rFonts w:cs="Arial"/>
                <w:color w:val="000000" w:themeColor="text1"/>
              </w:rPr>
              <w:t xml:space="preserve"> </w:t>
            </w:r>
            <w:r w:rsidR="002B25A3">
              <w:rPr>
                <w:rFonts w:cs="Arial"/>
                <w:color w:val="000000" w:themeColor="text1"/>
              </w:rPr>
              <w:t>replace the Trailer Owner Manual.</w:t>
            </w:r>
          </w:p>
          <w:p w14:paraId="59CB2A52" w14:textId="77777777" w:rsidR="002B25A3" w:rsidRDefault="002A7FC4" w:rsidP="00BE3126">
            <w:pPr>
              <w:pStyle w:val="ListParagraph"/>
              <w:numPr>
                <w:ilvl w:val="0"/>
                <w:numId w:val="43"/>
              </w:numPr>
              <w:rPr>
                <w:rFonts w:cs="Arial"/>
                <w:color w:val="000000" w:themeColor="text1"/>
              </w:rPr>
            </w:pPr>
            <w:r>
              <w:rPr>
                <w:rFonts w:cs="Arial"/>
                <w:color w:val="000000" w:themeColor="text1"/>
              </w:rPr>
              <w:t>Trailer Maintenance functionality is limited by the vehicle user inputs.</w:t>
            </w:r>
          </w:p>
          <w:p w14:paraId="03388859" w14:textId="23CAEFC9" w:rsidR="002A7FC4" w:rsidRPr="00BE3126" w:rsidRDefault="002A7FC4" w:rsidP="00BE3126">
            <w:pPr>
              <w:pStyle w:val="ListParagraph"/>
              <w:numPr>
                <w:ilvl w:val="0"/>
                <w:numId w:val="43"/>
              </w:numPr>
              <w:rPr>
                <w:ins w:id="1295" w:author="Rodriguez-flores, Raul (R.)" w:date="2020-07-15T14:44:00Z"/>
                <w:rFonts w:cs="Arial"/>
                <w:color w:val="000000" w:themeColor="text1"/>
              </w:rPr>
            </w:pPr>
            <w:r>
              <w:rPr>
                <w:rFonts w:cs="Arial"/>
                <w:color w:val="000000" w:themeColor="text1"/>
              </w:rPr>
              <w:t>The information provided by the feature is only for reference.</w:t>
            </w:r>
          </w:p>
        </w:tc>
      </w:tr>
      <w:tr w:rsidR="0014231F" w:rsidRPr="00FB5797" w14:paraId="012E073E" w14:textId="77777777" w:rsidTr="00C66A0D">
        <w:trPr>
          <w:trHeight w:val="255"/>
          <w:ins w:id="1296" w:author="Rodriguez-flores, Raul (R.)" w:date="2020-07-15T14:44:00Z"/>
        </w:trPr>
        <w:tc>
          <w:tcPr>
            <w:tcW w:w="2235" w:type="dxa"/>
            <w:shd w:val="clear" w:color="auto" w:fill="D9D9D9" w:themeFill="background1" w:themeFillShade="D9"/>
          </w:tcPr>
          <w:p w14:paraId="09BF8689" w14:textId="77777777" w:rsidR="0014231F" w:rsidRPr="00F92EE6" w:rsidRDefault="0014231F" w:rsidP="00C66A0D">
            <w:pPr>
              <w:rPr>
                <w:ins w:id="1297" w:author="Rodriguez-flores, Raul (R.)" w:date="2020-07-15T14:44:00Z"/>
                <w:rFonts w:cs="Arial"/>
                <w:b/>
                <w:bCs/>
                <w:color w:val="000000" w:themeColor="text1"/>
                <w:szCs w:val="22"/>
              </w:rPr>
            </w:pPr>
          </w:p>
        </w:tc>
        <w:tc>
          <w:tcPr>
            <w:tcW w:w="669" w:type="dxa"/>
            <w:shd w:val="clear" w:color="auto" w:fill="auto"/>
          </w:tcPr>
          <w:p w14:paraId="1398F7B6" w14:textId="14760F63" w:rsidR="0014231F" w:rsidRPr="00F92EE6" w:rsidRDefault="0076366F" w:rsidP="00C66A0D">
            <w:pPr>
              <w:rPr>
                <w:ins w:id="1298" w:author="Rodriguez-flores, Raul (R.)" w:date="2020-07-15T14:44:00Z"/>
                <w:rFonts w:cs="Arial"/>
                <w:color w:val="000000" w:themeColor="text1"/>
                <w:szCs w:val="22"/>
              </w:rPr>
            </w:pPr>
            <w:r>
              <w:rPr>
                <w:rFonts w:cs="Arial"/>
                <w:color w:val="000000" w:themeColor="text1"/>
                <w:szCs w:val="22"/>
              </w:rPr>
              <w:t>M4</w:t>
            </w:r>
          </w:p>
        </w:tc>
        <w:tc>
          <w:tcPr>
            <w:tcW w:w="7552" w:type="dxa"/>
            <w:shd w:val="clear" w:color="auto" w:fill="auto"/>
          </w:tcPr>
          <w:p w14:paraId="6E63AE99" w14:textId="63E8A841" w:rsidR="0014231F" w:rsidRPr="00F92EE6" w:rsidRDefault="0076366F" w:rsidP="00C66A0D">
            <w:pPr>
              <w:rPr>
                <w:ins w:id="1299" w:author="Rodriguez-flores, Raul (R.)" w:date="2020-07-15T14:44:00Z"/>
                <w:rFonts w:cs="Arial"/>
                <w:color w:val="000000" w:themeColor="text1"/>
                <w:szCs w:val="22"/>
              </w:rPr>
            </w:pPr>
            <w:r>
              <w:rPr>
                <w:rFonts w:cs="Arial"/>
                <w:color w:val="000000" w:themeColor="text1"/>
              </w:rPr>
              <w:t>User shall acknowledge the disclaimer by selecting “Agree” soft button.</w:t>
            </w:r>
            <w:commentRangeStart w:id="1300"/>
            <w:commentRangeEnd w:id="1300"/>
            <w:r>
              <w:rPr>
                <w:rStyle w:val="CommentReference"/>
                <w:rFonts w:ascii="Times New Roman" w:hAnsi="Times New Roman"/>
              </w:rPr>
              <w:commentReference w:id="1300"/>
            </w:r>
          </w:p>
        </w:tc>
      </w:tr>
      <w:tr w:rsidR="0014231F" w:rsidRPr="00FB5797" w14:paraId="655B50DC" w14:textId="77777777" w:rsidTr="00C66A0D">
        <w:trPr>
          <w:trHeight w:val="255"/>
          <w:ins w:id="1301" w:author="Rodriguez-flores, Raul (R.)" w:date="2020-07-15T14:44:00Z"/>
        </w:trPr>
        <w:tc>
          <w:tcPr>
            <w:tcW w:w="2235" w:type="dxa"/>
            <w:shd w:val="clear" w:color="auto" w:fill="D9D9D9" w:themeFill="background1" w:themeFillShade="D9"/>
          </w:tcPr>
          <w:p w14:paraId="5DD8791D" w14:textId="77777777" w:rsidR="0014231F" w:rsidRPr="00F92EE6" w:rsidRDefault="0014231F" w:rsidP="00C66A0D">
            <w:pPr>
              <w:rPr>
                <w:ins w:id="1302" w:author="Rodriguez-flores, Raul (R.)" w:date="2020-07-15T14:44:00Z"/>
                <w:rFonts w:cs="Arial"/>
                <w:b/>
                <w:bCs/>
                <w:color w:val="000000" w:themeColor="text1"/>
                <w:szCs w:val="22"/>
              </w:rPr>
            </w:pPr>
            <w:ins w:id="1303" w:author="Rodriguez-flores, Raul (R.)" w:date="2020-07-15T14:44:00Z">
              <w:r w:rsidRPr="00F92EE6">
                <w:rPr>
                  <w:rFonts w:cs="Arial"/>
                  <w:b/>
                  <w:bCs/>
                  <w:color w:val="000000" w:themeColor="text1"/>
                  <w:szCs w:val="22"/>
                </w:rPr>
                <w:t>Alternative Flow 1</w:t>
              </w:r>
            </w:ins>
          </w:p>
        </w:tc>
        <w:tc>
          <w:tcPr>
            <w:tcW w:w="669" w:type="dxa"/>
            <w:shd w:val="clear" w:color="auto" w:fill="auto"/>
          </w:tcPr>
          <w:p w14:paraId="54AB3217" w14:textId="77777777" w:rsidR="0014231F" w:rsidRPr="00F92EE6" w:rsidRDefault="0014231F" w:rsidP="00C66A0D">
            <w:pPr>
              <w:rPr>
                <w:ins w:id="1304" w:author="Rodriguez-flores, Raul (R.)" w:date="2020-07-15T14:44:00Z"/>
                <w:rFonts w:cs="Arial"/>
                <w:color w:val="000000" w:themeColor="text1"/>
                <w:szCs w:val="22"/>
              </w:rPr>
            </w:pPr>
            <w:ins w:id="1305" w:author="Rodriguez-flores, Raul (R.)" w:date="2020-07-15T14:44:00Z">
              <w:r w:rsidRPr="00F92EE6">
                <w:rPr>
                  <w:rFonts w:cs="Arial"/>
                  <w:color w:val="000000" w:themeColor="text1"/>
                  <w:szCs w:val="22"/>
                </w:rPr>
                <w:t>A1</w:t>
              </w:r>
            </w:ins>
          </w:p>
        </w:tc>
        <w:tc>
          <w:tcPr>
            <w:tcW w:w="7552" w:type="dxa"/>
            <w:shd w:val="clear" w:color="auto" w:fill="auto"/>
          </w:tcPr>
          <w:p w14:paraId="46AD7884" w14:textId="77777777" w:rsidR="0014231F" w:rsidRPr="00F92EE6" w:rsidRDefault="0014231F" w:rsidP="00C66A0D">
            <w:pPr>
              <w:pStyle w:val="ListParagraph"/>
              <w:numPr>
                <w:ilvl w:val="0"/>
                <w:numId w:val="59"/>
              </w:numPr>
              <w:overflowPunct/>
              <w:autoSpaceDE/>
              <w:autoSpaceDN/>
              <w:adjustRightInd/>
              <w:contextualSpacing/>
              <w:textAlignment w:val="auto"/>
              <w:rPr>
                <w:ins w:id="1306" w:author="Rodriguez-flores, Raul (R.)" w:date="2020-07-15T14:44:00Z"/>
                <w:rFonts w:cs="Arial"/>
                <w:color w:val="000000" w:themeColor="text1"/>
                <w:szCs w:val="22"/>
              </w:rPr>
            </w:pPr>
            <w:ins w:id="1307" w:author="Rodriguez-flores, Raul (R.)" w:date="2020-07-15T14:44:00Z">
              <w:r>
                <w:rPr>
                  <w:rFonts w:cs="Arial"/>
                  <w:color w:val="000000" w:themeColor="text1"/>
                  <w:szCs w:val="22"/>
                </w:rPr>
                <w:t xml:space="preserve">User can </w:t>
              </w:r>
            </w:ins>
            <w:ins w:id="1308" w:author="Rodriguez-flores, Raul (R.)" w:date="2020-07-15T15:13:00Z">
              <w:r>
                <w:rPr>
                  <w:rFonts w:cs="Arial"/>
                  <w:color w:val="000000" w:themeColor="text1"/>
                  <w:szCs w:val="22"/>
                </w:rPr>
                <w:t xml:space="preserve">change the Vehicle </w:t>
              </w:r>
            </w:ins>
            <w:ins w:id="1309" w:author="Rodriguez-flores, Raul (R.)" w:date="2020-07-15T15:14:00Z">
              <w:r>
                <w:rPr>
                  <w:rFonts w:cs="Arial"/>
                  <w:color w:val="000000" w:themeColor="text1"/>
                  <w:szCs w:val="22"/>
                </w:rPr>
                <w:t>from the stationary position.</w:t>
              </w:r>
            </w:ins>
          </w:p>
          <w:p w14:paraId="07F549D5" w14:textId="77777777" w:rsidR="0014231F" w:rsidRDefault="0014231F" w:rsidP="00C66A0D">
            <w:pPr>
              <w:pStyle w:val="ListParagraph"/>
              <w:numPr>
                <w:ilvl w:val="0"/>
                <w:numId w:val="59"/>
              </w:numPr>
              <w:overflowPunct/>
              <w:autoSpaceDE/>
              <w:autoSpaceDN/>
              <w:adjustRightInd/>
              <w:contextualSpacing/>
              <w:textAlignment w:val="auto"/>
              <w:rPr>
                <w:ins w:id="1310" w:author="Rodriguez-flores, Raul (R.)" w:date="2020-07-15T15:14:00Z"/>
                <w:rFonts w:cs="Arial"/>
                <w:color w:val="000000" w:themeColor="text1"/>
                <w:szCs w:val="22"/>
              </w:rPr>
            </w:pPr>
            <w:ins w:id="1311" w:author="Rodriguez-flores, Raul (R.)" w:date="2020-07-15T14:44:00Z">
              <w:r>
                <w:rPr>
                  <w:rFonts w:cs="Arial"/>
                  <w:color w:val="000000" w:themeColor="text1"/>
                  <w:szCs w:val="22"/>
                </w:rPr>
                <w:t>Feature shall</w:t>
              </w:r>
            </w:ins>
            <w:ins w:id="1312" w:author="Rodriguez-flores, Raul (R.)" w:date="2020-07-15T15:14:00Z">
              <w:r>
                <w:rPr>
                  <w:rFonts w:cs="Arial"/>
                  <w:color w:val="000000" w:themeColor="text1"/>
                  <w:szCs w:val="22"/>
                </w:rPr>
                <w:t xml:space="preserve"> hide the Trailer Maintenance Notification.</w:t>
              </w:r>
            </w:ins>
          </w:p>
          <w:p w14:paraId="681E16BD" w14:textId="77777777" w:rsidR="0014231F" w:rsidRPr="00F92EE6" w:rsidRDefault="0014231F" w:rsidP="00C66A0D">
            <w:pPr>
              <w:pStyle w:val="ListParagraph"/>
              <w:numPr>
                <w:ilvl w:val="0"/>
                <w:numId w:val="59"/>
              </w:numPr>
              <w:overflowPunct/>
              <w:autoSpaceDE/>
              <w:autoSpaceDN/>
              <w:adjustRightInd/>
              <w:contextualSpacing/>
              <w:textAlignment w:val="auto"/>
              <w:rPr>
                <w:ins w:id="1313" w:author="Rodriguez-flores, Raul (R.)" w:date="2020-07-15T14:44:00Z"/>
                <w:rFonts w:cs="Arial"/>
                <w:color w:val="000000" w:themeColor="text1"/>
                <w:szCs w:val="22"/>
              </w:rPr>
            </w:pPr>
            <w:ins w:id="1314" w:author="Rodriguez-flores, Raul (R.)" w:date="2020-07-15T15:14:00Z">
              <w:r>
                <w:rPr>
                  <w:rFonts w:cs="Arial"/>
                  <w:color w:val="000000" w:themeColor="text1"/>
                  <w:szCs w:val="22"/>
                </w:rPr>
                <w:t>Notification</w:t>
              </w:r>
            </w:ins>
            <w:ins w:id="1315" w:author="Rodriguez-flores, Raul (R.)" w:date="2020-07-15T15:27:00Z">
              <w:r>
                <w:rPr>
                  <w:rFonts w:cs="Arial"/>
                  <w:color w:val="000000" w:themeColor="text1"/>
                  <w:szCs w:val="22"/>
                </w:rPr>
                <w:t>/Pop up</w:t>
              </w:r>
            </w:ins>
            <w:ins w:id="1316" w:author="Rodriguez-flores, Raul (R.)" w:date="2020-07-15T15:14:00Z">
              <w:r>
                <w:rPr>
                  <w:rFonts w:cs="Arial"/>
                  <w:color w:val="000000" w:themeColor="text1"/>
                  <w:szCs w:val="22"/>
                </w:rPr>
                <w:t xml:space="preserve"> </w:t>
              </w:r>
            </w:ins>
            <w:ins w:id="1317" w:author="Rodriguez-flores, Raul (R.)" w:date="2020-07-15T15:15:00Z">
              <w:r>
                <w:rPr>
                  <w:rFonts w:cs="Arial"/>
                  <w:color w:val="000000" w:themeColor="text1"/>
                  <w:szCs w:val="22"/>
                </w:rPr>
                <w:t xml:space="preserve">shall be </w:t>
              </w:r>
            </w:ins>
            <w:ins w:id="1318" w:author="Rodriguez-flores, Raul (R.)" w:date="2020-07-15T15:27:00Z">
              <w:r>
                <w:rPr>
                  <w:rFonts w:cs="Arial"/>
                  <w:color w:val="000000" w:themeColor="text1"/>
                  <w:szCs w:val="22"/>
                </w:rPr>
                <w:t>displayed</w:t>
              </w:r>
            </w:ins>
            <w:ins w:id="1319" w:author="Rodriguez-flores, Raul (R.)" w:date="2020-07-15T15:15:00Z">
              <w:r>
                <w:rPr>
                  <w:rFonts w:cs="Arial"/>
                  <w:color w:val="000000" w:themeColor="text1"/>
                  <w:szCs w:val="22"/>
                </w:rPr>
                <w:t xml:space="preserve"> when the preconditions are complied.</w:t>
              </w:r>
            </w:ins>
          </w:p>
        </w:tc>
      </w:tr>
      <w:tr w:rsidR="0014231F" w:rsidRPr="00FB5797" w14:paraId="5F8D1E11" w14:textId="77777777" w:rsidTr="00C66A0D">
        <w:trPr>
          <w:trHeight w:val="255"/>
          <w:ins w:id="1320" w:author="Rodriguez-flores, Raul (R.)" w:date="2020-07-15T14:44:00Z"/>
        </w:trPr>
        <w:tc>
          <w:tcPr>
            <w:tcW w:w="2235" w:type="dxa"/>
            <w:shd w:val="clear" w:color="auto" w:fill="D9D9D9" w:themeFill="background1" w:themeFillShade="D9"/>
          </w:tcPr>
          <w:p w14:paraId="7B39FFF4" w14:textId="77777777" w:rsidR="0014231F" w:rsidRPr="00F92EE6" w:rsidRDefault="0014231F" w:rsidP="00C66A0D">
            <w:pPr>
              <w:rPr>
                <w:ins w:id="1321" w:author="Rodriguez-flores, Raul (R.)" w:date="2020-07-15T14:44:00Z"/>
                <w:rFonts w:cs="Arial"/>
                <w:b/>
                <w:bCs/>
                <w:color w:val="000000" w:themeColor="text1"/>
                <w:szCs w:val="22"/>
              </w:rPr>
            </w:pPr>
          </w:p>
        </w:tc>
        <w:tc>
          <w:tcPr>
            <w:tcW w:w="669" w:type="dxa"/>
            <w:shd w:val="clear" w:color="auto" w:fill="auto"/>
          </w:tcPr>
          <w:p w14:paraId="7B1D3364" w14:textId="77777777" w:rsidR="0014231F" w:rsidRPr="00F92EE6" w:rsidRDefault="0014231F" w:rsidP="00C66A0D">
            <w:pPr>
              <w:rPr>
                <w:ins w:id="1322" w:author="Rodriguez-flores, Raul (R.)" w:date="2020-07-15T14:44:00Z"/>
                <w:rFonts w:cs="Arial"/>
                <w:color w:val="000000" w:themeColor="text1"/>
                <w:szCs w:val="22"/>
              </w:rPr>
            </w:pPr>
          </w:p>
        </w:tc>
        <w:tc>
          <w:tcPr>
            <w:tcW w:w="7552" w:type="dxa"/>
            <w:shd w:val="clear" w:color="auto" w:fill="auto"/>
          </w:tcPr>
          <w:p w14:paraId="2A4977FE" w14:textId="77777777" w:rsidR="0014231F" w:rsidRPr="00F92EE6" w:rsidRDefault="0014231F" w:rsidP="00C66A0D">
            <w:pPr>
              <w:rPr>
                <w:ins w:id="1323" w:author="Rodriguez-flores, Raul (R.)" w:date="2020-07-15T14:44:00Z"/>
                <w:rFonts w:cs="Arial"/>
                <w:color w:val="000000" w:themeColor="text1"/>
                <w:szCs w:val="22"/>
              </w:rPr>
            </w:pPr>
          </w:p>
        </w:tc>
      </w:tr>
      <w:tr w:rsidR="0014231F" w:rsidRPr="00FB5797" w14:paraId="7B720BA5" w14:textId="77777777" w:rsidTr="00C66A0D">
        <w:trPr>
          <w:trHeight w:val="255"/>
          <w:ins w:id="1324" w:author="Rodriguez-flores, Raul (R.)" w:date="2020-07-15T14:44:00Z"/>
        </w:trPr>
        <w:tc>
          <w:tcPr>
            <w:tcW w:w="2235" w:type="dxa"/>
            <w:shd w:val="clear" w:color="auto" w:fill="D9D9D9" w:themeFill="background1" w:themeFillShade="D9"/>
          </w:tcPr>
          <w:p w14:paraId="43C7675D" w14:textId="77777777" w:rsidR="0014231F" w:rsidRPr="00F92EE6" w:rsidRDefault="0014231F" w:rsidP="00C66A0D">
            <w:pPr>
              <w:rPr>
                <w:ins w:id="1325" w:author="Rodriguez-flores, Raul (R.)" w:date="2020-07-15T14:44:00Z"/>
                <w:rFonts w:cs="Arial"/>
                <w:b/>
                <w:bCs/>
                <w:color w:val="000000" w:themeColor="text1"/>
                <w:szCs w:val="22"/>
              </w:rPr>
            </w:pPr>
            <w:ins w:id="1326" w:author="Rodriguez-flores, Raul (R.)" w:date="2020-07-15T14:44:00Z">
              <w:r w:rsidRPr="00F92EE6">
                <w:rPr>
                  <w:rFonts w:cs="Arial"/>
                  <w:b/>
                  <w:bCs/>
                  <w:color w:val="000000" w:themeColor="text1"/>
                  <w:szCs w:val="22"/>
                </w:rPr>
                <w:t>Alternative Flow 2</w:t>
              </w:r>
            </w:ins>
          </w:p>
        </w:tc>
        <w:tc>
          <w:tcPr>
            <w:tcW w:w="669" w:type="dxa"/>
            <w:shd w:val="clear" w:color="auto" w:fill="auto"/>
          </w:tcPr>
          <w:p w14:paraId="53D537EC" w14:textId="77777777" w:rsidR="0014231F" w:rsidRPr="00F92EE6" w:rsidRDefault="0014231F" w:rsidP="00C66A0D">
            <w:pPr>
              <w:rPr>
                <w:ins w:id="1327" w:author="Rodriguez-flores, Raul (R.)" w:date="2020-07-15T14:44:00Z"/>
                <w:rFonts w:cs="Arial"/>
                <w:color w:val="000000" w:themeColor="text1"/>
                <w:szCs w:val="22"/>
              </w:rPr>
            </w:pPr>
            <w:ins w:id="1328" w:author="Rodriguez-flores, Raul (R.)" w:date="2020-07-15T14:44:00Z">
              <w:r w:rsidRPr="00F92EE6">
                <w:rPr>
                  <w:rFonts w:cs="Arial"/>
                  <w:color w:val="000000" w:themeColor="text1"/>
                  <w:szCs w:val="22"/>
                </w:rPr>
                <w:t>A2</w:t>
              </w:r>
            </w:ins>
          </w:p>
        </w:tc>
        <w:tc>
          <w:tcPr>
            <w:tcW w:w="7552" w:type="dxa"/>
            <w:shd w:val="clear" w:color="auto" w:fill="auto"/>
          </w:tcPr>
          <w:p w14:paraId="35CF2A1C" w14:textId="77777777" w:rsidR="0014231F" w:rsidRPr="00F92EE6" w:rsidRDefault="0014231F" w:rsidP="00C66A0D">
            <w:pPr>
              <w:pStyle w:val="ListParagraph"/>
              <w:numPr>
                <w:ilvl w:val="0"/>
                <w:numId w:val="60"/>
              </w:numPr>
              <w:rPr>
                <w:ins w:id="1329" w:author="Rodriguez-flores, Raul (R.)" w:date="2020-07-15T14:44:00Z"/>
                <w:rFonts w:cs="Arial"/>
                <w:color w:val="000000" w:themeColor="text1"/>
                <w:szCs w:val="22"/>
              </w:rPr>
            </w:pPr>
            <w:ins w:id="1330" w:author="Rodriguez-flores, Raul (R.)" w:date="2020-07-15T15:21:00Z">
              <w:r>
                <w:rPr>
                  <w:rFonts w:cs="Arial"/>
                  <w:color w:val="000000" w:themeColor="text1"/>
                  <w:szCs w:val="22"/>
                </w:rPr>
                <w:t xml:space="preserve">Trailer Tow harness may get </w:t>
              </w:r>
            </w:ins>
            <w:ins w:id="1331" w:author="Rodriguez-flores, Raul (R.)" w:date="2020-07-15T15:22:00Z">
              <w:r>
                <w:rPr>
                  <w:rFonts w:cs="Arial"/>
                  <w:color w:val="000000" w:themeColor="text1"/>
                  <w:szCs w:val="22"/>
                </w:rPr>
                <w:t>disconnected.</w:t>
              </w:r>
            </w:ins>
          </w:p>
          <w:p w14:paraId="678F31B0" w14:textId="77777777" w:rsidR="0014231F" w:rsidRPr="00123D1A" w:rsidRDefault="0014231F" w:rsidP="00C66A0D">
            <w:pPr>
              <w:pStyle w:val="ListParagraph"/>
              <w:numPr>
                <w:ilvl w:val="0"/>
                <w:numId w:val="60"/>
              </w:numPr>
              <w:rPr>
                <w:ins w:id="1332" w:author="Rodriguez-flores, Raul (R.)" w:date="2020-07-15T14:44:00Z"/>
                <w:rFonts w:cs="Arial"/>
                <w:color w:val="000000" w:themeColor="text1"/>
                <w:szCs w:val="22"/>
                <w:rPrChange w:id="1333" w:author="Rodriguez-flores, Raul (R.)" w:date="2020-07-15T15:31:00Z">
                  <w:rPr>
                    <w:ins w:id="1334" w:author="Rodriguez-flores, Raul (R.)" w:date="2020-07-15T14:44:00Z"/>
                  </w:rPr>
                </w:rPrChange>
              </w:rPr>
            </w:pPr>
            <w:ins w:id="1335" w:author="Rodriguez-flores, Raul (R.)" w:date="2020-07-15T14:44:00Z">
              <w:r w:rsidRPr="00F92EE6">
                <w:rPr>
                  <w:rFonts w:cs="Arial"/>
                  <w:color w:val="000000" w:themeColor="text1"/>
                  <w:szCs w:val="22"/>
                </w:rPr>
                <w:t>Featur</w:t>
              </w:r>
              <w:r>
                <w:rPr>
                  <w:rFonts w:cs="Arial"/>
                  <w:color w:val="000000" w:themeColor="text1"/>
                  <w:szCs w:val="22"/>
                </w:rPr>
                <w:t xml:space="preserve">e </w:t>
              </w:r>
            </w:ins>
            <w:ins w:id="1336" w:author="Rodriguez-flores, Raul (R.)" w:date="2020-07-15T15:22:00Z">
              <w:r>
                <w:rPr>
                  <w:rFonts w:cs="Arial"/>
                  <w:color w:val="000000" w:themeColor="text1"/>
                  <w:szCs w:val="22"/>
                </w:rPr>
                <w:t xml:space="preserve">shall display the Trailer Maintenance </w:t>
              </w:r>
            </w:ins>
            <w:ins w:id="1337" w:author="Rodriguez-flores, Raul (R.)" w:date="2020-07-15T15:23:00Z">
              <w:r>
                <w:rPr>
                  <w:rFonts w:cs="Arial"/>
                  <w:color w:val="000000" w:themeColor="text1"/>
                  <w:szCs w:val="22"/>
                </w:rPr>
                <w:t>Notifications/Pop ups</w:t>
              </w:r>
            </w:ins>
          </w:p>
        </w:tc>
      </w:tr>
      <w:tr w:rsidR="0014231F" w:rsidRPr="00FB5797" w14:paraId="4AA3010A" w14:textId="77777777" w:rsidTr="00C66A0D">
        <w:trPr>
          <w:trHeight w:val="255"/>
          <w:ins w:id="1338" w:author="Rodriguez-flores, Raul (R.)" w:date="2020-07-15T14:44:00Z"/>
        </w:trPr>
        <w:tc>
          <w:tcPr>
            <w:tcW w:w="2235" w:type="dxa"/>
            <w:shd w:val="clear" w:color="auto" w:fill="D9D9D9" w:themeFill="background1" w:themeFillShade="D9"/>
          </w:tcPr>
          <w:p w14:paraId="6135A98F" w14:textId="77777777" w:rsidR="0014231F" w:rsidRPr="00F92EE6" w:rsidRDefault="0014231F" w:rsidP="00C66A0D">
            <w:pPr>
              <w:rPr>
                <w:ins w:id="1339" w:author="Rodriguez-flores, Raul (R.)" w:date="2020-07-15T14:44:00Z"/>
                <w:rFonts w:cs="Arial"/>
                <w:b/>
                <w:bCs/>
                <w:color w:val="000000" w:themeColor="text1"/>
                <w:szCs w:val="22"/>
              </w:rPr>
            </w:pPr>
          </w:p>
        </w:tc>
        <w:tc>
          <w:tcPr>
            <w:tcW w:w="669" w:type="dxa"/>
            <w:shd w:val="clear" w:color="auto" w:fill="auto"/>
          </w:tcPr>
          <w:p w14:paraId="62B6AD16" w14:textId="77777777" w:rsidR="0014231F" w:rsidRPr="00F92EE6" w:rsidRDefault="0014231F" w:rsidP="00C66A0D">
            <w:pPr>
              <w:rPr>
                <w:ins w:id="1340" w:author="Rodriguez-flores, Raul (R.)" w:date="2020-07-15T14:44:00Z"/>
                <w:rFonts w:cs="Arial"/>
                <w:color w:val="000000" w:themeColor="text1"/>
                <w:szCs w:val="22"/>
              </w:rPr>
            </w:pPr>
          </w:p>
        </w:tc>
        <w:tc>
          <w:tcPr>
            <w:tcW w:w="7552" w:type="dxa"/>
            <w:shd w:val="clear" w:color="auto" w:fill="auto"/>
          </w:tcPr>
          <w:p w14:paraId="151B128A" w14:textId="77777777" w:rsidR="0014231F" w:rsidRPr="00F92EE6" w:rsidRDefault="0014231F" w:rsidP="00C66A0D">
            <w:pPr>
              <w:rPr>
                <w:ins w:id="1341" w:author="Rodriguez-flores, Raul (R.)" w:date="2020-07-15T14:44:00Z"/>
                <w:rFonts w:cs="Arial"/>
                <w:color w:val="000000" w:themeColor="text1"/>
                <w:szCs w:val="22"/>
              </w:rPr>
            </w:pPr>
          </w:p>
        </w:tc>
      </w:tr>
      <w:tr w:rsidR="0014231F" w:rsidRPr="00FB5797" w14:paraId="65530897" w14:textId="77777777" w:rsidTr="00C66A0D">
        <w:trPr>
          <w:trHeight w:val="255"/>
          <w:ins w:id="1342" w:author="Rodriguez-flores, Raul (R.)" w:date="2020-07-15T14:44:00Z"/>
        </w:trPr>
        <w:tc>
          <w:tcPr>
            <w:tcW w:w="2235" w:type="dxa"/>
            <w:shd w:val="clear" w:color="auto" w:fill="D9D9D9" w:themeFill="background1" w:themeFillShade="D9"/>
          </w:tcPr>
          <w:p w14:paraId="6A6BAC5B" w14:textId="77777777" w:rsidR="0014231F" w:rsidRPr="00F92EE6" w:rsidRDefault="0014231F" w:rsidP="00C66A0D">
            <w:pPr>
              <w:rPr>
                <w:ins w:id="1343" w:author="Rodriguez-flores, Raul (R.)" w:date="2020-07-15T14:44:00Z"/>
                <w:rFonts w:cs="Arial"/>
                <w:b/>
                <w:bCs/>
                <w:color w:val="000000" w:themeColor="text1"/>
                <w:szCs w:val="22"/>
              </w:rPr>
            </w:pPr>
            <w:ins w:id="1344" w:author="Rodriguez-flores, Raul (R.)" w:date="2020-07-15T14:44:00Z">
              <w:r w:rsidRPr="00F92EE6">
                <w:rPr>
                  <w:rFonts w:cs="Arial"/>
                  <w:b/>
                  <w:bCs/>
                  <w:color w:val="000000" w:themeColor="text1"/>
                  <w:szCs w:val="22"/>
                </w:rPr>
                <w:t>Post-condition</w:t>
              </w:r>
            </w:ins>
          </w:p>
        </w:tc>
        <w:tc>
          <w:tcPr>
            <w:tcW w:w="669" w:type="dxa"/>
            <w:shd w:val="clear" w:color="auto" w:fill="auto"/>
          </w:tcPr>
          <w:p w14:paraId="3FC00317" w14:textId="77777777" w:rsidR="0014231F" w:rsidRPr="00F92EE6" w:rsidRDefault="0014231F" w:rsidP="00C66A0D">
            <w:pPr>
              <w:rPr>
                <w:ins w:id="1345" w:author="Rodriguez-flores, Raul (R.)" w:date="2020-07-15T14:44:00Z"/>
                <w:rFonts w:cs="Arial"/>
                <w:color w:val="000000" w:themeColor="text1"/>
                <w:szCs w:val="22"/>
              </w:rPr>
            </w:pPr>
          </w:p>
        </w:tc>
        <w:tc>
          <w:tcPr>
            <w:tcW w:w="7552" w:type="dxa"/>
            <w:shd w:val="clear" w:color="auto" w:fill="auto"/>
          </w:tcPr>
          <w:p w14:paraId="44434FA3" w14:textId="77777777" w:rsidR="0014231F" w:rsidRPr="00F92EE6" w:rsidRDefault="0014231F" w:rsidP="00C66A0D">
            <w:pPr>
              <w:rPr>
                <w:ins w:id="1346" w:author="Rodriguez-flores, Raul (R.)" w:date="2020-07-15T14:44:00Z"/>
                <w:rFonts w:cs="Arial"/>
                <w:color w:val="000000" w:themeColor="text1"/>
                <w:szCs w:val="22"/>
              </w:rPr>
            </w:pPr>
            <w:ins w:id="1347" w:author="Rodriguez-flores, Raul (R.)" w:date="2020-07-15T15:16:00Z">
              <w:r>
                <w:rPr>
                  <w:rFonts w:cs="Arial"/>
                  <w:color w:val="000000" w:themeColor="text1"/>
                  <w:szCs w:val="22"/>
                </w:rPr>
                <w:t>HMI Visual Not</w:t>
              </w:r>
            </w:ins>
            <w:ins w:id="1348" w:author="Rodriguez-flores, Raul (R.)" w:date="2020-07-15T15:17:00Z">
              <w:r>
                <w:rPr>
                  <w:rFonts w:cs="Arial"/>
                  <w:color w:val="000000" w:themeColor="text1"/>
                  <w:szCs w:val="22"/>
                </w:rPr>
                <w:t>ification/Pop up will be closed.</w:t>
              </w:r>
            </w:ins>
          </w:p>
        </w:tc>
      </w:tr>
    </w:tbl>
    <w:p w14:paraId="3D7D63AB" w14:textId="2E93DB8D" w:rsidR="0014231F" w:rsidRDefault="0014231F" w:rsidP="0014231F"/>
    <w:p w14:paraId="149D7D49" w14:textId="0C2C9F51" w:rsidR="00C1759D" w:rsidRDefault="00C1759D" w:rsidP="00C1759D">
      <w:pPr>
        <w:pStyle w:val="REUseCase"/>
        <w:numPr>
          <w:ilvl w:val="0"/>
          <w:numId w:val="43"/>
        </w:numPr>
        <w:ind w:left="0" w:firstLine="0"/>
        <w:rPr>
          <w:color w:val="000000" w:themeColor="text1"/>
        </w:rPr>
      </w:pPr>
      <w:bookmarkStart w:id="1349" w:name="_Toc23423667"/>
      <w:bookmarkStart w:id="1350" w:name="_Toc40440191"/>
      <w:ins w:id="1351" w:author="Rodriguez-flores, Raul (R.)" w:date="2020-07-15T14:41:00Z">
        <w:r w:rsidRPr="002A548C">
          <w:rPr>
            <w:color w:val="000000" w:themeColor="text1"/>
            <w:rPrChange w:id="1352" w:author="Rodriguez-flores, Raul (R.)" w:date="2020-07-15T14:55:00Z">
              <w:rPr>
                <w:color w:val="7030A0"/>
              </w:rPr>
            </w:rPrChange>
          </w:rPr>
          <w:t>###U</w:t>
        </w:r>
      </w:ins>
      <w:ins w:id="1353" w:author="Rodriguez-flores, Raul (R.)" w:date="2020-07-15T14:39:00Z">
        <w:r w:rsidRPr="002A548C">
          <w:rPr>
            <w:color w:val="000000" w:themeColor="text1"/>
            <w:rPrChange w:id="1354" w:author="Rodriguez-flores, Raul (R.)" w:date="2020-07-15T14:55:00Z">
              <w:rPr>
                <w:color w:val="7030A0"/>
              </w:rPr>
            </w:rPrChange>
          </w:rPr>
          <w:t>C_F_</w:t>
        </w:r>
      </w:ins>
      <w:ins w:id="1355" w:author="Rodriguez-flores, Raul (R.)" w:date="2020-07-15T14:40:00Z">
        <w:r w:rsidRPr="002A548C">
          <w:rPr>
            <w:color w:val="000000" w:themeColor="text1"/>
            <w:rPrChange w:id="1356" w:author="Rodriguez-flores, Raul (R.)" w:date="2020-07-15T14:55:00Z">
              <w:rPr>
                <w:color w:val="7030A0"/>
              </w:rPr>
            </w:rPrChange>
          </w:rPr>
          <w:t>T</w:t>
        </w:r>
      </w:ins>
      <w:ins w:id="1357" w:author="Rodriguez-flores, Raul (R.)" w:date="2020-07-15T09:30:00Z">
        <w:r w:rsidRPr="002A548C">
          <w:rPr>
            <w:color w:val="000000" w:themeColor="text1"/>
            <w:rPrChange w:id="1358" w:author="Rodriguez-flores, Raul (R.)" w:date="2020-07-15T14:55:00Z">
              <w:rPr>
                <w:color w:val="7030A0"/>
              </w:rPr>
            </w:rPrChange>
          </w:rPr>
          <w:t>railer Maintenance</w:t>
        </w:r>
      </w:ins>
      <w:ins w:id="1359" w:author="Rodriguez-flores, Raul (R.)" w:date="2020-07-15T14:40:00Z">
        <w:r w:rsidRPr="002A548C">
          <w:rPr>
            <w:color w:val="000000" w:themeColor="text1"/>
            <w:rPrChange w:id="1360" w:author="Rodriguez-flores, Raul (R.)" w:date="2020-07-15T14:55:00Z">
              <w:rPr>
                <w:color w:val="7030A0"/>
              </w:rPr>
            </w:rPrChange>
          </w:rPr>
          <w:t>_</w:t>
        </w:r>
        <w:r w:rsidRPr="00CF6145">
          <w:rPr>
            <w:rPrChange w:id="1361" w:author="Rodriguez-flores, Raul (R.)" w:date="2020-07-15T14:55:00Z">
              <w:rPr>
                <w:color w:val="7030A0"/>
              </w:rPr>
            </w:rPrChange>
          </w:rPr>
          <w:t>000</w:t>
        </w:r>
      </w:ins>
      <w:bookmarkEnd w:id="1349"/>
      <w:bookmarkEnd w:id="1350"/>
      <w:r>
        <w:t>03</w:t>
      </w:r>
      <w:ins w:id="1362" w:author="Rodriguez-flores, Raul (R.)" w:date="2020-07-15T14:41:00Z">
        <w:r w:rsidRPr="002A548C">
          <w:rPr>
            <w:color w:val="000000" w:themeColor="text1"/>
            <w:rPrChange w:id="1363" w:author="Rodriguez-flores, Raul (R.)" w:date="2020-07-15T14:55:00Z">
              <w:rPr>
                <w:color w:val="7030A0"/>
              </w:rPr>
            </w:rPrChange>
          </w:rPr>
          <w:t xml:space="preserve">### </w:t>
        </w:r>
        <w:r w:rsidRPr="002A548C">
          <w:rPr>
            <w:color w:val="000000" w:themeColor="text1"/>
            <w:rPrChange w:id="1364" w:author="Rodriguez-flores, Raul (R.)" w:date="2020-07-15T14:55:00Z">
              <w:rPr>
                <w:rFonts w:ascii="Arial Nova Cond" w:hAnsi="Arial Nova Cond"/>
                <w:color w:val="1F497D"/>
              </w:rPr>
            </w:rPrChange>
          </w:rPr>
          <w:t>User</w:t>
        </w:r>
      </w:ins>
      <w:ins w:id="1365" w:author="Rodriguez-flores, Raul (R.)" w:date="2020-07-15T09:30:00Z">
        <w:r w:rsidRPr="00123D1A">
          <w:rPr>
            <w:color w:val="000000" w:themeColor="text1"/>
          </w:rPr>
          <w:t xml:space="preserve"> </w:t>
        </w:r>
      </w:ins>
      <w:ins w:id="1366" w:author="Rodriguez-flores, Raul (R.)" w:date="2020-07-15T15:08:00Z">
        <w:r>
          <w:rPr>
            <w:color w:val="000000" w:themeColor="text1"/>
          </w:rPr>
          <w:t>receives a</w:t>
        </w:r>
      </w:ins>
      <w:r>
        <w:rPr>
          <w:color w:val="000000" w:themeColor="text1"/>
        </w:rPr>
        <w:t xml:space="preserve"> Maintenance</w:t>
      </w:r>
      <w:ins w:id="1367" w:author="Rodriguez-flores, Raul (R.)" w:date="2020-07-15T15:08:00Z">
        <w:r>
          <w:rPr>
            <w:color w:val="000000" w:themeColor="text1"/>
          </w:rPr>
          <w:t xml:space="preserve"> Notification</w:t>
        </w:r>
      </w:ins>
      <w:r>
        <w:rPr>
          <w:color w:val="000000" w:themeColor="text1"/>
        </w:rPr>
        <w:t>.</w:t>
      </w:r>
    </w:p>
    <w:p w14:paraId="78DC1768" w14:textId="77777777" w:rsidR="00C1759D" w:rsidRPr="006A5608" w:rsidRDefault="00C1759D" w:rsidP="00C1759D">
      <w:pPr>
        <w:pStyle w:val="REUseCase"/>
        <w:numPr>
          <w:ilvl w:val="0"/>
          <w:numId w:val="93"/>
        </w:numPr>
        <w:rPr>
          <w:color w:val="000000" w:themeColor="text1"/>
          <w:sz w:val="18"/>
        </w:rPr>
      </w:pPr>
      <w:ins w:id="1368" w:author="Rodriguez-flores, Raul (R.)" w:date="2020-07-15T09:30:00Z">
        <w:r w:rsidRPr="006A5608">
          <w:rPr>
            <w:color w:val="000000" w:themeColor="text1"/>
            <w:sz w:val="18"/>
            <w:rPrChange w:id="1369" w:author="Rodriguez-flores, Raul (R.)" w:date="2020-07-15T14:55:00Z">
              <w:rPr>
                <w:rFonts w:ascii="Arial Nova Cond" w:hAnsi="Arial Nova Cond"/>
                <w:color w:val="1F497D"/>
              </w:rPr>
            </w:rPrChange>
          </w:rPr>
          <w:t>Notification</w:t>
        </w:r>
      </w:ins>
      <w:r w:rsidRPr="006A5608">
        <w:rPr>
          <w:color w:val="000000" w:themeColor="text1"/>
          <w:sz w:val="18"/>
        </w:rPr>
        <w:t xml:space="preserve"> for 1 item</w:t>
      </w:r>
    </w:p>
    <w:p w14:paraId="2E7AF255" w14:textId="77777777" w:rsidR="00C1759D" w:rsidRPr="006A5608" w:rsidRDefault="00C1759D" w:rsidP="00C1759D">
      <w:pPr>
        <w:pStyle w:val="REUseCase"/>
        <w:numPr>
          <w:ilvl w:val="0"/>
          <w:numId w:val="93"/>
        </w:numPr>
        <w:rPr>
          <w:color w:val="000000" w:themeColor="text1"/>
          <w:sz w:val="18"/>
        </w:rPr>
      </w:pPr>
      <w:r w:rsidRPr="006A5608">
        <w:rPr>
          <w:color w:val="000000" w:themeColor="text1"/>
          <w:sz w:val="18"/>
        </w:rPr>
        <w:t xml:space="preserve">Notification for 2 or more items </w:t>
      </w:r>
    </w:p>
    <w:p w14:paraId="3DAF82F7" w14:textId="77777777" w:rsidR="00C1759D" w:rsidRPr="006A5608" w:rsidRDefault="00C1759D" w:rsidP="00C1759D">
      <w:pPr>
        <w:pStyle w:val="REUseCase"/>
        <w:numPr>
          <w:ilvl w:val="0"/>
          <w:numId w:val="93"/>
        </w:numPr>
        <w:rPr>
          <w:color w:val="000000" w:themeColor="text1"/>
          <w:sz w:val="18"/>
        </w:rPr>
      </w:pPr>
      <w:r w:rsidRPr="006A5608">
        <w:rPr>
          <w:color w:val="000000" w:themeColor="text1"/>
          <w:sz w:val="18"/>
        </w:rPr>
        <w:t>Notification for 1 or more items Maintenance due under the Navigation route set</w:t>
      </w:r>
      <w:ins w:id="1370" w:author="Rodriguez-flores, Raul (R.)" w:date="2020-07-15T14:55:00Z">
        <w:r w:rsidRPr="006A5608">
          <w:rPr>
            <w:color w:val="000000" w:themeColor="text1"/>
            <w:sz w:val="18"/>
          </w:rPr>
          <w:t>)</w:t>
        </w:r>
      </w:ins>
    </w:p>
    <w:p w14:paraId="114020A4" w14:textId="77777777" w:rsidR="00C1759D" w:rsidRPr="000D60C1" w:rsidRDefault="00C1759D" w:rsidP="00C1759D">
      <w:pPr>
        <w:rPr>
          <w:ins w:id="1371" w:author="Rodriguez-flores, Raul (R.)" w:date="2020-07-15T14:44:00Z"/>
          <w:lang w:val="en-GB"/>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C1759D" w:rsidRPr="00FB5797" w14:paraId="0C69168C" w14:textId="77777777" w:rsidTr="0011735B">
        <w:trPr>
          <w:trHeight w:val="255"/>
          <w:ins w:id="1372" w:author="Rodriguez-flores, Raul (R.)" w:date="2020-07-15T14:44:00Z"/>
        </w:trPr>
        <w:tc>
          <w:tcPr>
            <w:tcW w:w="2235" w:type="dxa"/>
            <w:shd w:val="clear" w:color="auto" w:fill="D9D9D9" w:themeFill="background1" w:themeFillShade="D9"/>
            <w:hideMark/>
          </w:tcPr>
          <w:p w14:paraId="6430DE10" w14:textId="77777777" w:rsidR="00C1759D" w:rsidRPr="00F92EE6" w:rsidRDefault="00C1759D" w:rsidP="0011735B">
            <w:pPr>
              <w:rPr>
                <w:ins w:id="1373" w:author="Rodriguez-flores, Raul (R.)" w:date="2020-07-15T14:44:00Z"/>
                <w:rFonts w:cs="Arial"/>
                <w:b/>
                <w:bCs/>
                <w:color w:val="000000" w:themeColor="text1"/>
                <w:szCs w:val="22"/>
              </w:rPr>
            </w:pPr>
            <w:ins w:id="1374" w:author="Rodriguez-flores, Raul (R.)" w:date="2020-07-15T14:44:00Z">
              <w:r w:rsidRPr="00F92EE6">
                <w:rPr>
                  <w:rFonts w:cs="Arial"/>
                  <w:b/>
                  <w:bCs/>
                  <w:color w:val="000000" w:themeColor="text1"/>
                  <w:szCs w:val="22"/>
                </w:rPr>
                <w:t>Purpose</w:t>
              </w:r>
            </w:ins>
          </w:p>
        </w:tc>
        <w:tc>
          <w:tcPr>
            <w:tcW w:w="669" w:type="dxa"/>
            <w:shd w:val="clear" w:color="auto" w:fill="auto"/>
            <w:hideMark/>
          </w:tcPr>
          <w:p w14:paraId="41C3E547" w14:textId="77777777" w:rsidR="00C1759D" w:rsidRPr="00F92EE6" w:rsidRDefault="00C1759D" w:rsidP="0011735B">
            <w:pPr>
              <w:rPr>
                <w:ins w:id="1375" w:author="Rodriguez-flores, Raul (R.)" w:date="2020-07-15T14:44:00Z"/>
                <w:rFonts w:cs="Arial"/>
                <w:color w:val="000000" w:themeColor="text1"/>
                <w:szCs w:val="22"/>
              </w:rPr>
            </w:pPr>
          </w:p>
        </w:tc>
        <w:tc>
          <w:tcPr>
            <w:tcW w:w="7552" w:type="dxa"/>
            <w:shd w:val="clear" w:color="auto" w:fill="auto"/>
          </w:tcPr>
          <w:p w14:paraId="133FA9FD" w14:textId="77777777" w:rsidR="00C1759D" w:rsidRPr="00F92EE6" w:rsidRDefault="00C1759D" w:rsidP="0011735B">
            <w:pPr>
              <w:rPr>
                <w:ins w:id="1376" w:author="Rodriguez-flores, Raul (R.)" w:date="2020-07-15T14:44:00Z"/>
                <w:rFonts w:cs="Arial"/>
                <w:color w:val="000000" w:themeColor="text1"/>
                <w:szCs w:val="22"/>
              </w:rPr>
            </w:pPr>
            <w:ins w:id="1377" w:author="Rodriguez-flores, Raul (R.)" w:date="2020-07-15T14:44:00Z">
              <w:r w:rsidRPr="00CF1989">
                <w:rPr>
                  <w:rFonts w:cs="Arial"/>
                  <w:color w:val="000000" w:themeColor="text1"/>
                  <w:szCs w:val="22"/>
                </w:rPr>
                <w:t>User would like to be notified when my trailer needs maintenance via SYNC HMI</w:t>
              </w:r>
            </w:ins>
          </w:p>
        </w:tc>
      </w:tr>
      <w:tr w:rsidR="00C1759D" w:rsidRPr="00FB5797" w14:paraId="3EE764C8" w14:textId="77777777" w:rsidTr="0011735B">
        <w:trPr>
          <w:trHeight w:val="255"/>
          <w:ins w:id="1378" w:author="Rodriguez-flores, Raul (R.)" w:date="2020-07-15T14:44:00Z"/>
        </w:trPr>
        <w:tc>
          <w:tcPr>
            <w:tcW w:w="2235" w:type="dxa"/>
            <w:shd w:val="clear" w:color="auto" w:fill="D9D9D9" w:themeFill="background1" w:themeFillShade="D9"/>
          </w:tcPr>
          <w:p w14:paraId="36929ED9" w14:textId="77777777" w:rsidR="00C1759D" w:rsidRPr="00F92EE6" w:rsidRDefault="00C1759D" w:rsidP="0011735B">
            <w:pPr>
              <w:rPr>
                <w:ins w:id="1379" w:author="Rodriguez-flores, Raul (R.)" w:date="2020-07-15T14:44:00Z"/>
                <w:rFonts w:cs="Arial"/>
                <w:b/>
                <w:bCs/>
                <w:color w:val="000000" w:themeColor="text1"/>
                <w:szCs w:val="22"/>
              </w:rPr>
            </w:pPr>
            <w:ins w:id="1380" w:author="Rodriguez-flores, Raul (R.)" w:date="2020-07-15T14:44:00Z">
              <w:r w:rsidRPr="00F92EE6">
                <w:rPr>
                  <w:rFonts w:cs="Arial"/>
                  <w:b/>
                  <w:bCs/>
                  <w:color w:val="000000" w:themeColor="text1"/>
                  <w:szCs w:val="22"/>
                </w:rPr>
                <w:t>Actors</w:t>
              </w:r>
            </w:ins>
          </w:p>
        </w:tc>
        <w:tc>
          <w:tcPr>
            <w:tcW w:w="669" w:type="dxa"/>
            <w:shd w:val="clear" w:color="auto" w:fill="auto"/>
          </w:tcPr>
          <w:p w14:paraId="31E4C832" w14:textId="77777777" w:rsidR="00C1759D" w:rsidRPr="00F92EE6" w:rsidRDefault="00C1759D" w:rsidP="0011735B">
            <w:pPr>
              <w:rPr>
                <w:ins w:id="1381" w:author="Rodriguez-flores, Raul (R.)" w:date="2020-07-15T14:44:00Z"/>
                <w:rFonts w:cs="Arial"/>
                <w:color w:val="000000" w:themeColor="text1"/>
                <w:szCs w:val="22"/>
              </w:rPr>
            </w:pPr>
          </w:p>
        </w:tc>
        <w:tc>
          <w:tcPr>
            <w:tcW w:w="7552" w:type="dxa"/>
            <w:shd w:val="clear" w:color="auto" w:fill="auto"/>
          </w:tcPr>
          <w:p w14:paraId="30E0E614" w14:textId="77777777" w:rsidR="00C1759D" w:rsidRPr="00F92EE6" w:rsidRDefault="00C1759D" w:rsidP="0011735B">
            <w:pPr>
              <w:rPr>
                <w:ins w:id="1382" w:author="Rodriguez-flores, Raul (R.)" w:date="2020-07-15T14:44:00Z"/>
                <w:rFonts w:cs="Arial"/>
                <w:color w:val="000000" w:themeColor="text1"/>
                <w:szCs w:val="22"/>
              </w:rPr>
            </w:pPr>
            <w:ins w:id="1383" w:author="Rodriguez-flores, Raul (R.)" w:date="2020-07-15T14:44:00Z">
              <w:r w:rsidRPr="00F92EE6">
                <w:rPr>
                  <w:rFonts w:cs="Arial"/>
                  <w:color w:val="000000" w:themeColor="text1"/>
                  <w:szCs w:val="22"/>
                </w:rPr>
                <w:t>User</w:t>
              </w:r>
            </w:ins>
            <w:r>
              <w:rPr>
                <w:rFonts w:cs="Arial"/>
                <w:color w:val="000000" w:themeColor="text1"/>
                <w:szCs w:val="22"/>
              </w:rPr>
              <w:t xml:space="preserve"> / </w:t>
            </w:r>
          </w:p>
        </w:tc>
      </w:tr>
      <w:tr w:rsidR="00C1759D" w:rsidRPr="00FB5797" w14:paraId="569D7856" w14:textId="77777777" w:rsidTr="0011735B">
        <w:trPr>
          <w:trHeight w:val="255"/>
          <w:ins w:id="1384" w:author="Rodriguez-flores, Raul (R.)" w:date="2020-07-15T14:44:00Z"/>
        </w:trPr>
        <w:tc>
          <w:tcPr>
            <w:tcW w:w="2235" w:type="dxa"/>
            <w:shd w:val="clear" w:color="auto" w:fill="D9D9D9" w:themeFill="background1" w:themeFillShade="D9"/>
            <w:hideMark/>
          </w:tcPr>
          <w:p w14:paraId="4E122C7D" w14:textId="77777777" w:rsidR="00C1759D" w:rsidRPr="00F92EE6" w:rsidRDefault="00C1759D" w:rsidP="0011735B">
            <w:pPr>
              <w:rPr>
                <w:ins w:id="1385" w:author="Rodriguez-flores, Raul (R.)" w:date="2020-07-15T14:44:00Z"/>
                <w:rFonts w:cs="Arial"/>
                <w:b/>
                <w:bCs/>
                <w:color w:val="000000" w:themeColor="text1"/>
                <w:szCs w:val="22"/>
              </w:rPr>
            </w:pPr>
            <w:ins w:id="1386"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2A419D77" w14:textId="77777777" w:rsidR="00C1759D" w:rsidRPr="00F92EE6" w:rsidRDefault="00C1759D" w:rsidP="0011735B">
            <w:pPr>
              <w:rPr>
                <w:ins w:id="1387" w:author="Rodriguez-flores, Raul (R.)" w:date="2020-07-15T14:44:00Z"/>
                <w:rFonts w:cs="Arial"/>
                <w:color w:val="000000" w:themeColor="text1"/>
                <w:szCs w:val="22"/>
              </w:rPr>
            </w:pPr>
          </w:p>
        </w:tc>
        <w:tc>
          <w:tcPr>
            <w:tcW w:w="7552" w:type="dxa"/>
            <w:shd w:val="clear" w:color="auto" w:fill="auto"/>
          </w:tcPr>
          <w:p w14:paraId="3242A0D8" w14:textId="77777777" w:rsidR="00C1759D" w:rsidRPr="00F92EE6" w:rsidRDefault="00C1759D" w:rsidP="0011735B">
            <w:pPr>
              <w:rPr>
                <w:ins w:id="1388" w:author="Rodriguez-flores, Raul (R.)" w:date="2020-07-15T14:44:00Z"/>
                <w:rFonts w:cs="Arial"/>
                <w:color w:val="000000" w:themeColor="text1"/>
                <w:szCs w:val="22"/>
              </w:rPr>
            </w:pPr>
            <w:ins w:id="1389" w:author="Rodriguez-flores, Raul (R.)" w:date="2020-07-15T14:44:00Z">
              <w:r w:rsidRPr="00F92EE6">
                <w:rPr>
                  <w:rFonts w:cs="Arial"/>
                  <w:color w:val="000000" w:themeColor="text1"/>
                  <w:szCs w:val="22"/>
                </w:rPr>
                <w:t>Vehicle has factory or dealer installed trailer wiring</w:t>
              </w:r>
            </w:ins>
          </w:p>
          <w:p w14:paraId="4121444D" w14:textId="77777777" w:rsidR="00C1759D" w:rsidRDefault="00C1759D" w:rsidP="0011735B">
            <w:pPr>
              <w:rPr>
                <w:rFonts w:cs="Arial"/>
                <w:color w:val="000000" w:themeColor="text1"/>
                <w:szCs w:val="22"/>
              </w:rPr>
            </w:pPr>
            <w:ins w:id="1390"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344622E7" w14:textId="77777777" w:rsidR="00C1759D" w:rsidRPr="00F92EE6" w:rsidRDefault="00C1759D" w:rsidP="0011735B">
            <w:pPr>
              <w:rPr>
                <w:ins w:id="1391" w:author="Rodriguez-flores, Raul (R.)" w:date="2020-07-15T14:44:00Z"/>
                <w:rFonts w:cs="Arial"/>
                <w:color w:val="000000" w:themeColor="text1"/>
                <w:szCs w:val="22"/>
              </w:rPr>
            </w:pPr>
            <w:r>
              <w:rPr>
                <w:rFonts w:cs="Arial"/>
                <w:color w:val="000000" w:themeColor="text1"/>
                <w:szCs w:val="22"/>
              </w:rPr>
              <w:t>Trailer</w:t>
            </w:r>
            <w:ins w:id="1392"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1393" w:author="Rodriguez-flores, Raul (R.)" w:date="2020-07-15T15:26:00Z">
              <w:r>
                <w:rPr>
                  <w:rFonts w:cs="Arial"/>
                  <w:color w:val="000000" w:themeColor="text1"/>
                  <w:szCs w:val="22"/>
                </w:rPr>
                <w:t>signal must be present on HS3 CAN bus.</w:t>
              </w:r>
            </w:ins>
          </w:p>
          <w:p w14:paraId="01B5C519" w14:textId="77777777" w:rsidR="00C1759D" w:rsidRPr="00F92EE6" w:rsidRDefault="00C1759D" w:rsidP="0011735B">
            <w:pPr>
              <w:rPr>
                <w:ins w:id="1394" w:author="Rodriguez-flores, Raul (R.)" w:date="2020-07-15T14:44:00Z"/>
                <w:rFonts w:cs="Arial"/>
                <w:color w:val="000000" w:themeColor="text1"/>
                <w:szCs w:val="22"/>
              </w:rPr>
            </w:pPr>
            <w:ins w:id="1395" w:author="Rodriguez-flores, Raul (R.)" w:date="2020-07-15T14:44:00Z">
              <w:r w:rsidRPr="00F92EE6">
                <w:rPr>
                  <w:rFonts w:cs="Arial"/>
                  <w:color w:val="000000" w:themeColor="text1"/>
                  <w:szCs w:val="22"/>
                </w:rPr>
                <w:t>Vehicle battery is &gt;= 75% state of charge with engine off</w:t>
              </w:r>
            </w:ins>
          </w:p>
          <w:p w14:paraId="35570701" w14:textId="77777777" w:rsidR="00C1759D" w:rsidRPr="00F92EE6" w:rsidRDefault="00C1759D" w:rsidP="0011735B">
            <w:pPr>
              <w:rPr>
                <w:ins w:id="1396" w:author="Rodriguez-flores, Raul (R.)" w:date="2020-07-15T14:44:00Z"/>
                <w:rFonts w:cs="Arial"/>
                <w:color w:val="000000" w:themeColor="text1"/>
                <w:szCs w:val="22"/>
              </w:rPr>
            </w:pPr>
            <w:ins w:id="1397" w:author="Rodriguez-flores, Raul (R.)" w:date="2020-07-15T14:44:00Z">
              <w:r w:rsidRPr="00F92EE6">
                <w:rPr>
                  <w:rFonts w:cs="Arial"/>
                  <w:color w:val="000000" w:themeColor="text1"/>
                  <w:szCs w:val="22"/>
                </w:rPr>
                <w:t>Ignition is ON or ACC</w:t>
              </w:r>
            </w:ins>
          </w:p>
          <w:p w14:paraId="66B490AC" w14:textId="77777777" w:rsidR="00C1759D" w:rsidRPr="00F92EE6" w:rsidRDefault="00C1759D" w:rsidP="0011735B">
            <w:pPr>
              <w:rPr>
                <w:ins w:id="1398" w:author="Rodriguez-flores, Raul (R.)" w:date="2020-07-15T14:44:00Z"/>
                <w:rFonts w:cs="Arial"/>
                <w:color w:val="000000" w:themeColor="text1"/>
                <w:szCs w:val="22"/>
              </w:rPr>
            </w:pPr>
            <w:ins w:id="1399" w:author="Rodriguez-flores, Raul (R.)" w:date="2020-07-15T14:44:00Z">
              <w:r>
                <w:rPr>
                  <w:rFonts w:cs="Arial"/>
                  <w:color w:val="000000" w:themeColor="text1"/>
                  <w:szCs w:val="22"/>
                </w:rPr>
                <w:t>Vehicle is stationary</w:t>
              </w:r>
            </w:ins>
            <w:ins w:id="1400" w:author="Rodriguez-flores, Raul (R.)" w:date="2020-07-15T15:27:00Z">
              <w:r>
                <w:rPr>
                  <w:rFonts w:cs="Arial"/>
                  <w:color w:val="000000" w:themeColor="text1"/>
                  <w:szCs w:val="22"/>
                </w:rPr>
                <w:t xml:space="preserve"> or Gear Shift must be in Park Position</w:t>
              </w:r>
            </w:ins>
          </w:p>
          <w:p w14:paraId="381F0920" w14:textId="77777777" w:rsidR="00C1759D" w:rsidRDefault="00C1759D" w:rsidP="0011735B">
            <w:pPr>
              <w:rPr>
                <w:ins w:id="1401" w:author="Rodriguez-flores, Raul (R.)" w:date="2020-07-15T14:45:00Z"/>
                <w:rFonts w:cs="Arial"/>
                <w:color w:val="000000" w:themeColor="text1"/>
                <w:szCs w:val="22"/>
              </w:rPr>
            </w:pPr>
            <w:ins w:id="1402" w:author="Rodriguez-flores, Raul (R.)" w:date="2020-07-15T14:45:00Z">
              <w:r>
                <w:rPr>
                  <w:rFonts w:cs="Arial"/>
                  <w:color w:val="000000" w:themeColor="text1"/>
                  <w:szCs w:val="22"/>
                </w:rPr>
                <w:t>Time and Date are set up to date</w:t>
              </w:r>
            </w:ins>
          </w:p>
          <w:p w14:paraId="19ADE705" w14:textId="77777777" w:rsidR="00C1759D" w:rsidRDefault="00C1759D" w:rsidP="0011735B">
            <w:pPr>
              <w:rPr>
                <w:ins w:id="1403" w:author="Rodriguez-flores, Raul (R.)" w:date="2020-07-15T15:23:00Z"/>
                <w:rFonts w:cs="Arial"/>
                <w:color w:val="000000" w:themeColor="text1"/>
                <w:szCs w:val="22"/>
              </w:rPr>
            </w:pPr>
            <w:ins w:id="1404" w:author="Rodriguez-flores, Raul (R.)" w:date="2020-07-15T14:46:00Z">
              <w:r>
                <w:rPr>
                  <w:rFonts w:cs="Arial"/>
                  <w:color w:val="000000" w:themeColor="text1"/>
                  <w:szCs w:val="22"/>
                </w:rPr>
                <w:t xml:space="preserve">Mileage message is available on the </w:t>
              </w:r>
            </w:ins>
            <w:ins w:id="1405" w:author="Rodriguez-flores, Raul (R.)" w:date="2020-07-15T14:47:00Z">
              <w:r>
                <w:rPr>
                  <w:rFonts w:cs="Arial"/>
                  <w:color w:val="000000" w:themeColor="text1"/>
                  <w:szCs w:val="22"/>
                </w:rPr>
                <w:t>vehicle</w:t>
              </w:r>
            </w:ins>
          </w:p>
          <w:p w14:paraId="3F846EDA" w14:textId="77777777" w:rsidR="00C1759D" w:rsidRPr="00F92EE6" w:rsidRDefault="00C1759D" w:rsidP="0011735B">
            <w:pPr>
              <w:rPr>
                <w:ins w:id="1406" w:author="Rodriguez-flores, Raul (R.)" w:date="2020-07-15T14:44:00Z"/>
                <w:rFonts w:cs="Arial"/>
                <w:color w:val="000000" w:themeColor="text1"/>
                <w:szCs w:val="22"/>
              </w:rPr>
            </w:pPr>
            <w:ins w:id="1407" w:author="Rodriguez-flores, Raul (R.)" w:date="2020-07-15T14:47:00Z">
              <w:r>
                <w:rPr>
                  <w:rFonts w:cs="Arial"/>
                  <w:color w:val="000000" w:themeColor="text1"/>
                  <w:szCs w:val="22"/>
                </w:rPr>
                <w:t>An active Trailer Profile is currently selected</w:t>
              </w:r>
            </w:ins>
          </w:p>
        </w:tc>
      </w:tr>
      <w:tr w:rsidR="00C1759D" w:rsidRPr="00FB5797" w14:paraId="026AF6A3" w14:textId="77777777" w:rsidTr="0011735B">
        <w:trPr>
          <w:trHeight w:val="255"/>
          <w:ins w:id="1408" w:author="Rodriguez-flores, Raul (R.)" w:date="2020-07-15T14:44:00Z"/>
        </w:trPr>
        <w:tc>
          <w:tcPr>
            <w:tcW w:w="2235" w:type="dxa"/>
            <w:shd w:val="clear" w:color="auto" w:fill="D9D9D9" w:themeFill="background1" w:themeFillShade="D9"/>
            <w:hideMark/>
          </w:tcPr>
          <w:p w14:paraId="721E5E98" w14:textId="77777777" w:rsidR="00C1759D" w:rsidRPr="00F92EE6" w:rsidRDefault="00C1759D" w:rsidP="0011735B">
            <w:pPr>
              <w:rPr>
                <w:ins w:id="1409" w:author="Rodriguez-flores, Raul (R.)" w:date="2020-07-15T14:44:00Z"/>
                <w:rFonts w:cs="Arial"/>
                <w:b/>
                <w:bCs/>
                <w:color w:val="000000" w:themeColor="text1"/>
                <w:szCs w:val="22"/>
              </w:rPr>
            </w:pPr>
          </w:p>
        </w:tc>
        <w:tc>
          <w:tcPr>
            <w:tcW w:w="669" w:type="dxa"/>
            <w:shd w:val="clear" w:color="auto" w:fill="auto"/>
            <w:hideMark/>
          </w:tcPr>
          <w:p w14:paraId="121FE7E1" w14:textId="77777777" w:rsidR="00C1759D" w:rsidRPr="00F92EE6" w:rsidRDefault="00C1759D" w:rsidP="0011735B">
            <w:pPr>
              <w:rPr>
                <w:ins w:id="1410" w:author="Rodriguez-flores, Raul (R.)" w:date="2020-07-15T14:44:00Z"/>
                <w:rFonts w:cs="Arial"/>
                <w:color w:val="000000" w:themeColor="text1"/>
                <w:szCs w:val="22"/>
              </w:rPr>
            </w:pPr>
          </w:p>
        </w:tc>
        <w:tc>
          <w:tcPr>
            <w:tcW w:w="7552" w:type="dxa"/>
            <w:shd w:val="clear" w:color="auto" w:fill="auto"/>
          </w:tcPr>
          <w:p w14:paraId="6D0F638D" w14:textId="77777777" w:rsidR="00C1759D" w:rsidRPr="00F92EE6" w:rsidRDefault="00C1759D" w:rsidP="0011735B">
            <w:pPr>
              <w:rPr>
                <w:ins w:id="1411" w:author="Rodriguez-flores, Raul (R.)" w:date="2020-07-15T14:44:00Z"/>
                <w:rFonts w:cs="Arial"/>
                <w:color w:val="000000" w:themeColor="text1"/>
                <w:szCs w:val="22"/>
              </w:rPr>
            </w:pPr>
          </w:p>
        </w:tc>
      </w:tr>
      <w:tr w:rsidR="00C1759D" w:rsidRPr="00FB5797" w14:paraId="17BA835B" w14:textId="77777777" w:rsidTr="0011735B">
        <w:trPr>
          <w:trHeight w:val="255"/>
          <w:ins w:id="1412" w:author="Rodriguez-flores, Raul (R.)" w:date="2020-07-15T14:44:00Z"/>
        </w:trPr>
        <w:tc>
          <w:tcPr>
            <w:tcW w:w="2235" w:type="dxa"/>
            <w:shd w:val="clear" w:color="auto" w:fill="D9D9D9" w:themeFill="background1" w:themeFillShade="D9"/>
            <w:hideMark/>
          </w:tcPr>
          <w:p w14:paraId="5C847998" w14:textId="77777777" w:rsidR="00C1759D" w:rsidRPr="00F92EE6" w:rsidRDefault="00C1759D" w:rsidP="0011735B">
            <w:pPr>
              <w:rPr>
                <w:ins w:id="1413" w:author="Rodriguez-flores, Raul (R.)" w:date="2020-07-15T14:44:00Z"/>
                <w:rFonts w:cs="Arial"/>
                <w:b/>
                <w:bCs/>
                <w:color w:val="000000" w:themeColor="text1"/>
                <w:szCs w:val="22"/>
              </w:rPr>
            </w:pPr>
            <w:ins w:id="1414" w:author="Rodriguez-flores, Raul (R.)" w:date="2020-07-15T14:44:00Z">
              <w:r w:rsidRPr="00F92EE6">
                <w:rPr>
                  <w:rFonts w:cs="Arial"/>
                  <w:b/>
                  <w:bCs/>
                  <w:color w:val="000000" w:themeColor="text1"/>
                  <w:szCs w:val="22"/>
                </w:rPr>
                <w:t>Main Flow</w:t>
              </w:r>
            </w:ins>
          </w:p>
        </w:tc>
        <w:tc>
          <w:tcPr>
            <w:tcW w:w="669" w:type="dxa"/>
            <w:shd w:val="clear" w:color="auto" w:fill="auto"/>
            <w:hideMark/>
          </w:tcPr>
          <w:p w14:paraId="6139A6C4" w14:textId="77777777" w:rsidR="00C1759D" w:rsidRPr="00F92EE6" w:rsidRDefault="00C1759D" w:rsidP="0011735B">
            <w:pPr>
              <w:rPr>
                <w:ins w:id="1415" w:author="Rodriguez-flores, Raul (R.)" w:date="2020-07-15T14:44:00Z"/>
                <w:rFonts w:cs="Arial"/>
                <w:color w:val="000000" w:themeColor="text1"/>
                <w:szCs w:val="22"/>
              </w:rPr>
            </w:pPr>
            <w:ins w:id="1416" w:author="Rodriguez-flores, Raul (R.)" w:date="2020-07-15T14:44:00Z">
              <w:r w:rsidRPr="00F92EE6">
                <w:rPr>
                  <w:rFonts w:cs="Arial"/>
                  <w:color w:val="000000" w:themeColor="text1"/>
                  <w:szCs w:val="22"/>
                </w:rPr>
                <w:t>M1</w:t>
              </w:r>
            </w:ins>
          </w:p>
        </w:tc>
        <w:tc>
          <w:tcPr>
            <w:tcW w:w="7552" w:type="dxa"/>
            <w:shd w:val="clear" w:color="auto" w:fill="auto"/>
          </w:tcPr>
          <w:p w14:paraId="7BBFA948" w14:textId="77777777" w:rsidR="00C1759D" w:rsidRDefault="00C1759D" w:rsidP="0011735B">
            <w:r>
              <w:t>User will find the following Notification / Pop Ups scenarios:</w:t>
            </w:r>
          </w:p>
          <w:p w14:paraId="02CE2792" w14:textId="77777777" w:rsidR="00C1759D" w:rsidRPr="006A5608" w:rsidRDefault="00C1759D" w:rsidP="0011735B">
            <w:pPr>
              <w:pStyle w:val="ListParagraph"/>
              <w:numPr>
                <w:ilvl w:val="0"/>
                <w:numId w:val="94"/>
              </w:numPr>
              <w:rPr>
                <w:rFonts w:cs="Arial"/>
                <w:color w:val="000000" w:themeColor="text1"/>
                <w:szCs w:val="22"/>
              </w:rPr>
            </w:pPr>
            <w:ins w:id="1417" w:author="Rodriguez-flores, Raul (R.)" w:date="2020-07-15T15:07:00Z">
              <w:r>
                <w:t xml:space="preserve">When </w:t>
              </w:r>
            </w:ins>
            <w:r>
              <w:t>A T</w:t>
            </w:r>
            <w:ins w:id="1418" w:author="Rodriguez-flores, Raul (R.)" w:date="2020-07-15T15:07:00Z">
              <w:r>
                <w:t xml:space="preserve">railer </w:t>
              </w:r>
            </w:ins>
            <w:r>
              <w:t>M</w:t>
            </w:r>
            <w:ins w:id="1419" w:author="Rodriguez-flores, Raul (R.)" w:date="2020-07-15T15:07:00Z">
              <w:r>
                <w:t>aintenance</w:t>
              </w:r>
            </w:ins>
            <w:r>
              <w:t xml:space="preserve"> interval has been reached </w:t>
            </w:r>
          </w:p>
          <w:p w14:paraId="39D0BB9F" w14:textId="77777777" w:rsidR="00C1759D" w:rsidRPr="006A5608" w:rsidRDefault="00C1759D" w:rsidP="0011735B">
            <w:pPr>
              <w:pStyle w:val="ListParagraph"/>
              <w:numPr>
                <w:ilvl w:val="0"/>
                <w:numId w:val="94"/>
              </w:numPr>
              <w:rPr>
                <w:ins w:id="1420" w:author="Rodriguez-flores, Raul (R.)" w:date="2020-07-15T14:44:00Z"/>
                <w:rFonts w:cs="Arial"/>
                <w:color w:val="000000" w:themeColor="text1"/>
                <w:szCs w:val="22"/>
              </w:rPr>
            </w:pPr>
            <w:ins w:id="1421" w:author="Rodriguez-flores, Raul (R.)" w:date="2020-07-15T15:07:00Z">
              <w:r>
                <w:t xml:space="preserve">When </w:t>
              </w:r>
            </w:ins>
            <w:r>
              <w:t>a Navigation route is set on SYNC and 1 or more T</w:t>
            </w:r>
            <w:ins w:id="1422" w:author="Rodriguez-flores, Raul (R.)" w:date="2020-07-15T15:07:00Z">
              <w:r>
                <w:t xml:space="preserve">railer </w:t>
              </w:r>
            </w:ins>
            <w:r>
              <w:t>M</w:t>
            </w:r>
            <w:ins w:id="1423" w:author="Rodriguez-flores, Raul (R.)" w:date="2020-07-15T15:07:00Z">
              <w:r>
                <w:t>aintenance</w:t>
              </w:r>
            </w:ins>
            <w:r>
              <w:t xml:space="preserve"> items intervals due on the route.</w:t>
            </w:r>
          </w:p>
        </w:tc>
      </w:tr>
      <w:tr w:rsidR="00C1759D" w:rsidRPr="00FB5797" w14:paraId="59298F4A" w14:textId="77777777" w:rsidTr="0011735B">
        <w:trPr>
          <w:trHeight w:val="255"/>
          <w:ins w:id="1424" w:author="Rodriguez-flores, Raul (R.)" w:date="2020-07-15T14:44:00Z"/>
        </w:trPr>
        <w:tc>
          <w:tcPr>
            <w:tcW w:w="2235" w:type="dxa"/>
            <w:shd w:val="clear" w:color="auto" w:fill="D9D9D9" w:themeFill="background1" w:themeFillShade="D9"/>
          </w:tcPr>
          <w:p w14:paraId="694DF433" w14:textId="77777777" w:rsidR="00C1759D" w:rsidRPr="00F92EE6" w:rsidRDefault="00C1759D" w:rsidP="0011735B">
            <w:pPr>
              <w:rPr>
                <w:ins w:id="1425" w:author="Rodriguez-flores, Raul (R.)" w:date="2020-07-15T14:44:00Z"/>
                <w:rFonts w:cs="Arial"/>
                <w:b/>
                <w:bCs/>
                <w:color w:val="000000" w:themeColor="text1"/>
                <w:szCs w:val="22"/>
              </w:rPr>
            </w:pPr>
          </w:p>
        </w:tc>
        <w:tc>
          <w:tcPr>
            <w:tcW w:w="669" w:type="dxa"/>
            <w:shd w:val="clear" w:color="auto" w:fill="auto"/>
          </w:tcPr>
          <w:p w14:paraId="6E9E46EE" w14:textId="77777777" w:rsidR="00C1759D" w:rsidRPr="00F92EE6" w:rsidRDefault="00C1759D" w:rsidP="0011735B">
            <w:pPr>
              <w:rPr>
                <w:ins w:id="1426" w:author="Rodriguez-flores, Raul (R.)" w:date="2020-07-15T14:44:00Z"/>
                <w:rFonts w:cs="Arial"/>
                <w:color w:val="000000" w:themeColor="text1"/>
                <w:szCs w:val="22"/>
              </w:rPr>
            </w:pPr>
            <w:ins w:id="1427" w:author="Rodriguez-flores, Raul (R.)" w:date="2020-07-15T14:44:00Z">
              <w:r w:rsidRPr="00F92EE6">
                <w:rPr>
                  <w:rFonts w:cs="Arial"/>
                  <w:color w:val="000000" w:themeColor="text1"/>
                  <w:szCs w:val="22"/>
                </w:rPr>
                <w:t>M2</w:t>
              </w:r>
            </w:ins>
          </w:p>
        </w:tc>
        <w:tc>
          <w:tcPr>
            <w:tcW w:w="7552" w:type="dxa"/>
            <w:shd w:val="clear" w:color="auto" w:fill="auto"/>
          </w:tcPr>
          <w:p w14:paraId="491402B6" w14:textId="77777777" w:rsidR="00C1759D" w:rsidRDefault="00C1759D" w:rsidP="0011735B">
            <w:r>
              <w:t>User will find the following options:</w:t>
            </w:r>
          </w:p>
          <w:p w14:paraId="1FB8C979" w14:textId="77777777" w:rsidR="00C1759D" w:rsidRPr="003566FC" w:rsidRDefault="00C1759D" w:rsidP="0011735B">
            <w:pPr>
              <w:pStyle w:val="ListParagraph"/>
              <w:numPr>
                <w:ilvl w:val="0"/>
                <w:numId w:val="92"/>
              </w:numPr>
              <w:rPr>
                <w:rFonts w:cs="Arial"/>
                <w:color w:val="000000" w:themeColor="text1"/>
              </w:rPr>
            </w:pPr>
            <w:ins w:id="1428" w:author="Rodriguez-flores, Raul (R.)" w:date="2020-07-15T15:07:00Z">
              <w:r>
                <w:t xml:space="preserve">If there are 2 or more notifications, the pop-up should group </w:t>
              </w:r>
            </w:ins>
            <w:r>
              <w:t>all the items</w:t>
            </w:r>
            <w:ins w:id="1429" w:author="Rodriguez-flores, Raul (R.)" w:date="2020-07-15T15:07:00Z">
              <w:r>
                <w:t xml:space="preserve"> into a single pop-up</w:t>
              </w:r>
            </w:ins>
            <w:r>
              <w:t>. (continue on M3 or M4 for Navigations Pop Ups)</w:t>
            </w:r>
          </w:p>
          <w:p w14:paraId="0F15FA21" w14:textId="77777777" w:rsidR="00C1759D" w:rsidRPr="00DB23FA" w:rsidRDefault="00C1759D" w:rsidP="0011735B">
            <w:pPr>
              <w:pStyle w:val="ListParagraph"/>
              <w:numPr>
                <w:ilvl w:val="0"/>
                <w:numId w:val="92"/>
              </w:numPr>
              <w:rPr>
                <w:ins w:id="1430" w:author="Rodriguez-flores, Raul (R.)" w:date="2020-07-15T14:44:00Z"/>
                <w:rFonts w:cs="Arial"/>
                <w:color w:val="000000" w:themeColor="text1"/>
              </w:rPr>
            </w:pPr>
            <w:ins w:id="1431" w:author="Rodriguez-flores, Raul (R.)" w:date="2020-07-15T15:07:00Z">
              <w:r>
                <w:t xml:space="preserve">If there </w:t>
              </w:r>
            </w:ins>
            <w:r>
              <w:t>is one Maintenance Item notification active. (continue on M5)</w:t>
            </w:r>
          </w:p>
        </w:tc>
      </w:tr>
      <w:tr w:rsidR="00C1759D" w:rsidRPr="00FB5797" w14:paraId="7E2D80B6" w14:textId="77777777" w:rsidTr="0011735B">
        <w:trPr>
          <w:trHeight w:val="255"/>
        </w:trPr>
        <w:tc>
          <w:tcPr>
            <w:tcW w:w="2235" w:type="dxa"/>
            <w:shd w:val="clear" w:color="auto" w:fill="D9D9D9" w:themeFill="background1" w:themeFillShade="D9"/>
          </w:tcPr>
          <w:p w14:paraId="2A6AF8C7" w14:textId="77777777" w:rsidR="00C1759D" w:rsidRPr="00F92EE6" w:rsidRDefault="00C1759D" w:rsidP="0011735B">
            <w:pPr>
              <w:rPr>
                <w:rFonts w:cs="Arial"/>
                <w:b/>
                <w:bCs/>
                <w:color w:val="000000" w:themeColor="text1"/>
                <w:szCs w:val="22"/>
              </w:rPr>
            </w:pPr>
          </w:p>
        </w:tc>
        <w:tc>
          <w:tcPr>
            <w:tcW w:w="669" w:type="dxa"/>
            <w:shd w:val="clear" w:color="auto" w:fill="auto"/>
          </w:tcPr>
          <w:p w14:paraId="64D6BD89" w14:textId="77777777" w:rsidR="00C1759D" w:rsidRPr="00F92EE6" w:rsidRDefault="00C1759D" w:rsidP="0011735B">
            <w:pPr>
              <w:rPr>
                <w:rFonts w:cs="Arial"/>
                <w:color w:val="000000" w:themeColor="text1"/>
                <w:szCs w:val="22"/>
              </w:rPr>
            </w:pPr>
            <w:r>
              <w:rPr>
                <w:rFonts w:cs="Arial"/>
                <w:color w:val="000000" w:themeColor="text1"/>
                <w:szCs w:val="22"/>
              </w:rPr>
              <w:t>M3</w:t>
            </w:r>
          </w:p>
        </w:tc>
        <w:tc>
          <w:tcPr>
            <w:tcW w:w="7552" w:type="dxa"/>
            <w:shd w:val="clear" w:color="auto" w:fill="auto"/>
          </w:tcPr>
          <w:p w14:paraId="1D322968" w14:textId="77777777" w:rsidR="00C1759D" w:rsidRDefault="00C1759D" w:rsidP="0011735B">
            <w:r>
              <w:t>Notification / Pop Up shall display the following content:</w:t>
            </w:r>
          </w:p>
          <w:p w14:paraId="286B3F31" w14:textId="77777777" w:rsidR="00C1759D" w:rsidRDefault="00C1759D" w:rsidP="0011735B">
            <w:r>
              <w:t>[Header]Trailer Maintenance Reminder</w:t>
            </w:r>
          </w:p>
          <w:p w14:paraId="35640E6C" w14:textId="77777777" w:rsidR="00C1759D" w:rsidRDefault="00C1759D" w:rsidP="0011735B">
            <w:r>
              <w:t xml:space="preserve">[Subject] Several {Trailer Name} items need maintenance. </w:t>
            </w:r>
          </w:p>
          <w:p w14:paraId="5A8A13FC" w14:textId="77777777" w:rsidR="00C1759D" w:rsidRDefault="00C1759D" w:rsidP="0011735B">
            <w:r>
              <w:t>Continue M5</w:t>
            </w:r>
          </w:p>
        </w:tc>
      </w:tr>
      <w:tr w:rsidR="00C1759D" w:rsidRPr="00FB5797" w14:paraId="24B32A18" w14:textId="77777777" w:rsidTr="0011735B">
        <w:trPr>
          <w:trHeight w:val="255"/>
        </w:trPr>
        <w:tc>
          <w:tcPr>
            <w:tcW w:w="2235" w:type="dxa"/>
            <w:shd w:val="clear" w:color="auto" w:fill="D9D9D9" w:themeFill="background1" w:themeFillShade="D9"/>
          </w:tcPr>
          <w:p w14:paraId="32AFC1FA" w14:textId="77777777" w:rsidR="00C1759D" w:rsidRPr="00F92EE6" w:rsidRDefault="00C1759D" w:rsidP="0011735B">
            <w:pPr>
              <w:rPr>
                <w:rFonts w:cs="Arial"/>
                <w:b/>
                <w:bCs/>
                <w:color w:val="000000" w:themeColor="text1"/>
                <w:szCs w:val="22"/>
              </w:rPr>
            </w:pPr>
          </w:p>
        </w:tc>
        <w:tc>
          <w:tcPr>
            <w:tcW w:w="669" w:type="dxa"/>
            <w:shd w:val="clear" w:color="auto" w:fill="auto"/>
          </w:tcPr>
          <w:p w14:paraId="1BB1510A" w14:textId="77777777" w:rsidR="00C1759D" w:rsidRDefault="00C1759D" w:rsidP="0011735B">
            <w:pPr>
              <w:rPr>
                <w:rFonts w:cs="Arial"/>
                <w:color w:val="000000" w:themeColor="text1"/>
                <w:szCs w:val="22"/>
              </w:rPr>
            </w:pPr>
            <w:r>
              <w:rPr>
                <w:rFonts w:cs="Arial"/>
                <w:color w:val="000000" w:themeColor="text1"/>
                <w:szCs w:val="22"/>
              </w:rPr>
              <w:t>M4</w:t>
            </w:r>
          </w:p>
        </w:tc>
        <w:tc>
          <w:tcPr>
            <w:tcW w:w="7552" w:type="dxa"/>
            <w:shd w:val="clear" w:color="auto" w:fill="auto"/>
          </w:tcPr>
          <w:p w14:paraId="7C7EAF77" w14:textId="77777777" w:rsidR="00C1759D" w:rsidRDefault="00C1759D" w:rsidP="0011735B">
            <w:r>
              <w:t>Notification / Pop Up shall display the following content:</w:t>
            </w:r>
          </w:p>
          <w:p w14:paraId="231E6956" w14:textId="77777777" w:rsidR="00C1759D" w:rsidRDefault="00C1759D" w:rsidP="0011735B">
            <w:r>
              <w:t>[Header]Trailer Maintenance Reminder</w:t>
            </w:r>
          </w:p>
          <w:p w14:paraId="60BBBA84" w14:textId="77777777" w:rsidR="00C1759D" w:rsidRDefault="00C1759D" w:rsidP="0011735B">
            <w:r>
              <w:t>[Subject] Several {Trailer Name} items will need maintenance during this trip.</w:t>
            </w:r>
          </w:p>
          <w:p w14:paraId="1CEF5596" w14:textId="77777777" w:rsidR="00C1759D" w:rsidRDefault="00C1759D" w:rsidP="0011735B">
            <w:r>
              <w:t>Continue M5</w:t>
            </w:r>
          </w:p>
        </w:tc>
      </w:tr>
      <w:tr w:rsidR="00C1759D" w:rsidRPr="00FB5797" w14:paraId="2FA8B661" w14:textId="77777777" w:rsidTr="0011735B">
        <w:trPr>
          <w:trHeight w:val="255"/>
          <w:ins w:id="1432" w:author="Rodriguez-flores, Raul (R.)" w:date="2020-07-15T14:44:00Z"/>
        </w:trPr>
        <w:tc>
          <w:tcPr>
            <w:tcW w:w="2235" w:type="dxa"/>
            <w:shd w:val="clear" w:color="auto" w:fill="D9D9D9" w:themeFill="background1" w:themeFillShade="D9"/>
          </w:tcPr>
          <w:p w14:paraId="0862A2F4" w14:textId="77777777" w:rsidR="00C1759D" w:rsidRPr="00F92EE6" w:rsidRDefault="00C1759D" w:rsidP="0011735B">
            <w:pPr>
              <w:rPr>
                <w:ins w:id="1433" w:author="Rodriguez-flores, Raul (R.)" w:date="2020-07-15T14:44:00Z"/>
                <w:rFonts w:cs="Arial"/>
                <w:b/>
                <w:bCs/>
                <w:color w:val="000000" w:themeColor="text1"/>
                <w:szCs w:val="22"/>
              </w:rPr>
            </w:pPr>
          </w:p>
        </w:tc>
        <w:tc>
          <w:tcPr>
            <w:tcW w:w="669" w:type="dxa"/>
            <w:shd w:val="clear" w:color="auto" w:fill="auto"/>
          </w:tcPr>
          <w:p w14:paraId="4B122203" w14:textId="77777777" w:rsidR="00C1759D" w:rsidRPr="00F92EE6" w:rsidRDefault="00C1759D" w:rsidP="0011735B">
            <w:pPr>
              <w:rPr>
                <w:ins w:id="1434" w:author="Rodriguez-flores, Raul (R.)" w:date="2020-07-15T14:44:00Z"/>
                <w:rFonts w:cs="Arial"/>
                <w:color w:val="000000" w:themeColor="text1"/>
                <w:szCs w:val="22"/>
              </w:rPr>
            </w:pPr>
            <w:ins w:id="1435" w:author="Rodriguez-flores, Raul (R.)" w:date="2020-07-15T14:44:00Z">
              <w:r w:rsidRPr="00F92EE6">
                <w:rPr>
                  <w:rFonts w:cs="Arial"/>
                  <w:color w:val="000000" w:themeColor="text1"/>
                  <w:szCs w:val="22"/>
                </w:rPr>
                <w:t>M</w:t>
              </w:r>
            </w:ins>
            <w:r>
              <w:rPr>
                <w:rFonts w:cs="Arial"/>
                <w:color w:val="000000" w:themeColor="text1"/>
                <w:szCs w:val="22"/>
              </w:rPr>
              <w:t>5</w:t>
            </w:r>
          </w:p>
        </w:tc>
        <w:tc>
          <w:tcPr>
            <w:tcW w:w="7552" w:type="dxa"/>
            <w:shd w:val="clear" w:color="auto" w:fill="auto"/>
          </w:tcPr>
          <w:p w14:paraId="11AFAFD9" w14:textId="77777777" w:rsidR="00C1759D" w:rsidRDefault="00C1759D" w:rsidP="0011735B">
            <w:pPr>
              <w:rPr>
                <w:rFonts w:cs="Arial"/>
                <w:color w:val="000000" w:themeColor="text1"/>
                <w:szCs w:val="22"/>
              </w:rPr>
            </w:pPr>
            <w:ins w:id="1436" w:author="Rodriguez-flores, Raul (R.)" w:date="2020-07-15T15:08:00Z">
              <w:r>
                <w:rPr>
                  <w:rFonts w:cs="Arial"/>
                  <w:color w:val="000000" w:themeColor="text1"/>
                  <w:szCs w:val="22"/>
                </w:rPr>
                <w:t xml:space="preserve">User </w:t>
              </w:r>
            </w:ins>
            <w:r>
              <w:rPr>
                <w:rFonts w:cs="Arial"/>
                <w:color w:val="000000" w:themeColor="text1"/>
                <w:szCs w:val="22"/>
              </w:rPr>
              <w:t>shall have the following options for 2 or more maintenance items:</w:t>
            </w:r>
          </w:p>
          <w:p w14:paraId="1BF9DABF" w14:textId="77777777" w:rsidR="00C1759D" w:rsidRDefault="00C1759D" w:rsidP="0011735B">
            <w:pPr>
              <w:pStyle w:val="ListParagraph"/>
              <w:numPr>
                <w:ilvl w:val="0"/>
                <w:numId w:val="43"/>
              </w:numPr>
              <w:rPr>
                <w:rFonts w:cs="Arial"/>
                <w:color w:val="000000" w:themeColor="text1"/>
                <w:szCs w:val="22"/>
              </w:rPr>
            </w:pPr>
            <w:r>
              <w:rPr>
                <w:rFonts w:cs="Arial"/>
                <w:color w:val="000000" w:themeColor="text1"/>
                <w:szCs w:val="22"/>
              </w:rPr>
              <w:t xml:space="preserve">If User </w:t>
            </w:r>
            <w:ins w:id="1437" w:author="Rodriguez-flores, Raul (R.)" w:date="2020-07-15T15:09:00Z">
              <w:r w:rsidRPr="00B906FC">
                <w:rPr>
                  <w:rFonts w:cs="Arial"/>
                  <w:color w:val="000000" w:themeColor="text1"/>
                  <w:szCs w:val="22"/>
                </w:rPr>
                <w:t>selects “</w:t>
              </w:r>
            </w:ins>
            <w:r w:rsidRPr="00B906FC">
              <w:rPr>
                <w:rFonts w:cs="Arial"/>
                <w:color w:val="000000" w:themeColor="text1"/>
                <w:szCs w:val="22"/>
              </w:rPr>
              <w:t>View</w:t>
            </w:r>
            <w:ins w:id="1438" w:author="Rodriguez-flores, Raul (R.)" w:date="2020-07-15T15:09:00Z">
              <w:r w:rsidRPr="00B906FC">
                <w:rPr>
                  <w:rFonts w:cs="Arial"/>
                  <w:color w:val="000000" w:themeColor="text1"/>
                  <w:szCs w:val="22"/>
                </w:rPr>
                <w:t>”</w:t>
              </w:r>
            </w:ins>
            <w:r>
              <w:rPr>
                <w:rFonts w:cs="Arial"/>
                <w:color w:val="000000" w:themeColor="text1"/>
                <w:szCs w:val="22"/>
              </w:rPr>
              <w:t xml:space="preserve"> HMI will be redirected to Active Trailer Items list menu</w:t>
            </w:r>
          </w:p>
          <w:p w14:paraId="5B498CBB" w14:textId="77777777" w:rsidR="00C1759D" w:rsidRPr="00B906FC" w:rsidRDefault="00C1759D" w:rsidP="0011735B">
            <w:pPr>
              <w:pStyle w:val="ListParagraph"/>
              <w:numPr>
                <w:ilvl w:val="0"/>
                <w:numId w:val="43"/>
              </w:numPr>
              <w:rPr>
                <w:ins w:id="1439" w:author="Rodriguez-flores, Raul (R.)" w:date="2020-07-15T14:44:00Z"/>
                <w:rFonts w:cs="Arial"/>
                <w:color w:val="000000" w:themeColor="text1"/>
                <w:szCs w:val="22"/>
              </w:rPr>
            </w:pPr>
            <w:commentRangeStart w:id="1440"/>
            <w:r>
              <w:rPr>
                <w:rFonts w:cs="Arial"/>
                <w:color w:val="000000" w:themeColor="text1"/>
                <w:szCs w:val="22"/>
              </w:rPr>
              <w:t xml:space="preserve">If User selects </w:t>
            </w:r>
            <w:ins w:id="1441" w:author="Rodriguez-flores, Raul (R.)" w:date="2020-07-15T15:10:00Z">
              <w:r w:rsidRPr="00B906FC">
                <w:rPr>
                  <w:rFonts w:cs="Arial"/>
                  <w:color w:val="000000" w:themeColor="text1"/>
                  <w:szCs w:val="22"/>
                </w:rPr>
                <w:t>“</w:t>
              </w:r>
            </w:ins>
            <w:r>
              <w:rPr>
                <w:rFonts w:cs="Arial"/>
                <w:color w:val="000000" w:themeColor="text1"/>
                <w:szCs w:val="22"/>
              </w:rPr>
              <w:t>Remind me later</w:t>
            </w:r>
            <w:ins w:id="1442" w:author="Rodriguez-flores, Raul (R.)" w:date="2020-07-15T15:10:00Z">
              <w:r w:rsidRPr="00B906FC">
                <w:rPr>
                  <w:rFonts w:cs="Arial"/>
                  <w:color w:val="000000" w:themeColor="text1"/>
                  <w:szCs w:val="22"/>
                </w:rPr>
                <w:t>”</w:t>
              </w:r>
            </w:ins>
            <w:r>
              <w:rPr>
                <w:rFonts w:cs="Arial"/>
                <w:color w:val="000000" w:themeColor="text1"/>
                <w:szCs w:val="22"/>
              </w:rPr>
              <w:t xml:space="preserve"> Pop Up shall be closed but the reminder will not be cleared.</w:t>
            </w:r>
            <w:commentRangeEnd w:id="1440"/>
            <w:r>
              <w:rPr>
                <w:rStyle w:val="CommentReference"/>
                <w:rFonts w:ascii="Times New Roman" w:hAnsi="Times New Roman"/>
              </w:rPr>
              <w:commentReference w:id="1440"/>
            </w:r>
          </w:p>
        </w:tc>
      </w:tr>
      <w:tr w:rsidR="00C1759D" w:rsidRPr="00FB5797" w14:paraId="57F4C36C" w14:textId="77777777" w:rsidTr="0011735B">
        <w:trPr>
          <w:trHeight w:val="255"/>
        </w:trPr>
        <w:tc>
          <w:tcPr>
            <w:tcW w:w="2235" w:type="dxa"/>
            <w:shd w:val="clear" w:color="auto" w:fill="D9D9D9" w:themeFill="background1" w:themeFillShade="D9"/>
          </w:tcPr>
          <w:p w14:paraId="766975E9" w14:textId="77777777" w:rsidR="00C1759D" w:rsidRPr="00F92EE6" w:rsidRDefault="00C1759D" w:rsidP="0011735B">
            <w:pPr>
              <w:rPr>
                <w:rFonts w:cs="Arial"/>
                <w:b/>
                <w:bCs/>
                <w:color w:val="000000" w:themeColor="text1"/>
                <w:szCs w:val="22"/>
              </w:rPr>
            </w:pPr>
          </w:p>
        </w:tc>
        <w:tc>
          <w:tcPr>
            <w:tcW w:w="669" w:type="dxa"/>
            <w:shd w:val="clear" w:color="auto" w:fill="auto"/>
          </w:tcPr>
          <w:p w14:paraId="46DD6135" w14:textId="77777777" w:rsidR="00C1759D" w:rsidRPr="00F92EE6" w:rsidRDefault="00C1759D" w:rsidP="0011735B">
            <w:pPr>
              <w:rPr>
                <w:rFonts w:cs="Arial"/>
                <w:color w:val="000000" w:themeColor="text1"/>
                <w:szCs w:val="22"/>
              </w:rPr>
            </w:pPr>
            <w:r>
              <w:rPr>
                <w:rFonts w:cs="Arial"/>
                <w:color w:val="000000" w:themeColor="text1"/>
                <w:szCs w:val="22"/>
              </w:rPr>
              <w:t>M6</w:t>
            </w:r>
          </w:p>
        </w:tc>
        <w:tc>
          <w:tcPr>
            <w:tcW w:w="7552" w:type="dxa"/>
            <w:shd w:val="clear" w:color="auto" w:fill="auto"/>
          </w:tcPr>
          <w:p w14:paraId="35E707F2" w14:textId="77777777" w:rsidR="00C1759D" w:rsidRDefault="00C1759D" w:rsidP="0011735B">
            <w:r>
              <w:t>Notification / P</w:t>
            </w:r>
            <w:ins w:id="1443" w:author="Rodriguez-flores, Raul (R.)" w:date="2020-07-15T15:07:00Z">
              <w:r>
                <w:t>op-</w:t>
              </w:r>
            </w:ins>
            <w:r>
              <w:t>U</w:t>
            </w:r>
            <w:ins w:id="1444" w:author="Rodriguez-flores, Raul (R.)" w:date="2020-07-15T15:07:00Z">
              <w:r>
                <w:t xml:space="preserve">p </w:t>
              </w:r>
            </w:ins>
            <w:r>
              <w:t xml:space="preserve">shall display the following content: </w:t>
            </w:r>
          </w:p>
          <w:p w14:paraId="7B2892A5" w14:textId="77777777" w:rsidR="00C1759D" w:rsidRDefault="00C1759D" w:rsidP="0011735B">
            <w:r>
              <w:t>[Header]Trailer Maintenance Reminder</w:t>
            </w:r>
          </w:p>
          <w:p w14:paraId="5E8ECBEF" w14:textId="77777777" w:rsidR="00C1759D" w:rsidRDefault="00C1759D" w:rsidP="0011735B">
            <w:r>
              <w:t>[Subject] The Maintenance on {maintenance list item} on {Trailer Name} is upcoming.</w:t>
            </w:r>
          </w:p>
          <w:p w14:paraId="273283BD" w14:textId="77777777" w:rsidR="00C1759D" w:rsidRDefault="00C1759D" w:rsidP="0011735B">
            <w:pPr>
              <w:rPr>
                <w:rFonts w:cs="Arial"/>
                <w:color w:val="000000" w:themeColor="text1"/>
                <w:szCs w:val="22"/>
              </w:rPr>
            </w:pPr>
            <w:r>
              <w:t>Continue M8</w:t>
            </w:r>
          </w:p>
        </w:tc>
      </w:tr>
      <w:tr w:rsidR="00C1759D" w:rsidRPr="00FB5797" w14:paraId="0E4909FC" w14:textId="77777777" w:rsidTr="0011735B">
        <w:trPr>
          <w:trHeight w:val="255"/>
        </w:trPr>
        <w:tc>
          <w:tcPr>
            <w:tcW w:w="2235" w:type="dxa"/>
            <w:shd w:val="clear" w:color="auto" w:fill="D9D9D9" w:themeFill="background1" w:themeFillShade="D9"/>
          </w:tcPr>
          <w:p w14:paraId="63F9F74D" w14:textId="77777777" w:rsidR="00C1759D" w:rsidRPr="00F92EE6" w:rsidRDefault="00C1759D" w:rsidP="0011735B">
            <w:pPr>
              <w:rPr>
                <w:rFonts w:cs="Arial"/>
                <w:b/>
                <w:bCs/>
                <w:color w:val="000000" w:themeColor="text1"/>
                <w:szCs w:val="22"/>
              </w:rPr>
            </w:pPr>
          </w:p>
        </w:tc>
        <w:tc>
          <w:tcPr>
            <w:tcW w:w="669" w:type="dxa"/>
            <w:shd w:val="clear" w:color="auto" w:fill="auto"/>
          </w:tcPr>
          <w:p w14:paraId="0791227D" w14:textId="77777777" w:rsidR="00C1759D" w:rsidRDefault="00C1759D" w:rsidP="0011735B">
            <w:pPr>
              <w:rPr>
                <w:rFonts w:cs="Arial"/>
                <w:color w:val="000000" w:themeColor="text1"/>
                <w:szCs w:val="22"/>
              </w:rPr>
            </w:pPr>
            <w:r>
              <w:rPr>
                <w:rFonts w:cs="Arial"/>
                <w:color w:val="000000" w:themeColor="text1"/>
                <w:szCs w:val="22"/>
              </w:rPr>
              <w:t>M7</w:t>
            </w:r>
          </w:p>
        </w:tc>
        <w:tc>
          <w:tcPr>
            <w:tcW w:w="7552" w:type="dxa"/>
            <w:shd w:val="clear" w:color="auto" w:fill="auto"/>
          </w:tcPr>
          <w:p w14:paraId="65E4BCE5" w14:textId="77777777" w:rsidR="00C1759D" w:rsidRDefault="00C1759D" w:rsidP="0011735B">
            <w:r>
              <w:t>Notification /</w:t>
            </w:r>
            <w:ins w:id="1445" w:author="Rodriguez-flores, Raul (R.)" w:date="2020-07-15T15:07:00Z">
              <w:r>
                <w:t xml:space="preserve"> </w:t>
              </w:r>
            </w:ins>
            <w:r>
              <w:t>P</w:t>
            </w:r>
            <w:ins w:id="1446" w:author="Rodriguez-flores, Raul (R.)" w:date="2020-07-15T15:07:00Z">
              <w:r>
                <w:t xml:space="preserve">op-up </w:t>
              </w:r>
            </w:ins>
            <w:r>
              <w:t xml:space="preserve">shall display the following content: </w:t>
            </w:r>
          </w:p>
          <w:p w14:paraId="132F92D5" w14:textId="77777777" w:rsidR="00C1759D" w:rsidRDefault="00C1759D" w:rsidP="0011735B">
            <w:r>
              <w:t>[Header]Trailer Maintenance Reminder</w:t>
            </w:r>
          </w:p>
          <w:p w14:paraId="2320AF9A" w14:textId="77777777" w:rsidR="00C1759D" w:rsidRDefault="00C1759D" w:rsidP="0011735B">
            <w:r>
              <w:t>[Subject] The Maintenance on {maintenance list item} on {Trailer Name} will be due during this trip.</w:t>
            </w:r>
          </w:p>
          <w:p w14:paraId="37FD5F98" w14:textId="77777777" w:rsidR="00C1759D" w:rsidRDefault="00C1759D" w:rsidP="0011735B">
            <w:r>
              <w:t>Continue M8</w:t>
            </w:r>
          </w:p>
        </w:tc>
      </w:tr>
      <w:tr w:rsidR="00C1759D" w:rsidRPr="00FB5797" w14:paraId="7D41B265" w14:textId="77777777" w:rsidTr="0011735B">
        <w:trPr>
          <w:trHeight w:val="255"/>
        </w:trPr>
        <w:tc>
          <w:tcPr>
            <w:tcW w:w="2235" w:type="dxa"/>
            <w:shd w:val="clear" w:color="auto" w:fill="D9D9D9" w:themeFill="background1" w:themeFillShade="D9"/>
          </w:tcPr>
          <w:p w14:paraId="2310D221" w14:textId="77777777" w:rsidR="00C1759D" w:rsidRPr="00F92EE6" w:rsidRDefault="00C1759D" w:rsidP="0011735B">
            <w:pPr>
              <w:rPr>
                <w:rFonts w:cs="Arial"/>
                <w:b/>
                <w:bCs/>
                <w:color w:val="000000" w:themeColor="text1"/>
                <w:szCs w:val="22"/>
              </w:rPr>
            </w:pPr>
          </w:p>
        </w:tc>
        <w:tc>
          <w:tcPr>
            <w:tcW w:w="669" w:type="dxa"/>
            <w:shd w:val="clear" w:color="auto" w:fill="auto"/>
          </w:tcPr>
          <w:p w14:paraId="5759FDB3" w14:textId="77777777" w:rsidR="00C1759D" w:rsidRDefault="00C1759D" w:rsidP="0011735B">
            <w:pPr>
              <w:rPr>
                <w:rFonts w:cs="Arial"/>
                <w:color w:val="000000" w:themeColor="text1"/>
                <w:szCs w:val="22"/>
              </w:rPr>
            </w:pPr>
            <w:r>
              <w:rPr>
                <w:rFonts w:cs="Arial"/>
                <w:color w:val="000000" w:themeColor="text1"/>
                <w:szCs w:val="22"/>
              </w:rPr>
              <w:t>M8</w:t>
            </w:r>
          </w:p>
        </w:tc>
        <w:tc>
          <w:tcPr>
            <w:tcW w:w="7552" w:type="dxa"/>
            <w:shd w:val="clear" w:color="auto" w:fill="auto"/>
          </w:tcPr>
          <w:p w14:paraId="3266A155" w14:textId="77777777" w:rsidR="00C1759D" w:rsidRDefault="00C1759D" w:rsidP="0011735B">
            <w:pPr>
              <w:rPr>
                <w:rFonts w:cs="Arial"/>
                <w:color w:val="000000" w:themeColor="text1"/>
                <w:szCs w:val="22"/>
              </w:rPr>
            </w:pPr>
            <w:ins w:id="1447" w:author="Rodriguez-flores, Raul (R.)" w:date="2020-07-15T15:08:00Z">
              <w:r>
                <w:rPr>
                  <w:rFonts w:cs="Arial"/>
                  <w:color w:val="000000" w:themeColor="text1"/>
                  <w:szCs w:val="22"/>
                </w:rPr>
                <w:t xml:space="preserve">User </w:t>
              </w:r>
            </w:ins>
            <w:r>
              <w:rPr>
                <w:rFonts w:cs="Arial"/>
                <w:color w:val="000000" w:themeColor="text1"/>
                <w:szCs w:val="22"/>
              </w:rPr>
              <w:t>shall have the following options for one maintenance item:</w:t>
            </w:r>
          </w:p>
          <w:p w14:paraId="26480389" w14:textId="77777777" w:rsidR="00C1759D" w:rsidRDefault="00C1759D" w:rsidP="0011735B">
            <w:pPr>
              <w:pStyle w:val="ListParagraph"/>
              <w:numPr>
                <w:ilvl w:val="0"/>
                <w:numId w:val="43"/>
              </w:numPr>
              <w:rPr>
                <w:rFonts w:cs="Arial"/>
                <w:color w:val="000000" w:themeColor="text1"/>
                <w:szCs w:val="22"/>
              </w:rPr>
            </w:pPr>
            <w:r>
              <w:rPr>
                <w:rFonts w:cs="Arial"/>
                <w:color w:val="000000" w:themeColor="text1"/>
                <w:szCs w:val="22"/>
              </w:rPr>
              <w:t xml:space="preserve">If User </w:t>
            </w:r>
            <w:ins w:id="1448" w:author="Rodriguez-flores, Raul (R.)" w:date="2020-07-15T15:09:00Z">
              <w:r w:rsidRPr="00B906FC">
                <w:rPr>
                  <w:rFonts w:cs="Arial"/>
                  <w:color w:val="000000" w:themeColor="text1"/>
                  <w:szCs w:val="22"/>
                </w:rPr>
                <w:t>selects “</w:t>
              </w:r>
            </w:ins>
            <w:r w:rsidRPr="00B906FC">
              <w:rPr>
                <w:rFonts w:cs="Arial"/>
                <w:color w:val="000000" w:themeColor="text1"/>
                <w:szCs w:val="22"/>
              </w:rPr>
              <w:t>View</w:t>
            </w:r>
            <w:ins w:id="1449" w:author="Rodriguez-flores, Raul (R.)" w:date="2020-07-15T15:09:00Z">
              <w:r w:rsidRPr="00B906FC">
                <w:rPr>
                  <w:rFonts w:cs="Arial"/>
                  <w:color w:val="000000" w:themeColor="text1"/>
                  <w:szCs w:val="22"/>
                </w:rPr>
                <w:t>”</w:t>
              </w:r>
            </w:ins>
            <w:r>
              <w:rPr>
                <w:rFonts w:cs="Arial"/>
                <w:color w:val="000000" w:themeColor="text1"/>
                <w:szCs w:val="22"/>
              </w:rPr>
              <w:t xml:space="preserve"> HMI will be redirected to Active Trailer Items list menu</w:t>
            </w:r>
          </w:p>
          <w:p w14:paraId="33BC6773" w14:textId="77777777" w:rsidR="00C1759D" w:rsidRDefault="00C1759D" w:rsidP="0011735B">
            <w:pPr>
              <w:pStyle w:val="ListParagraph"/>
              <w:numPr>
                <w:ilvl w:val="0"/>
                <w:numId w:val="43"/>
              </w:numPr>
              <w:rPr>
                <w:rFonts w:cs="Arial"/>
                <w:color w:val="000000" w:themeColor="text1"/>
                <w:szCs w:val="22"/>
              </w:rPr>
            </w:pPr>
            <w:r w:rsidRPr="008E5DAA">
              <w:rPr>
                <w:rFonts w:cs="Arial"/>
                <w:color w:val="000000" w:themeColor="text1"/>
                <w:szCs w:val="22"/>
              </w:rPr>
              <w:t xml:space="preserve">If User selects </w:t>
            </w:r>
            <w:ins w:id="1450" w:author="Rodriguez-flores, Raul (R.)" w:date="2020-07-15T15:10:00Z">
              <w:r w:rsidRPr="008E5DAA">
                <w:rPr>
                  <w:rFonts w:cs="Arial"/>
                  <w:color w:val="000000" w:themeColor="text1"/>
                  <w:szCs w:val="22"/>
                </w:rPr>
                <w:t>“</w:t>
              </w:r>
            </w:ins>
            <w:r w:rsidRPr="008E5DAA">
              <w:rPr>
                <w:rFonts w:cs="Arial"/>
                <w:color w:val="000000" w:themeColor="text1"/>
                <w:szCs w:val="22"/>
              </w:rPr>
              <w:t>Remind me later</w:t>
            </w:r>
            <w:ins w:id="1451" w:author="Rodriguez-flores, Raul (R.)" w:date="2020-07-15T15:10:00Z">
              <w:r w:rsidRPr="008E5DAA">
                <w:rPr>
                  <w:rFonts w:cs="Arial"/>
                  <w:color w:val="000000" w:themeColor="text1"/>
                  <w:szCs w:val="22"/>
                </w:rPr>
                <w:t>”</w:t>
              </w:r>
            </w:ins>
            <w:r w:rsidRPr="008E5DAA">
              <w:rPr>
                <w:rFonts w:cs="Arial"/>
                <w:color w:val="000000" w:themeColor="text1"/>
                <w:szCs w:val="22"/>
              </w:rPr>
              <w:t xml:space="preserve"> Pop Up shall be closed but the reminder will not be cleared.</w:t>
            </w:r>
          </w:p>
          <w:p w14:paraId="5DD987F5" w14:textId="77777777" w:rsidR="00C1759D" w:rsidRDefault="00C1759D" w:rsidP="0011735B">
            <w:r>
              <w:rPr>
                <w:rFonts w:cs="Arial"/>
                <w:color w:val="000000" w:themeColor="text1"/>
                <w:szCs w:val="22"/>
              </w:rPr>
              <w:t>If User selects “Clear Reminder” Pop Up shall be closed and reminder will be dismissed.</w:t>
            </w:r>
          </w:p>
        </w:tc>
      </w:tr>
      <w:tr w:rsidR="00C1759D" w:rsidRPr="00FB5797" w14:paraId="28FC1600" w14:textId="77777777" w:rsidTr="0011735B">
        <w:trPr>
          <w:trHeight w:val="255"/>
          <w:ins w:id="1452" w:author="Rodriguez-flores, Raul (R.)" w:date="2020-07-15T14:44:00Z"/>
        </w:trPr>
        <w:tc>
          <w:tcPr>
            <w:tcW w:w="2235" w:type="dxa"/>
            <w:shd w:val="clear" w:color="auto" w:fill="D9D9D9" w:themeFill="background1" w:themeFillShade="D9"/>
          </w:tcPr>
          <w:p w14:paraId="5C65B836" w14:textId="77777777" w:rsidR="00C1759D" w:rsidRPr="00F92EE6" w:rsidRDefault="00C1759D" w:rsidP="0011735B">
            <w:pPr>
              <w:rPr>
                <w:ins w:id="1453" w:author="Rodriguez-flores, Raul (R.)" w:date="2020-07-15T14:44:00Z"/>
                <w:rFonts w:cs="Arial"/>
                <w:b/>
                <w:bCs/>
                <w:color w:val="000000" w:themeColor="text1"/>
                <w:szCs w:val="22"/>
              </w:rPr>
            </w:pPr>
          </w:p>
        </w:tc>
        <w:tc>
          <w:tcPr>
            <w:tcW w:w="669" w:type="dxa"/>
            <w:shd w:val="clear" w:color="auto" w:fill="auto"/>
          </w:tcPr>
          <w:p w14:paraId="4558E2A2" w14:textId="77777777" w:rsidR="00C1759D" w:rsidRPr="00F92EE6" w:rsidRDefault="00C1759D" w:rsidP="0011735B">
            <w:pPr>
              <w:rPr>
                <w:ins w:id="1454" w:author="Rodriguez-flores, Raul (R.)" w:date="2020-07-15T14:44:00Z"/>
                <w:rFonts w:cs="Arial"/>
                <w:color w:val="000000" w:themeColor="text1"/>
                <w:szCs w:val="22"/>
              </w:rPr>
            </w:pPr>
          </w:p>
        </w:tc>
        <w:tc>
          <w:tcPr>
            <w:tcW w:w="7552" w:type="dxa"/>
            <w:shd w:val="clear" w:color="auto" w:fill="auto"/>
          </w:tcPr>
          <w:p w14:paraId="7DFB33B8" w14:textId="77777777" w:rsidR="00C1759D" w:rsidRPr="00F92EE6" w:rsidRDefault="00C1759D" w:rsidP="0011735B">
            <w:pPr>
              <w:rPr>
                <w:ins w:id="1455" w:author="Rodriguez-flores, Raul (R.)" w:date="2020-07-15T14:44:00Z"/>
                <w:rFonts w:cs="Arial"/>
                <w:color w:val="000000" w:themeColor="text1"/>
                <w:szCs w:val="22"/>
              </w:rPr>
            </w:pPr>
          </w:p>
        </w:tc>
      </w:tr>
      <w:tr w:rsidR="00C1759D" w:rsidRPr="00FB5797" w14:paraId="6BDD0DFB" w14:textId="77777777" w:rsidTr="0011735B">
        <w:trPr>
          <w:trHeight w:val="255"/>
          <w:ins w:id="1456" w:author="Rodriguez-flores, Raul (R.)" w:date="2020-07-15T14:44:00Z"/>
        </w:trPr>
        <w:tc>
          <w:tcPr>
            <w:tcW w:w="2235" w:type="dxa"/>
            <w:shd w:val="clear" w:color="auto" w:fill="D9D9D9" w:themeFill="background1" w:themeFillShade="D9"/>
          </w:tcPr>
          <w:p w14:paraId="69E4D716" w14:textId="77777777" w:rsidR="00C1759D" w:rsidRPr="00F92EE6" w:rsidRDefault="00C1759D" w:rsidP="0011735B">
            <w:pPr>
              <w:rPr>
                <w:ins w:id="1457" w:author="Rodriguez-flores, Raul (R.)" w:date="2020-07-15T14:44:00Z"/>
                <w:rFonts w:cs="Arial"/>
                <w:b/>
                <w:bCs/>
                <w:color w:val="000000" w:themeColor="text1"/>
                <w:szCs w:val="22"/>
              </w:rPr>
            </w:pPr>
            <w:ins w:id="1458" w:author="Rodriguez-flores, Raul (R.)" w:date="2020-07-15T14:44:00Z">
              <w:r w:rsidRPr="00F92EE6">
                <w:rPr>
                  <w:rFonts w:cs="Arial"/>
                  <w:b/>
                  <w:bCs/>
                  <w:color w:val="000000" w:themeColor="text1"/>
                  <w:szCs w:val="22"/>
                </w:rPr>
                <w:t>Alternative Flow 1</w:t>
              </w:r>
            </w:ins>
          </w:p>
        </w:tc>
        <w:tc>
          <w:tcPr>
            <w:tcW w:w="669" w:type="dxa"/>
            <w:shd w:val="clear" w:color="auto" w:fill="auto"/>
          </w:tcPr>
          <w:p w14:paraId="0B1C6613" w14:textId="77777777" w:rsidR="00C1759D" w:rsidRPr="00F92EE6" w:rsidRDefault="00C1759D" w:rsidP="0011735B">
            <w:pPr>
              <w:rPr>
                <w:ins w:id="1459" w:author="Rodriguez-flores, Raul (R.)" w:date="2020-07-15T14:44:00Z"/>
                <w:rFonts w:cs="Arial"/>
                <w:color w:val="000000" w:themeColor="text1"/>
                <w:szCs w:val="22"/>
              </w:rPr>
            </w:pPr>
            <w:ins w:id="1460" w:author="Rodriguez-flores, Raul (R.)" w:date="2020-07-15T14:44:00Z">
              <w:r w:rsidRPr="00F92EE6">
                <w:rPr>
                  <w:rFonts w:cs="Arial"/>
                  <w:color w:val="000000" w:themeColor="text1"/>
                  <w:szCs w:val="22"/>
                </w:rPr>
                <w:t>A1</w:t>
              </w:r>
            </w:ins>
          </w:p>
        </w:tc>
        <w:tc>
          <w:tcPr>
            <w:tcW w:w="7552" w:type="dxa"/>
            <w:shd w:val="clear" w:color="auto" w:fill="auto"/>
          </w:tcPr>
          <w:p w14:paraId="5B849CC6" w14:textId="77777777" w:rsidR="00C1759D" w:rsidRPr="00F92EE6" w:rsidRDefault="00C1759D" w:rsidP="0011735B">
            <w:pPr>
              <w:pStyle w:val="ListParagraph"/>
              <w:numPr>
                <w:ilvl w:val="0"/>
                <w:numId w:val="59"/>
              </w:numPr>
              <w:overflowPunct/>
              <w:autoSpaceDE/>
              <w:autoSpaceDN/>
              <w:adjustRightInd/>
              <w:contextualSpacing/>
              <w:textAlignment w:val="auto"/>
              <w:rPr>
                <w:ins w:id="1461" w:author="Rodriguez-flores, Raul (R.)" w:date="2020-07-15T14:44:00Z"/>
                <w:rFonts w:cs="Arial"/>
                <w:color w:val="000000" w:themeColor="text1"/>
                <w:szCs w:val="22"/>
              </w:rPr>
            </w:pPr>
            <w:ins w:id="1462" w:author="Rodriguez-flores, Raul (R.)" w:date="2020-07-15T14:44:00Z">
              <w:r>
                <w:rPr>
                  <w:rFonts w:cs="Arial"/>
                  <w:color w:val="000000" w:themeColor="text1"/>
                  <w:szCs w:val="22"/>
                </w:rPr>
                <w:t xml:space="preserve">User can </w:t>
              </w:r>
            </w:ins>
            <w:ins w:id="1463" w:author="Rodriguez-flores, Raul (R.)" w:date="2020-07-15T15:13:00Z">
              <w:r>
                <w:rPr>
                  <w:rFonts w:cs="Arial"/>
                  <w:color w:val="000000" w:themeColor="text1"/>
                  <w:szCs w:val="22"/>
                </w:rPr>
                <w:t xml:space="preserve">change the Vehicle </w:t>
              </w:r>
            </w:ins>
            <w:ins w:id="1464" w:author="Rodriguez-flores, Raul (R.)" w:date="2020-07-15T15:14:00Z">
              <w:r>
                <w:rPr>
                  <w:rFonts w:cs="Arial"/>
                  <w:color w:val="000000" w:themeColor="text1"/>
                  <w:szCs w:val="22"/>
                </w:rPr>
                <w:t>from the stationary position.</w:t>
              </w:r>
            </w:ins>
          </w:p>
          <w:p w14:paraId="097F48C6" w14:textId="77777777" w:rsidR="00C1759D" w:rsidRDefault="00C1759D" w:rsidP="0011735B">
            <w:pPr>
              <w:pStyle w:val="ListParagraph"/>
              <w:numPr>
                <w:ilvl w:val="0"/>
                <w:numId w:val="59"/>
              </w:numPr>
              <w:overflowPunct/>
              <w:autoSpaceDE/>
              <w:autoSpaceDN/>
              <w:adjustRightInd/>
              <w:contextualSpacing/>
              <w:textAlignment w:val="auto"/>
              <w:rPr>
                <w:ins w:id="1465" w:author="Rodriguez-flores, Raul (R.)" w:date="2020-07-15T15:14:00Z"/>
                <w:rFonts w:cs="Arial"/>
                <w:color w:val="000000" w:themeColor="text1"/>
                <w:szCs w:val="22"/>
              </w:rPr>
            </w:pPr>
            <w:ins w:id="1466" w:author="Rodriguez-flores, Raul (R.)" w:date="2020-07-15T14:44:00Z">
              <w:r>
                <w:rPr>
                  <w:rFonts w:cs="Arial"/>
                  <w:color w:val="000000" w:themeColor="text1"/>
                  <w:szCs w:val="22"/>
                </w:rPr>
                <w:t>Feature shall</w:t>
              </w:r>
            </w:ins>
            <w:ins w:id="1467" w:author="Rodriguez-flores, Raul (R.)" w:date="2020-07-15T15:14:00Z">
              <w:r>
                <w:rPr>
                  <w:rFonts w:cs="Arial"/>
                  <w:color w:val="000000" w:themeColor="text1"/>
                  <w:szCs w:val="22"/>
                </w:rPr>
                <w:t xml:space="preserve"> hide the Trailer Maintenance Notification.</w:t>
              </w:r>
            </w:ins>
          </w:p>
          <w:p w14:paraId="73179C88" w14:textId="77777777" w:rsidR="00C1759D" w:rsidRPr="00F92EE6" w:rsidRDefault="00C1759D" w:rsidP="0011735B">
            <w:pPr>
              <w:pStyle w:val="ListParagraph"/>
              <w:numPr>
                <w:ilvl w:val="0"/>
                <w:numId w:val="59"/>
              </w:numPr>
              <w:overflowPunct/>
              <w:autoSpaceDE/>
              <w:autoSpaceDN/>
              <w:adjustRightInd/>
              <w:contextualSpacing/>
              <w:textAlignment w:val="auto"/>
              <w:rPr>
                <w:ins w:id="1468" w:author="Rodriguez-flores, Raul (R.)" w:date="2020-07-15T14:44:00Z"/>
                <w:rFonts w:cs="Arial"/>
                <w:color w:val="000000" w:themeColor="text1"/>
                <w:szCs w:val="22"/>
              </w:rPr>
            </w:pPr>
            <w:ins w:id="1469" w:author="Rodriguez-flores, Raul (R.)" w:date="2020-07-15T15:14:00Z">
              <w:r>
                <w:rPr>
                  <w:rFonts w:cs="Arial"/>
                  <w:color w:val="000000" w:themeColor="text1"/>
                  <w:szCs w:val="22"/>
                </w:rPr>
                <w:t>Notification</w:t>
              </w:r>
            </w:ins>
            <w:ins w:id="1470" w:author="Rodriguez-flores, Raul (R.)" w:date="2020-07-15T15:27:00Z">
              <w:r>
                <w:rPr>
                  <w:rFonts w:cs="Arial"/>
                  <w:color w:val="000000" w:themeColor="text1"/>
                  <w:szCs w:val="22"/>
                </w:rPr>
                <w:t>/Pop up</w:t>
              </w:r>
            </w:ins>
            <w:ins w:id="1471" w:author="Rodriguez-flores, Raul (R.)" w:date="2020-07-15T15:14:00Z">
              <w:r>
                <w:rPr>
                  <w:rFonts w:cs="Arial"/>
                  <w:color w:val="000000" w:themeColor="text1"/>
                  <w:szCs w:val="22"/>
                </w:rPr>
                <w:t xml:space="preserve"> </w:t>
              </w:r>
            </w:ins>
            <w:ins w:id="1472" w:author="Rodriguez-flores, Raul (R.)" w:date="2020-07-15T15:15:00Z">
              <w:r>
                <w:rPr>
                  <w:rFonts w:cs="Arial"/>
                  <w:color w:val="000000" w:themeColor="text1"/>
                  <w:szCs w:val="22"/>
                </w:rPr>
                <w:t xml:space="preserve">shall be </w:t>
              </w:r>
            </w:ins>
            <w:ins w:id="1473" w:author="Rodriguez-flores, Raul (R.)" w:date="2020-07-15T15:27:00Z">
              <w:r>
                <w:rPr>
                  <w:rFonts w:cs="Arial"/>
                  <w:color w:val="000000" w:themeColor="text1"/>
                  <w:szCs w:val="22"/>
                </w:rPr>
                <w:t>displayed</w:t>
              </w:r>
            </w:ins>
            <w:r>
              <w:rPr>
                <w:rFonts w:cs="Arial"/>
                <w:color w:val="000000" w:themeColor="text1"/>
                <w:szCs w:val="22"/>
              </w:rPr>
              <w:t xml:space="preserve"> again</w:t>
            </w:r>
            <w:ins w:id="1474" w:author="Rodriguez-flores, Raul (R.)" w:date="2020-07-15T15:15:00Z">
              <w:r>
                <w:rPr>
                  <w:rFonts w:cs="Arial"/>
                  <w:color w:val="000000" w:themeColor="text1"/>
                  <w:szCs w:val="22"/>
                </w:rPr>
                <w:t xml:space="preserve"> when the preconditions are complied.</w:t>
              </w:r>
            </w:ins>
          </w:p>
        </w:tc>
      </w:tr>
      <w:tr w:rsidR="00C1759D" w:rsidRPr="00FB5797" w14:paraId="5130CDCB" w14:textId="77777777" w:rsidTr="0011735B">
        <w:trPr>
          <w:trHeight w:val="255"/>
          <w:ins w:id="1475" w:author="Rodriguez-flores, Raul (R.)" w:date="2020-07-15T14:44:00Z"/>
        </w:trPr>
        <w:tc>
          <w:tcPr>
            <w:tcW w:w="2235" w:type="dxa"/>
            <w:shd w:val="clear" w:color="auto" w:fill="D9D9D9" w:themeFill="background1" w:themeFillShade="D9"/>
          </w:tcPr>
          <w:p w14:paraId="1A6E4AB3" w14:textId="77777777" w:rsidR="00C1759D" w:rsidRPr="00F92EE6" w:rsidRDefault="00C1759D" w:rsidP="0011735B">
            <w:pPr>
              <w:rPr>
                <w:ins w:id="1476" w:author="Rodriguez-flores, Raul (R.)" w:date="2020-07-15T14:44:00Z"/>
                <w:rFonts w:cs="Arial"/>
                <w:b/>
                <w:bCs/>
                <w:color w:val="000000" w:themeColor="text1"/>
                <w:szCs w:val="22"/>
              </w:rPr>
            </w:pPr>
          </w:p>
        </w:tc>
        <w:tc>
          <w:tcPr>
            <w:tcW w:w="669" w:type="dxa"/>
            <w:shd w:val="clear" w:color="auto" w:fill="auto"/>
          </w:tcPr>
          <w:p w14:paraId="143479E4" w14:textId="77777777" w:rsidR="00C1759D" w:rsidRPr="00F92EE6" w:rsidRDefault="00C1759D" w:rsidP="0011735B">
            <w:pPr>
              <w:rPr>
                <w:ins w:id="1477" w:author="Rodriguez-flores, Raul (R.)" w:date="2020-07-15T14:44:00Z"/>
                <w:rFonts w:cs="Arial"/>
                <w:color w:val="000000" w:themeColor="text1"/>
                <w:szCs w:val="22"/>
              </w:rPr>
            </w:pPr>
          </w:p>
        </w:tc>
        <w:tc>
          <w:tcPr>
            <w:tcW w:w="7552" w:type="dxa"/>
            <w:shd w:val="clear" w:color="auto" w:fill="auto"/>
          </w:tcPr>
          <w:p w14:paraId="3C34D088" w14:textId="77777777" w:rsidR="00C1759D" w:rsidRPr="00F92EE6" w:rsidRDefault="00C1759D" w:rsidP="0011735B">
            <w:pPr>
              <w:rPr>
                <w:ins w:id="1478" w:author="Rodriguez-flores, Raul (R.)" w:date="2020-07-15T14:44:00Z"/>
                <w:rFonts w:cs="Arial"/>
                <w:color w:val="000000" w:themeColor="text1"/>
                <w:szCs w:val="22"/>
              </w:rPr>
            </w:pPr>
          </w:p>
        </w:tc>
      </w:tr>
      <w:tr w:rsidR="00C1759D" w:rsidRPr="00FB5797" w14:paraId="1E31453A" w14:textId="77777777" w:rsidTr="0011735B">
        <w:trPr>
          <w:trHeight w:val="255"/>
          <w:ins w:id="1479" w:author="Rodriguez-flores, Raul (R.)" w:date="2020-07-15T14:44:00Z"/>
        </w:trPr>
        <w:tc>
          <w:tcPr>
            <w:tcW w:w="2235" w:type="dxa"/>
            <w:shd w:val="clear" w:color="auto" w:fill="D9D9D9" w:themeFill="background1" w:themeFillShade="D9"/>
          </w:tcPr>
          <w:p w14:paraId="5853BD29" w14:textId="77777777" w:rsidR="00C1759D" w:rsidRPr="00F92EE6" w:rsidRDefault="00C1759D" w:rsidP="0011735B">
            <w:pPr>
              <w:rPr>
                <w:ins w:id="1480" w:author="Rodriguez-flores, Raul (R.)" w:date="2020-07-15T14:44:00Z"/>
                <w:rFonts w:cs="Arial"/>
                <w:b/>
                <w:bCs/>
                <w:color w:val="000000" w:themeColor="text1"/>
                <w:szCs w:val="22"/>
              </w:rPr>
            </w:pPr>
            <w:ins w:id="1481" w:author="Rodriguez-flores, Raul (R.)" w:date="2020-07-15T14:44:00Z">
              <w:r w:rsidRPr="00F92EE6">
                <w:rPr>
                  <w:rFonts w:cs="Arial"/>
                  <w:b/>
                  <w:bCs/>
                  <w:color w:val="000000" w:themeColor="text1"/>
                  <w:szCs w:val="22"/>
                </w:rPr>
                <w:t>Alternative Flow 2</w:t>
              </w:r>
            </w:ins>
          </w:p>
        </w:tc>
        <w:tc>
          <w:tcPr>
            <w:tcW w:w="669" w:type="dxa"/>
            <w:shd w:val="clear" w:color="auto" w:fill="auto"/>
          </w:tcPr>
          <w:p w14:paraId="1F8CB4A0" w14:textId="77777777" w:rsidR="00C1759D" w:rsidRPr="00F92EE6" w:rsidRDefault="00C1759D" w:rsidP="0011735B">
            <w:pPr>
              <w:rPr>
                <w:ins w:id="1482" w:author="Rodriguez-flores, Raul (R.)" w:date="2020-07-15T14:44:00Z"/>
                <w:rFonts w:cs="Arial"/>
                <w:color w:val="000000" w:themeColor="text1"/>
                <w:szCs w:val="22"/>
              </w:rPr>
            </w:pPr>
            <w:ins w:id="1483" w:author="Rodriguez-flores, Raul (R.)" w:date="2020-07-15T14:44:00Z">
              <w:r w:rsidRPr="00F92EE6">
                <w:rPr>
                  <w:rFonts w:cs="Arial"/>
                  <w:color w:val="000000" w:themeColor="text1"/>
                  <w:szCs w:val="22"/>
                </w:rPr>
                <w:t>A2</w:t>
              </w:r>
            </w:ins>
          </w:p>
        </w:tc>
        <w:tc>
          <w:tcPr>
            <w:tcW w:w="7552" w:type="dxa"/>
            <w:shd w:val="clear" w:color="auto" w:fill="auto"/>
          </w:tcPr>
          <w:p w14:paraId="73FA12B9" w14:textId="77777777" w:rsidR="00C1759D" w:rsidRPr="00F92EE6" w:rsidRDefault="00C1759D" w:rsidP="0011735B">
            <w:pPr>
              <w:pStyle w:val="ListParagraph"/>
              <w:numPr>
                <w:ilvl w:val="0"/>
                <w:numId w:val="60"/>
              </w:numPr>
              <w:rPr>
                <w:ins w:id="1484" w:author="Rodriguez-flores, Raul (R.)" w:date="2020-07-15T14:44:00Z"/>
                <w:rFonts w:cs="Arial"/>
                <w:color w:val="000000" w:themeColor="text1"/>
                <w:szCs w:val="22"/>
              </w:rPr>
            </w:pPr>
            <w:ins w:id="1485" w:author="Rodriguez-flores, Raul (R.)" w:date="2020-07-15T15:21:00Z">
              <w:r>
                <w:rPr>
                  <w:rFonts w:cs="Arial"/>
                  <w:color w:val="000000" w:themeColor="text1"/>
                  <w:szCs w:val="22"/>
                </w:rPr>
                <w:t xml:space="preserve">Trailer Tow harness may get </w:t>
              </w:r>
            </w:ins>
            <w:ins w:id="1486" w:author="Rodriguez-flores, Raul (R.)" w:date="2020-07-15T15:22:00Z">
              <w:r>
                <w:rPr>
                  <w:rFonts w:cs="Arial"/>
                  <w:color w:val="000000" w:themeColor="text1"/>
                  <w:szCs w:val="22"/>
                </w:rPr>
                <w:t>disconnected.</w:t>
              </w:r>
            </w:ins>
          </w:p>
          <w:p w14:paraId="5BAD30AD" w14:textId="77777777" w:rsidR="00C1759D" w:rsidRPr="00123D1A" w:rsidRDefault="00C1759D" w:rsidP="0011735B">
            <w:pPr>
              <w:pStyle w:val="ListParagraph"/>
              <w:numPr>
                <w:ilvl w:val="0"/>
                <w:numId w:val="60"/>
              </w:numPr>
              <w:rPr>
                <w:ins w:id="1487" w:author="Rodriguez-flores, Raul (R.)" w:date="2020-07-15T14:44:00Z"/>
                <w:rFonts w:cs="Arial"/>
                <w:color w:val="000000" w:themeColor="text1"/>
                <w:szCs w:val="22"/>
                <w:rPrChange w:id="1488" w:author="Rodriguez-flores, Raul (R.)" w:date="2020-07-15T15:31:00Z">
                  <w:rPr>
                    <w:ins w:id="1489" w:author="Rodriguez-flores, Raul (R.)" w:date="2020-07-15T14:44:00Z"/>
                  </w:rPr>
                </w:rPrChange>
              </w:rPr>
            </w:pPr>
            <w:ins w:id="1490" w:author="Rodriguez-flores, Raul (R.)" w:date="2020-07-15T14:44:00Z">
              <w:r w:rsidRPr="00F92EE6">
                <w:rPr>
                  <w:rFonts w:cs="Arial"/>
                  <w:color w:val="000000" w:themeColor="text1"/>
                  <w:szCs w:val="22"/>
                </w:rPr>
                <w:t>Featur</w:t>
              </w:r>
              <w:r>
                <w:rPr>
                  <w:rFonts w:cs="Arial"/>
                  <w:color w:val="000000" w:themeColor="text1"/>
                  <w:szCs w:val="22"/>
                </w:rPr>
                <w:t xml:space="preserve">e </w:t>
              </w:r>
            </w:ins>
            <w:ins w:id="1491" w:author="Rodriguez-flores, Raul (R.)" w:date="2020-07-15T15:22:00Z">
              <w:r>
                <w:rPr>
                  <w:rFonts w:cs="Arial"/>
                  <w:color w:val="000000" w:themeColor="text1"/>
                  <w:szCs w:val="22"/>
                </w:rPr>
                <w:t xml:space="preserve">shall display the Trailer Maintenance </w:t>
              </w:r>
            </w:ins>
            <w:ins w:id="1492" w:author="Rodriguez-flores, Raul (R.)" w:date="2020-07-15T15:23:00Z">
              <w:r>
                <w:rPr>
                  <w:rFonts w:cs="Arial"/>
                  <w:color w:val="000000" w:themeColor="text1"/>
                  <w:szCs w:val="22"/>
                </w:rPr>
                <w:t>Notifications/Pop ups</w:t>
              </w:r>
            </w:ins>
          </w:p>
        </w:tc>
      </w:tr>
      <w:tr w:rsidR="00C1759D" w:rsidRPr="00FB5797" w14:paraId="4765F9F8" w14:textId="77777777" w:rsidTr="0011735B">
        <w:trPr>
          <w:trHeight w:val="255"/>
          <w:ins w:id="1493" w:author="Rodriguez-flores, Raul (R.)" w:date="2020-07-15T14:44:00Z"/>
        </w:trPr>
        <w:tc>
          <w:tcPr>
            <w:tcW w:w="2235" w:type="dxa"/>
            <w:shd w:val="clear" w:color="auto" w:fill="D9D9D9" w:themeFill="background1" w:themeFillShade="D9"/>
          </w:tcPr>
          <w:p w14:paraId="63397685" w14:textId="77777777" w:rsidR="00C1759D" w:rsidRPr="00F92EE6" w:rsidRDefault="00C1759D" w:rsidP="0011735B">
            <w:pPr>
              <w:rPr>
                <w:ins w:id="1494" w:author="Rodriguez-flores, Raul (R.)" w:date="2020-07-15T14:44:00Z"/>
                <w:rFonts w:cs="Arial"/>
                <w:b/>
                <w:bCs/>
                <w:color w:val="000000" w:themeColor="text1"/>
                <w:szCs w:val="22"/>
              </w:rPr>
            </w:pPr>
          </w:p>
        </w:tc>
        <w:tc>
          <w:tcPr>
            <w:tcW w:w="669" w:type="dxa"/>
            <w:shd w:val="clear" w:color="auto" w:fill="auto"/>
          </w:tcPr>
          <w:p w14:paraId="2E84ABDA" w14:textId="77777777" w:rsidR="00C1759D" w:rsidRPr="00F92EE6" w:rsidRDefault="00C1759D" w:rsidP="0011735B">
            <w:pPr>
              <w:rPr>
                <w:ins w:id="1495" w:author="Rodriguez-flores, Raul (R.)" w:date="2020-07-15T14:44:00Z"/>
                <w:rFonts w:cs="Arial"/>
                <w:color w:val="000000" w:themeColor="text1"/>
                <w:szCs w:val="22"/>
              </w:rPr>
            </w:pPr>
          </w:p>
        </w:tc>
        <w:tc>
          <w:tcPr>
            <w:tcW w:w="7552" w:type="dxa"/>
            <w:shd w:val="clear" w:color="auto" w:fill="auto"/>
          </w:tcPr>
          <w:p w14:paraId="32C19460" w14:textId="77777777" w:rsidR="00C1759D" w:rsidRPr="00F92EE6" w:rsidRDefault="00C1759D" w:rsidP="0011735B">
            <w:pPr>
              <w:rPr>
                <w:ins w:id="1496" w:author="Rodriguez-flores, Raul (R.)" w:date="2020-07-15T14:44:00Z"/>
                <w:rFonts w:cs="Arial"/>
                <w:color w:val="000000" w:themeColor="text1"/>
                <w:szCs w:val="22"/>
              </w:rPr>
            </w:pPr>
          </w:p>
        </w:tc>
      </w:tr>
      <w:tr w:rsidR="00C1759D" w:rsidRPr="00FB5797" w14:paraId="3AB8CDE4" w14:textId="77777777" w:rsidTr="0011735B">
        <w:trPr>
          <w:trHeight w:val="255"/>
          <w:ins w:id="1497" w:author="Rodriguez-flores, Raul (R.)" w:date="2020-07-15T14:44:00Z"/>
        </w:trPr>
        <w:tc>
          <w:tcPr>
            <w:tcW w:w="2235" w:type="dxa"/>
            <w:shd w:val="clear" w:color="auto" w:fill="D9D9D9" w:themeFill="background1" w:themeFillShade="D9"/>
          </w:tcPr>
          <w:p w14:paraId="2E3389CB" w14:textId="77777777" w:rsidR="00C1759D" w:rsidRPr="00F92EE6" w:rsidRDefault="00C1759D" w:rsidP="0011735B">
            <w:pPr>
              <w:rPr>
                <w:ins w:id="1498" w:author="Rodriguez-flores, Raul (R.)" w:date="2020-07-15T14:44:00Z"/>
                <w:rFonts w:cs="Arial"/>
                <w:b/>
                <w:bCs/>
                <w:color w:val="000000" w:themeColor="text1"/>
                <w:szCs w:val="22"/>
              </w:rPr>
            </w:pPr>
            <w:ins w:id="1499" w:author="Rodriguez-flores, Raul (R.)" w:date="2020-07-15T14:44:00Z">
              <w:r w:rsidRPr="00F92EE6">
                <w:rPr>
                  <w:rFonts w:cs="Arial"/>
                  <w:b/>
                  <w:bCs/>
                  <w:color w:val="000000" w:themeColor="text1"/>
                  <w:szCs w:val="22"/>
                </w:rPr>
                <w:t>Post-condition</w:t>
              </w:r>
            </w:ins>
          </w:p>
        </w:tc>
        <w:tc>
          <w:tcPr>
            <w:tcW w:w="669" w:type="dxa"/>
            <w:shd w:val="clear" w:color="auto" w:fill="auto"/>
          </w:tcPr>
          <w:p w14:paraId="0A39FD67" w14:textId="77777777" w:rsidR="00C1759D" w:rsidRPr="00F92EE6" w:rsidRDefault="00C1759D" w:rsidP="0011735B">
            <w:pPr>
              <w:rPr>
                <w:ins w:id="1500" w:author="Rodriguez-flores, Raul (R.)" w:date="2020-07-15T14:44:00Z"/>
                <w:rFonts w:cs="Arial"/>
                <w:color w:val="000000" w:themeColor="text1"/>
                <w:szCs w:val="22"/>
              </w:rPr>
            </w:pPr>
          </w:p>
        </w:tc>
        <w:tc>
          <w:tcPr>
            <w:tcW w:w="7552" w:type="dxa"/>
            <w:shd w:val="clear" w:color="auto" w:fill="auto"/>
          </w:tcPr>
          <w:p w14:paraId="6DBB04EC" w14:textId="77777777" w:rsidR="00C1759D" w:rsidRPr="00F92EE6" w:rsidRDefault="00C1759D" w:rsidP="0011735B">
            <w:pPr>
              <w:rPr>
                <w:ins w:id="1501" w:author="Rodriguez-flores, Raul (R.)" w:date="2020-07-15T14:44:00Z"/>
                <w:rFonts w:cs="Arial"/>
                <w:color w:val="000000" w:themeColor="text1"/>
                <w:szCs w:val="22"/>
              </w:rPr>
            </w:pPr>
            <w:ins w:id="1502" w:author="Rodriguez-flores, Raul (R.)" w:date="2020-07-15T15:16:00Z">
              <w:r>
                <w:rPr>
                  <w:rFonts w:cs="Arial"/>
                  <w:color w:val="000000" w:themeColor="text1"/>
                  <w:szCs w:val="22"/>
                </w:rPr>
                <w:t>HMI Visual Not</w:t>
              </w:r>
            </w:ins>
            <w:ins w:id="1503" w:author="Rodriguez-flores, Raul (R.)" w:date="2020-07-15T15:17:00Z">
              <w:r>
                <w:rPr>
                  <w:rFonts w:cs="Arial"/>
                  <w:color w:val="000000" w:themeColor="text1"/>
                  <w:szCs w:val="22"/>
                </w:rPr>
                <w:t>ification/Pop up will be closed.</w:t>
              </w:r>
            </w:ins>
          </w:p>
        </w:tc>
      </w:tr>
    </w:tbl>
    <w:p w14:paraId="5EBF7CEB" w14:textId="77777777" w:rsidR="00C1759D" w:rsidRDefault="00C1759D" w:rsidP="00C1759D">
      <w:pPr>
        <w:rPr>
          <w:ins w:id="1504" w:author="Rodriguez-flores, Raul (R.)" w:date="2020-07-15T09:30:00Z"/>
        </w:rPr>
      </w:pPr>
    </w:p>
    <w:p w14:paraId="795A7694" w14:textId="23A9D97C" w:rsidR="00C1759D" w:rsidRDefault="00C1759D" w:rsidP="0014231F"/>
    <w:p w14:paraId="46093281" w14:textId="692B1787" w:rsidR="00C1759D" w:rsidRDefault="00C1759D" w:rsidP="0014231F"/>
    <w:p w14:paraId="353293A0" w14:textId="77777777" w:rsidR="00C1759D" w:rsidRDefault="00C1759D" w:rsidP="0014231F"/>
    <w:p w14:paraId="0E6576A8" w14:textId="5198E136" w:rsidR="009604D2" w:rsidRPr="00924CE0" w:rsidRDefault="009604D2" w:rsidP="009604D2">
      <w:pPr>
        <w:pStyle w:val="REUseCase"/>
        <w:numPr>
          <w:ilvl w:val="0"/>
          <w:numId w:val="43"/>
        </w:numPr>
        <w:ind w:left="0" w:firstLine="0"/>
        <w:rPr>
          <w:color w:val="000000" w:themeColor="text1"/>
        </w:rPr>
      </w:pPr>
      <w:ins w:id="1505" w:author="Rodriguez-flores, Raul (R.)" w:date="2020-07-15T14:41:00Z">
        <w:r w:rsidRPr="002A548C">
          <w:rPr>
            <w:color w:val="000000" w:themeColor="text1"/>
            <w:rPrChange w:id="1506" w:author="Rodriguez-flores, Raul (R.)" w:date="2020-07-15T14:55:00Z">
              <w:rPr>
                <w:color w:val="7030A0"/>
              </w:rPr>
            </w:rPrChange>
          </w:rPr>
          <w:t>###U</w:t>
        </w:r>
      </w:ins>
      <w:ins w:id="1507" w:author="Rodriguez-flores, Raul (R.)" w:date="2020-07-15T14:39:00Z">
        <w:r w:rsidRPr="002A548C">
          <w:rPr>
            <w:color w:val="000000" w:themeColor="text1"/>
            <w:rPrChange w:id="1508" w:author="Rodriguez-flores, Raul (R.)" w:date="2020-07-15T14:55:00Z">
              <w:rPr>
                <w:color w:val="7030A0"/>
              </w:rPr>
            </w:rPrChange>
          </w:rPr>
          <w:t>C_F_</w:t>
        </w:r>
      </w:ins>
      <w:ins w:id="1509" w:author="Rodriguez-flores, Raul (R.)" w:date="2020-07-15T14:40:00Z">
        <w:r w:rsidRPr="002A548C">
          <w:rPr>
            <w:color w:val="000000" w:themeColor="text1"/>
            <w:rPrChange w:id="1510" w:author="Rodriguez-flores, Raul (R.)" w:date="2020-07-15T14:55:00Z">
              <w:rPr>
                <w:color w:val="7030A0"/>
              </w:rPr>
            </w:rPrChange>
          </w:rPr>
          <w:t>T</w:t>
        </w:r>
      </w:ins>
      <w:ins w:id="1511" w:author="Rodriguez-flores, Raul (R.)" w:date="2020-07-15T09:30:00Z">
        <w:r w:rsidRPr="002A548C">
          <w:rPr>
            <w:color w:val="000000" w:themeColor="text1"/>
            <w:rPrChange w:id="1512" w:author="Rodriguez-flores, Raul (R.)" w:date="2020-07-15T14:55:00Z">
              <w:rPr>
                <w:color w:val="7030A0"/>
              </w:rPr>
            </w:rPrChange>
          </w:rPr>
          <w:t>railer Maintenance</w:t>
        </w:r>
      </w:ins>
      <w:ins w:id="1513" w:author="Rodriguez-flores, Raul (R.)" w:date="2020-07-15T14:40:00Z">
        <w:r w:rsidRPr="002A548C">
          <w:rPr>
            <w:color w:val="000000" w:themeColor="text1"/>
            <w:rPrChange w:id="1514" w:author="Rodriguez-flores, Raul (R.)" w:date="2020-07-15T14:55:00Z">
              <w:rPr>
                <w:color w:val="7030A0"/>
              </w:rPr>
            </w:rPrChange>
          </w:rPr>
          <w:t>_</w:t>
        </w:r>
        <w:r w:rsidRPr="00F34C05">
          <w:rPr>
            <w:rPrChange w:id="1515" w:author="Rodriguez-flores, Raul (R.)" w:date="2020-07-15T14:55:00Z">
              <w:rPr>
                <w:color w:val="7030A0"/>
              </w:rPr>
            </w:rPrChange>
          </w:rPr>
          <w:t>0000</w:t>
        </w:r>
      </w:ins>
      <w:r w:rsidR="00C1759D">
        <w:t>4</w:t>
      </w:r>
      <w:ins w:id="1516" w:author="Rodriguez-flores, Raul (R.)" w:date="2020-07-15T14:41:00Z">
        <w:r w:rsidRPr="002A548C">
          <w:rPr>
            <w:color w:val="000000" w:themeColor="text1"/>
            <w:rPrChange w:id="1517" w:author="Rodriguez-flores, Raul (R.)" w:date="2020-07-15T14:55:00Z">
              <w:rPr>
                <w:color w:val="7030A0"/>
              </w:rPr>
            </w:rPrChange>
          </w:rPr>
          <w:t>###</w:t>
        </w:r>
      </w:ins>
      <w:bookmarkStart w:id="1518" w:name="_Toc40440197"/>
      <w:r>
        <w:rPr>
          <w:color w:val="000000" w:themeColor="text1"/>
        </w:rPr>
        <w:t xml:space="preserve"> </w:t>
      </w:r>
      <w:r w:rsidR="00F34C05">
        <w:t>User request access to Maintenance Notifications or to</w:t>
      </w:r>
      <w:r w:rsidRPr="00E148C4">
        <w:t xml:space="preserve"> toggle between ON/OFF Notifications / Pop-ups.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9604D2" w:rsidRPr="00FB5797" w14:paraId="53187194" w14:textId="77777777" w:rsidTr="00C87E33">
        <w:trPr>
          <w:trHeight w:val="255"/>
          <w:ins w:id="1519" w:author="Rodriguez-flores, Raul (R.)" w:date="2020-07-15T14:44:00Z"/>
        </w:trPr>
        <w:tc>
          <w:tcPr>
            <w:tcW w:w="2235" w:type="dxa"/>
            <w:shd w:val="clear" w:color="auto" w:fill="D9D9D9" w:themeFill="background1" w:themeFillShade="D9"/>
            <w:hideMark/>
          </w:tcPr>
          <w:p w14:paraId="6585D535" w14:textId="77777777" w:rsidR="009604D2" w:rsidRPr="00F92EE6" w:rsidRDefault="009604D2" w:rsidP="00C87E33">
            <w:pPr>
              <w:rPr>
                <w:ins w:id="1520" w:author="Rodriguez-flores, Raul (R.)" w:date="2020-07-15T14:44:00Z"/>
                <w:rFonts w:cs="Arial"/>
                <w:b/>
                <w:bCs/>
                <w:color w:val="000000" w:themeColor="text1"/>
                <w:szCs w:val="22"/>
              </w:rPr>
            </w:pPr>
            <w:ins w:id="1521" w:author="Rodriguez-flores, Raul (R.)" w:date="2020-07-15T14:44:00Z">
              <w:r w:rsidRPr="00F92EE6">
                <w:rPr>
                  <w:rFonts w:cs="Arial"/>
                  <w:b/>
                  <w:bCs/>
                  <w:color w:val="000000" w:themeColor="text1"/>
                  <w:szCs w:val="22"/>
                </w:rPr>
                <w:t>Purpose</w:t>
              </w:r>
            </w:ins>
          </w:p>
        </w:tc>
        <w:tc>
          <w:tcPr>
            <w:tcW w:w="669" w:type="dxa"/>
            <w:shd w:val="clear" w:color="auto" w:fill="auto"/>
            <w:hideMark/>
          </w:tcPr>
          <w:p w14:paraId="5A514BB6" w14:textId="77777777" w:rsidR="009604D2" w:rsidRPr="00F92EE6" w:rsidRDefault="009604D2" w:rsidP="00C87E33">
            <w:pPr>
              <w:rPr>
                <w:ins w:id="1522" w:author="Rodriguez-flores, Raul (R.)" w:date="2020-07-15T14:44:00Z"/>
                <w:rFonts w:cs="Arial"/>
                <w:color w:val="000000" w:themeColor="text1"/>
                <w:szCs w:val="22"/>
              </w:rPr>
            </w:pPr>
          </w:p>
        </w:tc>
        <w:tc>
          <w:tcPr>
            <w:tcW w:w="7552" w:type="dxa"/>
            <w:shd w:val="clear" w:color="auto" w:fill="auto"/>
          </w:tcPr>
          <w:p w14:paraId="7BD26FD0" w14:textId="77777777" w:rsidR="009604D2" w:rsidRPr="00F92EE6" w:rsidRDefault="009604D2" w:rsidP="00F34C05">
            <w:pPr>
              <w:rPr>
                <w:ins w:id="1523" w:author="Rodriguez-flores, Raul (R.)" w:date="2020-07-15T14:44:00Z"/>
                <w:rFonts w:cs="Arial"/>
                <w:color w:val="000000" w:themeColor="text1"/>
                <w:szCs w:val="22"/>
              </w:rPr>
            </w:pPr>
            <w:r>
              <w:rPr>
                <w:color w:val="000000" w:themeColor="text1"/>
              </w:rPr>
              <w:t>User request</w:t>
            </w:r>
            <w:ins w:id="1524" w:author="Rodriguez-flores, Raul (R.)" w:date="2020-07-15T09:30:00Z">
              <w:r w:rsidRPr="00123D1A">
                <w:rPr>
                  <w:rFonts w:ascii="Univers" w:hAnsi="Univers"/>
                  <w:color w:val="000000" w:themeColor="text1"/>
                </w:rPr>
                <w:t xml:space="preserve"> access t</w:t>
              </w:r>
            </w:ins>
            <w:r w:rsidR="00F34C05">
              <w:rPr>
                <w:rFonts w:ascii="Univers" w:hAnsi="Univers"/>
                <w:color w:val="000000" w:themeColor="text1"/>
              </w:rPr>
              <w:t xml:space="preserve">o </w:t>
            </w:r>
            <w:ins w:id="1525" w:author="Rodriguez-flores, Raul (R.)" w:date="2020-07-15T09:30:00Z">
              <w:r w:rsidRPr="00123D1A">
                <w:rPr>
                  <w:rFonts w:ascii="Univers" w:hAnsi="Univers"/>
                  <w:color w:val="000000" w:themeColor="text1"/>
                </w:rPr>
                <w:t xml:space="preserve">maintenance </w:t>
              </w:r>
            </w:ins>
            <w:r w:rsidR="00F34C05">
              <w:rPr>
                <w:rFonts w:ascii="Univers" w:hAnsi="Univers"/>
                <w:color w:val="000000" w:themeColor="text1"/>
              </w:rPr>
              <w:t xml:space="preserve">Notification option </w:t>
            </w:r>
            <w:ins w:id="1526" w:author="Rodriguez-flores, Raul (R.)" w:date="2020-07-15T14:44:00Z">
              <w:r w:rsidRPr="00CF1989">
                <w:rPr>
                  <w:rFonts w:cs="Arial"/>
                  <w:color w:val="000000" w:themeColor="text1"/>
                  <w:szCs w:val="22"/>
                </w:rPr>
                <w:t>via SYNC HMI</w:t>
              </w:r>
            </w:ins>
          </w:p>
        </w:tc>
      </w:tr>
      <w:tr w:rsidR="009604D2" w:rsidRPr="00FB5797" w14:paraId="6192A7B6" w14:textId="77777777" w:rsidTr="00C87E33">
        <w:trPr>
          <w:trHeight w:val="255"/>
          <w:ins w:id="1527" w:author="Rodriguez-flores, Raul (R.)" w:date="2020-07-15T14:44:00Z"/>
        </w:trPr>
        <w:tc>
          <w:tcPr>
            <w:tcW w:w="2235" w:type="dxa"/>
            <w:shd w:val="clear" w:color="auto" w:fill="D9D9D9" w:themeFill="background1" w:themeFillShade="D9"/>
          </w:tcPr>
          <w:p w14:paraId="6BCA0DB5" w14:textId="77777777" w:rsidR="009604D2" w:rsidRPr="00F92EE6" w:rsidRDefault="009604D2" w:rsidP="00C87E33">
            <w:pPr>
              <w:rPr>
                <w:ins w:id="1528" w:author="Rodriguez-flores, Raul (R.)" w:date="2020-07-15T14:44:00Z"/>
                <w:rFonts w:cs="Arial"/>
                <w:b/>
                <w:bCs/>
                <w:color w:val="000000" w:themeColor="text1"/>
                <w:szCs w:val="22"/>
              </w:rPr>
            </w:pPr>
            <w:ins w:id="1529" w:author="Rodriguez-flores, Raul (R.)" w:date="2020-07-15T14:44:00Z">
              <w:r w:rsidRPr="00F92EE6">
                <w:rPr>
                  <w:rFonts w:cs="Arial"/>
                  <w:b/>
                  <w:bCs/>
                  <w:color w:val="000000" w:themeColor="text1"/>
                  <w:szCs w:val="22"/>
                </w:rPr>
                <w:t>Actors</w:t>
              </w:r>
            </w:ins>
          </w:p>
        </w:tc>
        <w:tc>
          <w:tcPr>
            <w:tcW w:w="669" w:type="dxa"/>
            <w:shd w:val="clear" w:color="auto" w:fill="auto"/>
          </w:tcPr>
          <w:p w14:paraId="417CDBE1" w14:textId="77777777" w:rsidR="009604D2" w:rsidRPr="00F92EE6" w:rsidRDefault="009604D2" w:rsidP="00C87E33">
            <w:pPr>
              <w:rPr>
                <w:ins w:id="1530" w:author="Rodriguez-flores, Raul (R.)" w:date="2020-07-15T14:44:00Z"/>
                <w:rFonts w:cs="Arial"/>
                <w:color w:val="000000" w:themeColor="text1"/>
                <w:szCs w:val="22"/>
              </w:rPr>
            </w:pPr>
          </w:p>
        </w:tc>
        <w:tc>
          <w:tcPr>
            <w:tcW w:w="7552" w:type="dxa"/>
            <w:shd w:val="clear" w:color="auto" w:fill="auto"/>
          </w:tcPr>
          <w:p w14:paraId="6E0C1BC8" w14:textId="77777777" w:rsidR="009604D2" w:rsidRPr="00F92EE6" w:rsidRDefault="009604D2" w:rsidP="00C87E33">
            <w:pPr>
              <w:rPr>
                <w:ins w:id="1531" w:author="Rodriguez-flores, Raul (R.)" w:date="2020-07-15T14:44:00Z"/>
                <w:rFonts w:cs="Arial"/>
                <w:color w:val="000000" w:themeColor="text1"/>
                <w:szCs w:val="22"/>
              </w:rPr>
            </w:pPr>
            <w:ins w:id="1532" w:author="Rodriguez-flores, Raul (R.)" w:date="2020-07-15T14:44:00Z">
              <w:r w:rsidRPr="00F92EE6">
                <w:rPr>
                  <w:rFonts w:cs="Arial"/>
                  <w:color w:val="000000" w:themeColor="text1"/>
                  <w:szCs w:val="22"/>
                </w:rPr>
                <w:t>User</w:t>
              </w:r>
            </w:ins>
          </w:p>
        </w:tc>
      </w:tr>
      <w:tr w:rsidR="009604D2" w:rsidRPr="00FB5797" w14:paraId="1049E495" w14:textId="77777777" w:rsidTr="00C87E33">
        <w:trPr>
          <w:trHeight w:val="255"/>
          <w:ins w:id="1533" w:author="Rodriguez-flores, Raul (R.)" w:date="2020-07-15T14:44:00Z"/>
        </w:trPr>
        <w:tc>
          <w:tcPr>
            <w:tcW w:w="2235" w:type="dxa"/>
            <w:shd w:val="clear" w:color="auto" w:fill="D9D9D9" w:themeFill="background1" w:themeFillShade="D9"/>
            <w:hideMark/>
          </w:tcPr>
          <w:p w14:paraId="5238EC39" w14:textId="77777777" w:rsidR="009604D2" w:rsidRPr="00F92EE6" w:rsidRDefault="009604D2" w:rsidP="00C87E33">
            <w:pPr>
              <w:rPr>
                <w:ins w:id="1534" w:author="Rodriguez-flores, Raul (R.)" w:date="2020-07-15T14:44:00Z"/>
                <w:rFonts w:cs="Arial"/>
                <w:b/>
                <w:bCs/>
                <w:color w:val="000000" w:themeColor="text1"/>
                <w:szCs w:val="22"/>
              </w:rPr>
            </w:pPr>
            <w:ins w:id="1535"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6CCB3141" w14:textId="77777777" w:rsidR="009604D2" w:rsidRPr="00F92EE6" w:rsidRDefault="009604D2" w:rsidP="00C87E33">
            <w:pPr>
              <w:rPr>
                <w:ins w:id="1536" w:author="Rodriguez-flores, Raul (R.)" w:date="2020-07-15T14:44:00Z"/>
                <w:rFonts w:cs="Arial"/>
                <w:color w:val="000000" w:themeColor="text1"/>
                <w:szCs w:val="22"/>
              </w:rPr>
            </w:pPr>
          </w:p>
        </w:tc>
        <w:tc>
          <w:tcPr>
            <w:tcW w:w="7552" w:type="dxa"/>
            <w:shd w:val="clear" w:color="auto" w:fill="auto"/>
          </w:tcPr>
          <w:p w14:paraId="4A2D6FB1" w14:textId="77777777" w:rsidR="009604D2" w:rsidRPr="00F92EE6" w:rsidRDefault="009604D2" w:rsidP="00C87E33">
            <w:pPr>
              <w:rPr>
                <w:ins w:id="1537" w:author="Rodriguez-flores, Raul (R.)" w:date="2020-07-15T14:44:00Z"/>
                <w:rFonts w:cs="Arial"/>
                <w:color w:val="000000" w:themeColor="text1"/>
                <w:szCs w:val="22"/>
              </w:rPr>
            </w:pPr>
            <w:ins w:id="1538" w:author="Rodriguez-flores, Raul (R.)" w:date="2020-07-15T14:44:00Z">
              <w:r w:rsidRPr="00F92EE6">
                <w:rPr>
                  <w:rFonts w:cs="Arial"/>
                  <w:color w:val="000000" w:themeColor="text1"/>
                  <w:szCs w:val="22"/>
                </w:rPr>
                <w:t>Vehicle has factory or dealer installed trailer wiring</w:t>
              </w:r>
            </w:ins>
          </w:p>
          <w:p w14:paraId="4C22B47D" w14:textId="77777777" w:rsidR="009604D2" w:rsidRDefault="009604D2" w:rsidP="00C87E33">
            <w:pPr>
              <w:rPr>
                <w:rFonts w:cs="Arial"/>
                <w:color w:val="000000" w:themeColor="text1"/>
                <w:szCs w:val="22"/>
              </w:rPr>
            </w:pPr>
            <w:ins w:id="1539"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6A72FB6B" w14:textId="77777777" w:rsidR="009604D2" w:rsidRPr="00F92EE6" w:rsidRDefault="009604D2" w:rsidP="00C87E33">
            <w:pPr>
              <w:rPr>
                <w:ins w:id="1540" w:author="Rodriguez-flores, Raul (R.)" w:date="2020-07-15T14:44:00Z"/>
                <w:rFonts w:cs="Arial"/>
                <w:color w:val="000000" w:themeColor="text1"/>
                <w:szCs w:val="22"/>
              </w:rPr>
            </w:pPr>
            <w:r>
              <w:rPr>
                <w:rFonts w:cs="Arial"/>
                <w:color w:val="000000" w:themeColor="text1"/>
                <w:szCs w:val="22"/>
              </w:rPr>
              <w:t>Trailer</w:t>
            </w:r>
            <w:ins w:id="1541"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1542" w:author="Rodriguez-flores, Raul (R.)" w:date="2020-07-15T15:26:00Z">
              <w:r>
                <w:rPr>
                  <w:rFonts w:cs="Arial"/>
                  <w:color w:val="000000" w:themeColor="text1"/>
                  <w:szCs w:val="22"/>
                </w:rPr>
                <w:t>signal must be present on HS3 CAN bus.</w:t>
              </w:r>
            </w:ins>
          </w:p>
          <w:p w14:paraId="58243A2C" w14:textId="77777777" w:rsidR="009604D2" w:rsidRPr="00F92EE6" w:rsidRDefault="009604D2" w:rsidP="00C87E33">
            <w:pPr>
              <w:rPr>
                <w:ins w:id="1543" w:author="Rodriguez-flores, Raul (R.)" w:date="2020-07-15T14:44:00Z"/>
                <w:rFonts w:cs="Arial"/>
                <w:color w:val="000000" w:themeColor="text1"/>
                <w:szCs w:val="22"/>
              </w:rPr>
            </w:pPr>
            <w:ins w:id="1544" w:author="Rodriguez-flores, Raul (R.)" w:date="2020-07-15T14:44:00Z">
              <w:r w:rsidRPr="00F92EE6">
                <w:rPr>
                  <w:rFonts w:cs="Arial"/>
                  <w:color w:val="000000" w:themeColor="text1"/>
                  <w:szCs w:val="22"/>
                </w:rPr>
                <w:t>Vehicle battery is &gt;= 75% state of charge with engine off</w:t>
              </w:r>
            </w:ins>
          </w:p>
          <w:p w14:paraId="00D87EF5" w14:textId="77777777" w:rsidR="009604D2" w:rsidRPr="00F92EE6" w:rsidRDefault="009604D2" w:rsidP="00C87E33">
            <w:pPr>
              <w:rPr>
                <w:ins w:id="1545" w:author="Rodriguez-flores, Raul (R.)" w:date="2020-07-15T14:44:00Z"/>
                <w:rFonts w:cs="Arial"/>
                <w:color w:val="000000" w:themeColor="text1"/>
                <w:szCs w:val="22"/>
              </w:rPr>
            </w:pPr>
            <w:ins w:id="1546" w:author="Rodriguez-flores, Raul (R.)" w:date="2020-07-15T14:44:00Z">
              <w:r w:rsidRPr="00F92EE6">
                <w:rPr>
                  <w:rFonts w:cs="Arial"/>
                  <w:color w:val="000000" w:themeColor="text1"/>
                  <w:szCs w:val="22"/>
                </w:rPr>
                <w:t>Ignition is ON or ACC</w:t>
              </w:r>
            </w:ins>
          </w:p>
          <w:p w14:paraId="0C8B2FBC" w14:textId="77777777" w:rsidR="009604D2" w:rsidRPr="00F92EE6" w:rsidRDefault="009604D2" w:rsidP="00C87E33">
            <w:pPr>
              <w:rPr>
                <w:ins w:id="1547" w:author="Rodriguez-flores, Raul (R.)" w:date="2020-07-15T14:44:00Z"/>
                <w:rFonts w:cs="Arial"/>
                <w:color w:val="000000" w:themeColor="text1"/>
                <w:szCs w:val="22"/>
              </w:rPr>
            </w:pPr>
            <w:ins w:id="1548" w:author="Rodriguez-flores, Raul (R.)" w:date="2020-07-15T14:44:00Z">
              <w:r>
                <w:rPr>
                  <w:rFonts w:cs="Arial"/>
                  <w:color w:val="000000" w:themeColor="text1"/>
                  <w:szCs w:val="22"/>
                </w:rPr>
                <w:t>Vehicle is stationary</w:t>
              </w:r>
            </w:ins>
            <w:ins w:id="1549" w:author="Rodriguez-flores, Raul (R.)" w:date="2020-07-15T15:27:00Z">
              <w:r>
                <w:rPr>
                  <w:rFonts w:cs="Arial"/>
                  <w:color w:val="000000" w:themeColor="text1"/>
                  <w:szCs w:val="22"/>
                </w:rPr>
                <w:t xml:space="preserve"> or Gear Shift must be in Park Position</w:t>
              </w:r>
            </w:ins>
          </w:p>
          <w:p w14:paraId="52B2F1A6" w14:textId="77777777" w:rsidR="009604D2" w:rsidRDefault="009604D2" w:rsidP="00C87E33">
            <w:pPr>
              <w:rPr>
                <w:ins w:id="1550" w:author="Rodriguez-flores, Raul (R.)" w:date="2020-07-15T14:45:00Z"/>
                <w:rFonts w:cs="Arial"/>
                <w:color w:val="000000" w:themeColor="text1"/>
                <w:szCs w:val="22"/>
              </w:rPr>
            </w:pPr>
            <w:ins w:id="1551" w:author="Rodriguez-flores, Raul (R.)" w:date="2020-07-15T14:45:00Z">
              <w:r>
                <w:rPr>
                  <w:rFonts w:cs="Arial"/>
                  <w:color w:val="000000" w:themeColor="text1"/>
                  <w:szCs w:val="22"/>
                </w:rPr>
                <w:t>Time and Date are set up to date</w:t>
              </w:r>
            </w:ins>
          </w:p>
          <w:p w14:paraId="35ED550B" w14:textId="77777777" w:rsidR="009604D2" w:rsidRDefault="009604D2" w:rsidP="00C87E33">
            <w:pPr>
              <w:rPr>
                <w:ins w:id="1552" w:author="Rodriguez-flores, Raul (R.)" w:date="2020-07-15T15:23:00Z"/>
                <w:rFonts w:cs="Arial"/>
                <w:color w:val="000000" w:themeColor="text1"/>
                <w:szCs w:val="22"/>
              </w:rPr>
            </w:pPr>
            <w:ins w:id="1553" w:author="Rodriguez-flores, Raul (R.)" w:date="2020-07-15T14:46:00Z">
              <w:r>
                <w:rPr>
                  <w:rFonts w:cs="Arial"/>
                  <w:color w:val="000000" w:themeColor="text1"/>
                  <w:szCs w:val="22"/>
                </w:rPr>
                <w:t xml:space="preserve">Mileage message is available on the </w:t>
              </w:r>
            </w:ins>
            <w:ins w:id="1554" w:author="Rodriguez-flores, Raul (R.)" w:date="2020-07-15T14:47:00Z">
              <w:r>
                <w:rPr>
                  <w:rFonts w:cs="Arial"/>
                  <w:color w:val="000000" w:themeColor="text1"/>
                  <w:szCs w:val="22"/>
                </w:rPr>
                <w:t>vehicle</w:t>
              </w:r>
            </w:ins>
          </w:p>
          <w:p w14:paraId="6CE46029" w14:textId="77777777" w:rsidR="009604D2" w:rsidRPr="00F92EE6" w:rsidRDefault="009604D2" w:rsidP="00C87E33">
            <w:pPr>
              <w:rPr>
                <w:ins w:id="1555" w:author="Rodriguez-flores, Raul (R.)" w:date="2020-07-15T14:44:00Z"/>
                <w:rFonts w:cs="Arial"/>
                <w:color w:val="000000" w:themeColor="text1"/>
                <w:szCs w:val="22"/>
              </w:rPr>
            </w:pPr>
            <w:ins w:id="1556" w:author="Rodriguez-flores, Raul (R.)" w:date="2020-07-15T14:47:00Z">
              <w:r>
                <w:rPr>
                  <w:rFonts w:cs="Arial"/>
                  <w:color w:val="000000" w:themeColor="text1"/>
                  <w:szCs w:val="22"/>
                </w:rPr>
                <w:t>An active Trailer Profile is currently selected</w:t>
              </w:r>
            </w:ins>
          </w:p>
        </w:tc>
      </w:tr>
      <w:tr w:rsidR="009604D2" w:rsidRPr="00FB5797" w14:paraId="030EB92C" w14:textId="77777777" w:rsidTr="00C87E33">
        <w:trPr>
          <w:trHeight w:val="255"/>
          <w:ins w:id="1557" w:author="Rodriguez-flores, Raul (R.)" w:date="2020-07-15T14:44:00Z"/>
        </w:trPr>
        <w:tc>
          <w:tcPr>
            <w:tcW w:w="2235" w:type="dxa"/>
            <w:shd w:val="clear" w:color="auto" w:fill="D9D9D9" w:themeFill="background1" w:themeFillShade="D9"/>
            <w:hideMark/>
          </w:tcPr>
          <w:p w14:paraId="7DD2D9F4" w14:textId="77777777" w:rsidR="009604D2" w:rsidRPr="00F92EE6" w:rsidRDefault="009604D2" w:rsidP="00C87E33">
            <w:pPr>
              <w:rPr>
                <w:ins w:id="1558" w:author="Rodriguez-flores, Raul (R.)" w:date="2020-07-15T14:44:00Z"/>
                <w:rFonts w:cs="Arial"/>
                <w:b/>
                <w:bCs/>
                <w:color w:val="000000" w:themeColor="text1"/>
                <w:szCs w:val="22"/>
              </w:rPr>
            </w:pPr>
          </w:p>
        </w:tc>
        <w:tc>
          <w:tcPr>
            <w:tcW w:w="669" w:type="dxa"/>
            <w:shd w:val="clear" w:color="auto" w:fill="auto"/>
            <w:hideMark/>
          </w:tcPr>
          <w:p w14:paraId="1D005DD4" w14:textId="77777777" w:rsidR="009604D2" w:rsidRPr="00F92EE6" w:rsidRDefault="009604D2" w:rsidP="00C87E33">
            <w:pPr>
              <w:rPr>
                <w:ins w:id="1559" w:author="Rodriguez-flores, Raul (R.)" w:date="2020-07-15T14:44:00Z"/>
                <w:rFonts w:cs="Arial"/>
                <w:color w:val="000000" w:themeColor="text1"/>
                <w:szCs w:val="22"/>
              </w:rPr>
            </w:pPr>
          </w:p>
        </w:tc>
        <w:tc>
          <w:tcPr>
            <w:tcW w:w="7552" w:type="dxa"/>
            <w:shd w:val="clear" w:color="auto" w:fill="auto"/>
          </w:tcPr>
          <w:p w14:paraId="321C4EFB" w14:textId="77777777" w:rsidR="009604D2" w:rsidRPr="00F92EE6" w:rsidRDefault="009604D2" w:rsidP="00C87E33">
            <w:pPr>
              <w:rPr>
                <w:ins w:id="1560" w:author="Rodriguez-flores, Raul (R.)" w:date="2020-07-15T14:44:00Z"/>
                <w:rFonts w:cs="Arial"/>
                <w:color w:val="000000" w:themeColor="text1"/>
                <w:szCs w:val="22"/>
              </w:rPr>
            </w:pPr>
          </w:p>
        </w:tc>
      </w:tr>
      <w:tr w:rsidR="009604D2" w:rsidRPr="00FB5797" w14:paraId="6E9AA21B" w14:textId="77777777" w:rsidTr="00C87E33">
        <w:trPr>
          <w:trHeight w:val="255"/>
          <w:ins w:id="1561" w:author="Rodriguez-flores, Raul (R.)" w:date="2020-07-15T14:44:00Z"/>
        </w:trPr>
        <w:tc>
          <w:tcPr>
            <w:tcW w:w="2235" w:type="dxa"/>
            <w:shd w:val="clear" w:color="auto" w:fill="D9D9D9" w:themeFill="background1" w:themeFillShade="D9"/>
            <w:hideMark/>
          </w:tcPr>
          <w:p w14:paraId="66E2731F" w14:textId="77777777" w:rsidR="009604D2" w:rsidRPr="00F92EE6" w:rsidRDefault="009604D2" w:rsidP="00C87E33">
            <w:pPr>
              <w:rPr>
                <w:ins w:id="1562" w:author="Rodriguez-flores, Raul (R.)" w:date="2020-07-15T14:44:00Z"/>
                <w:rFonts w:cs="Arial"/>
                <w:b/>
                <w:bCs/>
                <w:color w:val="000000" w:themeColor="text1"/>
                <w:szCs w:val="22"/>
              </w:rPr>
            </w:pPr>
            <w:ins w:id="1563" w:author="Rodriguez-flores, Raul (R.)" w:date="2020-07-15T14:44:00Z">
              <w:r w:rsidRPr="00F92EE6">
                <w:rPr>
                  <w:rFonts w:cs="Arial"/>
                  <w:b/>
                  <w:bCs/>
                  <w:color w:val="000000" w:themeColor="text1"/>
                  <w:szCs w:val="22"/>
                </w:rPr>
                <w:t>Main Flow</w:t>
              </w:r>
            </w:ins>
          </w:p>
        </w:tc>
        <w:tc>
          <w:tcPr>
            <w:tcW w:w="669" w:type="dxa"/>
            <w:shd w:val="clear" w:color="auto" w:fill="auto"/>
            <w:hideMark/>
          </w:tcPr>
          <w:p w14:paraId="18675790" w14:textId="77777777" w:rsidR="009604D2" w:rsidRPr="00F92EE6" w:rsidRDefault="009604D2" w:rsidP="00C87E33">
            <w:pPr>
              <w:rPr>
                <w:ins w:id="1564" w:author="Rodriguez-flores, Raul (R.)" w:date="2020-07-15T14:44:00Z"/>
                <w:rFonts w:cs="Arial"/>
                <w:color w:val="000000" w:themeColor="text1"/>
                <w:szCs w:val="22"/>
              </w:rPr>
            </w:pPr>
            <w:ins w:id="1565" w:author="Rodriguez-flores, Raul (R.)" w:date="2020-07-15T14:44:00Z">
              <w:r w:rsidRPr="00F92EE6">
                <w:rPr>
                  <w:rFonts w:cs="Arial"/>
                  <w:color w:val="000000" w:themeColor="text1"/>
                  <w:szCs w:val="22"/>
                </w:rPr>
                <w:t>M1</w:t>
              </w:r>
            </w:ins>
          </w:p>
        </w:tc>
        <w:tc>
          <w:tcPr>
            <w:tcW w:w="7552" w:type="dxa"/>
            <w:shd w:val="clear" w:color="auto" w:fill="auto"/>
          </w:tcPr>
          <w:p w14:paraId="4F96FDFD" w14:textId="77777777" w:rsidR="009604D2" w:rsidRPr="00F92EE6" w:rsidRDefault="009604D2" w:rsidP="001E38DA">
            <w:pPr>
              <w:rPr>
                <w:ins w:id="1566" w:author="Rodriguez-flores, Raul (R.)" w:date="2020-07-15T14:44:00Z"/>
                <w:rFonts w:cs="Arial"/>
                <w:color w:val="000000" w:themeColor="text1"/>
                <w:szCs w:val="22"/>
              </w:rPr>
            </w:pPr>
            <w:r>
              <w:t>User request access to T</w:t>
            </w:r>
            <w:ins w:id="1567" w:author="Rodriguez-flores, Raul (R.)" w:date="2020-07-15T15:07:00Z">
              <w:r>
                <w:t xml:space="preserve">railer </w:t>
              </w:r>
            </w:ins>
            <w:r>
              <w:t>M</w:t>
            </w:r>
            <w:ins w:id="1568" w:author="Rodriguez-flores, Raul (R.)" w:date="2020-07-15T15:07:00Z">
              <w:r>
                <w:t>aintenance item</w:t>
              </w:r>
            </w:ins>
            <w:r>
              <w:t>s</w:t>
            </w:r>
            <w:r w:rsidR="001E38DA">
              <w:t xml:space="preserve"> thru “Towing Menu” or “Select Active Trailer” menu</w:t>
            </w:r>
            <w:r>
              <w:t>.</w:t>
            </w:r>
          </w:p>
        </w:tc>
      </w:tr>
      <w:tr w:rsidR="009604D2" w:rsidRPr="00FB5797" w14:paraId="72E5210C" w14:textId="77777777" w:rsidTr="00C87E33">
        <w:trPr>
          <w:trHeight w:val="255"/>
          <w:ins w:id="1569" w:author="Rodriguez-flores, Raul (R.)" w:date="2020-07-15T14:44:00Z"/>
        </w:trPr>
        <w:tc>
          <w:tcPr>
            <w:tcW w:w="2235" w:type="dxa"/>
            <w:shd w:val="clear" w:color="auto" w:fill="D9D9D9" w:themeFill="background1" w:themeFillShade="D9"/>
          </w:tcPr>
          <w:p w14:paraId="3D49E5C9" w14:textId="77777777" w:rsidR="009604D2" w:rsidRPr="00F92EE6" w:rsidRDefault="009604D2" w:rsidP="00C87E33">
            <w:pPr>
              <w:rPr>
                <w:ins w:id="1570" w:author="Rodriguez-flores, Raul (R.)" w:date="2020-07-15T14:44:00Z"/>
                <w:rFonts w:cs="Arial"/>
                <w:b/>
                <w:bCs/>
                <w:color w:val="000000" w:themeColor="text1"/>
                <w:szCs w:val="22"/>
              </w:rPr>
            </w:pPr>
          </w:p>
        </w:tc>
        <w:tc>
          <w:tcPr>
            <w:tcW w:w="669" w:type="dxa"/>
            <w:shd w:val="clear" w:color="auto" w:fill="auto"/>
          </w:tcPr>
          <w:p w14:paraId="57013326" w14:textId="77777777" w:rsidR="009604D2" w:rsidRPr="00F92EE6" w:rsidRDefault="009604D2" w:rsidP="00C87E33">
            <w:pPr>
              <w:rPr>
                <w:ins w:id="1571" w:author="Rodriguez-flores, Raul (R.)" w:date="2020-07-15T14:44:00Z"/>
                <w:rFonts w:cs="Arial"/>
                <w:color w:val="000000" w:themeColor="text1"/>
                <w:szCs w:val="22"/>
              </w:rPr>
            </w:pPr>
            <w:ins w:id="1572" w:author="Rodriguez-flores, Raul (R.)" w:date="2020-07-15T14:44:00Z">
              <w:r w:rsidRPr="00F92EE6">
                <w:rPr>
                  <w:rFonts w:cs="Arial"/>
                  <w:color w:val="000000" w:themeColor="text1"/>
                  <w:szCs w:val="22"/>
                </w:rPr>
                <w:t>M2</w:t>
              </w:r>
            </w:ins>
          </w:p>
        </w:tc>
        <w:tc>
          <w:tcPr>
            <w:tcW w:w="7552" w:type="dxa"/>
            <w:shd w:val="clear" w:color="auto" w:fill="auto"/>
          </w:tcPr>
          <w:p w14:paraId="64141E8E" w14:textId="77777777" w:rsidR="009604D2" w:rsidRPr="00F92EE6" w:rsidRDefault="009604D2" w:rsidP="00C87E33">
            <w:pPr>
              <w:rPr>
                <w:ins w:id="1573" w:author="Rodriguez-flores, Raul (R.)" w:date="2020-07-15T14:44:00Z"/>
                <w:rFonts w:cs="Arial"/>
                <w:color w:val="000000" w:themeColor="text1"/>
              </w:rPr>
            </w:pPr>
            <w:r>
              <w:t>User</w:t>
            </w:r>
            <w:r w:rsidR="001E38DA">
              <w:t xml:space="preserve"> select Maintenance Notifications</w:t>
            </w:r>
            <w:r>
              <w:t xml:space="preserve"> and Enable/Disable Maintenance Notifications option</w:t>
            </w:r>
          </w:p>
        </w:tc>
      </w:tr>
      <w:tr w:rsidR="009604D2" w:rsidRPr="00FB5797" w14:paraId="4A4BF1E2" w14:textId="77777777" w:rsidTr="00C87E33">
        <w:trPr>
          <w:trHeight w:val="255"/>
          <w:ins w:id="1574" w:author="Rodriguez-flores, Raul (R.)" w:date="2020-07-15T14:44:00Z"/>
        </w:trPr>
        <w:tc>
          <w:tcPr>
            <w:tcW w:w="2235" w:type="dxa"/>
            <w:shd w:val="clear" w:color="auto" w:fill="D9D9D9" w:themeFill="background1" w:themeFillShade="D9"/>
          </w:tcPr>
          <w:p w14:paraId="5B31C60A" w14:textId="77777777" w:rsidR="009604D2" w:rsidRPr="00F92EE6" w:rsidRDefault="009604D2" w:rsidP="00C87E33">
            <w:pPr>
              <w:rPr>
                <w:ins w:id="1575" w:author="Rodriguez-flores, Raul (R.)" w:date="2020-07-15T14:44:00Z"/>
                <w:rFonts w:cs="Arial"/>
                <w:b/>
                <w:bCs/>
                <w:color w:val="000000" w:themeColor="text1"/>
                <w:szCs w:val="22"/>
              </w:rPr>
            </w:pPr>
          </w:p>
        </w:tc>
        <w:tc>
          <w:tcPr>
            <w:tcW w:w="669" w:type="dxa"/>
            <w:shd w:val="clear" w:color="auto" w:fill="auto"/>
          </w:tcPr>
          <w:p w14:paraId="1F875111" w14:textId="77777777" w:rsidR="009604D2" w:rsidRPr="00F92EE6" w:rsidRDefault="009604D2" w:rsidP="00C87E33">
            <w:pPr>
              <w:rPr>
                <w:ins w:id="1576" w:author="Rodriguez-flores, Raul (R.)" w:date="2020-07-15T14:44:00Z"/>
                <w:rFonts w:cs="Arial"/>
                <w:color w:val="000000" w:themeColor="text1"/>
                <w:szCs w:val="22"/>
              </w:rPr>
            </w:pPr>
            <w:ins w:id="1577" w:author="Rodriguez-flores, Raul (R.)" w:date="2020-07-15T14:44:00Z">
              <w:r w:rsidRPr="00F92EE6">
                <w:rPr>
                  <w:rFonts w:cs="Arial"/>
                  <w:color w:val="000000" w:themeColor="text1"/>
                  <w:szCs w:val="22"/>
                </w:rPr>
                <w:t>M3</w:t>
              </w:r>
            </w:ins>
          </w:p>
        </w:tc>
        <w:tc>
          <w:tcPr>
            <w:tcW w:w="7552" w:type="dxa"/>
            <w:shd w:val="clear" w:color="auto" w:fill="auto"/>
          </w:tcPr>
          <w:p w14:paraId="253DAE14" w14:textId="77777777" w:rsidR="009604D2" w:rsidRPr="00F92EE6" w:rsidRDefault="001E38DA" w:rsidP="00C87E33">
            <w:pPr>
              <w:rPr>
                <w:ins w:id="1578" w:author="Rodriguez-flores, Raul (R.)" w:date="2020-07-15T14:44:00Z"/>
                <w:rFonts w:cs="Arial"/>
                <w:color w:val="000000" w:themeColor="text1"/>
                <w:szCs w:val="22"/>
              </w:rPr>
            </w:pPr>
            <w:r>
              <w:rPr>
                <w:rFonts w:cs="Arial"/>
                <w:color w:val="000000" w:themeColor="text1"/>
                <w:szCs w:val="22"/>
              </w:rPr>
              <w:t>User shall not be able to receive any Maintenance Notification</w:t>
            </w:r>
            <w:r w:rsidR="009604D2">
              <w:rPr>
                <w:rFonts w:cs="Arial"/>
                <w:color w:val="000000" w:themeColor="text1"/>
                <w:szCs w:val="22"/>
              </w:rPr>
              <w:t>.</w:t>
            </w:r>
          </w:p>
        </w:tc>
      </w:tr>
      <w:tr w:rsidR="001E38DA" w:rsidRPr="00FB5797" w14:paraId="425866D5" w14:textId="77777777" w:rsidTr="00C87E33">
        <w:trPr>
          <w:trHeight w:val="255"/>
        </w:trPr>
        <w:tc>
          <w:tcPr>
            <w:tcW w:w="2235" w:type="dxa"/>
            <w:shd w:val="clear" w:color="auto" w:fill="D9D9D9" w:themeFill="background1" w:themeFillShade="D9"/>
          </w:tcPr>
          <w:p w14:paraId="5E8B42EA" w14:textId="77777777" w:rsidR="001E38DA" w:rsidRPr="00F92EE6" w:rsidRDefault="001E38DA" w:rsidP="00C87E33">
            <w:pPr>
              <w:rPr>
                <w:rFonts w:cs="Arial"/>
                <w:b/>
                <w:bCs/>
                <w:color w:val="000000" w:themeColor="text1"/>
                <w:szCs w:val="22"/>
              </w:rPr>
            </w:pPr>
          </w:p>
        </w:tc>
        <w:tc>
          <w:tcPr>
            <w:tcW w:w="669" w:type="dxa"/>
            <w:shd w:val="clear" w:color="auto" w:fill="auto"/>
          </w:tcPr>
          <w:p w14:paraId="1F9306B7" w14:textId="77777777" w:rsidR="001E38DA" w:rsidRPr="00F92EE6" w:rsidRDefault="001E38DA" w:rsidP="00C87E33">
            <w:pPr>
              <w:rPr>
                <w:rFonts w:cs="Arial"/>
                <w:color w:val="000000" w:themeColor="text1"/>
                <w:szCs w:val="22"/>
              </w:rPr>
            </w:pPr>
          </w:p>
        </w:tc>
        <w:tc>
          <w:tcPr>
            <w:tcW w:w="7552" w:type="dxa"/>
            <w:shd w:val="clear" w:color="auto" w:fill="auto"/>
          </w:tcPr>
          <w:p w14:paraId="6675700C" w14:textId="77777777" w:rsidR="001E38DA" w:rsidRDefault="001E38DA" w:rsidP="00C87E33">
            <w:pPr>
              <w:rPr>
                <w:rFonts w:cs="Arial"/>
                <w:color w:val="000000" w:themeColor="text1"/>
                <w:szCs w:val="22"/>
              </w:rPr>
            </w:pPr>
          </w:p>
        </w:tc>
      </w:tr>
      <w:tr w:rsidR="009604D2" w:rsidRPr="00FB5797" w14:paraId="3C7BF741" w14:textId="77777777" w:rsidTr="00C87E33">
        <w:trPr>
          <w:trHeight w:val="255"/>
          <w:ins w:id="1579" w:author="Rodriguez-flores, Raul (R.)" w:date="2020-07-15T14:44:00Z"/>
        </w:trPr>
        <w:tc>
          <w:tcPr>
            <w:tcW w:w="2235" w:type="dxa"/>
            <w:shd w:val="clear" w:color="auto" w:fill="D9D9D9" w:themeFill="background1" w:themeFillShade="D9"/>
          </w:tcPr>
          <w:p w14:paraId="546DD77D" w14:textId="77777777" w:rsidR="009604D2" w:rsidRPr="00F92EE6" w:rsidRDefault="005E1064" w:rsidP="00C87E33">
            <w:pPr>
              <w:rPr>
                <w:ins w:id="1580" w:author="Rodriguez-flores, Raul (R.)" w:date="2020-07-15T14:44:00Z"/>
                <w:rFonts w:cs="Arial"/>
                <w:b/>
                <w:bCs/>
                <w:color w:val="000000" w:themeColor="text1"/>
                <w:szCs w:val="22"/>
              </w:rPr>
            </w:pPr>
            <w:ins w:id="1581" w:author="Rodriguez-flores, Raul (R.)" w:date="2020-07-15T14:44:00Z">
              <w:r w:rsidRPr="00F92EE6">
                <w:rPr>
                  <w:rFonts w:cs="Arial"/>
                  <w:b/>
                  <w:bCs/>
                  <w:color w:val="000000" w:themeColor="text1"/>
                  <w:szCs w:val="22"/>
                </w:rPr>
                <w:t>Alternative Flow</w:t>
              </w:r>
            </w:ins>
            <w:r>
              <w:rPr>
                <w:rFonts w:cs="Arial"/>
                <w:b/>
                <w:bCs/>
                <w:color w:val="000000" w:themeColor="text1"/>
                <w:szCs w:val="22"/>
              </w:rPr>
              <w:t xml:space="preserve"> 1</w:t>
            </w:r>
          </w:p>
        </w:tc>
        <w:tc>
          <w:tcPr>
            <w:tcW w:w="669" w:type="dxa"/>
            <w:shd w:val="clear" w:color="auto" w:fill="auto"/>
          </w:tcPr>
          <w:p w14:paraId="14F0B5A6" w14:textId="77777777" w:rsidR="009604D2" w:rsidRPr="00F92EE6" w:rsidRDefault="005E1064" w:rsidP="00C87E33">
            <w:pPr>
              <w:rPr>
                <w:ins w:id="1582" w:author="Rodriguez-flores, Raul (R.)" w:date="2020-07-15T14:44:00Z"/>
                <w:rFonts w:cs="Arial"/>
                <w:color w:val="000000" w:themeColor="text1"/>
                <w:szCs w:val="22"/>
              </w:rPr>
            </w:pPr>
            <w:r>
              <w:rPr>
                <w:rFonts w:cs="Arial"/>
                <w:color w:val="000000" w:themeColor="text1"/>
                <w:szCs w:val="22"/>
              </w:rPr>
              <w:t>A1</w:t>
            </w:r>
          </w:p>
        </w:tc>
        <w:tc>
          <w:tcPr>
            <w:tcW w:w="7552" w:type="dxa"/>
            <w:shd w:val="clear" w:color="auto" w:fill="auto"/>
          </w:tcPr>
          <w:p w14:paraId="71754F9C" w14:textId="77777777" w:rsidR="009604D2" w:rsidRPr="00F92EE6" w:rsidRDefault="005E1064" w:rsidP="00C87E33">
            <w:pPr>
              <w:rPr>
                <w:ins w:id="1583" w:author="Rodriguez-flores, Raul (R.)" w:date="2020-07-15T14:44:00Z"/>
                <w:rFonts w:cs="Arial"/>
                <w:color w:val="000000" w:themeColor="text1"/>
                <w:szCs w:val="22"/>
              </w:rPr>
            </w:pPr>
            <w:r>
              <w:rPr>
                <w:rFonts w:cs="Arial"/>
                <w:color w:val="000000" w:themeColor="text1"/>
                <w:szCs w:val="22"/>
              </w:rPr>
              <w:t>User select the Maintenance Notifications Infobook Icon. User shall receive message with the following description “Enable Notifications related to the trailer maintenance. These notifications will be displayed while the trailer is active.”</w:t>
            </w:r>
          </w:p>
        </w:tc>
      </w:tr>
      <w:tr w:rsidR="009604D2" w:rsidRPr="00FB5797" w14:paraId="5B1BDC7D" w14:textId="77777777" w:rsidTr="00C87E33">
        <w:trPr>
          <w:trHeight w:val="255"/>
          <w:ins w:id="1584" w:author="Rodriguez-flores, Raul (R.)" w:date="2020-07-15T14:44:00Z"/>
        </w:trPr>
        <w:tc>
          <w:tcPr>
            <w:tcW w:w="2235" w:type="dxa"/>
            <w:shd w:val="clear" w:color="auto" w:fill="D9D9D9" w:themeFill="background1" w:themeFillShade="D9"/>
          </w:tcPr>
          <w:p w14:paraId="7AC93B85" w14:textId="77777777" w:rsidR="009604D2" w:rsidRPr="00F92EE6" w:rsidRDefault="009604D2" w:rsidP="00C87E33">
            <w:pPr>
              <w:rPr>
                <w:ins w:id="1585" w:author="Rodriguez-flores, Raul (R.)" w:date="2020-07-15T14:44:00Z"/>
                <w:rFonts w:cs="Arial"/>
                <w:b/>
                <w:bCs/>
                <w:color w:val="000000" w:themeColor="text1"/>
                <w:szCs w:val="22"/>
              </w:rPr>
            </w:pPr>
            <w:ins w:id="1586" w:author="Rodriguez-flores, Raul (R.)" w:date="2020-07-15T14:44:00Z">
              <w:r w:rsidRPr="00F92EE6">
                <w:rPr>
                  <w:rFonts w:cs="Arial"/>
                  <w:b/>
                  <w:bCs/>
                  <w:color w:val="000000" w:themeColor="text1"/>
                  <w:szCs w:val="22"/>
                </w:rPr>
                <w:t xml:space="preserve">Alternative Flow </w:t>
              </w:r>
            </w:ins>
            <w:r w:rsidR="005E1064">
              <w:rPr>
                <w:rFonts w:cs="Arial"/>
                <w:b/>
                <w:bCs/>
                <w:color w:val="000000" w:themeColor="text1"/>
                <w:szCs w:val="22"/>
              </w:rPr>
              <w:t>2</w:t>
            </w:r>
          </w:p>
        </w:tc>
        <w:tc>
          <w:tcPr>
            <w:tcW w:w="669" w:type="dxa"/>
            <w:shd w:val="clear" w:color="auto" w:fill="auto"/>
          </w:tcPr>
          <w:p w14:paraId="14FD6564" w14:textId="77777777" w:rsidR="009604D2" w:rsidRPr="00F92EE6" w:rsidRDefault="009604D2" w:rsidP="00C87E33">
            <w:pPr>
              <w:rPr>
                <w:ins w:id="1587" w:author="Rodriguez-flores, Raul (R.)" w:date="2020-07-15T14:44:00Z"/>
                <w:rFonts w:cs="Arial"/>
                <w:color w:val="000000" w:themeColor="text1"/>
                <w:szCs w:val="22"/>
              </w:rPr>
            </w:pPr>
            <w:ins w:id="1588" w:author="Rodriguez-flores, Raul (R.)" w:date="2020-07-15T14:44:00Z">
              <w:r w:rsidRPr="00F92EE6">
                <w:rPr>
                  <w:rFonts w:cs="Arial"/>
                  <w:color w:val="000000" w:themeColor="text1"/>
                  <w:szCs w:val="22"/>
                </w:rPr>
                <w:t>A</w:t>
              </w:r>
            </w:ins>
            <w:r w:rsidR="005E1064">
              <w:rPr>
                <w:rFonts w:cs="Arial"/>
                <w:color w:val="000000" w:themeColor="text1"/>
                <w:szCs w:val="22"/>
              </w:rPr>
              <w:t>2</w:t>
            </w:r>
          </w:p>
        </w:tc>
        <w:tc>
          <w:tcPr>
            <w:tcW w:w="7552" w:type="dxa"/>
            <w:shd w:val="clear" w:color="auto" w:fill="auto"/>
          </w:tcPr>
          <w:p w14:paraId="58275B68" w14:textId="77777777" w:rsidR="009604D2" w:rsidRPr="00F92EE6" w:rsidRDefault="009604D2" w:rsidP="00C87E33">
            <w:pPr>
              <w:pStyle w:val="ListParagraph"/>
              <w:numPr>
                <w:ilvl w:val="0"/>
                <w:numId w:val="59"/>
              </w:numPr>
              <w:overflowPunct/>
              <w:autoSpaceDE/>
              <w:autoSpaceDN/>
              <w:adjustRightInd/>
              <w:contextualSpacing/>
              <w:textAlignment w:val="auto"/>
              <w:rPr>
                <w:ins w:id="1589" w:author="Rodriguez-flores, Raul (R.)" w:date="2020-07-15T14:44:00Z"/>
                <w:rFonts w:cs="Arial"/>
                <w:color w:val="000000" w:themeColor="text1"/>
                <w:szCs w:val="22"/>
              </w:rPr>
            </w:pPr>
            <w:ins w:id="1590" w:author="Rodriguez-flores, Raul (R.)" w:date="2020-07-15T14:44:00Z">
              <w:r>
                <w:rPr>
                  <w:rFonts w:cs="Arial"/>
                  <w:color w:val="000000" w:themeColor="text1"/>
                  <w:szCs w:val="22"/>
                </w:rPr>
                <w:t xml:space="preserve">User can </w:t>
              </w:r>
            </w:ins>
            <w:ins w:id="1591" w:author="Rodriguez-flores, Raul (R.)" w:date="2020-07-15T15:13:00Z">
              <w:r>
                <w:rPr>
                  <w:rFonts w:cs="Arial"/>
                  <w:color w:val="000000" w:themeColor="text1"/>
                  <w:szCs w:val="22"/>
                </w:rPr>
                <w:t xml:space="preserve">change the Vehicle </w:t>
              </w:r>
            </w:ins>
            <w:ins w:id="1592" w:author="Rodriguez-flores, Raul (R.)" w:date="2020-07-15T15:14:00Z">
              <w:r>
                <w:rPr>
                  <w:rFonts w:cs="Arial"/>
                  <w:color w:val="000000" w:themeColor="text1"/>
                  <w:szCs w:val="22"/>
                </w:rPr>
                <w:t>from the stationary position.</w:t>
              </w:r>
            </w:ins>
          </w:p>
          <w:p w14:paraId="78EA99D1" w14:textId="77777777" w:rsidR="009604D2" w:rsidRPr="009F1BB3" w:rsidRDefault="009604D2" w:rsidP="00C87E33">
            <w:pPr>
              <w:pStyle w:val="ListParagraph"/>
              <w:numPr>
                <w:ilvl w:val="0"/>
                <w:numId w:val="59"/>
              </w:numPr>
              <w:overflowPunct/>
              <w:autoSpaceDE/>
              <w:autoSpaceDN/>
              <w:adjustRightInd/>
              <w:contextualSpacing/>
              <w:textAlignment w:val="auto"/>
              <w:rPr>
                <w:ins w:id="1593" w:author="Rodriguez-flores, Raul (R.)" w:date="2020-07-15T14:44:00Z"/>
                <w:rFonts w:cs="Arial"/>
                <w:color w:val="000000" w:themeColor="text1"/>
                <w:szCs w:val="22"/>
              </w:rPr>
            </w:pPr>
            <w:ins w:id="1594" w:author="Rodriguez-flores, Raul (R.)" w:date="2020-07-15T14:44:00Z">
              <w:r>
                <w:rPr>
                  <w:rFonts w:cs="Arial"/>
                  <w:color w:val="000000" w:themeColor="text1"/>
                  <w:szCs w:val="22"/>
                </w:rPr>
                <w:t>Feature shall</w:t>
              </w:r>
            </w:ins>
            <w:ins w:id="1595"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1596" w:author="Rodriguez-flores, Raul (R.)" w:date="2020-07-15T15:14:00Z">
              <w:r>
                <w:rPr>
                  <w:rFonts w:cs="Arial"/>
                  <w:color w:val="000000" w:themeColor="text1"/>
                  <w:szCs w:val="22"/>
                </w:rPr>
                <w:t xml:space="preserve"> the Trailer Maintenance </w:t>
              </w:r>
            </w:ins>
            <w:r>
              <w:rPr>
                <w:rFonts w:cs="Arial"/>
                <w:color w:val="000000" w:themeColor="text1"/>
                <w:szCs w:val="22"/>
              </w:rPr>
              <w:t>Menu</w:t>
            </w:r>
            <w:ins w:id="1597" w:author="Rodriguez-flores, Raul (R.)" w:date="2020-07-15T15:14:00Z">
              <w:r>
                <w:rPr>
                  <w:rFonts w:cs="Arial"/>
                  <w:color w:val="000000" w:themeColor="text1"/>
                  <w:szCs w:val="22"/>
                </w:rPr>
                <w:t>.</w:t>
              </w:r>
            </w:ins>
          </w:p>
        </w:tc>
      </w:tr>
      <w:tr w:rsidR="009604D2" w:rsidRPr="00FB5797" w14:paraId="20601772" w14:textId="77777777" w:rsidTr="00C87E33">
        <w:trPr>
          <w:trHeight w:val="255"/>
          <w:ins w:id="1598" w:author="Rodriguez-flores, Raul (R.)" w:date="2020-07-15T14:44:00Z"/>
        </w:trPr>
        <w:tc>
          <w:tcPr>
            <w:tcW w:w="2235" w:type="dxa"/>
            <w:shd w:val="clear" w:color="auto" w:fill="D9D9D9" w:themeFill="background1" w:themeFillShade="D9"/>
          </w:tcPr>
          <w:p w14:paraId="56E68119" w14:textId="77777777" w:rsidR="009604D2" w:rsidRPr="00F92EE6" w:rsidRDefault="009604D2" w:rsidP="00C87E33">
            <w:pPr>
              <w:rPr>
                <w:ins w:id="1599" w:author="Rodriguez-flores, Raul (R.)" w:date="2020-07-15T14:44:00Z"/>
                <w:rFonts w:cs="Arial"/>
                <w:b/>
                <w:bCs/>
                <w:color w:val="000000" w:themeColor="text1"/>
                <w:szCs w:val="22"/>
              </w:rPr>
            </w:pPr>
            <w:ins w:id="1600" w:author="Rodriguez-flores, Raul (R.)" w:date="2020-07-15T14:44:00Z">
              <w:r w:rsidRPr="00F92EE6">
                <w:rPr>
                  <w:rFonts w:cs="Arial"/>
                  <w:b/>
                  <w:bCs/>
                  <w:color w:val="000000" w:themeColor="text1"/>
                  <w:szCs w:val="22"/>
                </w:rPr>
                <w:t xml:space="preserve">Alternative Flow </w:t>
              </w:r>
            </w:ins>
            <w:r w:rsidR="005E1064">
              <w:rPr>
                <w:rFonts w:cs="Arial"/>
                <w:b/>
                <w:bCs/>
                <w:color w:val="000000" w:themeColor="text1"/>
                <w:szCs w:val="22"/>
              </w:rPr>
              <w:t>3</w:t>
            </w:r>
          </w:p>
        </w:tc>
        <w:tc>
          <w:tcPr>
            <w:tcW w:w="669" w:type="dxa"/>
            <w:shd w:val="clear" w:color="auto" w:fill="auto"/>
          </w:tcPr>
          <w:p w14:paraId="63F3862E" w14:textId="77777777" w:rsidR="009604D2" w:rsidRPr="00F92EE6" w:rsidRDefault="005E1064" w:rsidP="00C87E33">
            <w:pPr>
              <w:rPr>
                <w:ins w:id="1601" w:author="Rodriguez-flores, Raul (R.)" w:date="2020-07-15T14:44:00Z"/>
                <w:rFonts w:cs="Arial"/>
                <w:color w:val="000000" w:themeColor="text1"/>
                <w:szCs w:val="22"/>
              </w:rPr>
            </w:pPr>
            <w:r>
              <w:rPr>
                <w:rFonts w:cs="Arial"/>
                <w:color w:val="000000" w:themeColor="text1"/>
                <w:szCs w:val="22"/>
              </w:rPr>
              <w:t>A3</w:t>
            </w:r>
          </w:p>
        </w:tc>
        <w:tc>
          <w:tcPr>
            <w:tcW w:w="7552" w:type="dxa"/>
            <w:shd w:val="clear" w:color="auto" w:fill="auto"/>
          </w:tcPr>
          <w:p w14:paraId="106F7459" w14:textId="77777777" w:rsidR="009604D2" w:rsidRDefault="009604D2" w:rsidP="00C87E33">
            <w:pPr>
              <w:pStyle w:val="ListParagraph"/>
              <w:numPr>
                <w:ilvl w:val="0"/>
                <w:numId w:val="59"/>
              </w:numPr>
              <w:overflowPunct/>
              <w:autoSpaceDE/>
              <w:autoSpaceDN/>
              <w:adjustRightInd/>
              <w:contextualSpacing/>
              <w:textAlignment w:val="auto"/>
              <w:rPr>
                <w:rFonts w:cs="Arial"/>
                <w:color w:val="000000" w:themeColor="text1"/>
                <w:szCs w:val="22"/>
              </w:rPr>
            </w:pPr>
            <w:ins w:id="1602" w:author="Rodriguez-flores, Raul (R.)" w:date="2020-07-15T14:44:00Z">
              <w:r>
                <w:rPr>
                  <w:rFonts w:cs="Arial"/>
                  <w:color w:val="000000" w:themeColor="text1"/>
                  <w:szCs w:val="22"/>
                </w:rPr>
                <w:t xml:space="preserve">User </w:t>
              </w:r>
            </w:ins>
            <w:r>
              <w:rPr>
                <w:rFonts w:cs="Arial"/>
                <w:color w:val="000000" w:themeColor="text1"/>
                <w:szCs w:val="22"/>
              </w:rPr>
              <w:t>request access to the Trailer Maintenance when the Default Trailer profiles has been selected.</w:t>
            </w:r>
          </w:p>
          <w:p w14:paraId="1ECF2172" w14:textId="77777777" w:rsidR="009604D2" w:rsidRDefault="009604D2" w:rsidP="00C87E33">
            <w:pPr>
              <w:pStyle w:val="ListParagraph"/>
              <w:numPr>
                <w:ilvl w:val="0"/>
                <w:numId w:val="59"/>
              </w:numPr>
              <w:overflowPunct/>
              <w:autoSpaceDE/>
              <w:autoSpaceDN/>
              <w:adjustRightInd/>
              <w:contextualSpacing/>
              <w:textAlignment w:val="auto"/>
              <w:rPr>
                <w:rFonts w:cs="Arial"/>
                <w:color w:val="000000" w:themeColor="text1"/>
                <w:szCs w:val="22"/>
              </w:rPr>
            </w:pPr>
            <w:ins w:id="1603" w:author="Rodriguez-flores, Raul (R.)" w:date="2020-07-15T14:44:00Z">
              <w:r w:rsidRPr="006038F2">
                <w:rPr>
                  <w:rFonts w:cs="Arial"/>
                  <w:color w:val="000000" w:themeColor="text1"/>
                  <w:szCs w:val="22"/>
                </w:rPr>
                <w:t>Feature shall</w:t>
              </w:r>
            </w:ins>
            <w:ins w:id="1604" w:author="Rodriguez-flores, Raul (R.)" w:date="2020-07-15T15:14:00Z">
              <w:r w:rsidRPr="006038F2">
                <w:rPr>
                  <w:rFonts w:cs="Arial"/>
                  <w:color w:val="000000" w:themeColor="text1"/>
                  <w:szCs w:val="22"/>
                </w:rPr>
                <w:t xml:space="preserve"> </w:t>
              </w:r>
            </w:ins>
            <w:r>
              <w:rPr>
                <w:rFonts w:cs="Arial"/>
                <w:color w:val="000000" w:themeColor="text1"/>
                <w:szCs w:val="22"/>
              </w:rPr>
              <w:t>send a Notification/Pop up to notify the Trailer Maintenance Status is not available for the Default Trailer Profile.</w:t>
            </w:r>
          </w:p>
          <w:p w14:paraId="0B42E537" w14:textId="77777777" w:rsidR="009604D2" w:rsidRPr="006038F2" w:rsidRDefault="009604D2" w:rsidP="00C87E33">
            <w:pPr>
              <w:pStyle w:val="ListParagraph"/>
              <w:numPr>
                <w:ilvl w:val="0"/>
                <w:numId w:val="59"/>
              </w:numPr>
              <w:overflowPunct/>
              <w:autoSpaceDE/>
              <w:autoSpaceDN/>
              <w:adjustRightInd/>
              <w:contextualSpacing/>
              <w:textAlignment w:val="auto"/>
              <w:rPr>
                <w:ins w:id="1605" w:author="Rodriguez-flores, Raul (R.)" w:date="2020-07-15T14:44:00Z"/>
                <w:rFonts w:cs="Arial"/>
                <w:color w:val="000000" w:themeColor="text1"/>
                <w:szCs w:val="22"/>
              </w:rPr>
            </w:pPr>
            <w:r>
              <w:rPr>
                <w:rFonts w:cs="Arial"/>
                <w:color w:val="000000" w:themeColor="text1"/>
                <w:szCs w:val="22"/>
              </w:rPr>
              <w:t>Feature shall disable the Active Trailer Status component list.</w:t>
            </w:r>
          </w:p>
        </w:tc>
      </w:tr>
      <w:tr w:rsidR="009604D2" w:rsidRPr="00FB5797" w14:paraId="7D775C12" w14:textId="77777777" w:rsidTr="00C87E33">
        <w:trPr>
          <w:trHeight w:val="255"/>
          <w:ins w:id="1606" w:author="Rodriguez-flores, Raul (R.)" w:date="2020-07-15T14:44:00Z"/>
        </w:trPr>
        <w:tc>
          <w:tcPr>
            <w:tcW w:w="2235" w:type="dxa"/>
            <w:shd w:val="clear" w:color="auto" w:fill="D9D9D9" w:themeFill="background1" w:themeFillShade="D9"/>
          </w:tcPr>
          <w:p w14:paraId="21702730" w14:textId="77777777" w:rsidR="009604D2" w:rsidRPr="00F92EE6" w:rsidRDefault="009604D2" w:rsidP="00C87E33">
            <w:pPr>
              <w:rPr>
                <w:ins w:id="1607" w:author="Rodriguez-flores, Raul (R.)" w:date="2020-07-15T14:44:00Z"/>
                <w:rFonts w:cs="Arial"/>
                <w:b/>
                <w:bCs/>
                <w:color w:val="000000" w:themeColor="text1"/>
                <w:szCs w:val="22"/>
              </w:rPr>
            </w:pPr>
            <w:ins w:id="1608" w:author="Rodriguez-flores, Raul (R.)" w:date="2020-07-15T14:44:00Z">
              <w:r w:rsidRPr="00F92EE6">
                <w:rPr>
                  <w:rFonts w:cs="Arial"/>
                  <w:b/>
                  <w:bCs/>
                  <w:color w:val="000000" w:themeColor="text1"/>
                  <w:szCs w:val="22"/>
                </w:rPr>
                <w:t xml:space="preserve">Alternative Flow </w:t>
              </w:r>
            </w:ins>
            <w:r w:rsidR="005E1064">
              <w:rPr>
                <w:rFonts w:cs="Arial"/>
                <w:b/>
                <w:bCs/>
                <w:color w:val="000000" w:themeColor="text1"/>
                <w:szCs w:val="22"/>
              </w:rPr>
              <w:t>4</w:t>
            </w:r>
          </w:p>
        </w:tc>
        <w:tc>
          <w:tcPr>
            <w:tcW w:w="669" w:type="dxa"/>
            <w:shd w:val="clear" w:color="auto" w:fill="auto"/>
          </w:tcPr>
          <w:p w14:paraId="669C2DCF" w14:textId="77777777" w:rsidR="009604D2" w:rsidRPr="00F92EE6" w:rsidRDefault="009604D2" w:rsidP="00C87E33">
            <w:pPr>
              <w:rPr>
                <w:ins w:id="1609" w:author="Rodriguez-flores, Raul (R.)" w:date="2020-07-15T14:44:00Z"/>
                <w:rFonts w:cs="Arial"/>
                <w:color w:val="000000" w:themeColor="text1"/>
                <w:szCs w:val="22"/>
              </w:rPr>
            </w:pPr>
            <w:ins w:id="1610" w:author="Rodriguez-flores, Raul (R.)" w:date="2020-07-15T14:44:00Z">
              <w:r w:rsidRPr="00F92EE6">
                <w:rPr>
                  <w:rFonts w:cs="Arial"/>
                  <w:color w:val="000000" w:themeColor="text1"/>
                  <w:szCs w:val="22"/>
                </w:rPr>
                <w:t>A</w:t>
              </w:r>
            </w:ins>
            <w:r w:rsidR="005E1064">
              <w:rPr>
                <w:rFonts w:cs="Arial"/>
                <w:color w:val="000000" w:themeColor="text1"/>
                <w:szCs w:val="22"/>
              </w:rPr>
              <w:t>4</w:t>
            </w:r>
          </w:p>
        </w:tc>
        <w:tc>
          <w:tcPr>
            <w:tcW w:w="7552" w:type="dxa"/>
            <w:shd w:val="clear" w:color="auto" w:fill="auto"/>
          </w:tcPr>
          <w:p w14:paraId="10964215" w14:textId="77777777" w:rsidR="009604D2" w:rsidRPr="00F92EE6" w:rsidRDefault="009604D2" w:rsidP="00C87E33">
            <w:pPr>
              <w:pStyle w:val="ListParagraph"/>
              <w:numPr>
                <w:ilvl w:val="0"/>
                <w:numId w:val="60"/>
              </w:numPr>
              <w:rPr>
                <w:ins w:id="1611" w:author="Rodriguez-flores, Raul (R.)" w:date="2020-07-15T14:44:00Z"/>
                <w:rFonts w:cs="Arial"/>
                <w:color w:val="000000" w:themeColor="text1"/>
                <w:szCs w:val="22"/>
              </w:rPr>
            </w:pPr>
            <w:ins w:id="1612" w:author="Rodriguez-flores, Raul (R.)" w:date="2020-07-15T15:21:00Z">
              <w:r>
                <w:rPr>
                  <w:rFonts w:cs="Arial"/>
                  <w:color w:val="000000" w:themeColor="text1"/>
                  <w:szCs w:val="22"/>
                </w:rPr>
                <w:t xml:space="preserve">Trailer Tow harness may get </w:t>
              </w:r>
            </w:ins>
            <w:ins w:id="1613" w:author="Rodriguez-flores, Raul (R.)" w:date="2020-07-15T15:22:00Z">
              <w:r>
                <w:rPr>
                  <w:rFonts w:cs="Arial"/>
                  <w:color w:val="000000" w:themeColor="text1"/>
                  <w:szCs w:val="22"/>
                </w:rPr>
                <w:t>disconnected.</w:t>
              </w:r>
            </w:ins>
          </w:p>
          <w:p w14:paraId="6F71D7F9" w14:textId="77777777" w:rsidR="009604D2" w:rsidRPr="00123D1A" w:rsidRDefault="009604D2" w:rsidP="00C87E33">
            <w:pPr>
              <w:pStyle w:val="ListParagraph"/>
              <w:numPr>
                <w:ilvl w:val="0"/>
                <w:numId w:val="60"/>
              </w:numPr>
              <w:rPr>
                <w:ins w:id="1614" w:author="Rodriguez-flores, Raul (R.)" w:date="2020-07-15T14:44:00Z"/>
                <w:rFonts w:cs="Arial"/>
                <w:color w:val="000000" w:themeColor="text1"/>
                <w:szCs w:val="22"/>
                <w:rPrChange w:id="1615" w:author="Rodriguez-flores, Raul (R.)" w:date="2020-07-15T15:31:00Z">
                  <w:rPr>
                    <w:ins w:id="1616" w:author="Rodriguez-flores, Raul (R.)" w:date="2020-07-15T14:44:00Z"/>
                  </w:rPr>
                </w:rPrChange>
              </w:rPr>
            </w:pPr>
            <w:ins w:id="1617" w:author="Rodriguez-flores, Raul (R.)" w:date="2020-07-15T14:44:00Z">
              <w:r w:rsidRPr="00F92EE6">
                <w:rPr>
                  <w:rFonts w:cs="Arial"/>
                  <w:color w:val="000000" w:themeColor="text1"/>
                  <w:szCs w:val="22"/>
                </w:rPr>
                <w:t>Featur</w:t>
              </w:r>
              <w:r>
                <w:rPr>
                  <w:rFonts w:cs="Arial"/>
                  <w:color w:val="000000" w:themeColor="text1"/>
                  <w:szCs w:val="22"/>
                </w:rPr>
                <w:t>e shall</w:t>
              </w:r>
            </w:ins>
            <w:ins w:id="1618"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1619" w:author="Rodriguez-flores, Raul (R.)" w:date="2020-07-15T15:14:00Z">
              <w:r>
                <w:rPr>
                  <w:rFonts w:cs="Arial"/>
                  <w:color w:val="000000" w:themeColor="text1"/>
                  <w:szCs w:val="22"/>
                </w:rPr>
                <w:t xml:space="preserve"> the Trailer Maintenance </w:t>
              </w:r>
            </w:ins>
            <w:r>
              <w:rPr>
                <w:rFonts w:cs="Arial"/>
                <w:color w:val="000000" w:themeColor="text1"/>
                <w:szCs w:val="22"/>
              </w:rPr>
              <w:t>Menu</w:t>
            </w:r>
            <w:ins w:id="1620" w:author="Rodriguez-flores, Raul (R.)" w:date="2020-07-15T15:14:00Z">
              <w:r>
                <w:rPr>
                  <w:rFonts w:cs="Arial"/>
                  <w:color w:val="000000" w:themeColor="text1"/>
                  <w:szCs w:val="22"/>
                </w:rPr>
                <w:t>.</w:t>
              </w:r>
            </w:ins>
          </w:p>
        </w:tc>
      </w:tr>
      <w:tr w:rsidR="009604D2" w:rsidRPr="00FB5797" w14:paraId="4BA7F003" w14:textId="77777777" w:rsidTr="00C87E33">
        <w:trPr>
          <w:trHeight w:val="255"/>
          <w:ins w:id="1621" w:author="Rodriguez-flores, Raul (R.)" w:date="2020-07-15T14:44:00Z"/>
        </w:trPr>
        <w:tc>
          <w:tcPr>
            <w:tcW w:w="2235" w:type="dxa"/>
            <w:shd w:val="clear" w:color="auto" w:fill="D9D9D9" w:themeFill="background1" w:themeFillShade="D9"/>
          </w:tcPr>
          <w:p w14:paraId="67141F0A" w14:textId="77777777" w:rsidR="009604D2" w:rsidRPr="00F92EE6" w:rsidRDefault="009604D2" w:rsidP="00C87E33">
            <w:pPr>
              <w:rPr>
                <w:ins w:id="1622" w:author="Rodriguez-flores, Raul (R.)" w:date="2020-07-15T14:44:00Z"/>
                <w:rFonts w:cs="Arial"/>
                <w:b/>
                <w:bCs/>
                <w:color w:val="000000" w:themeColor="text1"/>
                <w:szCs w:val="22"/>
              </w:rPr>
            </w:pPr>
          </w:p>
        </w:tc>
        <w:tc>
          <w:tcPr>
            <w:tcW w:w="669" w:type="dxa"/>
            <w:shd w:val="clear" w:color="auto" w:fill="auto"/>
          </w:tcPr>
          <w:p w14:paraId="09F7B042" w14:textId="77777777" w:rsidR="009604D2" w:rsidRPr="00F92EE6" w:rsidRDefault="009604D2" w:rsidP="00C87E33">
            <w:pPr>
              <w:rPr>
                <w:ins w:id="1623" w:author="Rodriguez-flores, Raul (R.)" w:date="2020-07-15T14:44:00Z"/>
                <w:rFonts w:cs="Arial"/>
                <w:color w:val="000000" w:themeColor="text1"/>
                <w:szCs w:val="22"/>
              </w:rPr>
            </w:pPr>
          </w:p>
        </w:tc>
        <w:tc>
          <w:tcPr>
            <w:tcW w:w="7552" w:type="dxa"/>
            <w:shd w:val="clear" w:color="auto" w:fill="auto"/>
          </w:tcPr>
          <w:p w14:paraId="7E317D7C" w14:textId="77777777" w:rsidR="009604D2" w:rsidRPr="00F92EE6" w:rsidRDefault="009604D2" w:rsidP="00C87E33">
            <w:pPr>
              <w:rPr>
                <w:ins w:id="1624" w:author="Rodriguez-flores, Raul (R.)" w:date="2020-07-15T14:44:00Z"/>
                <w:rFonts w:cs="Arial"/>
                <w:color w:val="000000" w:themeColor="text1"/>
                <w:szCs w:val="22"/>
              </w:rPr>
            </w:pPr>
          </w:p>
        </w:tc>
      </w:tr>
      <w:tr w:rsidR="009604D2" w:rsidRPr="00FB5797" w14:paraId="7BB3190A" w14:textId="77777777" w:rsidTr="00C87E33">
        <w:trPr>
          <w:trHeight w:val="255"/>
          <w:ins w:id="1625" w:author="Rodriguez-flores, Raul (R.)" w:date="2020-07-15T14:44:00Z"/>
        </w:trPr>
        <w:tc>
          <w:tcPr>
            <w:tcW w:w="2235" w:type="dxa"/>
            <w:shd w:val="clear" w:color="auto" w:fill="D9D9D9" w:themeFill="background1" w:themeFillShade="D9"/>
          </w:tcPr>
          <w:p w14:paraId="04AF8793" w14:textId="77777777" w:rsidR="009604D2" w:rsidRPr="00F92EE6" w:rsidRDefault="009604D2" w:rsidP="00C87E33">
            <w:pPr>
              <w:rPr>
                <w:ins w:id="1626" w:author="Rodriguez-flores, Raul (R.)" w:date="2020-07-15T14:44:00Z"/>
                <w:rFonts w:cs="Arial"/>
                <w:b/>
                <w:bCs/>
                <w:color w:val="000000" w:themeColor="text1"/>
                <w:szCs w:val="22"/>
              </w:rPr>
            </w:pPr>
            <w:ins w:id="1627" w:author="Rodriguez-flores, Raul (R.)" w:date="2020-07-15T14:44:00Z">
              <w:r w:rsidRPr="00F92EE6">
                <w:rPr>
                  <w:rFonts w:cs="Arial"/>
                  <w:b/>
                  <w:bCs/>
                  <w:color w:val="000000" w:themeColor="text1"/>
                  <w:szCs w:val="22"/>
                </w:rPr>
                <w:t>Post-condition</w:t>
              </w:r>
            </w:ins>
          </w:p>
        </w:tc>
        <w:tc>
          <w:tcPr>
            <w:tcW w:w="669" w:type="dxa"/>
            <w:shd w:val="clear" w:color="auto" w:fill="auto"/>
          </w:tcPr>
          <w:p w14:paraId="5CF0B5C4" w14:textId="77777777" w:rsidR="009604D2" w:rsidRPr="00F92EE6" w:rsidRDefault="009604D2" w:rsidP="00C87E33">
            <w:pPr>
              <w:rPr>
                <w:ins w:id="1628" w:author="Rodriguez-flores, Raul (R.)" w:date="2020-07-15T14:44:00Z"/>
                <w:rFonts w:cs="Arial"/>
                <w:color w:val="000000" w:themeColor="text1"/>
                <w:szCs w:val="22"/>
              </w:rPr>
            </w:pPr>
          </w:p>
        </w:tc>
        <w:tc>
          <w:tcPr>
            <w:tcW w:w="7552" w:type="dxa"/>
            <w:shd w:val="clear" w:color="auto" w:fill="auto"/>
          </w:tcPr>
          <w:p w14:paraId="197A1638" w14:textId="77777777" w:rsidR="009604D2" w:rsidRPr="00F92EE6" w:rsidRDefault="009604D2" w:rsidP="00C87E33">
            <w:pPr>
              <w:rPr>
                <w:ins w:id="1629" w:author="Rodriguez-flores, Raul (R.)" w:date="2020-07-15T14:44:00Z"/>
                <w:rFonts w:cs="Arial"/>
                <w:color w:val="000000" w:themeColor="text1"/>
                <w:szCs w:val="22"/>
              </w:rPr>
            </w:pPr>
            <w:ins w:id="1630" w:author="Rodriguez-flores, Raul (R.)" w:date="2020-07-15T15:16:00Z">
              <w:r>
                <w:rPr>
                  <w:rFonts w:cs="Arial"/>
                  <w:color w:val="000000" w:themeColor="text1"/>
                  <w:szCs w:val="22"/>
                </w:rPr>
                <w:t xml:space="preserve">HMI </w:t>
              </w:r>
            </w:ins>
            <w:r>
              <w:rPr>
                <w:rFonts w:cs="Arial"/>
                <w:color w:val="000000" w:themeColor="text1"/>
                <w:szCs w:val="22"/>
              </w:rPr>
              <w:t>Visual Screen will be closed</w:t>
            </w:r>
          </w:p>
        </w:tc>
      </w:tr>
      <w:bookmarkEnd w:id="1518"/>
    </w:tbl>
    <w:p w14:paraId="20D48567" w14:textId="77777777" w:rsidR="009604D2" w:rsidRDefault="009604D2" w:rsidP="0014231F"/>
    <w:p w14:paraId="2453EDA6" w14:textId="07AAD319" w:rsidR="00E7242B" w:rsidRDefault="00484638" w:rsidP="00484638">
      <w:pPr>
        <w:pStyle w:val="REUseCase"/>
        <w:numPr>
          <w:ilvl w:val="0"/>
          <w:numId w:val="43"/>
        </w:numPr>
        <w:ind w:left="0" w:firstLine="0"/>
        <w:rPr>
          <w:color w:val="000000" w:themeColor="text1"/>
        </w:rPr>
      </w:pPr>
      <w:ins w:id="1631" w:author="Rodriguez-flores, Raul (R.)" w:date="2020-07-15T14:41:00Z">
        <w:r w:rsidRPr="002A548C">
          <w:rPr>
            <w:color w:val="000000" w:themeColor="text1"/>
            <w:rPrChange w:id="1632" w:author="Rodriguez-flores, Raul (R.)" w:date="2020-07-15T14:55:00Z">
              <w:rPr>
                <w:color w:val="7030A0"/>
              </w:rPr>
            </w:rPrChange>
          </w:rPr>
          <w:t>###U</w:t>
        </w:r>
      </w:ins>
      <w:ins w:id="1633" w:author="Rodriguez-flores, Raul (R.)" w:date="2020-07-15T14:39:00Z">
        <w:r w:rsidRPr="002A548C">
          <w:rPr>
            <w:color w:val="000000" w:themeColor="text1"/>
            <w:rPrChange w:id="1634" w:author="Rodriguez-flores, Raul (R.)" w:date="2020-07-15T14:55:00Z">
              <w:rPr>
                <w:color w:val="7030A0"/>
              </w:rPr>
            </w:rPrChange>
          </w:rPr>
          <w:t>C_F_</w:t>
        </w:r>
      </w:ins>
      <w:ins w:id="1635" w:author="Rodriguez-flores, Raul (R.)" w:date="2020-07-15T14:40:00Z">
        <w:r w:rsidRPr="002A548C">
          <w:rPr>
            <w:color w:val="000000" w:themeColor="text1"/>
            <w:rPrChange w:id="1636" w:author="Rodriguez-flores, Raul (R.)" w:date="2020-07-15T14:55:00Z">
              <w:rPr>
                <w:color w:val="7030A0"/>
              </w:rPr>
            </w:rPrChange>
          </w:rPr>
          <w:t>T</w:t>
        </w:r>
      </w:ins>
      <w:ins w:id="1637" w:author="Rodriguez-flores, Raul (R.)" w:date="2020-07-15T09:30:00Z">
        <w:r w:rsidRPr="002A548C">
          <w:rPr>
            <w:color w:val="000000" w:themeColor="text1"/>
            <w:rPrChange w:id="1638" w:author="Rodriguez-flores, Raul (R.)" w:date="2020-07-15T14:55:00Z">
              <w:rPr>
                <w:color w:val="7030A0"/>
              </w:rPr>
            </w:rPrChange>
          </w:rPr>
          <w:t>railer Maintenance</w:t>
        </w:r>
      </w:ins>
      <w:ins w:id="1639" w:author="Rodriguez-flores, Raul (R.)" w:date="2020-07-15T14:40:00Z">
        <w:r w:rsidRPr="002A548C">
          <w:rPr>
            <w:color w:val="000000" w:themeColor="text1"/>
            <w:rPrChange w:id="1640" w:author="Rodriguez-flores, Raul (R.)" w:date="2020-07-15T14:55:00Z">
              <w:rPr>
                <w:color w:val="7030A0"/>
              </w:rPr>
            </w:rPrChange>
          </w:rPr>
          <w:t>_</w:t>
        </w:r>
        <w:r w:rsidRPr="005C7087">
          <w:rPr>
            <w:rPrChange w:id="1641" w:author="Rodriguez-flores, Raul (R.)" w:date="2020-07-15T14:55:00Z">
              <w:rPr>
                <w:color w:val="7030A0"/>
              </w:rPr>
            </w:rPrChange>
          </w:rPr>
          <w:t>0000</w:t>
        </w:r>
      </w:ins>
      <w:r w:rsidR="00C1759D">
        <w:t>5</w:t>
      </w:r>
      <w:ins w:id="1642" w:author="Rodriguez-flores, Raul (R.)" w:date="2020-07-15T14:41:00Z">
        <w:r w:rsidRPr="002A548C">
          <w:rPr>
            <w:color w:val="000000" w:themeColor="text1"/>
            <w:rPrChange w:id="1643" w:author="Rodriguez-flores, Raul (R.)" w:date="2020-07-15T14:55:00Z">
              <w:rPr>
                <w:color w:val="7030A0"/>
              </w:rPr>
            </w:rPrChange>
          </w:rPr>
          <w:t>###</w:t>
        </w:r>
      </w:ins>
      <w:r w:rsidR="00F34C05">
        <w:rPr>
          <w:color w:val="000000" w:themeColor="text1"/>
        </w:rPr>
        <w:t xml:space="preserve"> User selects access to Active Trailer Status or to</w:t>
      </w:r>
      <w:ins w:id="1644" w:author="Rodriguez-flores, Raul (R.)" w:date="2020-07-15T09:30:00Z">
        <w:r w:rsidRPr="00924CE0">
          <w:rPr>
            <w:color w:val="000000" w:themeColor="text1"/>
          </w:rPr>
          <w:t xml:space="preserve"> view current mileage/date</w:t>
        </w:r>
      </w:ins>
      <w:r w:rsidR="009604D2">
        <w:rPr>
          <w:color w:val="000000" w:themeColor="text1"/>
        </w:rPr>
        <w:t xml:space="preserve"> maintenance</w:t>
      </w:r>
      <w:r w:rsidR="00E7242B">
        <w:rPr>
          <w:color w:val="000000" w:themeColor="text1"/>
        </w:rPr>
        <w:t xml:space="preserve"> status.</w:t>
      </w:r>
    </w:p>
    <w:p w14:paraId="210F3EA3" w14:textId="77777777" w:rsidR="00E7242B" w:rsidRPr="00E7242B" w:rsidRDefault="00E7242B" w:rsidP="00E7242B">
      <w:pPr>
        <w:pStyle w:val="REUseCase"/>
        <w:numPr>
          <w:ilvl w:val="0"/>
          <w:numId w:val="95"/>
        </w:numPr>
        <w:rPr>
          <w:color w:val="000000" w:themeColor="text1"/>
          <w:sz w:val="20"/>
        </w:rPr>
      </w:pPr>
      <w:r w:rsidRPr="00E7242B">
        <w:rPr>
          <w:color w:val="000000" w:themeColor="text1"/>
          <w:sz w:val="20"/>
        </w:rPr>
        <w:t xml:space="preserve">Summary of all the items. </w:t>
      </w:r>
    </w:p>
    <w:p w14:paraId="745E0CE6" w14:textId="784AA91A" w:rsidR="00E7242B" w:rsidRPr="00E7242B" w:rsidRDefault="00E7242B" w:rsidP="00E7242B">
      <w:pPr>
        <w:pStyle w:val="REUseCase"/>
        <w:numPr>
          <w:ilvl w:val="0"/>
          <w:numId w:val="95"/>
        </w:numPr>
        <w:rPr>
          <w:color w:val="000000" w:themeColor="text1"/>
          <w:sz w:val="20"/>
        </w:rPr>
      </w:pPr>
      <w:r w:rsidRPr="00E7242B">
        <w:rPr>
          <w:color w:val="000000" w:themeColor="text1"/>
          <w:sz w:val="20"/>
        </w:rPr>
        <w:t>Each one of the Maintenance Items (Predefin</w:t>
      </w:r>
      <w:r w:rsidR="003221FC">
        <w:rPr>
          <w:color w:val="000000" w:themeColor="text1"/>
          <w:sz w:val="20"/>
        </w:rPr>
        <w:t>es and custom)</w:t>
      </w:r>
      <w:r w:rsidRPr="00E7242B">
        <w:rPr>
          <w:color w:val="000000" w:themeColor="text1"/>
          <w:sz w:val="20"/>
        </w:rPr>
        <w:t>.</w:t>
      </w:r>
    </w:p>
    <w:p w14:paraId="04366ECC" w14:textId="77777777" w:rsidR="00E7242B" w:rsidRPr="00E7242B" w:rsidRDefault="00E7242B" w:rsidP="00E7242B">
      <w:pPr>
        <w:rPr>
          <w:lang w:val="en-GB"/>
        </w:rPr>
      </w:pPr>
    </w:p>
    <w:p w14:paraId="56B186BF" w14:textId="77777777" w:rsidR="00E7242B" w:rsidRPr="00E7242B" w:rsidRDefault="00E7242B" w:rsidP="00E7242B">
      <w:pPr>
        <w:rPr>
          <w:ins w:id="1645" w:author="Rodriguez-flores, Raul (R.)" w:date="2020-07-15T09:30:00Z"/>
          <w:lang w:val="en-GB"/>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484638" w:rsidRPr="00FB5797" w14:paraId="2341E7C4" w14:textId="77777777" w:rsidTr="00C87E33">
        <w:trPr>
          <w:trHeight w:val="255"/>
          <w:ins w:id="1646" w:author="Rodriguez-flores, Raul (R.)" w:date="2020-07-15T14:44:00Z"/>
        </w:trPr>
        <w:tc>
          <w:tcPr>
            <w:tcW w:w="2235" w:type="dxa"/>
            <w:shd w:val="clear" w:color="auto" w:fill="D9D9D9" w:themeFill="background1" w:themeFillShade="D9"/>
            <w:hideMark/>
          </w:tcPr>
          <w:p w14:paraId="0BA3114B" w14:textId="77777777" w:rsidR="00484638" w:rsidRPr="00F92EE6" w:rsidRDefault="00484638" w:rsidP="00C87E33">
            <w:pPr>
              <w:rPr>
                <w:ins w:id="1647" w:author="Rodriguez-flores, Raul (R.)" w:date="2020-07-15T14:44:00Z"/>
                <w:rFonts w:cs="Arial"/>
                <w:b/>
                <w:bCs/>
                <w:color w:val="000000" w:themeColor="text1"/>
                <w:szCs w:val="22"/>
              </w:rPr>
            </w:pPr>
            <w:bookmarkStart w:id="1648" w:name="_Toc40440202"/>
            <w:ins w:id="1649" w:author="Rodriguez-flores, Raul (R.)" w:date="2020-07-15T14:44:00Z">
              <w:r w:rsidRPr="00F92EE6">
                <w:rPr>
                  <w:rFonts w:cs="Arial"/>
                  <w:b/>
                  <w:bCs/>
                  <w:color w:val="000000" w:themeColor="text1"/>
                  <w:szCs w:val="22"/>
                </w:rPr>
                <w:t>Purpose</w:t>
              </w:r>
            </w:ins>
          </w:p>
        </w:tc>
        <w:tc>
          <w:tcPr>
            <w:tcW w:w="669" w:type="dxa"/>
            <w:shd w:val="clear" w:color="auto" w:fill="auto"/>
            <w:hideMark/>
          </w:tcPr>
          <w:p w14:paraId="09DB33E7" w14:textId="77777777" w:rsidR="00484638" w:rsidRPr="00F92EE6" w:rsidRDefault="00484638" w:rsidP="00C87E33">
            <w:pPr>
              <w:rPr>
                <w:ins w:id="1650" w:author="Rodriguez-flores, Raul (R.)" w:date="2020-07-15T14:44:00Z"/>
                <w:rFonts w:cs="Arial"/>
                <w:color w:val="000000" w:themeColor="text1"/>
                <w:szCs w:val="22"/>
              </w:rPr>
            </w:pPr>
          </w:p>
        </w:tc>
        <w:tc>
          <w:tcPr>
            <w:tcW w:w="7552" w:type="dxa"/>
            <w:shd w:val="clear" w:color="auto" w:fill="auto"/>
          </w:tcPr>
          <w:p w14:paraId="3962ED99" w14:textId="4D566255" w:rsidR="00484638" w:rsidRPr="00F92EE6" w:rsidRDefault="00484638" w:rsidP="00E7242B">
            <w:pPr>
              <w:rPr>
                <w:ins w:id="1651" w:author="Rodriguez-flores, Raul (R.)" w:date="2020-07-15T14:44:00Z"/>
                <w:rFonts w:cs="Arial"/>
                <w:color w:val="000000" w:themeColor="text1"/>
                <w:szCs w:val="22"/>
              </w:rPr>
            </w:pPr>
            <w:r>
              <w:rPr>
                <w:color w:val="000000" w:themeColor="text1"/>
              </w:rPr>
              <w:t>User request</w:t>
            </w:r>
            <w:ins w:id="1652" w:author="Rodriguez-flores, Raul (R.)" w:date="2020-07-15T09:30:00Z">
              <w:r w:rsidRPr="00924CE0">
                <w:rPr>
                  <w:rFonts w:ascii="Univers" w:hAnsi="Univers"/>
                  <w:color w:val="000000" w:themeColor="text1"/>
                </w:rPr>
                <w:t xml:space="preserve"> to view current mileage/date status</w:t>
              </w:r>
            </w:ins>
            <w:r>
              <w:rPr>
                <w:color w:val="000000" w:themeColor="text1"/>
              </w:rPr>
              <w:t xml:space="preserve"> </w:t>
            </w:r>
            <w:ins w:id="1653" w:author="Rodriguez-flores, Raul (R.)" w:date="2020-07-15T14:44:00Z">
              <w:r w:rsidRPr="00CF1989">
                <w:rPr>
                  <w:rFonts w:cs="Arial"/>
                  <w:color w:val="000000" w:themeColor="text1"/>
                  <w:szCs w:val="22"/>
                </w:rPr>
                <w:t>via SYNC HMI</w:t>
              </w:r>
            </w:ins>
          </w:p>
        </w:tc>
      </w:tr>
      <w:tr w:rsidR="00484638" w:rsidRPr="00FB5797" w14:paraId="577A6D2E" w14:textId="77777777" w:rsidTr="00C87E33">
        <w:trPr>
          <w:trHeight w:val="255"/>
          <w:ins w:id="1654" w:author="Rodriguez-flores, Raul (R.)" w:date="2020-07-15T14:44:00Z"/>
        </w:trPr>
        <w:tc>
          <w:tcPr>
            <w:tcW w:w="2235" w:type="dxa"/>
            <w:shd w:val="clear" w:color="auto" w:fill="D9D9D9" w:themeFill="background1" w:themeFillShade="D9"/>
          </w:tcPr>
          <w:p w14:paraId="3265143C" w14:textId="77777777" w:rsidR="00484638" w:rsidRPr="00F92EE6" w:rsidRDefault="00484638" w:rsidP="00C87E33">
            <w:pPr>
              <w:rPr>
                <w:ins w:id="1655" w:author="Rodriguez-flores, Raul (R.)" w:date="2020-07-15T14:44:00Z"/>
                <w:rFonts w:cs="Arial"/>
                <w:b/>
                <w:bCs/>
                <w:color w:val="000000" w:themeColor="text1"/>
                <w:szCs w:val="22"/>
              </w:rPr>
            </w:pPr>
            <w:ins w:id="1656" w:author="Rodriguez-flores, Raul (R.)" w:date="2020-07-15T14:44:00Z">
              <w:r w:rsidRPr="00F92EE6">
                <w:rPr>
                  <w:rFonts w:cs="Arial"/>
                  <w:b/>
                  <w:bCs/>
                  <w:color w:val="000000" w:themeColor="text1"/>
                  <w:szCs w:val="22"/>
                </w:rPr>
                <w:t>Actors</w:t>
              </w:r>
            </w:ins>
          </w:p>
        </w:tc>
        <w:tc>
          <w:tcPr>
            <w:tcW w:w="669" w:type="dxa"/>
            <w:shd w:val="clear" w:color="auto" w:fill="auto"/>
          </w:tcPr>
          <w:p w14:paraId="6AC606F4" w14:textId="77777777" w:rsidR="00484638" w:rsidRPr="00F92EE6" w:rsidRDefault="00484638" w:rsidP="00C87E33">
            <w:pPr>
              <w:rPr>
                <w:ins w:id="1657" w:author="Rodriguez-flores, Raul (R.)" w:date="2020-07-15T14:44:00Z"/>
                <w:rFonts w:cs="Arial"/>
                <w:color w:val="000000" w:themeColor="text1"/>
                <w:szCs w:val="22"/>
              </w:rPr>
            </w:pPr>
          </w:p>
        </w:tc>
        <w:tc>
          <w:tcPr>
            <w:tcW w:w="7552" w:type="dxa"/>
            <w:shd w:val="clear" w:color="auto" w:fill="auto"/>
          </w:tcPr>
          <w:p w14:paraId="4A05B195" w14:textId="77777777" w:rsidR="00484638" w:rsidRPr="00F92EE6" w:rsidRDefault="00484638" w:rsidP="00C87E33">
            <w:pPr>
              <w:rPr>
                <w:ins w:id="1658" w:author="Rodriguez-flores, Raul (R.)" w:date="2020-07-15T14:44:00Z"/>
                <w:rFonts w:cs="Arial"/>
                <w:color w:val="000000" w:themeColor="text1"/>
                <w:szCs w:val="22"/>
              </w:rPr>
            </w:pPr>
            <w:ins w:id="1659" w:author="Rodriguez-flores, Raul (R.)" w:date="2020-07-15T14:44:00Z">
              <w:r w:rsidRPr="00F92EE6">
                <w:rPr>
                  <w:rFonts w:cs="Arial"/>
                  <w:color w:val="000000" w:themeColor="text1"/>
                  <w:szCs w:val="22"/>
                </w:rPr>
                <w:t>User</w:t>
              </w:r>
            </w:ins>
          </w:p>
        </w:tc>
      </w:tr>
      <w:tr w:rsidR="00484638" w:rsidRPr="00FB5797" w14:paraId="3678480F" w14:textId="77777777" w:rsidTr="00C87E33">
        <w:trPr>
          <w:trHeight w:val="255"/>
          <w:ins w:id="1660" w:author="Rodriguez-flores, Raul (R.)" w:date="2020-07-15T14:44:00Z"/>
        </w:trPr>
        <w:tc>
          <w:tcPr>
            <w:tcW w:w="2235" w:type="dxa"/>
            <w:shd w:val="clear" w:color="auto" w:fill="D9D9D9" w:themeFill="background1" w:themeFillShade="D9"/>
            <w:hideMark/>
          </w:tcPr>
          <w:p w14:paraId="0EBB6591" w14:textId="77777777" w:rsidR="00484638" w:rsidRPr="00F92EE6" w:rsidRDefault="00484638" w:rsidP="00C87E33">
            <w:pPr>
              <w:rPr>
                <w:ins w:id="1661" w:author="Rodriguez-flores, Raul (R.)" w:date="2020-07-15T14:44:00Z"/>
                <w:rFonts w:cs="Arial"/>
                <w:b/>
                <w:bCs/>
                <w:color w:val="000000" w:themeColor="text1"/>
                <w:szCs w:val="22"/>
              </w:rPr>
            </w:pPr>
            <w:ins w:id="1662"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463415B6" w14:textId="77777777" w:rsidR="00484638" w:rsidRPr="00F92EE6" w:rsidRDefault="00484638" w:rsidP="00C87E33">
            <w:pPr>
              <w:rPr>
                <w:ins w:id="1663" w:author="Rodriguez-flores, Raul (R.)" w:date="2020-07-15T14:44:00Z"/>
                <w:rFonts w:cs="Arial"/>
                <w:color w:val="000000" w:themeColor="text1"/>
                <w:szCs w:val="22"/>
              </w:rPr>
            </w:pPr>
          </w:p>
        </w:tc>
        <w:tc>
          <w:tcPr>
            <w:tcW w:w="7552" w:type="dxa"/>
            <w:shd w:val="clear" w:color="auto" w:fill="auto"/>
          </w:tcPr>
          <w:p w14:paraId="5731BD22" w14:textId="77777777" w:rsidR="00484638" w:rsidRPr="00F92EE6" w:rsidRDefault="00484638" w:rsidP="00C87E33">
            <w:pPr>
              <w:rPr>
                <w:ins w:id="1664" w:author="Rodriguez-flores, Raul (R.)" w:date="2020-07-15T14:44:00Z"/>
                <w:rFonts w:cs="Arial"/>
                <w:color w:val="000000" w:themeColor="text1"/>
                <w:szCs w:val="22"/>
              </w:rPr>
            </w:pPr>
            <w:ins w:id="1665" w:author="Rodriguez-flores, Raul (R.)" w:date="2020-07-15T14:44:00Z">
              <w:r w:rsidRPr="00F92EE6">
                <w:rPr>
                  <w:rFonts w:cs="Arial"/>
                  <w:color w:val="000000" w:themeColor="text1"/>
                  <w:szCs w:val="22"/>
                </w:rPr>
                <w:t>Vehicle has factory or dealer installed trailer wiring</w:t>
              </w:r>
            </w:ins>
          </w:p>
          <w:p w14:paraId="2A31AF46" w14:textId="77777777" w:rsidR="00484638" w:rsidRDefault="00484638" w:rsidP="00C87E33">
            <w:pPr>
              <w:rPr>
                <w:rFonts w:cs="Arial"/>
                <w:color w:val="000000" w:themeColor="text1"/>
                <w:szCs w:val="22"/>
              </w:rPr>
            </w:pPr>
            <w:ins w:id="1666"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4F1DD5D0" w14:textId="77777777" w:rsidR="00484638" w:rsidRPr="00F92EE6" w:rsidRDefault="00484638" w:rsidP="00C87E33">
            <w:pPr>
              <w:rPr>
                <w:ins w:id="1667" w:author="Rodriguez-flores, Raul (R.)" w:date="2020-07-15T14:44:00Z"/>
                <w:rFonts w:cs="Arial"/>
                <w:color w:val="000000" w:themeColor="text1"/>
                <w:szCs w:val="22"/>
              </w:rPr>
            </w:pPr>
            <w:r>
              <w:rPr>
                <w:rFonts w:cs="Arial"/>
                <w:color w:val="000000" w:themeColor="text1"/>
                <w:szCs w:val="22"/>
              </w:rPr>
              <w:t>Trailer</w:t>
            </w:r>
            <w:ins w:id="1668"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1669" w:author="Rodriguez-flores, Raul (R.)" w:date="2020-07-15T15:26:00Z">
              <w:r>
                <w:rPr>
                  <w:rFonts w:cs="Arial"/>
                  <w:color w:val="000000" w:themeColor="text1"/>
                  <w:szCs w:val="22"/>
                </w:rPr>
                <w:t>signal must be present on HS3 CAN bus.</w:t>
              </w:r>
            </w:ins>
          </w:p>
          <w:p w14:paraId="46A06E0B" w14:textId="77777777" w:rsidR="00484638" w:rsidRPr="00F92EE6" w:rsidRDefault="00484638" w:rsidP="00C87E33">
            <w:pPr>
              <w:rPr>
                <w:ins w:id="1670" w:author="Rodriguez-flores, Raul (R.)" w:date="2020-07-15T14:44:00Z"/>
                <w:rFonts w:cs="Arial"/>
                <w:color w:val="000000" w:themeColor="text1"/>
                <w:szCs w:val="22"/>
              </w:rPr>
            </w:pPr>
            <w:ins w:id="1671" w:author="Rodriguez-flores, Raul (R.)" w:date="2020-07-15T14:44:00Z">
              <w:r w:rsidRPr="00F92EE6">
                <w:rPr>
                  <w:rFonts w:cs="Arial"/>
                  <w:color w:val="000000" w:themeColor="text1"/>
                  <w:szCs w:val="22"/>
                </w:rPr>
                <w:t>Vehicle battery is &gt;= 75% state of charge with engine off</w:t>
              </w:r>
            </w:ins>
          </w:p>
          <w:p w14:paraId="13AA81E7" w14:textId="77777777" w:rsidR="00484638" w:rsidRPr="00F92EE6" w:rsidRDefault="00484638" w:rsidP="00C87E33">
            <w:pPr>
              <w:rPr>
                <w:ins w:id="1672" w:author="Rodriguez-flores, Raul (R.)" w:date="2020-07-15T14:44:00Z"/>
                <w:rFonts w:cs="Arial"/>
                <w:color w:val="000000" w:themeColor="text1"/>
                <w:szCs w:val="22"/>
              </w:rPr>
            </w:pPr>
            <w:ins w:id="1673" w:author="Rodriguez-flores, Raul (R.)" w:date="2020-07-15T14:44:00Z">
              <w:r w:rsidRPr="00F92EE6">
                <w:rPr>
                  <w:rFonts w:cs="Arial"/>
                  <w:color w:val="000000" w:themeColor="text1"/>
                  <w:szCs w:val="22"/>
                </w:rPr>
                <w:t>Ignition is ON or ACC</w:t>
              </w:r>
            </w:ins>
          </w:p>
          <w:p w14:paraId="0F462F99" w14:textId="77777777" w:rsidR="00484638" w:rsidRPr="00F92EE6" w:rsidRDefault="00484638" w:rsidP="00C87E33">
            <w:pPr>
              <w:rPr>
                <w:ins w:id="1674" w:author="Rodriguez-flores, Raul (R.)" w:date="2020-07-15T14:44:00Z"/>
                <w:rFonts w:cs="Arial"/>
                <w:color w:val="000000" w:themeColor="text1"/>
                <w:szCs w:val="22"/>
              </w:rPr>
            </w:pPr>
            <w:ins w:id="1675" w:author="Rodriguez-flores, Raul (R.)" w:date="2020-07-15T14:44:00Z">
              <w:r>
                <w:rPr>
                  <w:rFonts w:cs="Arial"/>
                  <w:color w:val="000000" w:themeColor="text1"/>
                  <w:szCs w:val="22"/>
                </w:rPr>
                <w:t>Vehicle is stationary</w:t>
              </w:r>
            </w:ins>
            <w:ins w:id="1676" w:author="Rodriguez-flores, Raul (R.)" w:date="2020-07-15T15:27:00Z">
              <w:r>
                <w:rPr>
                  <w:rFonts w:cs="Arial"/>
                  <w:color w:val="000000" w:themeColor="text1"/>
                  <w:szCs w:val="22"/>
                </w:rPr>
                <w:t xml:space="preserve"> or Gear Shift must be in Park Position</w:t>
              </w:r>
            </w:ins>
          </w:p>
          <w:p w14:paraId="129CA84C" w14:textId="77777777" w:rsidR="00484638" w:rsidRDefault="00484638" w:rsidP="00C87E33">
            <w:pPr>
              <w:rPr>
                <w:ins w:id="1677" w:author="Rodriguez-flores, Raul (R.)" w:date="2020-07-15T14:45:00Z"/>
                <w:rFonts w:cs="Arial"/>
                <w:color w:val="000000" w:themeColor="text1"/>
                <w:szCs w:val="22"/>
              </w:rPr>
            </w:pPr>
            <w:ins w:id="1678" w:author="Rodriguez-flores, Raul (R.)" w:date="2020-07-15T14:45:00Z">
              <w:r>
                <w:rPr>
                  <w:rFonts w:cs="Arial"/>
                  <w:color w:val="000000" w:themeColor="text1"/>
                  <w:szCs w:val="22"/>
                </w:rPr>
                <w:t>Time and Date are set up to date</w:t>
              </w:r>
            </w:ins>
          </w:p>
          <w:p w14:paraId="1EF1296D" w14:textId="77777777" w:rsidR="00484638" w:rsidRDefault="00484638" w:rsidP="00C87E33">
            <w:pPr>
              <w:rPr>
                <w:ins w:id="1679" w:author="Rodriguez-flores, Raul (R.)" w:date="2020-07-15T15:23:00Z"/>
                <w:rFonts w:cs="Arial"/>
                <w:color w:val="000000" w:themeColor="text1"/>
                <w:szCs w:val="22"/>
              </w:rPr>
            </w:pPr>
            <w:ins w:id="1680" w:author="Rodriguez-flores, Raul (R.)" w:date="2020-07-15T14:46:00Z">
              <w:r>
                <w:rPr>
                  <w:rFonts w:cs="Arial"/>
                  <w:color w:val="000000" w:themeColor="text1"/>
                  <w:szCs w:val="22"/>
                </w:rPr>
                <w:t xml:space="preserve">Mileage message is available on the </w:t>
              </w:r>
            </w:ins>
            <w:ins w:id="1681" w:author="Rodriguez-flores, Raul (R.)" w:date="2020-07-15T14:47:00Z">
              <w:r>
                <w:rPr>
                  <w:rFonts w:cs="Arial"/>
                  <w:color w:val="000000" w:themeColor="text1"/>
                  <w:szCs w:val="22"/>
                </w:rPr>
                <w:t>vehicle</w:t>
              </w:r>
            </w:ins>
          </w:p>
          <w:p w14:paraId="24CF0ED2" w14:textId="77777777" w:rsidR="00484638" w:rsidRPr="00F92EE6" w:rsidRDefault="00484638" w:rsidP="00C87E33">
            <w:pPr>
              <w:rPr>
                <w:ins w:id="1682" w:author="Rodriguez-flores, Raul (R.)" w:date="2020-07-15T14:44:00Z"/>
                <w:rFonts w:cs="Arial"/>
                <w:color w:val="000000" w:themeColor="text1"/>
                <w:szCs w:val="22"/>
              </w:rPr>
            </w:pPr>
            <w:ins w:id="1683" w:author="Rodriguez-flores, Raul (R.)" w:date="2020-07-15T14:47:00Z">
              <w:r>
                <w:rPr>
                  <w:rFonts w:cs="Arial"/>
                  <w:color w:val="000000" w:themeColor="text1"/>
                  <w:szCs w:val="22"/>
                </w:rPr>
                <w:t>An active Trailer Profile is currently selected</w:t>
              </w:r>
            </w:ins>
          </w:p>
        </w:tc>
      </w:tr>
      <w:tr w:rsidR="00484638" w:rsidRPr="00FB5797" w14:paraId="223E86B6" w14:textId="77777777" w:rsidTr="00C87E33">
        <w:trPr>
          <w:trHeight w:val="255"/>
          <w:ins w:id="1684" w:author="Rodriguez-flores, Raul (R.)" w:date="2020-07-15T14:44:00Z"/>
        </w:trPr>
        <w:tc>
          <w:tcPr>
            <w:tcW w:w="2235" w:type="dxa"/>
            <w:shd w:val="clear" w:color="auto" w:fill="D9D9D9" w:themeFill="background1" w:themeFillShade="D9"/>
            <w:hideMark/>
          </w:tcPr>
          <w:p w14:paraId="3F714303" w14:textId="77777777" w:rsidR="00484638" w:rsidRPr="00F92EE6" w:rsidRDefault="00484638" w:rsidP="00C87E33">
            <w:pPr>
              <w:rPr>
                <w:ins w:id="1685" w:author="Rodriguez-flores, Raul (R.)" w:date="2020-07-15T14:44:00Z"/>
                <w:rFonts w:cs="Arial"/>
                <w:b/>
                <w:bCs/>
                <w:color w:val="000000" w:themeColor="text1"/>
                <w:szCs w:val="22"/>
              </w:rPr>
            </w:pPr>
          </w:p>
        </w:tc>
        <w:tc>
          <w:tcPr>
            <w:tcW w:w="669" w:type="dxa"/>
            <w:shd w:val="clear" w:color="auto" w:fill="auto"/>
            <w:hideMark/>
          </w:tcPr>
          <w:p w14:paraId="7724A294" w14:textId="77777777" w:rsidR="00484638" w:rsidRPr="00F92EE6" w:rsidRDefault="00484638" w:rsidP="00C87E33">
            <w:pPr>
              <w:rPr>
                <w:ins w:id="1686" w:author="Rodriguez-flores, Raul (R.)" w:date="2020-07-15T14:44:00Z"/>
                <w:rFonts w:cs="Arial"/>
                <w:color w:val="000000" w:themeColor="text1"/>
                <w:szCs w:val="22"/>
              </w:rPr>
            </w:pPr>
          </w:p>
        </w:tc>
        <w:tc>
          <w:tcPr>
            <w:tcW w:w="7552" w:type="dxa"/>
            <w:shd w:val="clear" w:color="auto" w:fill="auto"/>
          </w:tcPr>
          <w:p w14:paraId="537DF576" w14:textId="77777777" w:rsidR="00484638" w:rsidRPr="00F92EE6" w:rsidRDefault="00484638" w:rsidP="00C87E33">
            <w:pPr>
              <w:rPr>
                <w:ins w:id="1687" w:author="Rodriguez-flores, Raul (R.)" w:date="2020-07-15T14:44:00Z"/>
                <w:rFonts w:cs="Arial"/>
                <w:color w:val="000000" w:themeColor="text1"/>
                <w:szCs w:val="22"/>
              </w:rPr>
            </w:pPr>
          </w:p>
        </w:tc>
      </w:tr>
      <w:tr w:rsidR="00484638" w:rsidRPr="00FB5797" w14:paraId="3EC8E7B5" w14:textId="77777777" w:rsidTr="00C87E33">
        <w:trPr>
          <w:trHeight w:val="255"/>
          <w:ins w:id="1688" w:author="Rodriguez-flores, Raul (R.)" w:date="2020-07-15T14:44:00Z"/>
        </w:trPr>
        <w:tc>
          <w:tcPr>
            <w:tcW w:w="2235" w:type="dxa"/>
            <w:shd w:val="clear" w:color="auto" w:fill="D9D9D9" w:themeFill="background1" w:themeFillShade="D9"/>
            <w:hideMark/>
          </w:tcPr>
          <w:p w14:paraId="53C2BB99" w14:textId="77777777" w:rsidR="00484638" w:rsidRPr="00F92EE6" w:rsidRDefault="00484638" w:rsidP="00C87E33">
            <w:pPr>
              <w:rPr>
                <w:ins w:id="1689" w:author="Rodriguez-flores, Raul (R.)" w:date="2020-07-15T14:44:00Z"/>
                <w:rFonts w:cs="Arial"/>
                <w:b/>
                <w:bCs/>
                <w:color w:val="000000" w:themeColor="text1"/>
                <w:szCs w:val="22"/>
              </w:rPr>
            </w:pPr>
            <w:ins w:id="1690" w:author="Rodriguez-flores, Raul (R.)" w:date="2020-07-15T14:44:00Z">
              <w:r w:rsidRPr="00F92EE6">
                <w:rPr>
                  <w:rFonts w:cs="Arial"/>
                  <w:b/>
                  <w:bCs/>
                  <w:color w:val="000000" w:themeColor="text1"/>
                  <w:szCs w:val="22"/>
                </w:rPr>
                <w:t>Main Flow</w:t>
              </w:r>
            </w:ins>
          </w:p>
        </w:tc>
        <w:tc>
          <w:tcPr>
            <w:tcW w:w="669" w:type="dxa"/>
            <w:shd w:val="clear" w:color="auto" w:fill="auto"/>
            <w:hideMark/>
          </w:tcPr>
          <w:p w14:paraId="70A3C15C" w14:textId="77777777" w:rsidR="00484638" w:rsidRPr="00F92EE6" w:rsidRDefault="00484638" w:rsidP="00C87E33">
            <w:pPr>
              <w:rPr>
                <w:ins w:id="1691" w:author="Rodriguez-flores, Raul (R.)" w:date="2020-07-15T14:44:00Z"/>
                <w:rFonts w:cs="Arial"/>
                <w:color w:val="000000" w:themeColor="text1"/>
                <w:szCs w:val="22"/>
              </w:rPr>
            </w:pPr>
            <w:ins w:id="1692" w:author="Rodriguez-flores, Raul (R.)" w:date="2020-07-15T14:44:00Z">
              <w:r w:rsidRPr="00F92EE6">
                <w:rPr>
                  <w:rFonts w:cs="Arial"/>
                  <w:color w:val="000000" w:themeColor="text1"/>
                  <w:szCs w:val="22"/>
                </w:rPr>
                <w:t>M1</w:t>
              </w:r>
            </w:ins>
          </w:p>
        </w:tc>
        <w:tc>
          <w:tcPr>
            <w:tcW w:w="7552" w:type="dxa"/>
            <w:shd w:val="clear" w:color="auto" w:fill="auto"/>
          </w:tcPr>
          <w:p w14:paraId="553DCC06" w14:textId="77777777" w:rsidR="00484638" w:rsidRPr="00F92EE6" w:rsidRDefault="009604D2" w:rsidP="009604D2">
            <w:pPr>
              <w:rPr>
                <w:ins w:id="1693" w:author="Rodriguez-flores, Raul (R.)" w:date="2020-07-15T14:44:00Z"/>
                <w:rFonts w:cs="Arial"/>
                <w:color w:val="000000" w:themeColor="text1"/>
                <w:szCs w:val="22"/>
              </w:rPr>
            </w:pPr>
            <w:r>
              <w:t>User access</w:t>
            </w:r>
            <w:r w:rsidR="00484638">
              <w:t xml:space="preserve"> </w:t>
            </w:r>
            <w:r>
              <w:t>“</w:t>
            </w:r>
            <w:r w:rsidR="00484638">
              <w:t>Trailer Maintenance</w:t>
            </w:r>
            <w:r>
              <w:t>” m</w:t>
            </w:r>
            <w:r w:rsidR="00484638">
              <w:t xml:space="preserve">enu under </w:t>
            </w:r>
            <w:r>
              <w:t>thru “Towing Menu” or “Select Active Trailer” menu</w:t>
            </w:r>
            <w:r w:rsidR="00484638">
              <w:t>.</w:t>
            </w:r>
            <w:r>
              <w:t xml:space="preserve"> </w:t>
            </w:r>
          </w:p>
        </w:tc>
      </w:tr>
      <w:tr w:rsidR="00484638" w:rsidRPr="00FB5797" w14:paraId="37F92F58" w14:textId="77777777" w:rsidTr="00C87E33">
        <w:trPr>
          <w:trHeight w:val="255"/>
          <w:ins w:id="1694" w:author="Rodriguez-flores, Raul (R.)" w:date="2020-07-15T14:44:00Z"/>
        </w:trPr>
        <w:tc>
          <w:tcPr>
            <w:tcW w:w="2235" w:type="dxa"/>
            <w:shd w:val="clear" w:color="auto" w:fill="D9D9D9" w:themeFill="background1" w:themeFillShade="D9"/>
          </w:tcPr>
          <w:p w14:paraId="3C6DE950" w14:textId="77777777" w:rsidR="00484638" w:rsidRPr="00F92EE6" w:rsidRDefault="00484638" w:rsidP="00C87E33">
            <w:pPr>
              <w:rPr>
                <w:ins w:id="1695" w:author="Rodriguez-flores, Raul (R.)" w:date="2020-07-15T14:44:00Z"/>
                <w:rFonts w:cs="Arial"/>
                <w:b/>
                <w:bCs/>
                <w:color w:val="000000" w:themeColor="text1"/>
                <w:szCs w:val="22"/>
              </w:rPr>
            </w:pPr>
          </w:p>
        </w:tc>
        <w:tc>
          <w:tcPr>
            <w:tcW w:w="669" w:type="dxa"/>
            <w:shd w:val="clear" w:color="auto" w:fill="auto"/>
          </w:tcPr>
          <w:p w14:paraId="5F9C84BE" w14:textId="77777777" w:rsidR="00484638" w:rsidRPr="00F92EE6" w:rsidRDefault="00484638" w:rsidP="00C87E33">
            <w:pPr>
              <w:rPr>
                <w:ins w:id="1696" w:author="Rodriguez-flores, Raul (R.)" w:date="2020-07-15T14:44:00Z"/>
                <w:rFonts w:cs="Arial"/>
                <w:color w:val="000000" w:themeColor="text1"/>
                <w:szCs w:val="22"/>
              </w:rPr>
            </w:pPr>
            <w:ins w:id="1697" w:author="Rodriguez-flores, Raul (R.)" w:date="2020-07-15T14:44:00Z">
              <w:r w:rsidRPr="00F92EE6">
                <w:rPr>
                  <w:rFonts w:cs="Arial"/>
                  <w:color w:val="000000" w:themeColor="text1"/>
                  <w:szCs w:val="22"/>
                </w:rPr>
                <w:t>M2</w:t>
              </w:r>
            </w:ins>
          </w:p>
        </w:tc>
        <w:tc>
          <w:tcPr>
            <w:tcW w:w="7552" w:type="dxa"/>
            <w:shd w:val="clear" w:color="auto" w:fill="auto"/>
          </w:tcPr>
          <w:p w14:paraId="4AFF3044" w14:textId="77777777" w:rsidR="00E7242B" w:rsidRDefault="009604D2" w:rsidP="00C87E33">
            <w:r>
              <w:t>User</w:t>
            </w:r>
            <w:r w:rsidR="00484638">
              <w:t xml:space="preserve"> </w:t>
            </w:r>
            <w:r w:rsidR="00E7242B">
              <w:t>will have the following options:</w:t>
            </w:r>
          </w:p>
          <w:p w14:paraId="586B06BA" w14:textId="6E7A47DF" w:rsidR="00484638" w:rsidRPr="00E7242B" w:rsidRDefault="00E7242B" w:rsidP="00E7242B">
            <w:pPr>
              <w:pStyle w:val="ListParagraph"/>
              <w:numPr>
                <w:ilvl w:val="0"/>
                <w:numId w:val="96"/>
              </w:numPr>
              <w:rPr>
                <w:rFonts w:cs="Arial"/>
                <w:color w:val="000000" w:themeColor="text1"/>
              </w:rPr>
            </w:pPr>
            <w:r>
              <w:t>S</w:t>
            </w:r>
            <w:r w:rsidR="00484638">
              <w:t>elect the Acti</w:t>
            </w:r>
            <w:r>
              <w:t>ve Trailer Status Infobook Icon to see the summary of all maintenance items. (continue M3)</w:t>
            </w:r>
          </w:p>
          <w:p w14:paraId="129D4F55" w14:textId="05BE3B60" w:rsidR="00E7242B" w:rsidRPr="00E7242B" w:rsidRDefault="00E7242B" w:rsidP="00E7242B">
            <w:pPr>
              <w:pStyle w:val="ListParagraph"/>
              <w:numPr>
                <w:ilvl w:val="0"/>
                <w:numId w:val="96"/>
              </w:numPr>
              <w:rPr>
                <w:ins w:id="1698" w:author="Rodriguez-flores, Raul (R.)" w:date="2020-07-15T14:44:00Z"/>
                <w:rFonts w:cs="Arial"/>
                <w:color w:val="000000" w:themeColor="text1"/>
              </w:rPr>
            </w:pPr>
            <w:r>
              <w:t>Open the Active Trailer Status items list and select the Infobook Icon for each one. (continue M4)</w:t>
            </w:r>
          </w:p>
        </w:tc>
      </w:tr>
      <w:tr w:rsidR="00484638" w:rsidRPr="00FB5797" w14:paraId="555D43E6" w14:textId="77777777" w:rsidTr="00C87E33">
        <w:trPr>
          <w:trHeight w:val="255"/>
          <w:ins w:id="1699" w:author="Rodriguez-flores, Raul (R.)" w:date="2020-07-15T14:44:00Z"/>
        </w:trPr>
        <w:tc>
          <w:tcPr>
            <w:tcW w:w="2235" w:type="dxa"/>
            <w:shd w:val="clear" w:color="auto" w:fill="D9D9D9" w:themeFill="background1" w:themeFillShade="D9"/>
          </w:tcPr>
          <w:p w14:paraId="6D9A1709" w14:textId="77777777" w:rsidR="00484638" w:rsidRPr="00F92EE6" w:rsidRDefault="00484638" w:rsidP="00C87E33">
            <w:pPr>
              <w:rPr>
                <w:ins w:id="1700" w:author="Rodriguez-flores, Raul (R.)" w:date="2020-07-15T14:44:00Z"/>
                <w:rFonts w:cs="Arial"/>
                <w:b/>
                <w:bCs/>
                <w:color w:val="000000" w:themeColor="text1"/>
                <w:szCs w:val="22"/>
              </w:rPr>
            </w:pPr>
          </w:p>
        </w:tc>
        <w:tc>
          <w:tcPr>
            <w:tcW w:w="669" w:type="dxa"/>
            <w:shd w:val="clear" w:color="auto" w:fill="auto"/>
          </w:tcPr>
          <w:p w14:paraId="4B72ACD4" w14:textId="77777777" w:rsidR="00484638" w:rsidRPr="00F92EE6" w:rsidRDefault="00484638" w:rsidP="00C87E33">
            <w:pPr>
              <w:rPr>
                <w:ins w:id="1701" w:author="Rodriguez-flores, Raul (R.)" w:date="2020-07-15T14:44:00Z"/>
                <w:rFonts w:cs="Arial"/>
                <w:color w:val="000000" w:themeColor="text1"/>
                <w:szCs w:val="22"/>
              </w:rPr>
            </w:pPr>
            <w:r>
              <w:rPr>
                <w:rFonts w:cs="Arial"/>
                <w:color w:val="000000" w:themeColor="text1"/>
                <w:szCs w:val="22"/>
              </w:rPr>
              <w:t>M3</w:t>
            </w:r>
          </w:p>
        </w:tc>
        <w:tc>
          <w:tcPr>
            <w:tcW w:w="7552" w:type="dxa"/>
            <w:shd w:val="clear" w:color="auto" w:fill="auto"/>
          </w:tcPr>
          <w:p w14:paraId="095D24E6" w14:textId="34C69259" w:rsidR="00484638" w:rsidRPr="00F92EE6" w:rsidRDefault="00484638" w:rsidP="00C87E33">
            <w:pPr>
              <w:rPr>
                <w:ins w:id="1702" w:author="Rodriguez-flores, Raul (R.)" w:date="2020-07-15T14:44:00Z"/>
                <w:rFonts w:cs="Arial"/>
                <w:color w:val="000000" w:themeColor="text1"/>
                <w:szCs w:val="22"/>
              </w:rPr>
            </w:pPr>
            <w:ins w:id="1703" w:author="Rodriguez-flores, Raul (R.)" w:date="2020-07-15T15:08:00Z">
              <w:r>
                <w:rPr>
                  <w:rFonts w:cs="Arial"/>
                  <w:color w:val="000000" w:themeColor="text1"/>
                  <w:szCs w:val="22"/>
                </w:rPr>
                <w:t>User</w:t>
              </w:r>
            </w:ins>
            <w:r>
              <w:rPr>
                <w:rFonts w:cs="Arial"/>
                <w:color w:val="000000" w:themeColor="text1"/>
                <w:szCs w:val="22"/>
              </w:rPr>
              <w:t xml:space="preserve"> will be able to see a summary of the Maintenance status for the active trailer</w:t>
            </w:r>
          </w:p>
        </w:tc>
      </w:tr>
      <w:tr w:rsidR="00E7242B" w:rsidRPr="00FB5797" w14:paraId="39336604" w14:textId="77777777" w:rsidTr="00C87E33">
        <w:trPr>
          <w:trHeight w:val="255"/>
        </w:trPr>
        <w:tc>
          <w:tcPr>
            <w:tcW w:w="2235" w:type="dxa"/>
            <w:shd w:val="clear" w:color="auto" w:fill="D9D9D9" w:themeFill="background1" w:themeFillShade="D9"/>
          </w:tcPr>
          <w:p w14:paraId="6B5E5152" w14:textId="77777777" w:rsidR="00E7242B" w:rsidRPr="00F92EE6" w:rsidRDefault="00E7242B" w:rsidP="00C87E33">
            <w:pPr>
              <w:rPr>
                <w:rFonts w:cs="Arial"/>
                <w:b/>
                <w:bCs/>
                <w:color w:val="000000" w:themeColor="text1"/>
                <w:szCs w:val="22"/>
              </w:rPr>
            </w:pPr>
          </w:p>
        </w:tc>
        <w:tc>
          <w:tcPr>
            <w:tcW w:w="669" w:type="dxa"/>
            <w:shd w:val="clear" w:color="auto" w:fill="auto"/>
          </w:tcPr>
          <w:p w14:paraId="1C62B040" w14:textId="7566AF84" w:rsidR="00E7242B" w:rsidRDefault="00E7242B" w:rsidP="00C87E33">
            <w:pPr>
              <w:rPr>
                <w:rFonts w:cs="Arial"/>
                <w:color w:val="000000" w:themeColor="text1"/>
                <w:szCs w:val="22"/>
              </w:rPr>
            </w:pPr>
            <w:r>
              <w:rPr>
                <w:rFonts w:cs="Arial"/>
                <w:color w:val="000000" w:themeColor="text1"/>
                <w:szCs w:val="22"/>
              </w:rPr>
              <w:t>M4</w:t>
            </w:r>
          </w:p>
        </w:tc>
        <w:tc>
          <w:tcPr>
            <w:tcW w:w="7552" w:type="dxa"/>
            <w:shd w:val="clear" w:color="auto" w:fill="auto"/>
          </w:tcPr>
          <w:p w14:paraId="53D69D98" w14:textId="6910F529" w:rsidR="00E7242B" w:rsidRDefault="0068212D" w:rsidP="00C87E33">
            <w:pPr>
              <w:rPr>
                <w:rFonts w:cs="Arial"/>
                <w:color w:val="000000" w:themeColor="text1"/>
                <w:szCs w:val="22"/>
              </w:rPr>
            </w:pPr>
            <w:r>
              <w:rPr>
                <w:rFonts w:cs="Arial"/>
                <w:color w:val="000000" w:themeColor="text1"/>
                <w:szCs w:val="22"/>
              </w:rPr>
              <w:t>If the user</w:t>
            </w:r>
            <w:r w:rsidR="00E7242B">
              <w:rPr>
                <w:rFonts w:cs="Arial"/>
                <w:color w:val="000000" w:themeColor="text1"/>
                <w:szCs w:val="22"/>
              </w:rPr>
              <w:t xml:space="preserve"> click</w:t>
            </w:r>
            <w:r>
              <w:rPr>
                <w:rFonts w:cs="Arial"/>
                <w:color w:val="000000" w:themeColor="text1"/>
                <w:szCs w:val="22"/>
              </w:rPr>
              <w:t>s on</w:t>
            </w:r>
            <w:r w:rsidR="00E7242B">
              <w:rPr>
                <w:rFonts w:cs="Arial"/>
                <w:color w:val="000000" w:themeColor="text1"/>
                <w:szCs w:val="22"/>
              </w:rPr>
              <w:t xml:space="preserve"> the </w:t>
            </w:r>
            <w:r>
              <w:rPr>
                <w:rFonts w:cs="Arial"/>
                <w:color w:val="000000" w:themeColor="text1"/>
                <w:szCs w:val="22"/>
              </w:rPr>
              <w:t xml:space="preserve">Pre-defined items </w:t>
            </w:r>
            <w:r w:rsidR="00E7242B">
              <w:rPr>
                <w:rFonts w:cs="Arial"/>
                <w:color w:val="000000" w:themeColor="text1"/>
                <w:szCs w:val="22"/>
              </w:rPr>
              <w:t>Infoboo</w:t>
            </w:r>
            <w:r>
              <w:rPr>
                <w:rFonts w:cs="Arial"/>
                <w:color w:val="000000" w:themeColor="text1"/>
                <w:szCs w:val="22"/>
              </w:rPr>
              <w:t xml:space="preserve">k the </w:t>
            </w:r>
            <w:r w:rsidR="00E7242B">
              <w:rPr>
                <w:rFonts w:cs="Arial"/>
                <w:color w:val="000000" w:themeColor="text1"/>
                <w:szCs w:val="22"/>
              </w:rPr>
              <w:t xml:space="preserve">maintenance status </w:t>
            </w:r>
            <w:r>
              <w:rPr>
                <w:rFonts w:cs="Arial"/>
                <w:color w:val="000000" w:themeColor="text1"/>
                <w:szCs w:val="22"/>
              </w:rPr>
              <w:t>will be shown only on the item selected as following:</w:t>
            </w:r>
          </w:p>
          <w:p w14:paraId="474B1EE0" w14:textId="1448307B" w:rsidR="000D1B95" w:rsidRPr="00BC707B" w:rsidRDefault="000D1B95" w:rsidP="000D1B95">
            <w:pPr>
              <w:pStyle w:val="ListParagraph"/>
              <w:numPr>
                <w:ilvl w:val="0"/>
                <w:numId w:val="97"/>
              </w:numPr>
              <w:rPr>
                <w:rFonts w:cs="Arial"/>
                <w:szCs w:val="22"/>
              </w:rPr>
            </w:pPr>
            <w:r w:rsidRPr="00BC707B">
              <w:rPr>
                <w:rFonts w:cs="Arial"/>
                <w:szCs w:val="22"/>
              </w:rPr>
              <w:t>If user</w:t>
            </w:r>
            <w:commentRangeStart w:id="1704"/>
            <w:r w:rsidRPr="00BC707B">
              <w:rPr>
                <w:rFonts w:cs="Arial"/>
                <w:szCs w:val="22"/>
              </w:rPr>
              <w:t xml:space="preserve"> select</w:t>
            </w:r>
            <w:r w:rsidR="0068212D" w:rsidRPr="00BC707B">
              <w:rPr>
                <w:rFonts w:cs="Arial"/>
                <w:szCs w:val="22"/>
              </w:rPr>
              <w:t xml:space="preserve"> the Infobook of a</w:t>
            </w:r>
            <w:r w:rsidRPr="00BC707B">
              <w:rPr>
                <w:rFonts w:cs="Arial"/>
                <w:szCs w:val="22"/>
              </w:rPr>
              <w:t xml:space="preserve"> pre-defin</w:t>
            </w:r>
            <w:r w:rsidR="0068212D" w:rsidRPr="00BC707B">
              <w:rPr>
                <w:rFonts w:cs="Arial"/>
                <w:szCs w:val="22"/>
              </w:rPr>
              <w:t>ed item</w:t>
            </w:r>
            <w:r w:rsidRPr="00BC707B">
              <w:rPr>
                <w:rFonts w:cs="Arial"/>
                <w:szCs w:val="22"/>
              </w:rPr>
              <w:t>. User shall receive a Pop-Up with the following:</w:t>
            </w:r>
          </w:p>
          <w:p w14:paraId="27EC521D" w14:textId="0E5F1912" w:rsidR="000D1B95" w:rsidRPr="00BC707B" w:rsidRDefault="000D1B95" w:rsidP="000D1B95">
            <w:pPr>
              <w:rPr>
                <w:rFonts w:cs="Arial"/>
                <w:szCs w:val="22"/>
              </w:rPr>
            </w:pPr>
            <w:r w:rsidRPr="00BC707B">
              <w:rPr>
                <w:rFonts w:cs="Arial"/>
                <w:szCs w:val="22"/>
              </w:rPr>
              <w:t xml:space="preserve">             [Header] {Maintenance List Item}</w:t>
            </w:r>
          </w:p>
          <w:p w14:paraId="3016FB1A" w14:textId="5FC9E714" w:rsidR="000D1B95" w:rsidRPr="00BC707B" w:rsidRDefault="000D1B95" w:rsidP="000D1B95">
            <w:pPr>
              <w:rPr>
                <w:rFonts w:cs="Arial"/>
                <w:szCs w:val="22"/>
              </w:rPr>
            </w:pPr>
            <w:r w:rsidRPr="00BC707B">
              <w:rPr>
                <w:rFonts w:cs="Arial"/>
                <w:szCs w:val="22"/>
              </w:rPr>
              <w:t xml:space="preserve">             [Subject] Recommended maintenance steps:</w:t>
            </w:r>
            <w:commentRangeEnd w:id="1704"/>
            <w:r w:rsidRPr="00BC707B">
              <w:rPr>
                <w:rStyle w:val="CommentReference"/>
                <w:rFonts w:ascii="Times New Roman" w:hAnsi="Times New Roman"/>
                <w:color w:val="auto"/>
              </w:rPr>
              <w:commentReference w:id="1704"/>
            </w:r>
          </w:p>
          <w:p w14:paraId="5FB2D363" w14:textId="1C7F1403" w:rsidR="0068212D" w:rsidRPr="00BC707B" w:rsidRDefault="0068212D" w:rsidP="000D1B95">
            <w:pPr>
              <w:rPr>
                <w:rFonts w:cs="Arial"/>
                <w:szCs w:val="22"/>
              </w:rPr>
            </w:pPr>
            <w:r w:rsidRPr="00BC707B">
              <w:rPr>
                <w:rFonts w:cs="Arial"/>
                <w:szCs w:val="22"/>
              </w:rPr>
              <w:t xml:space="preserve">             Item status (Mileage and/or Time)</w:t>
            </w:r>
          </w:p>
          <w:p w14:paraId="40E7E9DA" w14:textId="7E8B95D9" w:rsidR="000D1B95" w:rsidRPr="00BC707B" w:rsidRDefault="0068212D" w:rsidP="00C87E33">
            <w:pPr>
              <w:rPr>
                <w:rFonts w:cs="Arial"/>
                <w:szCs w:val="22"/>
              </w:rPr>
            </w:pPr>
            <w:r w:rsidRPr="00BC707B">
              <w:rPr>
                <w:rFonts w:cs="Arial"/>
                <w:szCs w:val="22"/>
              </w:rPr>
              <w:t>If the User clicks on the Custom items Infobook the maintenance status will be shown only on the item selected as following:</w:t>
            </w:r>
          </w:p>
          <w:p w14:paraId="14596B02" w14:textId="2A55B934" w:rsidR="0068212D" w:rsidRPr="00BC707B" w:rsidRDefault="0068212D" w:rsidP="0068212D">
            <w:pPr>
              <w:pStyle w:val="ListParagraph"/>
              <w:numPr>
                <w:ilvl w:val="0"/>
                <w:numId w:val="97"/>
              </w:numPr>
              <w:rPr>
                <w:rFonts w:cs="Arial"/>
                <w:szCs w:val="22"/>
              </w:rPr>
            </w:pPr>
            <w:r w:rsidRPr="00BC707B">
              <w:rPr>
                <w:rFonts w:cs="Arial"/>
                <w:szCs w:val="22"/>
              </w:rPr>
              <w:t>If user select the Infobook of a custom item. User shall receive a Pop-Up with the following:</w:t>
            </w:r>
          </w:p>
          <w:p w14:paraId="11104BAA" w14:textId="090FD057" w:rsidR="0068212D" w:rsidRPr="0068212D" w:rsidRDefault="0068212D" w:rsidP="0068212D">
            <w:pPr>
              <w:pStyle w:val="ListParagraph"/>
              <w:rPr>
                <w:rFonts w:cs="Arial"/>
                <w:color w:val="FF0000"/>
                <w:szCs w:val="22"/>
              </w:rPr>
            </w:pPr>
            <w:r w:rsidRPr="00BC707B">
              <w:rPr>
                <w:rFonts w:cs="Arial"/>
                <w:szCs w:val="22"/>
              </w:rPr>
              <w:t>Item status (Mileage and/or Time)</w:t>
            </w:r>
          </w:p>
        </w:tc>
      </w:tr>
      <w:tr w:rsidR="00484638" w:rsidRPr="00FB5797" w14:paraId="29AD6AF5" w14:textId="77777777" w:rsidTr="00C87E33">
        <w:trPr>
          <w:trHeight w:val="255"/>
          <w:ins w:id="1705" w:author="Rodriguez-flores, Raul (R.)" w:date="2020-07-15T14:44:00Z"/>
        </w:trPr>
        <w:tc>
          <w:tcPr>
            <w:tcW w:w="2235" w:type="dxa"/>
            <w:shd w:val="clear" w:color="auto" w:fill="D9D9D9" w:themeFill="background1" w:themeFillShade="D9"/>
          </w:tcPr>
          <w:p w14:paraId="7602BF2B" w14:textId="77777777" w:rsidR="00484638" w:rsidRPr="00F92EE6" w:rsidRDefault="00484638" w:rsidP="00C87E33">
            <w:pPr>
              <w:rPr>
                <w:ins w:id="1706" w:author="Rodriguez-flores, Raul (R.)" w:date="2020-07-15T14:44:00Z"/>
                <w:rFonts w:cs="Arial"/>
                <w:b/>
                <w:bCs/>
                <w:color w:val="000000" w:themeColor="text1"/>
                <w:szCs w:val="22"/>
              </w:rPr>
            </w:pPr>
          </w:p>
        </w:tc>
        <w:tc>
          <w:tcPr>
            <w:tcW w:w="669" w:type="dxa"/>
            <w:shd w:val="clear" w:color="auto" w:fill="auto"/>
          </w:tcPr>
          <w:p w14:paraId="626CD50C" w14:textId="77777777" w:rsidR="00484638" w:rsidRPr="00F92EE6" w:rsidRDefault="00484638" w:rsidP="00C87E33">
            <w:pPr>
              <w:rPr>
                <w:ins w:id="1707" w:author="Rodriguez-flores, Raul (R.)" w:date="2020-07-15T14:44:00Z"/>
                <w:rFonts w:cs="Arial"/>
                <w:color w:val="000000" w:themeColor="text1"/>
                <w:szCs w:val="22"/>
              </w:rPr>
            </w:pPr>
          </w:p>
        </w:tc>
        <w:tc>
          <w:tcPr>
            <w:tcW w:w="7552" w:type="dxa"/>
            <w:shd w:val="clear" w:color="auto" w:fill="auto"/>
          </w:tcPr>
          <w:p w14:paraId="04361417" w14:textId="77777777" w:rsidR="00484638" w:rsidRPr="00F92EE6" w:rsidRDefault="00484638" w:rsidP="00C87E33">
            <w:pPr>
              <w:rPr>
                <w:ins w:id="1708" w:author="Rodriguez-flores, Raul (R.)" w:date="2020-07-15T14:44:00Z"/>
                <w:rFonts w:cs="Arial"/>
                <w:color w:val="000000" w:themeColor="text1"/>
                <w:szCs w:val="22"/>
              </w:rPr>
            </w:pPr>
          </w:p>
        </w:tc>
      </w:tr>
      <w:tr w:rsidR="00484638" w:rsidRPr="00FB5797" w14:paraId="0E6346CC" w14:textId="77777777" w:rsidTr="00C87E33">
        <w:trPr>
          <w:trHeight w:val="255"/>
          <w:ins w:id="1709" w:author="Rodriguez-flores, Raul (R.)" w:date="2020-07-15T14:44:00Z"/>
        </w:trPr>
        <w:tc>
          <w:tcPr>
            <w:tcW w:w="2235" w:type="dxa"/>
            <w:shd w:val="clear" w:color="auto" w:fill="D9D9D9" w:themeFill="background1" w:themeFillShade="D9"/>
          </w:tcPr>
          <w:p w14:paraId="7CED001C" w14:textId="77777777" w:rsidR="00484638" w:rsidRPr="00F92EE6" w:rsidRDefault="00484638" w:rsidP="00C87E33">
            <w:pPr>
              <w:rPr>
                <w:ins w:id="1710" w:author="Rodriguez-flores, Raul (R.)" w:date="2020-07-15T14:44:00Z"/>
                <w:rFonts w:cs="Arial"/>
                <w:b/>
                <w:bCs/>
                <w:color w:val="000000" w:themeColor="text1"/>
                <w:szCs w:val="22"/>
              </w:rPr>
            </w:pPr>
            <w:ins w:id="1711" w:author="Rodriguez-flores, Raul (R.)" w:date="2020-07-15T14:44:00Z">
              <w:r w:rsidRPr="00F92EE6">
                <w:rPr>
                  <w:rFonts w:cs="Arial"/>
                  <w:b/>
                  <w:bCs/>
                  <w:color w:val="000000" w:themeColor="text1"/>
                  <w:szCs w:val="22"/>
                </w:rPr>
                <w:t>Alternative Flow 1</w:t>
              </w:r>
            </w:ins>
          </w:p>
        </w:tc>
        <w:tc>
          <w:tcPr>
            <w:tcW w:w="669" w:type="dxa"/>
            <w:shd w:val="clear" w:color="auto" w:fill="auto"/>
          </w:tcPr>
          <w:p w14:paraId="2B2A1A79" w14:textId="77777777" w:rsidR="00484638" w:rsidRPr="00F92EE6" w:rsidRDefault="00484638" w:rsidP="00C87E33">
            <w:pPr>
              <w:rPr>
                <w:ins w:id="1712" w:author="Rodriguez-flores, Raul (R.)" w:date="2020-07-15T14:44:00Z"/>
                <w:rFonts w:cs="Arial"/>
                <w:color w:val="000000" w:themeColor="text1"/>
                <w:szCs w:val="22"/>
              </w:rPr>
            </w:pPr>
            <w:ins w:id="1713" w:author="Rodriguez-flores, Raul (R.)" w:date="2020-07-15T14:44:00Z">
              <w:r w:rsidRPr="00F92EE6">
                <w:rPr>
                  <w:rFonts w:cs="Arial"/>
                  <w:color w:val="000000" w:themeColor="text1"/>
                  <w:szCs w:val="22"/>
                </w:rPr>
                <w:t>A1</w:t>
              </w:r>
            </w:ins>
          </w:p>
        </w:tc>
        <w:tc>
          <w:tcPr>
            <w:tcW w:w="7552" w:type="dxa"/>
            <w:shd w:val="clear" w:color="auto" w:fill="auto"/>
          </w:tcPr>
          <w:p w14:paraId="094667CE" w14:textId="77777777" w:rsidR="00484638" w:rsidRPr="00F92EE6" w:rsidRDefault="00484638" w:rsidP="00C87E33">
            <w:pPr>
              <w:pStyle w:val="ListParagraph"/>
              <w:numPr>
                <w:ilvl w:val="0"/>
                <w:numId w:val="59"/>
              </w:numPr>
              <w:overflowPunct/>
              <w:autoSpaceDE/>
              <w:autoSpaceDN/>
              <w:adjustRightInd/>
              <w:contextualSpacing/>
              <w:textAlignment w:val="auto"/>
              <w:rPr>
                <w:ins w:id="1714" w:author="Rodriguez-flores, Raul (R.)" w:date="2020-07-15T14:44:00Z"/>
                <w:rFonts w:cs="Arial"/>
                <w:color w:val="000000" w:themeColor="text1"/>
                <w:szCs w:val="22"/>
              </w:rPr>
            </w:pPr>
            <w:ins w:id="1715" w:author="Rodriguez-flores, Raul (R.)" w:date="2020-07-15T14:44:00Z">
              <w:r>
                <w:rPr>
                  <w:rFonts w:cs="Arial"/>
                  <w:color w:val="000000" w:themeColor="text1"/>
                  <w:szCs w:val="22"/>
                </w:rPr>
                <w:t xml:space="preserve">User can </w:t>
              </w:r>
            </w:ins>
            <w:ins w:id="1716" w:author="Rodriguez-flores, Raul (R.)" w:date="2020-07-15T15:13:00Z">
              <w:r>
                <w:rPr>
                  <w:rFonts w:cs="Arial"/>
                  <w:color w:val="000000" w:themeColor="text1"/>
                  <w:szCs w:val="22"/>
                </w:rPr>
                <w:t xml:space="preserve">change the Vehicle </w:t>
              </w:r>
            </w:ins>
            <w:ins w:id="1717" w:author="Rodriguez-flores, Raul (R.)" w:date="2020-07-15T15:14:00Z">
              <w:r>
                <w:rPr>
                  <w:rFonts w:cs="Arial"/>
                  <w:color w:val="000000" w:themeColor="text1"/>
                  <w:szCs w:val="22"/>
                </w:rPr>
                <w:t>from the stationary position.</w:t>
              </w:r>
            </w:ins>
          </w:p>
          <w:p w14:paraId="6D090720" w14:textId="77777777" w:rsidR="00484638" w:rsidRPr="009F1BB3" w:rsidRDefault="00484638" w:rsidP="00C87E33">
            <w:pPr>
              <w:pStyle w:val="ListParagraph"/>
              <w:numPr>
                <w:ilvl w:val="0"/>
                <w:numId w:val="59"/>
              </w:numPr>
              <w:overflowPunct/>
              <w:autoSpaceDE/>
              <w:autoSpaceDN/>
              <w:adjustRightInd/>
              <w:contextualSpacing/>
              <w:textAlignment w:val="auto"/>
              <w:rPr>
                <w:ins w:id="1718" w:author="Rodriguez-flores, Raul (R.)" w:date="2020-07-15T14:44:00Z"/>
                <w:rFonts w:cs="Arial"/>
                <w:color w:val="000000" w:themeColor="text1"/>
                <w:szCs w:val="22"/>
              </w:rPr>
            </w:pPr>
            <w:ins w:id="1719" w:author="Rodriguez-flores, Raul (R.)" w:date="2020-07-15T14:44:00Z">
              <w:r>
                <w:rPr>
                  <w:rFonts w:cs="Arial"/>
                  <w:color w:val="000000" w:themeColor="text1"/>
                  <w:szCs w:val="22"/>
                </w:rPr>
                <w:t>Feature shall</w:t>
              </w:r>
            </w:ins>
            <w:ins w:id="1720"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1721" w:author="Rodriguez-flores, Raul (R.)" w:date="2020-07-15T15:14:00Z">
              <w:r>
                <w:rPr>
                  <w:rFonts w:cs="Arial"/>
                  <w:color w:val="000000" w:themeColor="text1"/>
                  <w:szCs w:val="22"/>
                </w:rPr>
                <w:t xml:space="preserve"> the Trailer Maintenance </w:t>
              </w:r>
            </w:ins>
            <w:r>
              <w:rPr>
                <w:rFonts w:cs="Arial"/>
                <w:color w:val="000000" w:themeColor="text1"/>
                <w:szCs w:val="22"/>
              </w:rPr>
              <w:t>Menu</w:t>
            </w:r>
            <w:ins w:id="1722" w:author="Rodriguez-flores, Raul (R.)" w:date="2020-07-15T15:14:00Z">
              <w:r>
                <w:rPr>
                  <w:rFonts w:cs="Arial"/>
                  <w:color w:val="000000" w:themeColor="text1"/>
                  <w:szCs w:val="22"/>
                </w:rPr>
                <w:t>.</w:t>
              </w:r>
            </w:ins>
          </w:p>
        </w:tc>
      </w:tr>
      <w:tr w:rsidR="00484638" w:rsidRPr="00FB5797" w14:paraId="3B4464E0" w14:textId="77777777" w:rsidTr="00C87E33">
        <w:trPr>
          <w:trHeight w:val="255"/>
          <w:ins w:id="1723" w:author="Rodriguez-flores, Raul (R.)" w:date="2020-07-15T14:44:00Z"/>
        </w:trPr>
        <w:tc>
          <w:tcPr>
            <w:tcW w:w="2235" w:type="dxa"/>
            <w:shd w:val="clear" w:color="auto" w:fill="D9D9D9" w:themeFill="background1" w:themeFillShade="D9"/>
          </w:tcPr>
          <w:p w14:paraId="119FB071" w14:textId="77777777" w:rsidR="00484638" w:rsidRPr="00F92EE6" w:rsidRDefault="00484638" w:rsidP="00C87E33">
            <w:pPr>
              <w:rPr>
                <w:ins w:id="1724" w:author="Rodriguez-flores, Raul (R.)" w:date="2020-07-15T14:44:00Z"/>
                <w:rFonts w:cs="Arial"/>
                <w:b/>
                <w:bCs/>
                <w:color w:val="000000" w:themeColor="text1"/>
                <w:szCs w:val="22"/>
              </w:rPr>
            </w:pPr>
            <w:ins w:id="1725" w:author="Rodriguez-flores, Raul (R.)" w:date="2020-07-15T14:44:00Z">
              <w:r w:rsidRPr="00F92EE6">
                <w:rPr>
                  <w:rFonts w:cs="Arial"/>
                  <w:b/>
                  <w:bCs/>
                  <w:color w:val="000000" w:themeColor="text1"/>
                  <w:szCs w:val="22"/>
                </w:rPr>
                <w:t>Alternative Flow 2</w:t>
              </w:r>
            </w:ins>
          </w:p>
        </w:tc>
        <w:tc>
          <w:tcPr>
            <w:tcW w:w="669" w:type="dxa"/>
            <w:shd w:val="clear" w:color="auto" w:fill="auto"/>
          </w:tcPr>
          <w:p w14:paraId="36409899" w14:textId="77777777" w:rsidR="00484638" w:rsidRPr="00F92EE6" w:rsidRDefault="00484638" w:rsidP="00C87E33">
            <w:pPr>
              <w:rPr>
                <w:ins w:id="1726" w:author="Rodriguez-flores, Raul (R.)" w:date="2020-07-15T14:44:00Z"/>
                <w:rFonts w:cs="Arial"/>
                <w:color w:val="000000" w:themeColor="text1"/>
                <w:szCs w:val="22"/>
              </w:rPr>
            </w:pPr>
            <w:r>
              <w:rPr>
                <w:rFonts w:cs="Arial"/>
                <w:color w:val="000000" w:themeColor="text1"/>
                <w:szCs w:val="22"/>
              </w:rPr>
              <w:t>A2</w:t>
            </w:r>
          </w:p>
        </w:tc>
        <w:tc>
          <w:tcPr>
            <w:tcW w:w="7552" w:type="dxa"/>
            <w:shd w:val="clear" w:color="auto" w:fill="auto"/>
          </w:tcPr>
          <w:p w14:paraId="672AEC3D" w14:textId="29848851" w:rsidR="00484638" w:rsidRDefault="00484638" w:rsidP="00C87E33">
            <w:pPr>
              <w:pStyle w:val="ListParagraph"/>
              <w:numPr>
                <w:ilvl w:val="0"/>
                <w:numId w:val="59"/>
              </w:numPr>
              <w:overflowPunct/>
              <w:autoSpaceDE/>
              <w:autoSpaceDN/>
              <w:adjustRightInd/>
              <w:contextualSpacing/>
              <w:textAlignment w:val="auto"/>
              <w:rPr>
                <w:rFonts w:cs="Arial"/>
                <w:color w:val="000000" w:themeColor="text1"/>
                <w:szCs w:val="22"/>
              </w:rPr>
            </w:pPr>
            <w:ins w:id="1727" w:author="Rodriguez-flores, Raul (R.)" w:date="2020-07-15T14:44:00Z">
              <w:r>
                <w:rPr>
                  <w:rFonts w:cs="Arial"/>
                  <w:color w:val="000000" w:themeColor="text1"/>
                  <w:szCs w:val="22"/>
                </w:rPr>
                <w:t xml:space="preserve">User </w:t>
              </w:r>
            </w:ins>
            <w:r>
              <w:rPr>
                <w:rFonts w:cs="Arial"/>
                <w:color w:val="000000" w:themeColor="text1"/>
                <w:szCs w:val="22"/>
              </w:rPr>
              <w:t>request access to the Trailer Maintenance w</w:t>
            </w:r>
            <w:r w:rsidR="00BC707B">
              <w:rPr>
                <w:rFonts w:cs="Arial"/>
                <w:color w:val="000000" w:themeColor="text1"/>
                <w:szCs w:val="22"/>
              </w:rPr>
              <w:t>hen the Default Trailer profile</w:t>
            </w:r>
            <w:r>
              <w:rPr>
                <w:rFonts w:cs="Arial"/>
                <w:color w:val="000000" w:themeColor="text1"/>
                <w:szCs w:val="22"/>
              </w:rPr>
              <w:t xml:space="preserve"> has been selected.</w:t>
            </w:r>
          </w:p>
          <w:p w14:paraId="74B5C503" w14:textId="77777777" w:rsidR="00484638" w:rsidRDefault="00484638" w:rsidP="00C87E33">
            <w:pPr>
              <w:pStyle w:val="ListParagraph"/>
              <w:numPr>
                <w:ilvl w:val="0"/>
                <w:numId w:val="59"/>
              </w:numPr>
              <w:overflowPunct/>
              <w:autoSpaceDE/>
              <w:autoSpaceDN/>
              <w:adjustRightInd/>
              <w:contextualSpacing/>
              <w:textAlignment w:val="auto"/>
              <w:rPr>
                <w:rFonts w:cs="Arial"/>
                <w:color w:val="000000" w:themeColor="text1"/>
                <w:szCs w:val="22"/>
              </w:rPr>
            </w:pPr>
            <w:ins w:id="1728" w:author="Rodriguez-flores, Raul (R.)" w:date="2020-07-15T14:44:00Z">
              <w:r w:rsidRPr="006038F2">
                <w:rPr>
                  <w:rFonts w:cs="Arial"/>
                  <w:color w:val="000000" w:themeColor="text1"/>
                  <w:szCs w:val="22"/>
                </w:rPr>
                <w:t>Feature shall</w:t>
              </w:r>
            </w:ins>
            <w:ins w:id="1729" w:author="Rodriguez-flores, Raul (R.)" w:date="2020-07-15T15:14:00Z">
              <w:r w:rsidRPr="006038F2">
                <w:rPr>
                  <w:rFonts w:cs="Arial"/>
                  <w:color w:val="000000" w:themeColor="text1"/>
                  <w:szCs w:val="22"/>
                </w:rPr>
                <w:t xml:space="preserve"> </w:t>
              </w:r>
            </w:ins>
            <w:r>
              <w:rPr>
                <w:rFonts w:cs="Arial"/>
                <w:color w:val="000000" w:themeColor="text1"/>
                <w:szCs w:val="22"/>
              </w:rPr>
              <w:t>send a Notification/Pop up to notify the Trailer Maintenance Status is not available for the Default Trailer Profile.</w:t>
            </w:r>
          </w:p>
          <w:p w14:paraId="7C53F0A8" w14:textId="77777777" w:rsidR="00484638" w:rsidRPr="006038F2" w:rsidRDefault="00484638" w:rsidP="00C87E33">
            <w:pPr>
              <w:pStyle w:val="ListParagraph"/>
              <w:numPr>
                <w:ilvl w:val="0"/>
                <w:numId w:val="59"/>
              </w:numPr>
              <w:overflowPunct/>
              <w:autoSpaceDE/>
              <w:autoSpaceDN/>
              <w:adjustRightInd/>
              <w:contextualSpacing/>
              <w:textAlignment w:val="auto"/>
              <w:rPr>
                <w:ins w:id="1730" w:author="Rodriguez-flores, Raul (R.)" w:date="2020-07-15T14:44:00Z"/>
                <w:rFonts w:cs="Arial"/>
                <w:color w:val="000000" w:themeColor="text1"/>
                <w:szCs w:val="22"/>
              </w:rPr>
            </w:pPr>
            <w:r>
              <w:rPr>
                <w:rFonts w:cs="Arial"/>
                <w:color w:val="000000" w:themeColor="text1"/>
                <w:szCs w:val="22"/>
              </w:rPr>
              <w:t>Feature shall disable the Active Trailer Status component list.</w:t>
            </w:r>
          </w:p>
        </w:tc>
      </w:tr>
      <w:tr w:rsidR="00484638" w:rsidRPr="00FB5797" w14:paraId="6A45EC61" w14:textId="77777777" w:rsidTr="00C87E33">
        <w:trPr>
          <w:trHeight w:val="255"/>
          <w:ins w:id="1731" w:author="Rodriguez-flores, Raul (R.)" w:date="2020-07-15T14:44:00Z"/>
        </w:trPr>
        <w:tc>
          <w:tcPr>
            <w:tcW w:w="2235" w:type="dxa"/>
            <w:shd w:val="clear" w:color="auto" w:fill="D9D9D9" w:themeFill="background1" w:themeFillShade="D9"/>
          </w:tcPr>
          <w:p w14:paraId="49DECB5A" w14:textId="77777777" w:rsidR="00484638" w:rsidRPr="00F92EE6" w:rsidRDefault="00484638" w:rsidP="00C87E33">
            <w:pPr>
              <w:rPr>
                <w:ins w:id="1732" w:author="Rodriguez-flores, Raul (R.)" w:date="2020-07-15T14:44:00Z"/>
                <w:rFonts w:cs="Arial"/>
                <w:b/>
                <w:bCs/>
                <w:color w:val="000000" w:themeColor="text1"/>
                <w:szCs w:val="22"/>
              </w:rPr>
            </w:pPr>
            <w:ins w:id="1733"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3</w:t>
            </w:r>
          </w:p>
        </w:tc>
        <w:tc>
          <w:tcPr>
            <w:tcW w:w="669" w:type="dxa"/>
            <w:shd w:val="clear" w:color="auto" w:fill="auto"/>
          </w:tcPr>
          <w:p w14:paraId="032C1DB5" w14:textId="77777777" w:rsidR="00484638" w:rsidRPr="00F92EE6" w:rsidRDefault="00484638" w:rsidP="00C87E33">
            <w:pPr>
              <w:rPr>
                <w:ins w:id="1734" w:author="Rodriguez-flores, Raul (R.)" w:date="2020-07-15T14:44:00Z"/>
                <w:rFonts w:cs="Arial"/>
                <w:color w:val="000000" w:themeColor="text1"/>
                <w:szCs w:val="22"/>
              </w:rPr>
            </w:pPr>
            <w:ins w:id="1735" w:author="Rodriguez-flores, Raul (R.)" w:date="2020-07-15T14:44:00Z">
              <w:r w:rsidRPr="00F92EE6">
                <w:rPr>
                  <w:rFonts w:cs="Arial"/>
                  <w:color w:val="000000" w:themeColor="text1"/>
                  <w:szCs w:val="22"/>
                </w:rPr>
                <w:t>A</w:t>
              </w:r>
            </w:ins>
            <w:r>
              <w:rPr>
                <w:rFonts w:cs="Arial"/>
                <w:color w:val="000000" w:themeColor="text1"/>
                <w:szCs w:val="22"/>
              </w:rPr>
              <w:t>3</w:t>
            </w:r>
          </w:p>
        </w:tc>
        <w:tc>
          <w:tcPr>
            <w:tcW w:w="7552" w:type="dxa"/>
            <w:shd w:val="clear" w:color="auto" w:fill="auto"/>
          </w:tcPr>
          <w:p w14:paraId="4E7C4C58" w14:textId="77777777" w:rsidR="00484638" w:rsidRPr="00F92EE6" w:rsidRDefault="00484638" w:rsidP="00C87E33">
            <w:pPr>
              <w:pStyle w:val="ListParagraph"/>
              <w:numPr>
                <w:ilvl w:val="0"/>
                <w:numId w:val="60"/>
              </w:numPr>
              <w:rPr>
                <w:ins w:id="1736" w:author="Rodriguez-flores, Raul (R.)" w:date="2020-07-15T14:44:00Z"/>
                <w:rFonts w:cs="Arial"/>
                <w:color w:val="000000" w:themeColor="text1"/>
                <w:szCs w:val="22"/>
              </w:rPr>
            </w:pPr>
            <w:ins w:id="1737" w:author="Rodriguez-flores, Raul (R.)" w:date="2020-07-15T15:21:00Z">
              <w:r>
                <w:rPr>
                  <w:rFonts w:cs="Arial"/>
                  <w:color w:val="000000" w:themeColor="text1"/>
                  <w:szCs w:val="22"/>
                </w:rPr>
                <w:t xml:space="preserve">Trailer Tow harness may get </w:t>
              </w:r>
            </w:ins>
            <w:ins w:id="1738" w:author="Rodriguez-flores, Raul (R.)" w:date="2020-07-15T15:22:00Z">
              <w:r>
                <w:rPr>
                  <w:rFonts w:cs="Arial"/>
                  <w:color w:val="000000" w:themeColor="text1"/>
                  <w:szCs w:val="22"/>
                </w:rPr>
                <w:t>disconnected.</w:t>
              </w:r>
            </w:ins>
          </w:p>
          <w:p w14:paraId="1189B087" w14:textId="77777777" w:rsidR="00484638" w:rsidRPr="00123D1A" w:rsidRDefault="00484638" w:rsidP="00C87E33">
            <w:pPr>
              <w:pStyle w:val="ListParagraph"/>
              <w:numPr>
                <w:ilvl w:val="0"/>
                <w:numId w:val="60"/>
              </w:numPr>
              <w:rPr>
                <w:ins w:id="1739" w:author="Rodriguez-flores, Raul (R.)" w:date="2020-07-15T14:44:00Z"/>
                <w:rFonts w:cs="Arial"/>
                <w:color w:val="000000" w:themeColor="text1"/>
                <w:szCs w:val="22"/>
                <w:rPrChange w:id="1740" w:author="Rodriguez-flores, Raul (R.)" w:date="2020-07-15T15:31:00Z">
                  <w:rPr>
                    <w:ins w:id="1741" w:author="Rodriguez-flores, Raul (R.)" w:date="2020-07-15T14:44:00Z"/>
                  </w:rPr>
                </w:rPrChange>
              </w:rPr>
            </w:pPr>
            <w:ins w:id="1742" w:author="Rodriguez-flores, Raul (R.)" w:date="2020-07-15T14:44:00Z">
              <w:r w:rsidRPr="00F92EE6">
                <w:rPr>
                  <w:rFonts w:cs="Arial"/>
                  <w:color w:val="000000" w:themeColor="text1"/>
                  <w:szCs w:val="22"/>
                </w:rPr>
                <w:t>Featur</w:t>
              </w:r>
              <w:r>
                <w:rPr>
                  <w:rFonts w:cs="Arial"/>
                  <w:color w:val="000000" w:themeColor="text1"/>
                  <w:szCs w:val="22"/>
                </w:rPr>
                <w:t>e shall</w:t>
              </w:r>
            </w:ins>
            <w:ins w:id="1743"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1744" w:author="Rodriguez-flores, Raul (R.)" w:date="2020-07-15T15:14:00Z">
              <w:r>
                <w:rPr>
                  <w:rFonts w:cs="Arial"/>
                  <w:color w:val="000000" w:themeColor="text1"/>
                  <w:szCs w:val="22"/>
                </w:rPr>
                <w:t xml:space="preserve"> the Trailer Maintenance </w:t>
              </w:r>
            </w:ins>
            <w:r>
              <w:rPr>
                <w:rFonts w:cs="Arial"/>
                <w:color w:val="000000" w:themeColor="text1"/>
                <w:szCs w:val="22"/>
              </w:rPr>
              <w:t>Menu</w:t>
            </w:r>
            <w:ins w:id="1745" w:author="Rodriguez-flores, Raul (R.)" w:date="2020-07-15T15:14:00Z">
              <w:r>
                <w:rPr>
                  <w:rFonts w:cs="Arial"/>
                  <w:color w:val="000000" w:themeColor="text1"/>
                  <w:szCs w:val="22"/>
                </w:rPr>
                <w:t>.</w:t>
              </w:r>
            </w:ins>
          </w:p>
        </w:tc>
      </w:tr>
      <w:tr w:rsidR="00484638" w:rsidRPr="00FB5797" w14:paraId="55421F8B" w14:textId="77777777" w:rsidTr="00C87E33">
        <w:trPr>
          <w:trHeight w:val="255"/>
          <w:ins w:id="1746" w:author="Rodriguez-flores, Raul (R.)" w:date="2020-07-15T14:44:00Z"/>
        </w:trPr>
        <w:tc>
          <w:tcPr>
            <w:tcW w:w="2235" w:type="dxa"/>
            <w:shd w:val="clear" w:color="auto" w:fill="D9D9D9" w:themeFill="background1" w:themeFillShade="D9"/>
          </w:tcPr>
          <w:p w14:paraId="178A2E11" w14:textId="77777777" w:rsidR="00484638" w:rsidRPr="00F92EE6" w:rsidRDefault="00484638" w:rsidP="00C87E33">
            <w:pPr>
              <w:rPr>
                <w:ins w:id="1747" w:author="Rodriguez-flores, Raul (R.)" w:date="2020-07-15T14:44:00Z"/>
                <w:rFonts w:cs="Arial"/>
                <w:b/>
                <w:bCs/>
                <w:color w:val="000000" w:themeColor="text1"/>
                <w:szCs w:val="22"/>
              </w:rPr>
            </w:pPr>
          </w:p>
        </w:tc>
        <w:tc>
          <w:tcPr>
            <w:tcW w:w="669" w:type="dxa"/>
            <w:shd w:val="clear" w:color="auto" w:fill="auto"/>
          </w:tcPr>
          <w:p w14:paraId="2B15FA13" w14:textId="77777777" w:rsidR="00484638" w:rsidRPr="00F92EE6" w:rsidRDefault="00484638" w:rsidP="00C87E33">
            <w:pPr>
              <w:rPr>
                <w:ins w:id="1748" w:author="Rodriguez-flores, Raul (R.)" w:date="2020-07-15T14:44:00Z"/>
                <w:rFonts w:cs="Arial"/>
                <w:color w:val="000000" w:themeColor="text1"/>
                <w:szCs w:val="22"/>
              </w:rPr>
            </w:pPr>
          </w:p>
        </w:tc>
        <w:tc>
          <w:tcPr>
            <w:tcW w:w="7552" w:type="dxa"/>
            <w:shd w:val="clear" w:color="auto" w:fill="auto"/>
          </w:tcPr>
          <w:p w14:paraId="052771B7" w14:textId="77777777" w:rsidR="00484638" w:rsidRPr="00F92EE6" w:rsidRDefault="00484638" w:rsidP="00C87E33">
            <w:pPr>
              <w:rPr>
                <w:ins w:id="1749" w:author="Rodriguez-flores, Raul (R.)" w:date="2020-07-15T14:44:00Z"/>
                <w:rFonts w:cs="Arial"/>
                <w:color w:val="000000" w:themeColor="text1"/>
                <w:szCs w:val="22"/>
              </w:rPr>
            </w:pPr>
          </w:p>
        </w:tc>
      </w:tr>
      <w:tr w:rsidR="00484638" w:rsidRPr="00FB5797" w14:paraId="4A1AFEAB" w14:textId="77777777" w:rsidTr="00C87E33">
        <w:trPr>
          <w:trHeight w:val="255"/>
          <w:ins w:id="1750" w:author="Rodriguez-flores, Raul (R.)" w:date="2020-07-15T14:44:00Z"/>
        </w:trPr>
        <w:tc>
          <w:tcPr>
            <w:tcW w:w="2235" w:type="dxa"/>
            <w:shd w:val="clear" w:color="auto" w:fill="D9D9D9" w:themeFill="background1" w:themeFillShade="D9"/>
          </w:tcPr>
          <w:p w14:paraId="64C0FBD3" w14:textId="77777777" w:rsidR="00484638" w:rsidRPr="00F92EE6" w:rsidRDefault="00484638" w:rsidP="00C87E33">
            <w:pPr>
              <w:rPr>
                <w:ins w:id="1751" w:author="Rodriguez-flores, Raul (R.)" w:date="2020-07-15T14:44:00Z"/>
                <w:rFonts w:cs="Arial"/>
                <w:b/>
                <w:bCs/>
                <w:color w:val="000000" w:themeColor="text1"/>
                <w:szCs w:val="22"/>
              </w:rPr>
            </w:pPr>
            <w:ins w:id="1752" w:author="Rodriguez-flores, Raul (R.)" w:date="2020-07-15T14:44:00Z">
              <w:r w:rsidRPr="00F92EE6">
                <w:rPr>
                  <w:rFonts w:cs="Arial"/>
                  <w:b/>
                  <w:bCs/>
                  <w:color w:val="000000" w:themeColor="text1"/>
                  <w:szCs w:val="22"/>
                </w:rPr>
                <w:t>Post-condition</w:t>
              </w:r>
            </w:ins>
          </w:p>
        </w:tc>
        <w:tc>
          <w:tcPr>
            <w:tcW w:w="669" w:type="dxa"/>
            <w:shd w:val="clear" w:color="auto" w:fill="auto"/>
          </w:tcPr>
          <w:p w14:paraId="5A89AFCF" w14:textId="77777777" w:rsidR="00484638" w:rsidRPr="00F92EE6" w:rsidRDefault="00484638" w:rsidP="00C87E33">
            <w:pPr>
              <w:rPr>
                <w:ins w:id="1753" w:author="Rodriguez-flores, Raul (R.)" w:date="2020-07-15T14:44:00Z"/>
                <w:rFonts w:cs="Arial"/>
                <w:color w:val="000000" w:themeColor="text1"/>
                <w:szCs w:val="22"/>
              </w:rPr>
            </w:pPr>
          </w:p>
        </w:tc>
        <w:tc>
          <w:tcPr>
            <w:tcW w:w="7552" w:type="dxa"/>
            <w:shd w:val="clear" w:color="auto" w:fill="auto"/>
          </w:tcPr>
          <w:p w14:paraId="6F2A7016" w14:textId="77777777" w:rsidR="00484638" w:rsidRPr="00F92EE6" w:rsidRDefault="00484638" w:rsidP="00C87E33">
            <w:pPr>
              <w:rPr>
                <w:ins w:id="1754" w:author="Rodriguez-flores, Raul (R.)" w:date="2020-07-15T14:44:00Z"/>
                <w:rFonts w:cs="Arial"/>
                <w:color w:val="000000" w:themeColor="text1"/>
                <w:szCs w:val="22"/>
              </w:rPr>
            </w:pPr>
            <w:ins w:id="1755" w:author="Rodriguez-flores, Raul (R.)" w:date="2020-07-15T15:16:00Z">
              <w:r>
                <w:rPr>
                  <w:rFonts w:cs="Arial"/>
                  <w:color w:val="000000" w:themeColor="text1"/>
                  <w:szCs w:val="22"/>
                </w:rPr>
                <w:t xml:space="preserve">HMI </w:t>
              </w:r>
            </w:ins>
            <w:r>
              <w:rPr>
                <w:rFonts w:cs="Arial"/>
                <w:color w:val="000000" w:themeColor="text1"/>
                <w:szCs w:val="22"/>
              </w:rPr>
              <w:t>Visual Screen will be closed</w:t>
            </w:r>
          </w:p>
        </w:tc>
      </w:tr>
      <w:bookmarkEnd w:id="1648"/>
    </w:tbl>
    <w:p w14:paraId="08A8B792" w14:textId="77777777" w:rsidR="00484638" w:rsidRDefault="00484638" w:rsidP="0014231F"/>
    <w:p w14:paraId="4B972086" w14:textId="343529BE" w:rsidR="007E36AA" w:rsidRPr="00924CE0" w:rsidRDefault="007E36AA" w:rsidP="007E36AA">
      <w:pPr>
        <w:pStyle w:val="REUseCase"/>
        <w:numPr>
          <w:ilvl w:val="0"/>
          <w:numId w:val="43"/>
        </w:numPr>
        <w:ind w:left="0" w:firstLine="0"/>
        <w:rPr>
          <w:ins w:id="1756" w:author="Rodriguez-flores, Raul (R.)" w:date="2020-07-15T09:30:00Z"/>
          <w:color w:val="000000" w:themeColor="text1"/>
        </w:rPr>
      </w:pPr>
      <w:commentRangeStart w:id="1757"/>
      <w:ins w:id="1758" w:author="Rodriguez-flores, Raul (R.)" w:date="2020-07-15T14:41:00Z">
        <w:r w:rsidRPr="002A548C">
          <w:rPr>
            <w:color w:val="000000" w:themeColor="text1"/>
            <w:rPrChange w:id="1759" w:author="Rodriguez-flores, Raul (R.)" w:date="2020-07-15T14:55:00Z">
              <w:rPr>
                <w:color w:val="7030A0"/>
              </w:rPr>
            </w:rPrChange>
          </w:rPr>
          <w:t>###U</w:t>
        </w:r>
      </w:ins>
      <w:ins w:id="1760" w:author="Rodriguez-flores, Raul (R.)" w:date="2020-07-15T14:39:00Z">
        <w:r w:rsidRPr="002A548C">
          <w:rPr>
            <w:color w:val="000000" w:themeColor="text1"/>
            <w:rPrChange w:id="1761" w:author="Rodriguez-flores, Raul (R.)" w:date="2020-07-15T14:55:00Z">
              <w:rPr>
                <w:color w:val="7030A0"/>
              </w:rPr>
            </w:rPrChange>
          </w:rPr>
          <w:t>C_F_</w:t>
        </w:r>
      </w:ins>
      <w:ins w:id="1762" w:author="Rodriguez-flores, Raul (R.)" w:date="2020-07-15T14:40:00Z">
        <w:r w:rsidRPr="002A548C">
          <w:rPr>
            <w:color w:val="000000" w:themeColor="text1"/>
            <w:rPrChange w:id="1763" w:author="Rodriguez-flores, Raul (R.)" w:date="2020-07-15T14:55:00Z">
              <w:rPr>
                <w:color w:val="7030A0"/>
              </w:rPr>
            </w:rPrChange>
          </w:rPr>
          <w:t>T</w:t>
        </w:r>
      </w:ins>
      <w:ins w:id="1764" w:author="Rodriguez-flores, Raul (R.)" w:date="2020-07-15T09:30:00Z">
        <w:r w:rsidRPr="002A548C">
          <w:rPr>
            <w:color w:val="000000" w:themeColor="text1"/>
            <w:rPrChange w:id="1765" w:author="Rodriguez-flores, Raul (R.)" w:date="2020-07-15T14:55:00Z">
              <w:rPr>
                <w:color w:val="7030A0"/>
              </w:rPr>
            </w:rPrChange>
          </w:rPr>
          <w:t>railer Maintenance</w:t>
        </w:r>
      </w:ins>
      <w:ins w:id="1766" w:author="Rodriguez-flores, Raul (R.)" w:date="2020-07-15T14:40:00Z">
        <w:r w:rsidRPr="002A548C">
          <w:rPr>
            <w:color w:val="000000" w:themeColor="text1"/>
            <w:rPrChange w:id="1767" w:author="Rodriguez-flores, Raul (R.)" w:date="2020-07-15T14:55:00Z">
              <w:rPr>
                <w:color w:val="7030A0"/>
              </w:rPr>
            </w:rPrChange>
          </w:rPr>
          <w:t>_0000</w:t>
        </w:r>
      </w:ins>
      <w:r>
        <w:rPr>
          <w:color w:val="000000" w:themeColor="text1"/>
        </w:rPr>
        <w:t>6</w:t>
      </w:r>
      <w:ins w:id="1768" w:author="Rodriguez-flores, Raul (R.)" w:date="2020-07-15T14:41:00Z">
        <w:r w:rsidRPr="002A548C">
          <w:rPr>
            <w:color w:val="000000" w:themeColor="text1"/>
            <w:rPrChange w:id="1769" w:author="Rodriguez-flores, Raul (R.)" w:date="2020-07-15T14:55:00Z">
              <w:rPr>
                <w:color w:val="7030A0"/>
              </w:rPr>
            </w:rPrChange>
          </w:rPr>
          <w:t>###</w:t>
        </w:r>
      </w:ins>
      <w:r>
        <w:rPr>
          <w:color w:val="000000" w:themeColor="text1"/>
        </w:rPr>
        <w:t xml:space="preserve"> User request</w:t>
      </w:r>
      <w:ins w:id="1770" w:author="Rodriguez-flores, Raul (R.)" w:date="2020-07-15T09:30:00Z">
        <w:r w:rsidRPr="00924CE0">
          <w:rPr>
            <w:color w:val="000000" w:themeColor="text1"/>
          </w:rPr>
          <w:t xml:space="preserve"> to </w:t>
        </w:r>
      </w:ins>
      <w:r>
        <w:rPr>
          <w:color w:val="000000" w:themeColor="text1"/>
        </w:rPr>
        <w:t>reset</w:t>
      </w:r>
      <w:ins w:id="1771" w:author="Rodriguez-flores, Raul (R.)" w:date="2020-07-15T09:30:00Z">
        <w:r w:rsidRPr="00924CE0">
          <w:rPr>
            <w:color w:val="000000" w:themeColor="text1"/>
          </w:rPr>
          <w:t xml:space="preserve"> </w:t>
        </w:r>
      </w:ins>
      <w:r w:rsidR="00E25F3F">
        <w:rPr>
          <w:color w:val="000000" w:themeColor="text1"/>
        </w:rPr>
        <w:t xml:space="preserve">all the </w:t>
      </w:r>
      <w:ins w:id="1772" w:author="Rodriguez-flores, Raul (R.)" w:date="2020-07-15T09:30:00Z">
        <w:r w:rsidRPr="00924CE0">
          <w:rPr>
            <w:color w:val="000000" w:themeColor="text1"/>
          </w:rPr>
          <w:t xml:space="preserve">current </w:t>
        </w:r>
      </w:ins>
      <w:r w:rsidR="00E25F3F">
        <w:rPr>
          <w:color w:val="000000" w:themeColor="text1"/>
        </w:rPr>
        <w:t>M</w:t>
      </w:r>
      <w:ins w:id="1773" w:author="Rodriguez-flores, Raul (R.)" w:date="2020-07-15T09:30:00Z">
        <w:r w:rsidRPr="00924CE0">
          <w:rPr>
            <w:color w:val="000000" w:themeColor="text1"/>
          </w:rPr>
          <w:t>aintenance items</w:t>
        </w:r>
      </w:ins>
      <w:r w:rsidR="00E25F3F">
        <w:rPr>
          <w:color w:val="000000" w:themeColor="text1"/>
        </w:rPr>
        <w:t xml:space="preserve"> to Default Trailer Maintenance Schedule</w:t>
      </w:r>
      <w:ins w:id="1774" w:author="Rodriguez-flores, Raul (R.)" w:date="2020-07-15T09:30:00Z">
        <w:r w:rsidRPr="00924CE0">
          <w:rPr>
            <w:color w:val="000000" w:themeColor="text1"/>
          </w:rPr>
          <w:t>.</w:t>
        </w:r>
      </w:ins>
      <w:commentRangeEnd w:id="1757"/>
      <w:r w:rsidR="000B19CB">
        <w:rPr>
          <w:rStyle w:val="CommentReference"/>
          <w:rFonts w:ascii="Times New Roman" w:hAnsi="Times New Roman"/>
          <w:b w:val="0"/>
          <w:lang w:val="en-US"/>
        </w:rPr>
        <w:commentReference w:id="1757"/>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7E36AA" w:rsidRPr="00FB5797" w14:paraId="11050E3B" w14:textId="77777777" w:rsidTr="00C87E33">
        <w:trPr>
          <w:trHeight w:val="255"/>
          <w:ins w:id="1775" w:author="Rodriguez-flores, Raul (R.)" w:date="2020-07-15T14:44:00Z"/>
        </w:trPr>
        <w:tc>
          <w:tcPr>
            <w:tcW w:w="2235" w:type="dxa"/>
            <w:shd w:val="clear" w:color="auto" w:fill="D9D9D9" w:themeFill="background1" w:themeFillShade="D9"/>
            <w:hideMark/>
          </w:tcPr>
          <w:p w14:paraId="7FC78F44" w14:textId="77777777" w:rsidR="007E36AA" w:rsidRPr="00F92EE6" w:rsidRDefault="007E36AA" w:rsidP="00C87E33">
            <w:pPr>
              <w:rPr>
                <w:ins w:id="1776" w:author="Rodriguez-flores, Raul (R.)" w:date="2020-07-15T14:44:00Z"/>
                <w:rFonts w:cs="Arial"/>
                <w:b/>
                <w:bCs/>
                <w:color w:val="000000" w:themeColor="text1"/>
                <w:szCs w:val="22"/>
              </w:rPr>
            </w:pPr>
            <w:ins w:id="1777" w:author="Rodriguez-flores, Raul (R.)" w:date="2020-07-15T14:44:00Z">
              <w:r w:rsidRPr="00F92EE6">
                <w:rPr>
                  <w:rFonts w:cs="Arial"/>
                  <w:b/>
                  <w:bCs/>
                  <w:color w:val="000000" w:themeColor="text1"/>
                  <w:szCs w:val="22"/>
                </w:rPr>
                <w:t>Purpose</w:t>
              </w:r>
            </w:ins>
          </w:p>
        </w:tc>
        <w:tc>
          <w:tcPr>
            <w:tcW w:w="669" w:type="dxa"/>
            <w:shd w:val="clear" w:color="auto" w:fill="auto"/>
            <w:hideMark/>
          </w:tcPr>
          <w:p w14:paraId="25D014B2" w14:textId="77777777" w:rsidR="007E36AA" w:rsidRPr="00F92EE6" w:rsidRDefault="007E36AA" w:rsidP="00C87E33">
            <w:pPr>
              <w:rPr>
                <w:ins w:id="1778" w:author="Rodriguez-flores, Raul (R.)" w:date="2020-07-15T14:44:00Z"/>
                <w:rFonts w:cs="Arial"/>
                <w:color w:val="000000" w:themeColor="text1"/>
                <w:szCs w:val="22"/>
              </w:rPr>
            </w:pPr>
          </w:p>
        </w:tc>
        <w:tc>
          <w:tcPr>
            <w:tcW w:w="7552" w:type="dxa"/>
            <w:shd w:val="clear" w:color="auto" w:fill="auto"/>
          </w:tcPr>
          <w:p w14:paraId="3AB6C735" w14:textId="77777777" w:rsidR="007E36AA" w:rsidRPr="00F92EE6" w:rsidRDefault="007E36AA" w:rsidP="00C87E33">
            <w:pPr>
              <w:rPr>
                <w:ins w:id="1779" w:author="Rodriguez-flores, Raul (R.)" w:date="2020-07-15T14:44:00Z"/>
                <w:rFonts w:cs="Arial"/>
                <w:color w:val="000000" w:themeColor="text1"/>
                <w:szCs w:val="22"/>
              </w:rPr>
            </w:pPr>
            <w:r>
              <w:rPr>
                <w:color w:val="000000" w:themeColor="text1"/>
              </w:rPr>
              <w:t>User request</w:t>
            </w:r>
            <w:ins w:id="1780" w:author="Rodriguez-flores, Raul (R.)" w:date="2020-07-15T09:30:00Z">
              <w:r w:rsidRPr="00924CE0">
                <w:rPr>
                  <w:rFonts w:ascii="Univers" w:hAnsi="Univers"/>
                  <w:color w:val="000000" w:themeColor="text1"/>
                </w:rPr>
                <w:t xml:space="preserve"> to </w:t>
              </w:r>
            </w:ins>
            <w:r>
              <w:rPr>
                <w:rFonts w:ascii="Univers" w:hAnsi="Univers"/>
                <w:color w:val="000000" w:themeColor="text1"/>
              </w:rPr>
              <w:t>reset</w:t>
            </w:r>
            <w:ins w:id="1781" w:author="Rodriguez-flores, Raul (R.)" w:date="2020-07-15T09:30:00Z">
              <w:r w:rsidRPr="00924CE0">
                <w:rPr>
                  <w:rFonts w:ascii="Univers" w:hAnsi="Univers"/>
                  <w:color w:val="000000" w:themeColor="text1"/>
                </w:rPr>
                <w:t xml:space="preserve"> current mileage/date status for all trailer maintenance items</w:t>
              </w:r>
            </w:ins>
            <w:r>
              <w:rPr>
                <w:color w:val="000000" w:themeColor="text1"/>
              </w:rPr>
              <w:t xml:space="preserve"> </w:t>
            </w:r>
            <w:ins w:id="1782" w:author="Rodriguez-flores, Raul (R.)" w:date="2020-07-15T14:44:00Z">
              <w:r w:rsidRPr="00CF1989">
                <w:rPr>
                  <w:rFonts w:cs="Arial"/>
                  <w:color w:val="000000" w:themeColor="text1"/>
                  <w:szCs w:val="22"/>
                </w:rPr>
                <w:t>via SYNC HMI</w:t>
              </w:r>
            </w:ins>
          </w:p>
        </w:tc>
      </w:tr>
      <w:tr w:rsidR="007E36AA" w:rsidRPr="00FB5797" w14:paraId="6866AA8B" w14:textId="77777777" w:rsidTr="00C87E33">
        <w:trPr>
          <w:trHeight w:val="255"/>
          <w:ins w:id="1783" w:author="Rodriguez-flores, Raul (R.)" w:date="2020-07-15T14:44:00Z"/>
        </w:trPr>
        <w:tc>
          <w:tcPr>
            <w:tcW w:w="2235" w:type="dxa"/>
            <w:shd w:val="clear" w:color="auto" w:fill="D9D9D9" w:themeFill="background1" w:themeFillShade="D9"/>
          </w:tcPr>
          <w:p w14:paraId="09FF95F9" w14:textId="77777777" w:rsidR="007E36AA" w:rsidRPr="00F92EE6" w:rsidRDefault="007E36AA" w:rsidP="00C87E33">
            <w:pPr>
              <w:rPr>
                <w:ins w:id="1784" w:author="Rodriguez-flores, Raul (R.)" w:date="2020-07-15T14:44:00Z"/>
                <w:rFonts w:cs="Arial"/>
                <w:b/>
                <w:bCs/>
                <w:color w:val="000000" w:themeColor="text1"/>
                <w:szCs w:val="22"/>
              </w:rPr>
            </w:pPr>
            <w:ins w:id="1785" w:author="Rodriguez-flores, Raul (R.)" w:date="2020-07-15T14:44:00Z">
              <w:r w:rsidRPr="00F92EE6">
                <w:rPr>
                  <w:rFonts w:cs="Arial"/>
                  <w:b/>
                  <w:bCs/>
                  <w:color w:val="000000" w:themeColor="text1"/>
                  <w:szCs w:val="22"/>
                </w:rPr>
                <w:t>Actors</w:t>
              </w:r>
            </w:ins>
          </w:p>
        </w:tc>
        <w:tc>
          <w:tcPr>
            <w:tcW w:w="669" w:type="dxa"/>
            <w:shd w:val="clear" w:color="auto" w:fill="auto"/>
          </w:tcPr>
          <w:p w14:paraId="2D292F33" w14:textId="77777777" w:rsidR="007E36AA" w:rsidRPr="00F92EE6" w:rsidRDefault="007E36AA" w:rsidP="00C87E33">
            <w:pPr>
              <w:rPr>
                <w:ins w:id="1786" w:author="Rodriguez-flores, Raul (R.)" w:date="2020-07-15T14:44:00Z"/>
                <w:rFonts w:cs="Arial"/>
                <w:color w:val="000000" w:themeColor="text1"/>
                <w:szCs w:val="22"/>
              </w:rPr>
            </w:pPr>
          </w:p>
        </w:tc>
        <w:tc>
          <w:tcPr>
            <w:tcW w:w="7552" w:type="dxa"/>
            <w:shd w:val="clear" w:color="auto" w:fill="auto"/>
          </w:tcPr>
          <w:p w14:paraId="200484C8" w14:textId="77777777" w:rsidR="007E36AA" w:rsidRPr="00F92EE6" w:rsidRDefault="007E36AA" w:rsidP="00C87E33">
            <w:pPr>
              <w:rPr>
                <w:ins w:id="1787" w:author="Rodriguez-flores, Raul (R.)" w:date="2020-07-15T14:44:00Z"/>
                <w:rFonts w:cs="Arial"/>
                <w:color w:val="000000" w:themeColor="text1"/>
                <w:szCs w:val="22"/>
              </w:rPr>
            </w:pPr>
            <w:ins w:id="1788" w:author="Rodriguez-flores, Raul (R.)" w:date="2020-07-15T14:44:00Z">
              <w:r w:rsidRPr="00F92EE6">
                <w:rPr>
                  <w:rFonts w:cs="Arial"/>
                  <w:color w:val="000000" w:themeColor="text1"/>
                  <w:szCs w:val="22"/>
                </w:rPr>
                <w:t>User</w:t>
              </w:r>
            </w:ins>
          </w:p>
        </w:tc>
      </w:tr>
      <w:tr w:rsidR="007E36AA" w:rsidRPr="00FB5797" w14:paraId="45EB45C7" w14:textId="77777777" w:rsidTr="00C87E33">
        <w:trPr>
          <w:trHeight w:val="255"/>
          <w:ins w:id="1789" w:author="Rodriguez-flores, Raul (R.)" w:date="2020-07-15T14:44:00Z"/>
        </w:trPr>
        <w:tc>
          <w:tcPr>
            <w:tcW w:w="2235" w:type="dxa"/>
            <w:shd w:val="clear" w:color="auto" w:fill="D9D9D9" w:themeFill="background1" w:themeFillShade="D9"/>
            <w:hideMark/>
          </w:tcPr>
          <w:p w14:paraId="45A9980C" w14:textId="77777777" w:rsidR="007E36AA" w:rsidRPr="00F92EE6" w:rsidRDefault="007E36AA" w:rsidP="00C87E33">
            <w:pPr>
              <w:rPr>
                <w:ins w:id="1790" w:author="Rodriguez-flores, Raul (R.)" w:date="2020-07-15T14:44:00Z"/>
                <w:rFonts w:cs="Arial"/>
                <w:b/>
                <w:bCs/>
                <w:color w:val="000000" w:themeColor="text1"/>
                <w:szCs w:val="22"/>
              </w:rPr>
            </w:pPr>
            <w:ins w:id="1791"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163AE060" w14:textId="77777777" w:rsidR="007E36AA" w:rsidRPr="00F92EE6" w:rsidRDefault="007E36AA" w:rsidP="00C87E33">
            <w:pPr>
              <w:rPr>
                <w:ins w:id="1792" w:author="Rodriguez-flores, Raul (R.)" w:date="2020-07-15T14:44:00Z"/>
                <w:rFonts w:cs="Arial"/>
                <w:color w:val="000000" w:themeColor="text1"/>
                <w:szCs w:val="22"/>
              </w:rPr>
            </w:pPr>
          </w:p>
        </w:tc>
        <w:tc>
          <w:tcPr>
            <w:tcW w:w="7552" w:type="dxa"/>
            <w:shd w:val="clear" w:color="auto" w:fill="auto"/>
          </w:tcPr>
          <w:p w14:paraId="6BBE7872" w14:textId="77777777" w:rsidR="007E36AA" w:rsidRPr="00F92EE6" w:rsidRDefault="007E36AA" w:rsidP="00C87E33">
            <w:pPr>
              <w:rPr>
                <w:ins w:id="1793" w:author="Rodriguez-flores, Raul (R.)" w:date="2020-07-15T14:44:00Z"/>
                <w:rFonts w:cs="Arial"/>
                <w:color w:val="000000" w:themeColor="text1"/>
                <w:szCs w:val="22"/>
              </w:rPr>
            </w:pPr>
            <w:ins w:id="1794" w:author="Rodriguez-flores, Raul (R.)" w:date="2020-07-15T14:44:00Z">
              <w:r w:rsidRPr="00F92EE6">
                <w:rPr>
                  <w:rFonts w:cs="Arial"/>
                  <w:color w:val="000000" w:themeColor="text1"/>
                  <w:szCs w:val="22"/>
                </w:rPr>
                <w:t>Vehicle has factory or dealer installed trailer wiring</w:t>
              </w:r>
            </w:ins>
          </w:p>
          <w:p w14:paraId="051FA8C0" w14:textId="77777777" w:rsidR="007E36AA" w:rsidRDefault="007E36AA" w:rsidP="00C87E33">
            <w:pPr>
              <w:rPr>
                <w:rFonts w:cs="Arial"/>
                <w:color w:val="000000" w:themeColor="text1"/>
                <w:szCs w:val="22"/>
              </w:rPr>
            </w:pPr>
            <w:ins w:id="1795"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2A9980A1" w14:textId="77777777" w:rsidR="007E36AA" w:rsidRPr="00F92EE6" w:rsidRDefault="007E36AA" w:rsidP="00C87E33">
            <w:pPr>
              <w:rPr>
                <w:ins w:id="1796" w:author="Rodriguez-flores, Raul (R.)" w:date="2020-07-15T14:44:00Z"/>
                <w:rFonts w:cs="Arial"/>
                <w:color w:val="000000" w:themeColor="text1"/>
                <w:szCs w:val="22"/>
              </w:rPr>
            </w:pPr>
            <w:r>
              <w:rPr>
                <w:rFonts w:cs="Arial"/>
                <w:color w:val="000000" w:themeColor="text1"/>
                <w:szCs w:val="22"/>
              </w:rPr>
              <w:t>Trailer</w:t>
            </w:r>
            <w:ins w:id="1797"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1798" w:author="Rodriguez-flores, Raul (R.)" w:date="2020-07-15T15:26:00Z">
              <w:r>
                <w:rPr>
                  <w:rFonts w:cs="Arial"/>
                  <w:color w:val="000000" w:themeColor="text1"/>
                  <w:szCs w:val="22"/>
                </w:rPr>
                <w:t>signal must be present on HS3 CAN bus.</w:t>
              </w:r>
            </w:ins>
          </w:p>
          <w:p w14:paraId="5DE860C6" w14:textId="77777777" w:rsidR="007E36AA" w:rsidRPr="00F92EE6" w:rsidRDefault="007E36AA" w:rsidP="00C87E33">
            <w:pPr>
              <w:rPr>
                <w:ins w:id="1799" w:author="Rodriguez-flores, Raul (R.)" w:date="2020-07-15T14:44:00Z"/>
                <w:rFonts w:cs="Arial"/>
                <w:color w:val="000000" w:themeColor="text1"/>
                <w:szCs w:val="22"/>
              </w:rPr>
            </w:pPr>
            <w:ins w:id="1800" w:author="Rodriguez-flores, Raul (R.)" w:date="2020-07-15T14:44:00Z">
              <w:r w:rsidRPr="00F92EE6">
                <w:rPr>
                  <w:rFonts w:cs="Arial"/>
                  <w:color w:val="000000" w:themeColor="text1"/>
                  <w:szCs w:val="22"/>
                </w:rPr>
                <w:t>Vehicle battery is &gt;= 75% state of charge with engine off</w:t>
              </w:r>
            </w:ins>
          </w:p>
          <w:p w14:paraId="36D5864A" w14:textId="77777777" w:rsidR="007E36AA" w:rsidRPr="00F92EE6" w:rsidRDefault="007E36AA" w:rsidP="00C87E33">
            <w:pPr>
              <w:rPr>
                <w:ins w:id="1801" w:author="Rodriguez-flores, Raul (R.)" w:date="2020-07-15T14:44:00Z"/>
                <w:rFonts w:cs="Arial"/>
                <w:color w:val="000000" w:themeColor="text1"/>
                <w:szCs w:val="22"/>
              </w:rPr>
            </w:pPr>
            <w:ins w:id="1802" w:author="Rodriguez-flores, Raul (R.)" w:date="2020-07-15T14:44:00Z">
              <w:r w:rsidRPr="00F92EE6">
                <w:rPr>
                  <w:rFonts w:cs="Arial"/>
                  <w:color w:val="000000" w:themeColor="text1"/>
                  <w:szCs w:val="22"/>
                </w:rPr>
                <w:lastRenderedPageBreak/>
                <w:t>Ignition is ON or ACC</w:t>
              </w:r>
            </w:ins>
          </w:p>
          <w:p w14:paraId="388D901D" w14:textId="77777777" w:rsidR="007E36AA" w:rsidRPr="00F92EE6" w:rsidRDefault="007E36AA" w:rsidP="00C87E33">
            <w:pPr>
              <w:rPr>
                <w:ins w:id="1803" w:author="Rodriguez-flores, Raul (R.)" w:date="2020-07-15T14:44:00Z"/>
                <w:rFonts w:cs="Arial"/>
                <w:color w:val="000000" w:themeColor="text1"/>
                <w:szCs w:val="22"/>
              </w:rPr>
            </w:pPr>
            <w:ins w:id="1804" w:author="Rodriguez-flores, Raul (R.)" w:date="2020-07-15T14:44:00Z">
              <w:r>
                <w:rPr>
                  <w:rFonts w:cs="Arial"/>
                  <w:color w:val="000000" w:themeColor="text1"/>
                  <w:szCs w:val="22"/>
                </w:rPr>
                <w:t>Vehicle is stationary</w:t>
              </w:r>
            </w:ins>
            <w:ins w:id="1805" w:author="Rodriguez-flores, Raul (R.)" w:date="2020-07-15T15:27:00Z">
              <w:r>
                <w:rPr>
                  <w:rFonts w:cs="Arial"/>
                  <w:color w:val="000000" w:themeColor="text1"/>
                  <w:szCs w:val="22"/>
                </w:rPr>
                <w:t xml:space="preserve"> or Gear Shift must be in Park Position</w:t>
              </w:r>
            </w:ins>
          </w:p>
          <w:p w14:paraId="29DE6A19" w14:textId="77777777" w:rsidR="007E36AA" w:rsidRDefault="007E36AA" w:rsidP="00C87E33">
            <w:pPr>
              <w:rPr>
                <w:ins w:id="1806" w:author="Rodriguez-flores, Raul (R.)" w:date="2020-07-15T14:45:00Z"/>
                <w:rFonts w:cs="Arial"/>
                <w:color w:val="000000" w:themeColor="text1"/>
                <w:szCs w:val="22"/>
              </w:rPr>
            </w:pPr>
            <w:ins w:id="1807" w:author="Rodriguez-flores, Raul (R.)" w:date="2020-07-15T14:45:00Z">
              <w:r>
                <w:rPr>
                  <w:rFonts w:cs="Arial"/>
                  <w:color w:val="000000" w:themeColor="text1"/>
                  <w:szCs w:val="22"/>
                </w:rPr>
                <w:t>Time and Date are set up to date</w:t>
              </w:r>
            </w:ins>
          </w:p>
          <w:p w14:paraId="54991873" w14:textId="77777777" w:rsidR="007E36AA" w:rsidRDefault="007E36AA" w:rsidP="00C87E33">
            <w:pPr>
              <w:rPr>
                <w:ins w:id="1808" w:author="Rodriguez-flores, Raul (R.)" w:date="2020-07-15T15:23:00Z"/>
                <w:rFonts w:cs="Arial"/>
                <w:color w:val="000000" w:themeColor="text1"/>
                <w:szCs w:val="22"/>
              </w:rPr>
            </w:pPr>
            <w:ins w:id="1809" w:author="Rodriguez-flores, Raul (R.)" w:date="2020-07-15T14:46:00Z">
              <w:r>
                <w:rPr>
                  <w:rFonts w:cs="Arial"/>
                  <w:color w:val="000000" w:themeColor="text1"/>
                  <w:szCs w:val="22"/>
                </w:rPr>
                <w:t xml:space="preserve">Mileage message is available on the </w:t>
              </w:r>
            </w:ins>
            <w:ins w:id="1810" w:author="Rodriguez-flores, Raul (R.)" w:date="2020-07-15T14:47:00Z">
              <w:r>
                <w:rPr>
                  <w:rFonts w:cs="Arial"/>
                  <w:color w:val="000000" w:themeColor="text1"/>
                  <w:szCs w:val="22"/>
                </w:rPr>
                <w:t>vehicle</w:t>
              </w:r>
            </w:ins>
          </w:p>
          <w:p w14:paraId="104BC5AD" w14:textId="77777777" w:rsidR="007E36AA" w:rsidRPr="00F92EE6" w:rsidRDefault="007E36AA" w:rsidP="00C87E33">
            <w:pPr>
              <w:rPr>
                <w:ins w:id="1811" w:author="Rodriguez-flores, Raul (R.)" w:date="2020-07-15T14:44:00Z"/>
                <w:rFonts w:cs="Arial"/>
                <w:color w:val="000000" w:themeColor="text1"/>
                <w:szCs w:val="22"/>
              </w:rPr>
            </w:pPr>
            <w:ins w:id="1812" w:author="Rodriguez-flores, Raul (R.)" w:date="2020-07-15T14:47:00Z">
              <w:r>
                <w:rPr>
                  <w:rFonts w:cs="Arial"/>
                  <w:color w:val="000000" w:themeColor="text1"/>
                  <w:szCs w:val="22"/>
                </w:rPr>
                <w:t>An active Trailer Profile is currently selected</w:t>
              </w:r>
            </w:ins>
          </w:p>
        </w:tc>
      </w:tr>
      <w:tr w:rsidR="007E36AA" w:rsidRPr="00FB5797" w14:paraId="039B63F1" w14:textId="77777777" w:rsidTr="00C87E33">
        <w:trPr>
          <w:trHeight w:val="255"/>
          <w:ins w:id="1813" w:author="Rodriguez-flores, Raul (R.)" w:date="2020-07-15T14:44:00Z"/>
        </w:trPr>
        <w:tc>
          <w:tcPr>
            <w:tcW w:w="2235" w:type="dxa"/>
            <w:shd w:val="clear" w:color="auto" w:fill="D9D9D9" w:themeFill="background1" w:themeFillShade="D9"/>
            <w:hideMark/>
          </w:tcPr>
          <w:p w14:paraId="6DE0CB84" w14:textId="77777777" w:rsidR="007E36AA" w:rsidRPr="00F92EE6" w:rsidRDefault="007E36AA" w:rsidP="00C87E33">
            <w:pPr>
              <w:rPr>
                <w:ins w:id="1814" w:author="Rodriguez-flores, Raul (R.)" w:date="2020-07-15T14:44:00Z"/>
                <w:rFonts w:cs="Arial"/>
                <w:b/>
                <w:bCs/>
                <w:color w:val="000000" w:themeColor="text1"/>
                <w:szCs w:val="22"/>
              </w:rPr>
            </w:pPr>
          </w:p>
        </w:tc>
        <w:tc>
          <w:tcPr>
            <w:tcW w:w="669" w:type="dxa"/>
            <w:shd w:val="clear" w:color="auto" w:fill="auto"/>
            <w:hideMark/>
          </w:tcPr>
          <w:p w14:paraId="63EC7A31" w14:textId="77777777" w:rsidR="007E36AA" w:rsidRPr="00F92EE6" w:rsidRDefault="007E36AA" w:rsidP="00C87E33">
            <w:pPr>
              <w:rPr>
                <w:ins w:id="1815" w:author="Rodriguez-flores, Raul (R.)" w:date="2020-07-15T14:44:00Z"/>
                <w:rFonts w:cs="Arial"/>
                <w:color w:val="000000" w:themeColor="text1"/>
                <w:szCs w:val="22"/>
              </w:rPr>
            </w:pPr>
          </w:p>
        </w:tc>
        <w:tc>
          <w:tcPr>
            <w:tcW w:w="7552" w:type="dxa"/>
            <w:shd w:val="clear" w:color="auto" w:fill="auto"/>
          </w:tcPr>
          <w:p w14:paraId="021891BB" w14:textId="77777777" w:rsidR="007E36AA" w:rsidRPr="00F92EE6" w:rsidRDefault="007E36AA" w:rsidP="00C87E33">
            <w:pPr>
              <w:rPr>
                <w:ins w:id="1816" w:author="Rodriguez-flores, Raul (R.)" w:date="2020-07-15T14:44:00Z"/>
                <w:rFonts w:cs="Arial"/>
                <w:color w:val="000000" w:themeColor="text1"/>
                <w:szCs w:val="22"/>
              </w:rPr>
            </w:pPr>
          </w:p>
        </w:tc>
      </w:tr>
      <w:tr w:rsidR="007E36AA" w:rsidRPr="00FB5797" w14:paraId="47F5615C" w14:textId="77777777" w:rsidTr="00C87E33">
        <w:trPr>
          <w:trHeight w:val="255"/>
          <w:ins w:id="1817" w:author="Rodriguez-flores, Raul (R.)" w:date="2020-07-15T14:44:00Z"/>
        </w:trPr>
        <w:tc>
          <w:tcPr>
            <w:tcW w:w="2235" w:type="dxa"/>
            <w:shd w:val="clear" w:color="auto" w:fill="D9D9D9" w:themeFill="background1" w:themeFillShade="D9"/>
            <w:hideMark/>
          </w:tcPr>
          <w:p w14:paraId="7B55C015" w14:textId="77777777" w:rsidR="007E36AA" w:rsidRPr="00F92EE6" w:rsidRDefault="007E36AA" w:rsidP="00C87E33">
            <w:pPr>
              <w:rPr>
                <w:ins w:id="1818" w:author="Rodriguez-flores, Raul (R.)" w:date="2020-07-15T14:44:00Z"/>
                <w:rFonts w:cs="Arial"/>
                <w:b/>
                <w:bCs/>
                <w:color w:val="000000" w:themeColor="text1"/>
                <w:szCs w:val="22"/>
              </w:rPr>
            </w:pPr>
            <w:ins w:id="1819" w:author="Rodriguez-flores, Raul (R.)" w:date="2020-07-15T14:44:00Z">
              <w:r w:rsidRPr="00F92EE6">
                <w:rPr>
                  <w:rFonts w:cs="Arial"/>
                  <w:b/>
                  <w:bCs/>
                  <w:color w:val="000000" w:themeColor="text1"/>
                  <w:szCs w:val="22"/>
                </w:rPr>
                <w:t>Main Flow</w:t>
              </w:r>
            </w:ins>
          </w:p>
        </w:tc>
        <w:tc>
          <w:tcPr>
            <w:tcW w:w="669" w:type="dxa"/>
            <w:shd w:val="clear" w:color="auto" w:fill="auto"/>
            <w:hideMark/>
          </w:tcPr>
          <w:p w14:paraId="23B6EAEB" w14:textId="77777777" w:rsidR="007E36AA" w:rsidRPr="00F92EE6" w:rsidRDefault="007E36AA" w:rsidP="00C87E33">
            <w:pPr>
              <w:rPr>
                <w:ins w:id="1820" w:author="Rodriguez-flores, Raul (R.)" w:date="2020-07-15T14:44:00Z"/>
                <w:rFonts w:cs="Arial"/>
                <w:color w:val="000000" w:themeColor="text1"/>
                <w:szCs w:val="22"/>
              </w:rPr>
            </w:pPr>
            <w:ins w:id="1821" w:author="Rodriguez-flores, Raul (R.)" w:date="2020-07-15T14:44:00Z">
              <w:r w:rsidRPr="00F92EE6">
                <w:rPr>
                  <w:rFonts w:cs="Arial"/>
                  <w:color w:val="000000" w:themeColor="text1"/>
                  <w:szCs w:val="22"/>
                </w:rPr>
                <w:t>M1</w:t>
              </w:r>
            </w:ins>
          </w:p>
        </w:tc>
        <w:tc>
          <w:tcPr>
            <w:tcW w:w="7552" w:type="dxa"/>
            <w:shd w:val="clear" w:color="auto" w:fill="auto"/>
          </w:tcPr>
          <w:p w14:paraId="3B5F0952" w14:textId="77777777" w:rsidR="007E36AA" w:rsidRPr="00F92EE6" w:rsidRDefault="007E36AA" w:rsidP="00C87E33">
            <w:pPr>
              <w:rPr>
                <w:ins w:id="1822" w:author="Rodriguez-flores, Raul (R.)" w:date="2020-07-15T14:44:00Z"/>
                <w:rFonts w:cs="Arial"/>
                <w:color w:val="000000" w:themeColor="text1"/>
                <w:szCs w:val="22"/>
              </w:rPr>
            </w:pPr>
            <w:r>
              <w:t>User request access T</w:t>
            </w:r>
            <w:ins w:id="1823" w:author="Rodriguez-flores, Raul (R.)" w:date="2020-07-15T15:07:00Z">
              <w:r>
                <w:t xml:space="preserve">railer </w:t>
              </w:r>
            </w:ins>
            <w:r>
              <w:t>M</w:t>
            </w:r>
            <w:ins w:id="1824" w:author="Rodriguez-flores, Raul (R.)" w:date="2020-07-15T15:07:00Z">
              <w:r>
                <w:t>aintenance item</w:t>
              </w:r>
            </w:ins>
            <w:r>
              <w:t>s thru “Towing Menu” or “Select Active Trailer” menu.</w:t>
            </w:r>
          </w:p>
        </w:tc>
      </w:tr>
      <w:tr w:rsidR="007E36AA" w:rsidRPr="00FB5797" w14:paraId="1675E66D" w14:textId="77777777" w:rsidTr="00C87E33">
        <w:trPr>
          <w:trHeight w:val="255"/>
          <w:ins w:id="1825" w:author="Rodriguez-flores, Raul (R.)" w:date="2020-07-15T14:44:00Z"/>
        </w:trPr>
        <w:tc>
          <w:tcPr>
            <w:tcW w:w="2235" w:type="dxa"/>
            <w:shd w:val="clear" w:color="auto" w:fill="D9D9D9" w:themeFill="background1" w:themeFillShade="D9"/>
          </w:tcPr>
          <w:p w14:paraId="2BA4E6B5" w14:textId="77777777" w:rsidR="007E36AA" w:rsidRPr="00F92EE6" w:rsidRDefault="007E36AA" w:rsidP="00C87E33">
            <w:pPr>
              <w:rPr>
                <w:ins w:id="1826" w:author="Rodriguez-flores, Raul (R.)" w:date="2020-07-15T14:44:00Z"/>
                <w:rFonts w:cs="Arial"/>
                <w:b/>
                <w:bCs/>
                <w:color w:val="000000" w:themeColor="text1"/>
                <w:szCs w:val="22"/>
              </w:rPr>
            </w:pPr>
          </w:p>
        </w:tc>
        <w:tc>
          <w:tcPr>
            <w:tcW w:w="669" w:type="dxa"/>
            <w:shd w:val="clear" w:color="auto" w:fill="auto"/>
          </w:tcPr>
          <w:p w14:paraId="703370E3" w14:textId="77777777" w:rsidR="007E36AA" w:rsidRPr="00F92EE6" w:rsidRDefault="007E36AA" w:rsidP="00C87E33">
            <w:pPr>
              <w:rPr>
                <w:ins w:id="1827" w:author="Rodriguez-flores, Raul (R.)" w:date="2020-07-15T14:44:00Z"/>
                <w:rFonts w:cs="Arial"/>
                <w:color w:val="000000" w:themeColor="text1"/>
                <w:szCs w:val="22"/>
              </w:rPr>
            </w:pPr>
            <w:ins w:id="1828" w:author="Rodriguez-flores, Raul (R.)" w:date="2020-07-15T14:44:00Z">
              <w:r w:rsidRPr="00F92EE6">
                <w:rPr>
                  <w:rFonts w:cs="Arial"/>
                  <w:color w:val="000000" w:themeColor="text1"/>
                  <w:szCs w:val="22"/>
                </w:rPr>
                <w:t>M2</w:t>
              </w:r>
            </w:ins>
          </w:p>
        </w:tc>
        <w:tc>
          <w:tcPr>
            <w:tcW w:w="7552" w:type="dxa"/>
            <w:shd w:val="clear" w:color="auto" w:fill="auto"/>
          </w:tcPr>
          <w:p w14:paraId="007EAB15" w14:textId="77777777" w:rsidR="007E36AA" w:rsidRPr="00F92EE6" w:rsidRDefault="007E36AA" w:rsidP="00C87E33">
            <w:pPr>
              <w:rPr>
                <w:ins w:id="1829" w:author="Rodriguez-flores, Raul (R.)" w:date="2020-07-15T14:44:00Z"/>
                <w:rFonts w:cs="Arial"/>
                <w:color w:val="000000" w:themeColor="text1"/>
              </w:rPr>
            </w:pPr>
            <w:r>
              <w:t>User access Trailer Maintenance Menu and select the “Active Trailer Status” option.</w:t>
            </w:r>
          </w:p>
        </w:tc>
      </w:tr>
      <w:tr w:rsidR="007E36AA" w:rsidRPr="00FB5797" w14:paraId="094A1CD0" w14:textId="77777777" w:rsidTr="00C87E33">
        <w:trPr>
          <w:trHeight w:val="255"/>
          <w:ins w:id="1830" w:author="Rodriguez-flores, Raul (R.)" w:date="2020-07-15T14:44:00Z"/>
        </w:trPr>
        <w:tc>
          <w:tcPr>
            <w:tcW w:w="2235" w:type="dxa"/>
            <w:shd w:val="clear" w:color="auto" w:fill="D9D9D9" w:themeFill="background1" w:themeFillShade="D9"/>
          </w:tcPr>
          <w:p w14:paraId="44159401" w14:textId="77777777" w:rsidR="007E36AA" w:rsidRPr="00F92EE6" w:rsidRDefault="007E36AA" w:rsidP="00C87E33">
            <w:pPr>
              <w:rPr>
                <w:ins w:id="1831" w:author="Rodriguez-flores, Raul (R.)" w:date="2020-07-15T14:44:00Z"/>
                <w:rFonts w:cs="Arial"/>
                <w:b/>
                <w:bCs/>
                <w:color w:val="000000" w:themeColor="text1"/>
                <w:szCs w:val="22"/>
              </w:rPr>
            </w:pPr>
          </w:p>
        </w:tc>
        <w:tc>
          <w:tcPr>
            <w:tcW w:w="669" w:type="dxa"/>
            <w:shd w:val="clear" w:color="auto" w:fill="auto"/>
          </w:tcPr>
          <w:p w14:paraId="0ADBB662" w14:textId="77777777" w:rsidR="007E36AA" w:rsidRPr="00F92EE6" w:rsidRDefault="007E36AA" w:rsidP="00C87E33">
            <w:pPr>
              <w:rPr>
                <w:ins w:id="1832" w:author="Rodriguez-flores, Raul (R.)" w:date="2020-07-15T14:44:00Z"/>
                <w:rFonts w:cs="Arial"/>
                <w:color w:val="000000" w:themeColor="text1"/>
                <w:szCs w:val="22"/>
              </w:rPr>
            </w:pPr>
            <w:r>
              <w:rPr>
                <w:rFonts w:cs="Arial"/>
                <w:color w:val="000000" w:themeColor="text1"/>
                <w:szCs w:val="22"/>
              </w:rPr>
              <w:t>M3</w:t>
            </w:r>
          </w:p>
        </w:tc>
        <w:tc>
          <w:tcPr>
            <w:tcW w:w="7552" w:type="dxa"/>
            <w:shd w:val="clear" w:color="auto" w:fill="auto"/>
          </w:tcPr>
          <w:p w14:paraId="29F07876" w14:textId="77777777" w:rsidR="007E36AA" w:rsidRPr="00F92EE6" w:rsidRDefault="007E36AA" w:rsidP="00C87E33">
            <w:pPr>
              <w:rPr>
                <w:ins w:id="1833" w:author="Rodriguez-flores, Raul (R.)" w:date="2020-07-15T14:44:00Z"/>
                <w:rFonts w:cs="Arial"/>
                <w:color w:val="000000" w:themeColor="text1"/>
                <w:szCs w:val="22"/>
              </w:rPr>
            </w:pPr>
            <w:r>
              <w:rPr>
                <w:rFonts w:cs="Arial"/>
                <w:color w:val="000000" w:themeColor="text1"/>
                <w:szCs w:val="22"/>
              </w:rPr>
              <w:t>User access “Active Trailer Status” menu and select Reset soft button.</w:t>
            </w:r>
          </w:p>
        </w:tc>
      </w:tr>
      <w:tr w:rsidR="007E36AA" w:rsidRPr="00FB5797" w14:paraId="1C0E6EA0" w14:textId="77777777" w:rsidTr="00C87E33">
        <w:trPr>
          <w:trHeight w:val="255"/>
          <w:ins w:id="1834" w:author="Rodriguez-flores, Raul (R.)" w:date="2020-07-15T14:44:00Z"/>
        </w:trPr>
        <w:tc>
          <w:tcPr>
            <w:tcW w:w="2235" w:type="dxa"/>
            <w:shd w:val="clear" w:color="auto" w:fill="D9D9D9" w:themeFill="background1" w:themeFillShade="D9"/>
          </w:tcPr>
          <w:p w14:paraId="7B401826" w14:textId="77777777" w:rsidR="007E36AA" w:rsidRPr="00F92EE6" w:rsidRDefault="007E36AA" w:rsidP="00C87E33">
            <w:pPr>
              <w:rPr>
                <w:ins w:id="1835" w:author="Rodriguez-flores, Raul (R.)" w:date="2020-07-15T14:44:00Z"/>
                <w:rFonts w:cs="Arial"/>
                <w:b/>
                <w:bCs/>
                <w:color w:val="000000" w:themeColor="text1"/>
                <w:szCs w:val="22"/>
              </w:rPr>
            </w:pPr>
          </w:p>
        </w:tc>
        <w:tc>
          <w:tcPr>
            <w:tcW w:w="669" w:type="dxa"/>
            <w:shd w:val="clear" w:color="auto" w:fill="auto"/>
          </w:tcPr>
          <w:p w14:paraId="64EB59AC" w14:textId="77777777" w:rsidR="007E36AA" w:rsidRPr="00F92EE6" w:rsidRDefault="007E36AA" w:rsidP="00C87E33">
            <w:pPr>
              <w:rPr>
                <w:ins w:id="1836" w:author="Rodriguez-flores, Raul (R.)" w:date="2020-07-15T14:44:00Z"/>
                <w:rFonts w:cs="Arial"/>
                <w:color w:val="000000" w:themeColor="text1"/>
                <w:szCs w:val="22"/>
              </w:rPr>
            </w:pPr>
            <w:r>
              <w:rPr>
                <w:rFonts w:cs="Arial"/>
                <w:color w:val="000000" w:themeColor="text1"/>
                <w:szCs w:val="22"/>
              </w:rPr>
              <w:t>M4</w:t>
            </w:r>
          </w:p>
        </w:tc>
        <w:tc>
          <w:tcPr>
            <w:tcW w:w="7552" w:type="dxa"/>
            <w:shd w:val="clear" w:color="auto" w:fill="auto"/>
          </w:tcPr>
          <w:p w14:paraId="33DBFCAB" w14:textId="77777777" w:rsidR="007E36AA" w:rsidRDefault="007E36AA" w:rsidP="00C87E33">
            <w:pPr>
              <w:rPr>
                <w:rFonts w:cs="Arial"/>
                <w:color w:val="000000" w:themeColor="text1"/>
                <w:szCs w:val="22"/>
              </w:rPr>
            </w:pPr>
            <w:r>
              <w:rPr>
                <w:rFonts w:cs="Arial"/>
                <w:color w:val="000000" w:themeColor="text1"/>
                <w:szCs w:val="22"/>
              </w:rPr>
              <w:t>User shall receive a Pop-Up with the following:</w:t>
            </w:r>
          </w:p>
          <w:p w14:paraId="1978F627" w14:textId="77777777" w:rsidR="007E36AA" w:rsidRDefault="007E36AA" w:rsidP="00C87E33">
            <w:pPr>
              <w:rPr>
                <w:rFonts w:cs="Arial"/>
                <w:color w:val="000000" w:themeColor="text1"/>
                <w:szCs w:val="22"/>
              </w:rPr>
            </w:pPr>
            <w:r>
              <w:rPr>
                <w:rFonts w:cs="Arial"/>
                <w:color w:val="000000" w:themeColor="text1"/>
                <w:szCs w:val="22"/>
              </w:rPr>
              <w:t>[Header] Reset Maintenance Notification</w:t>
            </w:r>
          </w:p>
          <w:p w14:paraId="5087FB53" w14:textId="77777777" w:rsidR="007E36AA" w:rsidRDefault="007E36AA" w:rsidP="00C87E33">
            <w:pPr>
              <w:rPr>
                <w:rFonts w:cs="Arial"/>
                <w:color w:val="000000" w:themeColor="text1"/>
                <w:szCs w:val="22"/>
              </w:rPr>
            </w:pPr>
            <w:r>
              <w:rPr>
                <w:rFonts w:cs="Arial"/>
                <w:color w:val="000000" w:themeColor="text1"/>
                <w:szCs w:val="22"/>
              </w:rPr>
              <w:t>[Subject] Resetting the Maintenance Notifications will set all the notifications to the default intervals and delete all saved custom notifications.</w:t>
            </w:r>
          </w:p>
          <w:p w14:paraId="0BC19219" w14:textId="77777777" w:rsidR="007E36AA" w:rsidRPr="00F92EE6" w:rsidRDefault="007E36AA" w:rsidP="00C87E33">
            <w:pPr>
              <w:rPr>
                <w:ins w:id="1837" w:author="Rodriguez-flores, Raul (R.)" w:date="2020-07-15T14:44:00Z"/>
                <w:rFonts w:cs="Arial"/>
                <w:color w:val="000000" w:themeColor="text1"/>
                <w:szCs w:val="22"/>
              </w:rPr>
            </w:pPr>
            <w:r>
              <w:rPr>
                <w:rFonts w:cs="Arial"/>
                <w:color w:val="000000" w:themeColor="text1"/>
                <w:szCs w:val="22"/>
              </w:rPr>
              <w:t>Do you want to proceed?</w:t>
            </w:r>
          </w:p>
        </w:tc>
      </w:tr>
      <w:tr w:rsidR="007E36AA" w:rsidRPr="00FB5797" w14:paraId="6EF515AE" w14:textId="77777777" w:rsidTr="00C87E33">
        <w:trPr>
          <w:trHeight w:val="255"/>
        </w:trPr>
        <w:tc>
          <w:tcPr>
            <w:tcW w:w="2235" w:type="dxa"/>
            <w:shd w:val="clear" w:color="auto" w:fill="D9D9D9" w:themeFill="background1" w:themeFillShade="D9"/>
          </w:tcPr>
          <w:p w14:paraId="70B6A3AC" w14:textId="77777777" w:rsidR="007E36AA" w:rsidRPr="00F92EE6" w:rsidRDefault="007E36AA" w:rsidP="00C87E33">
            <w:pPr>
              <w:rPr>
                <w:rFonts w:cs="Arial"/>
                <w:b/>
                <w:bCs/>
                <w:color w:val="000000" w:themeColor="text1"/>
                <w:szCs w:val="22"/>
              </w:rPr>
            </w:pPr>
          </w:p>
        </w:tc>
        <w:tc>
          <w:tcPr>
            <w:tcW w:w="669" w:type="dxa"/>
            <w:shd w:val="clear" w:color="auto" w:fill="auto"/>
          </w:tcPr>
          <w:p w14:paraId="29B1FC7D" w14:textId="77777777" w:rsidR="007E36AA" w:rsidRDefault="007E36AA" w:rsidP="00C87E33">
            <w:pPr>
              <w:rPr>
                <w:rFonts w:cs="Arial"/>
                <w:color w:val="000000" w:themeColor="text1"/>
                <w:szCs w:val="22"/>
              </w:rPr>
            </w:pPr>
            <w:r>
              <w:rPr>
                <w:rFonts w:cs="Arial"/>
                <w:color w:val="000000" w:themeColor="text1"/>
                <w:szCs w:val="22"/>
              </w:rPr>
              <w:t>M5</w:t>
            </w:r>
          </w:p>
        </w:tc>
        <w:tc>
          <w:tcPr>
            <w:tcW w:w="7552" w:type="dxa"/>
            <w:shd w:val="clear" w:color="auto" w:fill="auto"/>
          </w:tcPr>
          <w:p w14:paraId="2C301CC1" w14:textId="77777777" w:rsidR="007E36AA" w:rsidRDefault="007E36AA" w:rsidP="00C87E33">
            <w:pPr>
              <w:rPr>
                <w:rFonts w:cs="Arial"/>
                <w:color w:val="000000" w:themeColor="text1"/>
                <w:szCs w:val="22"/>
              </w:rPr>
            </w:pPr>
            <w:r>
              <w:rPr>
                <w:rFonts w:cs="Arial"/>
                <w:color w:val="000000" w:themeColor="text1"/>
                <w:szCs w:val="22"/>
              </w:rPr>
              <w:t>User shall have two options to proceed.</w:t>
            </w:r>
          </w:p>
          <w:p w14:paraId="4CCBEDAE" w14:textId="77777777" w:rsidR="007E36AA" w:rsidRDefault="007E36AA" w:rsidP="00C87E33">
            <w:pPr>
              <w:rPr>
                <w:rFonts w:cs="Arial"/>
                <w:color w:val="000000" w:themeColor="text1"/>
                <w:szCs w:val="22"/>
              </w:rPr>
            </w:pPr>
            <w:r>
              <w:rPr>
                <w:rFonts w:cs="Arial"/>
                <w:color w:val="000000" w:themeColor="text1"/>
                <w:szCs w:val="22"/>
              </w:rPr>
              <w:t xml:space="preserve">When the user selects soft button [YES] SYNC shall set all items to default notification intervals and delete all custom maintenance items. </w:t>
            </w:r>
          </w:p>
          <w:p w14:paraId="466A16AF" w14:textId="77777777" w:rsidR="007E36AA" w:rsidRDefault="007E36AA" w:rsidP="00C87E33">
            <w:pPr>
              <w:rPr>
                <w:rFonts w:cs="Arial"/>
                <w:color w:val="000000" w:themeColor="text1"/>
                <w:szCs w:val="22"/>
              </w:rPr>
            </w:pPr>
            <w:r>
              <w:rPr>
                <w:rFonts w:cs="Arial"/>
                <w:color w:val="000000" w:themeColor="text1"/>
                <w:szCs w:val="22"/>
              </w:rPr>
              <w:t>When the user selects soft button [NO] SYNC shall close the Pop-Up.</w:t>
            </w:r>
          </w:p>
        </w:tc>
      </w:tr>
      <w:tr w:rsidR="007E36AA" w:rsidRPr="00FB5797" w14:paraId="0ABF8A50" w14:textId="77777777" w:rsidTr="00C87E33">
        <w:trPr>
          <w:trHeight w:val="255"/>
        </w:trPr>
        <w:tc>
          <w:tcPr>
            <w:tcW w:w="2235" w:type="dxa"/>
            <w:shd w:val="clear" w:color="auto" w:fill="D9D9D9" w:themeFill="background1" w:themeFillShade="D9"/>
          </w:tcPr>
          <w:p w14:paraId="4B4DB9CF" w14:textId="77777777" w:rsidR="007E36AA" w:rsidRPr="00F92EE6" w:rsidRDefault="007E36AA" w:rsidP="00C87E33">
            <w:pPr>
              <w:rPr>
                <w:rFonts w:cs="Arial"/>
                <w:b/>
                <w:bCs/>
                <w:color w:val="000000" w:themeColor="text1"/>
                <w:szCs w:val="22"/>
              </w:rPr>
            </w:pPr>
          </w:p>
        </w:tc>
        <w:tc>
          <w:tcPr>
            <w:tcW w:w="669" w:type="dxa"/>
            <w:shd w:val="clear" w:color="auto" w:fill="auto"/>
          </w:tcPr>
          <w:p w14:paraId="7FDE0EF1" w14:textId="77777777" w:rsidR="007E36AA" w:rsidRPr="00F92EE6" w:rsidRDefault="007E36AA" w:rsidP="00C87E33">
            <w:pPr>
              <w:rPr>
                <w:rFonts w:cs="Arial"/>
                <w:color w:val="000000" w:themeColor="text1"/>
                <w:szCs w:val="22"/>
              </w:rPr>
            </w:pPr>
          </w:p>
        </w:tc>
        <w:tc>
          <w:tcPr>
            <w:tcW w:w="7552" w:type="dxa"/>
            <w:shd w:val="clear" w:color="auto" w:fill="auto"/>
          </w:tcPr>
          <w:p w14:paraId="04F01E1A" w14:textId="77777777" w:rsidR="007E36AA" w:rsidRPr="00F92EE6" w:rsidRDefault="007E36AA" w:rsidP="00C87E33">
            <w:pPr>
              <w:rPr>
                <w:rFonts w:cs="Arial"/>
                <w:color w:val="000000" w:themeColor="text1"/>
                <w:szCs w:val="22"/>
              </w:rPr>
            </w:pPr>
          </w:p>
        </w:tc>
      </w:tr>
      <w:tr w:rsidR="007E36AA" w:rsidRPr="00FB5797" w14:paraId="0D42C908" w14:textId="77777777" w:rsidTr="00C87E33">
        <w:trPr>
          <w:trHeight w:val="255"/>
          <w:ins w:id="1838" w:author="Rodriguez-flores, Raul (R.)" w:date="2020-07-15T14:44:00Z"/>
        </w:trPr>
        <w:tc>
          <w:tcPr>
            <w:tcW w:w="2235" w:type="dxa"/>
            <w:shd w:val="clear" w:color="auto" w:fill="D9D9D9" w:themeFill="background1" w:themeFillShade="D9"/>
          </w:tcPr>
          <w:p w14:paraId="7129E1BF" w14:textId="77777777" w:rsidR="007E36AA" w:rsidRPr="00F92EE6" w:rsidRDefault="007E36AA" w:rsidP="00C87E33">
            <w:pPr>
              <w:rPr>
                <w:ins w:id="1839" w:author="Rodriguez-flores, Raul (R.)" w:date="2020-07-15T14:44:00Z"/>
                <w:rFonts w:cs="Arial"/>
                <w:b/>
                <w:bCs/>
                <w:color w:val="000000" w:themeColor="text1"/>
                <w:szCs w:val="22"/>
              </w:rPr>
            </w:pPr>
            <w:ins w:id="1840" w:author="Rodriguez-flores, Raul (R.)" w:date="2020-07-15T14:44:00Z">
              <w:r w:rsidRPr="00F92EE6">
                <w:rPr>
                  <w:rFonts w:cs="Arial"/>
                  <w:b/>
                  <w:bCs/>
                  <w:color w:val="000000" w:themeColor="text1"/>
                  <w:szCs w:val="22"/>
                </w:rPr>
                <w:t>Alternative Flow 1</w:t>
              </w:r>
            </w:ins>
          </w:p>
        </w:tc>
        <w:tc>
          <w:tcPr>
            <w:tcW w:w="669" w:type="dxa"/>
            <w:shd w:val="clear" w:color="auto" w:fill="auto"/>
          </w:tcPr>
          <w:p w14:paraId="6EC64F8D" w14:textId="77777777" w:rsidR="007E36AA" w:rsidRPr="00F92EE6" w:rsidRDefault="007E36AA" w:rsidP="00C87E33">
            <w:pPr>
              <w:rPr>
                <w:ins w:id="1841" w:author="Rodriguez-flores, Raul (R.)" w:date="2020-07-15T14:44:00Z"/>
                <w:rFonts w:cs="Arial"/>
                <w:color w:val="000000" w:themeColor="text1"/>
                <w:szCs w:val="22"/>
              </w:rPr>
            </w:pPr>
            <w:ins w:id="1842" w:author="Rodriguez-flores, Raul (R.)" w:date="2020-07-15T14:44:00Z">
              <w:r w:rsidRPr="00F92EE6">
                <w:rPr>
                  <w:rFonts w:cs="Arial"/>
                  <w:color w:val="000000" w:themeColor="text1"/>
                  <w:szCs w:val="22"/>
                </w:rPr>
                <w:t>A1</w:t>
              </w:r>
            </w:ins>
          </w:p>
        </w:tc>
        <w:tc>
          <w:tcPr>
            <w:tcW w:w="7552" w:type="dxa"/>
            <w:shd w:val="clear" w:color="auto" w:fill="auto"/>
          </w:tcPr>
          <w:p w14:paraId="48E6B51B" w14:textId="77777777" w:rsidR="007E36AA" w:rsidRPr="00F92EE6" w:rsidRDefault="007E36AA" w:rsidP="00C87E33">
            <w:pPr>
              <w:pStyle w:val="ListParagraph"/>
              <w:numPr>
                <w:ilvl w:val="0"/>
                <w:numId w:val="59"/>
              </w:numPr>
              <w:overflowPunct/>
              <w:autoSpaceDE/>
              <w:autoSpaceDN/>
              <w:adjustRightInd/>
              <w:contextualSpacing/>
              <w:textAlignment w:val="auto"/>
              <w:rPr>
                <w:ins w:id="1843" w:author="Rodriguez-flores, Raul (R.)" w:date="2020-07-15T14:44:00Z"/>
                <w:rFonts w:cs="Arial"/>
                <w:color w:val="000000" w:themeColor="text1"/>
                <w:szCs w:val="22"/>
              </w:rPr>
            </w:pPr>
            <w:ins w:id="1844" w:author="Rodriguez-flores, Raul (R.)" w:date="2020-07-15T14:44:00Z">
              <w:r>
                <w:rPr>
                  <w:rFonts w:cs="Arial"/>
                  <w:color w:val="000000" w:themeColor="text1"/>
                  <w:szCs w:val="22"/>
                </w:rPr>
                <w:t xml:space="preserve">User can </w:t>
              </w:r>
            </w:ins>
            <w:ins w:id="1845" w:author="Rodriguez-flores, Raul (R.)" w:date="2020-07-15T15:13:00Z">
              <w:r>
                <w:rPr>
                  <w:rFonts w:cs="Arial"/>
                  <w:color w:val="000000" w:themeColor="text1"/>
                  <w:szCs w:val="22"/>
                </w:rPr>
                <w:t xml:space="preserve">change the Vehicle </w:t>
              </w:r>
            </w:ins>
            <w:ins w:id="1846" w:author="Rodriguez-flores, Raul (R.)" w:date="2020-07-15T15:14:00Z">
              <w:r>
                <w:rPr>
                  <w:rFonts w:cs="Arial"/>
                  <w:color w:val="000000" w:themeColor="text1"/>
                  <w:szCs w:val="22"/>
                </w:rPr>
                <w:t>from the stationary position.</w:t>
              </w:r>
            </w:ins>
          </w:p>
          <w:p w14:paraId="55BEA167" w14:textId="77777777" w:rsidR="007E36AA" w:rsidRPr="009F1BB3" w:rsidRDefault="007E36AA" w:rsidP="00C87E33">
            <w:pPr>
              <w:pStyle w:val="ListParagraph"/>
              <w:numPr>
                <w:ilvl w:val="0"/>
                <w:numId w:val="59"/>
              </w:numPr>
              <w:overflowPunct/>
              <w:autoSpaceDE/>
              <w:autoSpaceDN/>
              <w:adjustRightInd/>
              <w:contextualSpacing/>
              <w:textAlignment w:val="auto"/>
              <w:rPr>
                <w:ins w:id="1847" w:author="Rodriguez-flores, Raul (R.)" w:date="2020-07-15T14:44:00Z"/>
                <w:rFonts w:cs="Arial"/>
                <w:color w:val="000000" w:themeColor="text1"/>
                <w:szCs w:val="22"/>
              </w:rPr>
            </w:pPr>
            <w:ins w:id="1848" w:author="Rodriguez-flores, Raul (R.)" w:date="2020-07-15T14:44:00Z">
              <w:r>
                <w:rPr>
                  <w:rFonts w:cs="Arial"/>
                  <w:color w:val="000000" w:themeColor="text1"/>
                  <w:szCs w:val="22"/>
                </w:rPr>
                <w:t>Feature shall</w:t>
              </w:r>
            </w:ins>
            <w:ins w:id="1849"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1850" w:author="Rodriguez-flores, Raul (R.)" w:date="2020-07-15T15:14:00Z">
              <w:r>
                <w:rPr>
                  <w:rFonts w:cs="Arial"/>
                  <w:color w:val="000000" w:themeColor="text1"/>
                  <w:szCs w:val="22"/>
                </w:rPr>
                <w:t xml:space="preserve"> the Trailer Maintenance </w:t>
              </w:r>
            </w:ins>
            <w:r>
              <w:rPr>
                <w:rFonts w:cs="Arial"/>
                <w:color w:val="000000" w:themeColor="text1"/>
                <w:szCs w:val="22"/>
              </w:rPr>
              <w:t>Menu</w:t>
            </w:r>
            <w:ins w:id="1851" w:author="Rodriguez-flores, Raul (R.)" w:date="2020-07-15T15:14:00Z">
              <w:r>
                <w:rPr>
                  <w:rFonts w:cs="Arial"/>
                  <w:color w:val="000000" w:themeColor="text1"/>
                  <w:szCs w:val="22"/>
                </w:rPr>
                <w:t>.</w:t>
              </w:r>
            </w:ins>
          </w:p>
        </w:tc>
      </w:tr>
      <w:tr w:rsidR="007E36AA" w:rsidRPr="00FB5797" w14:paraId="1AB7CA69" w14:textId="77777777" w:rsidTr="00C87E33">
        <w:trPr>
          <w:trHeight w:val="255"/>
          <w:ins w:id="1852" w:author="Rodriguez-flores, Raul (R.)" w:date="2020-07-15T14:44:00Z"/>
        </w:trPr>
        <w:tc>
          <w:tcPr>
            <w:tcW w:w="2235" w:type="dxa"/>
            <w:shd w:val="clear" w:color="auto" w:fill="D9D9D9" w:themeFill="background1" w:themeFillShade="D9"/>
          </w:tcPr>
          <w:p w14:paraId="5626FEDD" w14:textId="77777777" w:rsidR="007E36AA" w:rsidRPr="00F92EE6" w:rsidRDefault="007E36AA" w:rsidP="00C87E33">
            <w:pPr>
              <w:rPr>
                <w:ins w:id="1853" w:author="Rodriguez-flores, Raul (R.)" w:date="2020-07-15T14:44:00Z"/>
                <w:rFonts w:cs="Arial"/>
                <w:b/>
                <w:bCs/>
                <w:color w:val="000000" w:themeColor="text1"/>
                <w:szCs w:val="22"/>
              </w:rPr>
            </w:pPr>
            <w:ins w:id="1854" w:author="Rodriguez-flores, Raul (R.)" w:date="2020-07-15T14:44:00Z">
              <w:r w:rsidRPr="00F92EE6">
                <w:rPr>
                  <w:rFonts w:cs="Arial"/>
                  <w:b/>
                  <w:bCs/>
                  <w:color w:val="000000" w:themeColor="text1"/>
                  <w:szCs w:val="22"/>
                </w:rPr>
                <w:t>Alternative Flow 2</w:t>
              </w:r>
            </w:ins>
          </w:p>
        </w:tc>
        <w:tc>
          <w:tcPr>
            <w:tcW w:w="669" w:type="dxa"/>
            <w:shd w:val="clear" w:color="auto" w:fill="auto"/>
          </w:tcPr>
          <w:p w14:paraId="310C3EA6" w14:textId="77777777" w:rsidR="007E36AA" w:rsidRPr="00F92EE6" w:rsidRDefault="007E36AA" w:rsidP="00C87E33">
            <w:pPr>
              <w:rPr>
                <w:ins w:id="1855" w:author="Rodriguez-flores, Raul (R.)" w:date="2020-07-15T14:44:00Z"/>
                <w:rFonts w:cs="Arial"/>
                <w:color w:val="000000" w:themeColor="text1"/>
                <w:szCs w:val="22"/>
              </w:rPr>
            </w:pPr>
            <w:r>
              <w:rPr>
                <w:rFonts w:cs="Arial"/>
                <w:color w:val="000000" w:themeColor="text1"/>
                <w:szCs w:val="22"/>
              </w:rPr>
              <w:t>A2</w:t>
            </w:r>
          </w:p>
        </w:tc>
        <w:tc>
          <w:tcPr>
            <w:tcW w:w="7552" w:type="dxa"/>
            <w:shd w:val="clear" w:color="auto" w:fill="auto"/>
          </w:tcPr>
          <w:p w14:paraId="3DCC4264" w14:textId="77777777" w:rsidR="007E36AA" w:rsidRDefault="007E36AA" w:rsidP="00C87E33">
            <w:pPr>
              <w:pStyle w:val="ListParagraph"/>
              <w:numPr>
                <w:ilvl w:val="0"/>
                <w:numId w:val="59"/>
              </w:numPr>
              <w:overflowPunct/>
              <w:autoSpaceDE/>
              <w:autoSpaceDN/>
              <w:adjustRightInd/>
              <w:contextualSpacing/>
              <w:textAlignment w:val="auto"/>
              <w:rPr>
                <w:rFonts w:cs="Arial"/>
                <w:color w:val="000000" w:themeColor="text1"/>
                <w:szCs w:val="22"/>
              </w:rPr>
            </w:pPr>
            <w:ins w:id="1856" w:author="Rodriguez-flores, Raul (R.)" w:date="2020-07-15T14:44:00Z">
              <w:r>
                <w:rPr>
                  <w:rFonts w:cs="Arial"/>
                  <w:color w:val="000000" w:themeColor="text1"/>
                  <w:szCs w:val="22"/>
                </w:rPr>
                <w:t xml:space="preserve">User </w:t>
              </w:r>
            </w:ins>
            <w:r>
              <w:rPr>
                <w:rFonts w:cs="Arial"/>
                <w:color w:val="000000" w:themeColor="text1"/>
                <w:szCs w:val="22"/>
              </w:rPr>
              <w:t>request access to the Trailer Maintenance when the Default Trailer profiles has been selected.</w:t>
            </w:r>
          </w:p>
          <w:p w14:paraId="601BD93B" w14:textId="77777777" w:rsidR="007E36AA" w:rsidRDefault="007E36AA" w:rsidP="00C87E33">
            <w:pPr>
              <w:pStyle w:val="ListParagraph"/>
              <w:numPr>
                <w:ilvl w:val="0"/>
                <w:numId w:val="59"/>
              </w:numPr>
              <w:overflowPunct/>
              <w:autoSpaceDE/>
              <w:autoSpaceDN/>
              <w:adjustRightInd/>
              <w:contextualSpacing/>
              <w:textAlignment w:val="auto"/>
              <w:rPr>
                <w:rFonts w:cs="Arial"/>
                <w:color w:val="000000" w:themeColor="text1"/>
                <w:szCs w:val="22"/>
              </w:rPr>
            </w:pPr>
            <w:ins w:id="1857" w:author="Rodriguez-flores, Raul (R.)" w:date="2020-07-15T14:44:00Z">
              <w:r w:rsidRPr="006038F2">
                <w:rPr>
                  <w:rFonts w:cs="Arial"/>
                  <w:color w:val="000000" w:themeColor="text1"/>
                  <w:szCs w:val="22"/>
                </w:rPr>
                <w:t>Feature shall</w:t>
              </w:r>
            </w:ins>
            <w:ins w:id="1858" w:author="Rodriguez-flores, Raul (R.)" w:date="2020-07-15T15:14:00Z">
              <w:r w:rsidRPr="006038F2">
                <w:rPr>
                  <w:rFonts w:cs="Arial"/>
                  <w:color w:val="000000" w:themeColor="text1"/>
                  <w:szCs w:val="22"/>
                </w:rPr>
                <w:t xml:space="preserve"> </w:t>
              </w:r>
            </w:ins>
            <w:r>
              <w:rPr>
                <w:rFonts w:cs="Arial"/>
                <w:color w:val="000000" w:themeColor="text1"/>
                <w:szCs w:val="22"/>
              </w:rPr>
              <w:t>send a Notification/Pop up to notify the Trailer Maintenance Status is not available for the Default Trailer Profile.</w:t>
            </w:r>
          </w:p>
          <w:p w14:paraId="2769A3A5" w14:textId="77777777" w:rsidR="007E36AA" w:rsidRPr="006038F2" w:rsidRDefault="007E36AA" w:rsidP="00C87E33">
            <w:pPr>
              <w:pStyle w:val="ListParagraph"/>
              <w:numPr>
                <w:ilvl w:val="0"/>
                <w:numId w:val="59"/>
              </w:numPr>
              <w:overflowPunct/>
              <w:autoSpaceDE/>
              <w:autoSpaceDN/>
              <w:adjustRightInd/>
              <w:contextualSpacing/>
              <w:textAlignment w:val="auto"/>
              <w:rPr>
                <w:ins w:id="1859" w:author="Rodriguez-flores, Raul (R.)" w:date="2020-07-15T14:44:00Z"/>
                <w:rFonts w:cs="Arial"/>
                <w:color w:val="000000" w:themeColor="text1"/>
                <w:szCs w:val="22"/>
              </w:rPr>
            </w:pPr>
            <w:r>
              <w:rPr>
                <w:rFonts w:cs="Arial"/>
                <w:color w:val="000000" w:themeColor="text1"/>
                <w:szCs w:val="22"/>
              </w:rPr>
              <w:t>Feature shall disable the Active Trailer Status component list.</w:t>
            </w:r>
          </w:p>
        </w:tc>
      </w:tr>
      <w:tr w:rsidR="007E36AA" w:rsidRPr="00FB5797" w14:paraId="445E41A1" w14:textId="77777777" w:rsidTr="00C87E33">
        <w:trPr>
          <w:trHeight w:val="255"/>
          <w:ins w:id="1860" w:author="Rodriguez-flores, Raul (R.)" w:date="2020-07-15T14:44:00Z"/>
        </w:trPr>
        <w:tc>
          <w:tcPr>
            <w:tcW w:w="2235" w:type="dxa"/>
            <w:shd w:val="clear" w:color="auto" w:fill="D9D9D9" w:themeFill="background1" w:themeFillShade="D9"/>
          </w:tcPr>
          <w:p w14:paraId="17DCCCFA" w14:textId="77777777" w:rsidR="007E36AA" w:rsidRPr="00F92EE6" w:rsidRDefault="007E36AA" w:rsidP="00C87E33">
            <w:pPr>
              <w:rPr>
                <w:ins w:id="1861" w:author="Rodriguez-flores, Raul (R.)" w:date="2020-07-15T14:44:00Z"/>
                <w:rFonts w:cs="Arial"/>
                <w:b/>
                <w:bCs/>
                <w:color w:val="000000" w:themeColor="text1"/>
                <w:szCs w:val="22"/>
              </w:rPr>
            </w:pPr>
            <w:ins w:id="1862"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3</w:t>
            </w:r>
          </w:p>
        </w:tc>
        <w:tc>
          <w:tcPr>
            <w:tcW w:w="669" w:type="dxa"/>
            <w:shd w:val="clear" w:color="auto" w:fill="auto"/>
          </w:tcPr>
          <w:p w14:paraId="0CB05A75" w14:textId="77777777" w:rsidR="007E36AA" w:rsidRPr="00F92EE6" w:rsidRDefault="007E36AA" w:rsidP="00C87E33">
            <w:pPr>
              <w:rPr>
                <w:ins w:id="1863" w:author="Rodriguez-flores, Raul (R.)" w:date="2020-07-15T14:44:00Z"/>
                <w:rFonts w:cs="Arial"/>
                <w:color w:val="000000" w:themeColor="text1"/>
                <w:szCs w:val="22"/>
              </w:rPr>
            </w:pPr>
            <w:ins w:id="1864" w:author="Rodriguez-flores, Raul (R.)" w:date="2020-07-15T14:44:00Z">
              <w:r w:rsidRPr="00F92EE6">
                <w:rPr>
                  <w:rFonts w:cs="Arial"/>
                  <w:color w:val="000000" w:themeColor="text1"/>
                  <w:szCs w:val="22"/>
                </w:rPr>
                <w:t>A</w:t>
              </w:r>
            </w:ins>
            <w:r>
              <w:rPr>
                <w:rFonts w:cs="Arial"/>
                <w:color w:val="000000" w:themeColor="text1"/>
                <w:szCs w:val="22"/>
              </w:rPr>
              <w:t>3</w:t>
            </w:r>
          </w:p>
        </w:tc>
        <w:tc>
          <w:tcPr>
            <w:tcW w:w="7552" w:type="dxa"/>
            <w:shd w:val="clear" w:color="auto" w:fill="auto"/>
          </w:tcPr>
          <w:p w14:paraId="648AE07E" w14:textId="77777777" w:rsidR="007E36AA" w:rsidRPr="00F92EE6" w:rsidRDefault="007E36AA" w:rsidP="00C87E33">
            <w:pPr>
              <w:pStyle w:val="ListParagraph"/>
              <w:numPr>
                <w:ilvl w:val="0"/>
                <w:numId w:val="60"/>
              </w:numPr>
              <w:rPr>
                <w:ins w:id="1865" w:author="Rodriguez-flores, Raul (R.)" w:date="2020-07-15T14:44:00Z"/>
                <w:rFonts w:cs="Arial"/>
                <w:color w:val="000000" w:themeColor="text1"/>
                <w:szCs w:val="22"/>
              </w:rPr>
            </w:pPr>
            <w:ins w:id="1866" w:author="Rodriguez-flores, Raul (R.)" w:date="2020-07-15T15:21:00Z">
              <w:r>
                <w:rPr>
                  <w:rFonts w:cs="Arial"/>
                  <w:color w:val="000000" w:themeColor="text1"/>
                  <w:szCs w:val="22"/>
                </w:rPr>
                <w:t xml:space="preserve">Trailer Tow harness may get </w:t>
              </w:r>
            </w:ins>
            <w:ins w:id="1867" w:author="Rodriguez-flores, Raul (R.)" w:date="2020-07-15T15:22:00Z">
              <w:r>
                <w:rPr>
                  <w:rFonts w:cs="Arial"/>
                  <w:color w:val="000000" w:themeColor="text1"/>
                  <w:szCs w:val="22"/>
                </w:rPr>
                <w:t>disconnected.</w:t>
              </w:r>
            </w:ins>
          </w:p>
          <w:p w14:paraId="3ED31F22" w14:textId="77777777" w:rsidR="007E36AA" w:rsidRPr="00123D1A" w:rsidRDefault="007E36AA" w:rsidP="00C87E33">
            <w:pPr>
              <w:pStyle w:val="ListParagraph"/>
              <w:numPr>
                <w:ilvl w:val="0"/>
                <w:numId w:val="60"/>
              </w:numPr>
              <w:rPr>
                <w:ins w:id="1868" w:author="Rodriguez-flores, Raul (R.)" w:date="2020-07-15T14:44:00Z"/>
                <w:rFonts w:cs="Arial"/>
                <w:color w:val="000000" w:themeColor="text1"/>
                <w:szCs w:val="22"/>
                <w:rPrChange w:id="1869" w:author="Rodriguez-flores, Raul (R.)" w:date="2020-07-15T15:31:00Z">
                  <w:rPr>
                    <w:ins w:id="1870" w:author="Rodriguez-flores, Raul (R.)" w:date="2020-07-15T14:44:00Z"/>
                  </w:rPr>
                </w:rPrChange>
              </w:rPr>
            </w:pPr>
            <w:ins w:id="1871" w:author="Rodriguez-flores, Raul (R.)" w:date="2020-07-15T14:44:00Z">
              <w:r w:rsidRPr="00F92EE6">
                <w:rPr>
                  <w:rFonts w:cs="Arial"/>
                  <w:color w:val="000000" w:themeColor="text1"/>
                  <w:szCs w:val="22"/>
                </w:rPr>
                <w:t>Featur</w:t>
              </w:r>
              <w:r>
                <w:rPr>
                  <w:rFonts w:cs="Arial"/>
                  <w:color w:val="000000" w:themeColor="text1"/>
                  <w:szCs w:val="22"/>
                </w:rPr>
                <w:t>e shall</w:t>
              </w:r>
            </w:ins>
            <w:ins w:id="1872"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1873" w:author="Rodriguez-flores, Raul (R.)" w:date="2020-07-15T15:14:00Z">
              <w:r>
                <w:rPr>
                  <w:rFonts w:cs="Arial"/>
                  <w:color w:val="000000" w:themeColor="text1"/>
                  <w:szCs w:val="22"/>
                </w:rPr>
                <w:t xml:space="preserve"> the Trailer Maintenance </w:t>
              </w:r>
            </w:ins>
            <w:r>
              <w:rPr>
                <w:rFonts w:cs="Arial"/>
                <w:color w:val="000000" w:themeColor="text1"/>
                <w:szCs w:val="22"/>
              </w:rPr>
              <w:t>Menu</w:t>
            </w:r>
            <w:ins w:id="1874" w:author="Rodriguez-flores, Raul (R.)" w:date="2020-07-15T15:14:00Z">
              <w:r>
                <w:rPr>
                  <w:rFonts w:cs="Arial"/>
                  <w:color w:val="000000" w:themeColor="text1"/>
                  <w:szCs w:val="22"/>
                </w:rPr>
                <w:t>.</w:t>
              </w:r>
            </w:ins>
          </w:p>
        </w:tc>
      </w:tr>
      <w:tr w:rsidR="007E36AA" w:rsidRPr="00FB5797" w14:paraId="7B92F9D3" w14:textId="77777777" w:rsidTr="00C87E33">
        <w:trPr>
          <w:trHeight w:val="255"/>
          <w:ins w:id="1875" w:author="Rodriguez-flores, Raul (R.)" w:date="2020-07-15T14:44:00Z"/>
        </w:trPr>
        <w:tc>
          <w:tcPr>
            <w:tcW w:w="2235" w:type="dxa"/>
            <w:shd w:val="clear" w:color="auto" w:fill="D9D9D9" w:themeFill="background1" w:themeFillShade="D9"/>
          </w:tcPr>
          <w:p w14:paraId="6F089501" w14:textId="77777777" w:rsidR="007E36AA" w:rsidRPr="00F92EE6" w:rsidRDefault="007E36AA" w:rsidP="00C87E33">
            <w:pPr>
              <w:rPr>
                <w:ins w:id="1876" w:author="Rodriguez-flores, Raul (R.)" w:date="2020-07-15T14:44:00Z"/>
                <w:rFonts w:cs="Arial"/>
                <w:b/>
                <w:bCs/>
                <w:color w:val="000000" w:themeColor="text1"/>
                <w:szCs w:val="22"/>
              </w:rPr>
            </w:pPr>
          </w:p>
        </w:tc>
        <w:tc>
          <w:tcPr>
            <w:tcW w:w="669" w:type="dxa"/>
            <w:shd w:val="clear" w:color="auto" w:fill="auto"/>
          </w:tcPr>
          <w:p w14:paraId="37492733" w14:textId="77777777" w:rsidR="007E36AA" w:rsidRPr="00F92EE6" w:rsidRDefault="007E36AA" w:rsidP="00C87E33">
            <w:pPr>
              <w:rPr>
                <w:ins w:id="1877" w:author="Rodriguez-flores, Raul (R.)" w:date="2020-07-15T14:44:00Z"/>
                <w:rFonts w:cs="Arial"/>
                <w:color w:val="000000" w:themeColor="text1"/>
                <w:szCs w:val="22"/>
              </w:rPr>
            </w:pPr>
          </w:p>
        </w:tc>
        <w:tc>
          <w:tcPr>
            <w:tcW w:w="7552" w:type="dxa"/>
            <w:shd w:val="clear" w:color="auto" w:fill="auto"/>
          </w:tcPr>
          <w:p w14:paraId="0C718F4B" w14:textId="77777777" w:rsidR="007E36AA" w:rsidRPr="00F92EE6" w:rsidRDefault="007E36AA" w:rsidP="00C87E33">
            <w:pPr>
              <w:rPr>
                <w:ins w:id="1878" w:author="Rodriguez-flores, Raul (R.)" w:date="2020-07-15T14:44:00Z"/>
                <w:rFonts w:cs="Arial"/>
                <w:color w:val="000000" w:themeColor="text1"/>
                <w:szCs w:val="22"/>
              </w:rPr>
            </w:pPr>
          </w:p>
        </w:tc>
      </w:tr>
      <w:tr w:rsidR="007E36AA" w:rsidRPr="00FB5797" w14:paraId="5A1E3F7A" w14:textId="77777777" w:rsidTr="00C87E33">
        <w:trPr>
          <w:trHeight w:val="255"/>
          <w:ins w:id="1879" w:author="Rodriguez-flores, Raul (R.)" w:date="2020-07-15T14:44:00Z"/>
        </w:trPr>
        <w:tc>
          <w:tcPr>
            <w:tcW w:w="2235" w:type="dxa"/>
            <w:shd w:val="clear" w:color="auto" w:fill="D9D9D9" w:themeFill="background1" w:themeFillShade="D9"/>
          </w:tcPr>
          <w:p w14:paraId="5086FBBA" w14:textId="77777777" w:rsidR="007E36AA" w:rsidRPr="00F92EE6" w:rsidRDefault="007E36AA" w:rsidP="00C87E33">
            <w:pPr>
              <w:rPr>
                <w:ins w:id="1880" w:author="Rodriguez-flores, Raul (R.)" w:date="2020-07-15T14:44:00Z"/>
                <w:rFonts w:cs="Arial"/>
                <w:b/>
                <w:bCs/>
                <w:color w:val="000000" w:themeColor="text1"/>
                <w:szCs w:val="22"/>
              </w:rPr>
            </w:pPr>
            <w:ins w:id="1881" w:author="Rodriguez-flores, Raul (R.)" w:date="2020-07-15T14:44:00Z">
              <w:r w:rsidRPr="00F92EE6">
                <w:rPr>
                  <w:rFonts w:cs="Arial"/>
                  <w:b/>
                  <w:bCs/>
                  <w:color w:val="000000" w:themeColor="text1"/>
                  <w:szCs w:val="22"/>
                </w:rPr>
                <w:t>Post-condition</w:t>
              </w:r>
            </w:ins>
          </w:p>
        </w:tc>
        <w:tc>
          <w:tcPr>
            <w:tcW w:w="669" w:type="dxa"/>
            <w:shd w:val="clear" w:color="auto" w:fill="auto"/>
          </w:tcPr>
          <w:p w14:paraId="6573F3F2" w14:textId="77777777" w:rsidR="007E36AA" w:rsidRPr="00F92EE6" w:rsidRDefault="007E36AA" w:rsidP="00C87E33">
            <w:pPr>
              <w:rPr>
                <w:ins w:id="1882" w:author="Rodriguez-flores, Raul (R.)" w:date="2020-07-15T14:44:00Z"/>
                <w:rFonts w:cs="Arial"/>
                <w:color w:val="000000" w:themeColor="text1"/>
                <w:szCs w:val="22"/>
              </w:rPr>
            </w:pPr>
          </w:p>
        </w:tc>
        <w:tc>
          <w:tcPr>
            <w:tcW w:w="7552" w:type="dxa"/>
            <w:shd w:val="clear" w:color="auto" w:fill="auto"/>
          </w:tcPr>
          <w:p w14:paraId="2C6281E7" w14:textId="77777777" w:rsidR="007E36AA" w:rsidRPr="00F92EE6" w:rsidRDefault="007E36AA" w:rsidP="00C87E33">
            <w:pPr>
              <w:rPr>
                <w:ins w:id="1883" w:author="Rodriguez-flores, Raul (R.)" w:date="2020-07-15T14:44:00Z"/>
                <w:rFonts w:cs="Arial"/>
                <w:color w:val="000000" w:themeColor="text1"/>
                <w:szCs w:val="22"/>
              </w:rPr>
            </w:pPr>
            <w:ins w:id="1884" w:author="Rodriguez-flores, Raul (R.)" w:date="2020-07-15T15:16:00Z">
              <w:r>
                <w:rPr>
                  <w:rFonts w:cs="Arial"/>
                  <w:color w:val="000000" w:themeColor="text1"/>
                  <w:szCs w:val="22"/>
                </w:rPr>
                <w:t xml:space="preserve">HMI </w:t>
              </w:r>
            </w:ins>
            <w:r>
              <w:rPr>
                <w:rFonts w:cs="Arial"/>
                <w:color w:val="000000" w:themeColor="text1"/>
                <w:szCs w:val="22"/>
              </w:rPr>
              <w:t>Visual Screen will be closed</w:t>
            </w:r>
          </w:p>
        </w:tc>
      </w:tr>
    </w:tbl>
    <w:p w14:paraId="55760CE0" w14:textId="77777777" w:rsidR="007E36AA" w:rsidRDefault="007E36AA" w:rsidP="007E36AA">
      <w:pPr>
        <w:overflowPunct/>
        <w:autoSpaceDE/>
        <w:autoSpaceDN/>
        <w:adjustRightInd/>
        <w:textAlignment w:val="auto"/>
        <w:rPr>
          <w:ins w:id="1885" w:author="Rodriguez-flores, Raul (R.)" w:date="2020-07-15T09:30:00Z"/>
        </w:rPr>
      </w:pPr>
    </w:p>
    <w:p w14:paraId="4B6D7354" w14:textId="77777777" w:rsidR="000D1B95" w:rsidRDefault="00827A96" w:rsidP="00827A96">
      <w:pPr>
        <w:pStyle w:val="REUseCase"/>
        <w:numPr>
          <w:ilvl w:val="0"/>
          <w:numId w:val="43"/>
        </w:numPr>
        <w:ind w:left="0" w:firstLine="0"/>
      </w:pPr>
      <w:ins w:id="1886" w:author="Rodriguez-flores, Raul (R.)" w:date="2020-07-15T14:41:00Z">
        <w:r w:rsidRPr="00117594">
          <w:rPr>
            <w:rPrChange w:id="1887" w:author="Rodriguez-flores, Raul (R.)" w:date="2020-07-15T14:55:00Z">
              <w:rPr>
                <w:color w:val="7030A0"/>
              </w:rPr>
            </w:rPrChange>
          </w:rPr>
          <w:t>###U</w:t>
        </w:r>
      </w:ins>
      <w:ins w:id="1888" w:author="Rodriguez-flores, Raul (R.)" w:date="2020-07-15T14:39:00Z">
        <w:r w:rsidRPr="00117594">
          <w:rPr>
            <w:rPrChange w:id="1889" w:author="Rodriguez-flores, Raul (R.)" w:date="2020-07-15T14:55:00Z">
              <w:rPr>
                <w:color w:val="7030A0"/>
              </w:rPr>
            </w:rPrChange>
          </w:rPr>
          <w:t>C_F_</w:t>
        </w:r>
      </w:ins>
      <w:ins w:id="1890" w:author="Rodriguez-flores, Raul (R.)" w:date="2020-07-15T14:40:00Z">
        <w:r w:rsidRPr="00117594">
          <w:rPr>
            <w:rPrChange w:id="1891" w:author="Rodriguez-flores, Raul (R.)" w:date="2020-07-15T14:55:00Z">
              <w:rPr>
                <w:color w:val="7030A0"/>
              </w:rPr>
            </w:rPrChange>
          </w:rPr>
          <w:t>T</w:t>
        </w:r>
      </w:ins>
      <w:ins w:id="1892" w:author="Rodriguez-flores, Raul (R.)" w:date="2020-07-15T09:30:00Z">
        <w:r w:rsidRPr="00117594">
          <w:rPr>
            <w:rPrChange w:id="1893" w:author="Rodriguez-flores, Raul (R.)" w:date="2020-07-15T14:55:00Z">
              <w:rPr>
                <w:color w:val="7030A0"/>
              </w:rPr>
            </w:rPrChange>
          </w:rPr>
          <w:t>railer Maintenance</w:t>
        </w:r>
      </w:ins>
      <w:ins w:id="1894" w:author="Rodriguez-flores, Raul (R.)" w:date="2020-07-15T14:40:00Z">
        <w:r w:rsidRPr="00117594">
          <w:rPr>
            <w:rPrChange w:id="1895" w:author="Rodriguez-flores, Raul (R.)" w:date="2020-07-15T14:55:00Z">
              <w:rPr>
                <w:color w:val="7030A0"/>
              </w:rPr>
            </w:rPrChange>
          </w:rPr>
          <w:t>_0000</w:t>
        </w:r>
      </w:ins>
      <w:r w:rsidRPr="00117594">
        <w:t>7</w:t>
      </w:r>
      <w:ins w:id="1896" w:author="Rodriguez-flores, Raul (R.)" w:date="2020-07-15T14:41:00Z">
        <w:r w:rsidRPr="00117594">
          <w:rPr>
            <w:rPrChange w:id="1897" w:author="Rodriguez-flores, Raul (R.)" w:date="2020-07-15T14:55:00Z">
              <w:rPr>
                <w:color w:val="7030A0"/>
              </w:rPr>
            </w:rPrChange>
          </w:rPr>
          <w:t>###</w:t>
        </w:r>
      </w:ins>
      <w:r w:rsidRPr="00117594">
        <w:t xml:space="preserve"> User would like to setup the interval for a pre-defined trailer maintenance item. </w:t>
      </w:r>
    </w:p>
    <w:p w14:paraId="2CD8DA3F" w14:textId="06F3A0D3" w:rsidR="00827A96" w:rsidRPr="000D1B95" w:rsidRDefault="00827A96" w:rsidP="00827A96">
      <w:pPr>
        <w:pStyle w:val="REUseCase"/>
        <w:numPr>
          <w:ilvl w:val="0"/>
          <w:numId w:val="43"/>
        </w:numPr>
        <w:ind w:left="0" w:firstLine="0"/>
        <w:rPr>
          <w:ins w:id="1898" w:author="Rodriguez-flores, Raul (R.)" w:date="2020-07-15T09:30:00Z"/>
          <w:sz w:val="20"/>
        </w:rPr>
      </w:pPr>
      <w:r w:rsidRPr="000D1B95">
        <w:rPr>
          <w:sz w:val="20"/>
        </w:rPr>
        <w:t>Allow simple selection or indication of default recommendation and configure the maintenance tracking (Miles</w:t>
      </w:r>
      <w:r w:rsidR="00E25F3F" w:rsidRPr="000D1B95">
        <w:rPr>
          <w:sz w:val="20"/>
        </w:rPr>
        <w:t xml:space="preserve"> in Service/Months since the item was created</w:t>
      </w:r>
      <w:r w:rsidRPr="000D1B95">
        <w:rPr>
          <w:sz w:val="20"/>
        </w:rPr>
        <w:t>) according to the predefined intervals available.</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827A96" w:rsidRPr="00FB5797" w14:paraId="336BC353" w14:textId="77777777" w:rsidTr="00C87E33">
        <w:trPr>
          <w:trHeight w:val="255"/>
          <w:ins w:id="1899" w:author="Rodriguez-flores, Raul (R.)" w:date="2020-07-15T14:44:00Z"/>
        </w:trPr>
        <w:tc>
          <w:tcPr>
            <w:tcW w:w="2235" w:type="dxa"/>
            <w:shd w:val="clear" w:color="auto" w:fill="D9D9D9" w:themeFill="background1" w:themeFillShade="D9"/>
            <w:hideMark/>
          </w:tcPr>
          <w:p w14:paraId="163979CE" w14:textId="77777777" w:rsidR="00827A96" w:rsidRPr="00F92EE6" w:rsidRDefault="00827A96" w:rsidP="00C87E33">
            <w:pPr>
              <w:rPr>
                <w:ins w:id="1900" w:author="Rodriguez-flores, Raul (R.)" w:date="2020-07-15T14:44:00Z"/>
                <w:rFonts w:cs="Arial"/>
                <w:b/>
                <w:bCs/>
                <w:color w:val="000000" w:themeColor="text1"/>
                <w:szCs w:val="22"/>
              </w:rPr>
            </w:pPr>
            <w:ins w:id="1901" w:author="Rodriguez-flores, Raul (R.)" w:date="2020-07-15T14:44:00Z">
              <w:r w:rsidRPr="00F92EE6">
                <w:rPr>
                  <w:rFonts w:cs="Arial"/>
                  <w:b/>
                  <w:bCs/>
                  <w:color w:val="000000" w:themeColor="text1"/>
                  <w:szCs w:val="22"/>
                </w:rPr>
                <w:t>Purpose</w:t>
              </w:r>
            </w:ins>
          </w:p>
        </w:tc>
        <w:tc>
          <w:tcPr>
            <w:tcW w:w="669" w:type="dxa"/>
            <w:shd w:val="clear" w:color="auto" w:fill="auto"/>
            <w:hideMark/>
          </w:tcPr>
          <w:p w14:paraId="3602A249" w14:textId="77777777" w:rsidR="00827A96" w:rsidRPr="00F92EE6" w:rsidRDefault="00827A96" w:rsidP="00C87E33">
            <w:pPr>
              <w:rPr>
                <w:ins w:id="1902" w:author="Rodriguez-flores, Raul (R.)" w:date="2020-07-15T14:44:00Z"/>
                <w:rFonts w:cs="Arial"/>
                <w:color w:val="000000" w:themeColor="text1"/>
                <w:szCs w:val="22"/>
              </w:rPr>
            </w:pPr>
          </w:p>
        </w:tc>
        <w:tc>
          <w:tcPr>
            <w:tcW w:w="7552" w:type="dxa"/>
            <w:shd w:val="clear" w:color="auto" w:fill="auto"/>
          </w:tcPr>
          <w:p w14:paraId="1E18AB2E" w14:textId="77777777" w:rsidR="00827A96" w:rsidRPr="00F92EE6" w:rsidRDefault="00827A96" w:rsidP="00C87E33">
            <w:pPr>
              <w:rPr>
                <w:ins w:id="1903" w:author="Rodriguez-flores, Raul (R.)" w:date="2020-07-15T14:44:00Z"/>
                <w:rFonts w:cs="Arial"/>
                <w:color w:val="000000" w:themeColor="text1"/>
                <w:szCs w:val="22"/>
              </w:rPr>
            </w:pPr>
            <w:r>
              <w:rPr>
                <w:color w:val="000000" w:themeColor="text1"/>
              </w:rPr>
              <w:t xml:space="preserve">User </w:t>
            </w:r>
            <w:r w:rsidRPr="00846554">
              <w:rPr>
                <w:color w:val="000000" w:themeColor="text1"/>
              </w:rPr>
              <w:t>would like to setup the interval for a pre-defined trailer maintenance item</w:t>
            </w:r>
            <w:r w:rsidRPr="00CF1989">
              <w:rPr>
                <w:rFonts w:cs="Arial"/>
                <w:color w:val="000000" w:themeColor="text1"/>
                <w:szCs w:val="22"/>
              </w:rPr>
              <w:t xml:space="preserve"> </w:t>
            </w:r>
            <w:ins w:id="1904" w:author="Rodriguez-flores, Raul (R.)" w:date="2020-07-15T14:44:00Z">
              <w:r w:rsidRPr="00CF1989">
                <w:rPr>
                  <w:rFonts w:cs="Arial"/>
                  <w:color w:val="000000" w:themeColor="text1"/>
                  <w:szCs w:val="22"/>
                </w:rPr>
                <w:t>via SYNC HMI</w:t>
              </w:r>
            </w:ins>
            <w:r>
              <w:rPr>
                <w:rFonts w:cs="Arial"/>
                <w:color w:val="000000" w:themeColor="text1"/>
                <w:szCs w:val="22"/>
              </w:rPr>
              <w:t>.</w:t>
            </w:r>
          </w:p>
        </w:tc>
      </w:tr>
      <w:tr w:rsidR="00827A96" w:rsidRPr="00FB5797" w14:paraId="21C176AA" w14:textId="77777777" w:rsidTr="00C87E33">
        <w:trPr>
          <w:trHeight w:val="255"/>
          <w:ins w:id="1905" w:author="Rodriguez-flores, Raul (R.)" w:date="2020-07-15T14:44:00Z"/>
        </w:trPr>
        <w:tc>
          <w:tcPr>
            <w:tcW w:w="2235" w:type="dxa"/>
            <w:shd w:val="clear" w:color="auto" w:fill="D9D9D9" w:themeFill="background1" w:themeFillShade="D9"/>
          </w:tcPr>
          <w:p w14:paraId="48312929" w14:textId="77777777" w:rsidR="00827A96" w:rsidRPr="00F92EE6" w:rsidRDefault="00827A96" w:rsidP="00C87E33">
            <w:pPr>
              <w:rPr>
                <w:ins w:id="1906" w:author="Rodriguez-flores, Raul (R.)" w:date="2020-07-15T14:44:00Z"/>
                <w:rFonts w:cs="Arial"/>
                <w:b/>
                <w:bCs/>
                <w:color w:val="000000" w:themeColor="text1"/>
                <w:szCs w:val="22"/>
              </w:rPr>
            </w:pPr>
            <w:ins w:id="1907" w:author="Rodriguez-flores, Raul (R.)" w:date="2020-07-15T14:44:00Z">
              <w:r w:rsidRPr="00F92EE6">
                <w:rPr>
                  <w:rFonts w:cs="Arial"/>
                  <w:b/>
                  <w:bCs/>
                  <w:color w:val="000000" w:themeColor="text1"/>
                  <w:szCs w:val="22"/>
                </w:rPr>
                <w:t>Actors</w:t>
              </w:r>
            </w:ins>
          </w:p>
        </w:tc>
        <w:tc>
          <w:tcPr>
            <w:tcW w:w="669" w:type="dxa"/>
            <w:shd w:val="clear" w:color="auto" w:fill="auto"/>
          </w:tcPr>
          <w:p w14:paraId="2104D3DA" w14:textId="77777777" w:rsidR="00827A96" w:rsidRPr="00F92EE6" w:rsidRDefault="00827A96" w:rsidP="00C87E33">
            <w:pPr>
              <w:rPr>
                <w:ins w:id="1908" w:author="Rodriguez-flores, Raul (R.)" w:date="2020-07-15T14:44:00Z"/>
                <w:rFonts w:cs="Arial"/>
                <w:color w:val="000000" w:themeColor="text1"/>
                <w:szCs w:val="22"/>
              </w:rPr>
            </w:pPr>
          </w:p>
        </w:tc>
        <w:tc>
          <w:tcPr>
            <w:tcW w:w="7552" w:type="dxa"/>
            <w:shd w:val="clear" w:color="auto" w:fill="auto"/>
          </w:tcPr>
          <w:p w14:paraId="51401063" w14:textId="77777777" w:rsidR="00827A96" w:rsidRPr="00F92EE6" w:rsidRDefault="00827A96" w:rsidP="00C87E33">
            <w:pPr>
              <w:rPr>
                <w:ins w:id="1909" w:author="Rodriguez-flores, Raul (R.)" w:date="2020-07-15T14:44:00Z"/>
                <w:rFonts w:cs="Arial"/>
                <w:color w:val="000000" w:themeColor="text1"/>
                <w:szCs w:val="22"/>
              </w:rPr>
            </w:pPr>
            <w:ins w:id="1910" w:author="Rodriguez-flores, Raul (R.)" w:date="2020-07-15T14:44:00Z">
              <w:r w:rsidRPr="00F92EE6">
                <w:rPr>
                  <w:rFonts w:cs="Arial"/>
                  <w:color w:val="000000" w:themeColor="text1"/>
                  <w:szCs w:val="22"/>
                </w:rPr>
                <w:t>User</w:t>
              </w:r>
            </w:ins>
          </w:p>
        </w:tc>
      </w:tr>
      <w:tr w:rsidR="00827A96" w:rsidRPr="00FB5797" w14:paraId="2E6FAE12" w14:textId="77777777" w:rsidTr="00C87E33">
        <w:trPr>
          <w:trHeight w:val="255"/>
          <w:ins w:id="1911" w:author="Rodriguez-flores, Raul (R.)" w:date="2020-07-15T14:44:00Z"/>
        </w:trPr>
        <w:tc>
          <w:tcPr>
            <w:tcW w:w="2235" w:type="dxa"/>
            <w:shd w:val="clear" w:color="auto" w:fill="D9D9D9" w:themeFill="background1" w:themeFillShade="D9"/>
            <w:hideMark/>
          </w:tcPr>
          <w:p w14:paraId="15F2234A" w14:textId="77777777" w:rsidR="00827A96" w:rsidRPr="00F92EE6" w:rsidRDefault="00827A96" w:rsidP="00C87E33">
            <w:pPr>
              <w:rPr>
                <w:ins w:id="1912" w:author="Rodriguez-flores, Raul (R.)" w:date="2020-07-15T14:44:00Z"/>
                <w:rFonts w:cs="Arial"/>
                <w:b/>
                <w:bCs/>
                <w:color w:val="000000" w:themeColor="text1"/>
                <w:szCs w:val="22"/>
              </w:rPr>
            </w:pPr>
            <w:ins w:id="1913"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054084F6" w14:textId="77777777" w:rsidR="00827A96" w:rsidRPr="00F92EE6" w:rsidRDefault="00827A96" w:rsidP="00C87E33">
            <w:pPr>
              <w:rPr>
                <w:ins w:id="1914" w:author="Rodriguez-flores, Raul (R.)" w:date="2020-07-15T14:44:00Z"/>
                <w:rFonts w:cs="Arial"/>
                <w:color w:val="000000" w:themeColor="text1"/>
                <w:szCs w:val="22"/>
              </w:rPr>
            </w:pPr>
          </w:p>
        </w:tc>
        <w:tc>
          <w:tcPr>
            <w:tcW w:w="7552" w:type="dxa"/>
            <w:shd w:val="clear" w:color="auto" w:fill="auto"/>
          </w:tcPr>
          <w:p w14:paraId="173971E4" w14:textId="77777777" w:rsidR="00827A96" w:rsidRPr="00F92EE6" w:rsidRDefault="00827A96" w:rsidP="00C87E33">
            <w:pPr>
              <w:rPr>
                <w:ins w:id="1915" w:author="Rodriguez-flores, Raul (R.)" w:date="2020-07-15T14:44:00Z"/>
                <w:rFonts w:cs="Arial"/>
                <w:color w:val="000000" w:themeColor="text1"/>
                <w:szCs w:val="22"/>
              </w:rPr>
            </w:pPr>
            <w:ins w:id="1916" w:author="Rodriguez-flores, Raul (R.)" w:date="2020-07-15T14:44:00Z">
              <w:r w:rsidRPr="00F92EE6">
                <w:rPr>
                  <w:rFonts w:cs="Arial"/>
                  <w:color w:val="000000" w:themeColor="text1"/>
                  <w:szCs w:val="22"/>
                </w:rPr>
                <w:t>Vehicle has factory or dealer installed trailer wiring</w:t>
              </w:r>
            </w:ins>
          </w:p>
          <w:p w14:paraId="11D2E4DD" w14:textId="77777777" w:rsidR="00827A96" w:rsidRDefault="00827A96" w:rsidP="00C87E33">
            <w:pPr>
              <w:rPr>
                <w:rFonts w:cs="Arial"/>
                <w:color w:val="000000" w:themeColor="text1"/>
                <w:szCs w:val="22"/>
              </w:rPr>
            </w:pPr>
            <w:ins w:id="1917"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62A2AC21" w14:textId="77777777" w:rsidR="00827A96" w:rsidRPr="00F92EE6" w:rsidRDefault="00827A96" w:rsidP="00C87E33">
            <w:pPr>
              <w:rPr>
                <w:ins w:id="1918" w:author="Rodriguez-flores, Raul (R.)" w:date="2020-07-15T14:44:00Z"/>
                <w:rFonts w:cs="Arial"/>
                <w:color w:val="000000" w:themeColor="text1"/>
                <w:szCs w:val="22"/>
              </w:rPr>
            </w:pPr>
            <w:r>
              <w:rPr>
                <w:rFonts w:cs="Arial"/>
                <w:color w:val="000000" w:themeColor="text1"/>
                <w:szCs w:val="22"/>
              </w:rPr>
              <w:t>Trailer</w:t>
            </w:r>
            <w:ins w:id="1919"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1920" w:author="Rodriguez-flores, Raul (R.)" w:date="2020-07-15T15:26:00Z">
              <w:r>
                <w:rPr>
                  <w:rFonts w:cs="Arial"/>
                  <w:color w:val="000000" w:themeColor="text1"/>
                  <w:szCs w:val="22"/>
                </w:rPr>
                <w:t>signal must be present on HS3 CAN bus.</w:t>
              </w:r>
            </w:ins>
          </w:p>
          <w:p w14:paraId="15B25086" w14:textId="77777777" w:rsidR="00827A96" w:rsidRPr="00F92EE6" w:rsidRDefault="00827A96" w:rsidP="00C87E33">
            <w:pPr>
              <w:rPr>
                <w:ins w:id="1921" w:author="Rodriguez-flores, Raul (R.)" w:date="2020-07-15T14:44:00Z"/>
                <w:rFonts w:cs="Arial"/>
                <w:color w:val="000000" w:themeColor="text1"/>
                <w:szCs w:val="22"/>
              </w:rPr>
            </w:pPr>
            <w:ins w:id="1922" w:author="Rodriguez-flores, Raul (R.)" w:date="2020-07-15T14:44:00Z">
              <w:r w:rsidRPr="00F92EE6">
                <w:rPr>
                  <w:rFonts w:cs="Arial"/>
                  <w:color w:val="000000" w:themeColor="text1"/>
                  <w:szCs w:val="22"/>
                </w:rPr>
                <w:t>Vehicle battery is &gt;= 75% state of charge with engine off</w:t>
              </w:r>
            </w:ins>
          </w:p>
          <w:p w14:paraId="74C7D2AF" w14:textId="77777777" w:rsidR="00827A96" w:rsidRPr="00F92EE6" w:rsidRDefault="00827A96" w:rsidP="00C87E33">
            <w:pPr>
              <w:rPr>
                <w:ins w:id="1923" w:author="Rodriguez-flores, Raul (R.)" w:date="2020-07-15T14:44:00Z"/>
                <w:rFonts w:cs="Arial"/>
                <w:color w:val="000000" w:themeColor="text1"/>
                <w:szCs w:val="22"/>
              </w:rPr>
            </w:pPr>
            <w:ins w:id="1924" w:author="Rodriguez-flores, Raul (R.)" w:date="2020-07-15T14:44:00Z">
              <w:r w:rsidRPr="00F92EE6">
                <w:rPr>
                  <w:rFonts w:cs="Arial"/>
                  <w:color w:val="000000" w:themeColor="text1"/>
                  <w:szCs w:val="22"/>
                </w:rPr>
                <w:t>Ignition is ON or ACC</w:t>
              </w:r>
            </w:ins>
          </w:p>
          <w:p w14:paraId="30EA71A5" w14:textId="77777777" w:rsidR="00827A96" w:rsidRPr="00F92EE6" w:rsidRDefault="00827A96" w:rsidP="00C87E33">
            <w:pPr>
              <w:rPr>
                <w:ins w:id="1925" w:author="Rodriguez-flores, Raul (R.)" w:date="2020-07-15T14:44:00Z"/>
                <w:rFonts w:cs="Arial"/>
                <w:color w:val="000000" w:themeColor="text1"/>
                <w:szCs w:val="22"/>
              </w:rPr>
            </w:pPr>
            <w:ins w:id="1926" w:author="Rodriguez-flores, Raul (R.)" w:date="2020-07-15T14:44:00Z">
              <w:r>
                <w:rPr>
                  <w:rFonts w:cs="Arial"/>
                  <w:color w:val="000000" w:themeColor="text1"/>
                  <w:szCs w:val="22"/>
                </w:rPr>
                <w:t>Vehicle is stationary</w:t>
              </w:r>
            </w:ins>
            <w:ins w:id="1927" w:author="Rodriguez-flores, Raul (R.)" w:date="2020-07-15T15:27:00Z">
              <w:r>
                <w:rPr>
                  <w:rFonts w:cs="Arial"/>
                  <w:color w:val="000000" w:themeColor="text1"/>
                  <w:szCs w:val="22"/>
                </w:rPr>
                <w:t xml:space="preserve"> or Gear Shift must be in Park Position</w:t>
              </w:r>
            </w:ins>
          </w:p>
          <w:p w14:paraId="2D169A57" w14:textId="77777777" w:rsidR="00827A96" w:rsidRDefault="00827A96" w:rsidP="00C87E33">
            <w:pPr>
              <w:rPr>
                <w:ins w:id="1928" w:author="Rodriguez-flores, Raul (R.)" w:date="2020-07-15T14:45:00Z"/>
                <w:rFonts w:cs="Arial"/>
                <w:color w:val="000000" w:themeColor="text1"/>
                <w:szCs w:val="22"/>
              </w:rPr>
            </w:pPr>
            <w:ins w:id="1929" w:author="Rodriguez-flores, Raul (R.)" w:date="2020-07-15T14:45:00Z">
              <w:r>
                <w:rPr>
                  <w:rFonts w:cs="Arial"/>
                  <w:color w:val="000000" w:themeColor="text1"/>
                  <w:szCs w:val="22"/>
                </w:rPr>
                <w:t>Time and Date are set up to date</w:t>
              </w:r>
            </w:ins>
          </w:p>
          <w:p w14:paraId="572BB573" w14:textId="77777777" w:rsidR="00827A96" w:rsidRDefault="00827A96" w:rsidP="00C87E33">
            <w:pPr>
              <w:rPr>
                <w:ins w:id="1930" w:author="Rodriguez-flores, Raul (R.)" w:date="2020-07-15T15:23:00Z"/>
                <w:rFonts w:cs="Arial"/>
                <w:color w:val="000000" w:themeColor="text1"/>
                <w:szCs w:val="22"/>
              </w:rPr>
            </w:pPr>
            <w:ins w:id="1931" w:author="Rodriguez-flores, Raul (R.)" w:date="2020-07-15T14:46:00Z">
              <w:r>
                <w:rPr>
                  <w:rFonts w:cs="Arial"/>
                  <w:color w:val="000000" w:themeColor="text1"/>
                  <w:szCs w:val="22"/>
                </w:rPr>
                <w:t xml:space="preserve">Mileage message is available on the </w:t>
              </w:r>
            </w:ins>
            <w:ins w:id="1932" w:author="Rodriguez-flores, Raul (R.)" w:date="2020-07-15T14:47:00Z">
              <w:r>
                <w:rPr>
                  <w:rFonts w:cs="Arial"/>
                  <w:color w:val="000000" w:themeColor="text1"/>
                  <w:szCs w:val="22"/>
                </w:rPr>
                <w:t>vehicle</w:t>
              </w:r>
            </w:ins>
          </w:p>
          <w:p w14:paraId="42DCDF4F" w14:textId="77777777" w:rsidR="00827A96" w:rsidRPr="00F92EE6" w:rsidRDefault="00827A96" w:rsidP="00C87E33">
            <w:pPr>
              <w:rPr>
                <w:ins w:id="1933" w:author="Rodriguez-flores, Raul (R.)" w:date="2020-07-15T14:44:00Z"/>
                <w:rFonts w:cs="Arial"/>
                <w:color w:val="000000" w:themeColor="text1"/>
                <w:szCs w:val="22"/>
              </w:rPr>
            </w:pPr>
            <w:ins w:id="1934" w:author="Rodriguez-flores, Raul (R.)" w:date="2020-07-15T14:47:00Z">
              <w:r>
                <w:rPr>
                  <w:rFonts w:cs="Arial"/>
                  <w:color w:val="000000" w:themeColor="text1"/>
                  <w:szCs w:val="22"/>
                </w:rPr>
                <w:t>An active Trailer Profile is currently selected</w:t>
              </w:r>
            </w:ins>
          </w:p>
        </w:tc>
      </w:tr>
      <w:tr w:rsidR="00827A96" w:rsidRPr="00FB5797" w14:paraId="3D24FE80" w14:textId="77777777" w:rsidTr="00C87E33">
        <w:trPr>
          <w:trHeight w:val="255"/>
          <w:ins w:id="1935" w:author="Rodriguez-flores, Raul (R.)" w:date="2020-07-15T14:44:00Z"/>
        </w:trPr>
        <w:tc>
          <w:tcPr>
            <w:tcW w:w="2235" w:type="dxa"/>
            <w:shd w:val="clear" w:color="auto" w:fill="D9D9D9" w:themeFill="background1" w:themeFillShade="D9"/>
            <w:hideMark/>
          </w:tcPr>
          <w:p w14:paraId="0D75B040" w14:textId="77777777" w:rsidR="00827A96" w:rsidRPr="00F92EE6" w:rsidRDefault="00827A96" w:rsidP="00C87E33">
            <w:pPr>
              <w:rPr>
                <w:ins w:id="1936" w:author="Rodriguez-flores, Raul (R.)" w:date="2020-07-15T14:44:00Z"/>
                <w:rFonts w:cs="Arial"/>
                <w:b/>
                <w:bCs/>
                <w:color w:val="000000" w:themeColor="text1"/>
                <w:szCs w:val="22"/>
              </w:rPr>
            </w:pPr>
          </w:p>
        </w:tc>
        <w:tc>
          <w:tcPr>
            <w:tcW w:w="669" w:type="dxa"/>
            <w:shd w:val="clear" w:color="auto" w:fill="auto"/>
            <w:hideMark/>
          </w:tcPr>
          <w:p w14:paraId="76F73434" w14:textId="77777777" w:rsidR="00827A96" w:rsidRPr="00F92EE6" w:rsidRDefault="00827A96" w:rsidP="00C87E33">
            <w:pPr>
              <w:rPr>
                <w:ins w:id="1937" w:author="Rodriguez-flores, Raul (R.)" w:date="2020-07-15T14:44:00Z"/>
                <w:rFonts w:cs="Arial"/>
                <w:color w:val="000000" w:themeColor="text1"/>
                <w:szCs w:val="22"/>
              </w:rPr>
            </w:pPr>
          </w:p>
        </w:tc>
        <w:tc>
          <w:tcPr>
            <w:tcW w:w="7552" w:type="dxa"/>
            <w:shd w:val="clear" w:color="auto" w:fill="auto"/>
          </w:tcPr>
          <w:p w14:paraId="049AAE7F" w14:textId="77777777" w:rsidR="00827A96" w:rsidRPr="00F92EE6" w:rsidRDefault="00827A96" w:rsidP="00C87E33">
            <w:pPr>
              <w:rPr>
                <w:ins w:id="1938" w:author="Rodriguez-flores, Raul (R.)" w:date="2020-07-15T14:44:00Z"/>
                <w:rFonts w:cs="Arial"/>
                <w:color w:val="000000" w:themeColor="text1"/>
                <w:szCs w:val="22"/>
              </w:rPr>
            </w:pPr>
          </w:p>
        </w:tc>
      </w:tr>
      <w:tr w:rsidR="00827A96" w:rsidRPr="00FB5797" w14:paraId="16E46E58" w14:textId="77777777" w:rsidTr="00C87E33">
        <w:trPr>
          <w:trHeight w:val="255"/>
          <w:ins w:id="1939" w:author="Rodriguez-flores, Raul (R.)" w:date="2020-07-15T14:44:00Z"/>
        </w:trPr>
        <w:tc>
          <w:tcPr>
            <w:tcW w:w="2235" w:type="dxa"/>
            <w:shd w:val="clear" w:color="auto" w:fill="D9D9D9" w:themeFill="background1" w:themeFillShade="D9"/>
            <w:hideMark/>
          </w:tcPr>
          <w:p w14:paraId="4F444F76" w14:textId="77777777" w:rsidR="00827A96" w:rsidRPr="00F92EE6" w:rsidRDefault="00827A96" w:rsidP="00C87E33">
            <w:pPr>
              <w:rPr>
                <w:ins w:id="1940" w:author="Rodriguez-flores, Raul (R.)" w:date="2020-07-15T14:44:00Z"/>
                <w:rFonts w:cs="Arial"/>
                <w:b/>
                <w:bCs/>
                <w:color w:val="000000" w:themeColor="text1"/>
                <w:szCs w:val="22"/>
              </w:rPr>
            </w:pPr>
            <w:ins w:id="1941" w:author="Rodriguez-flores, Raul (R.)" w:date="2020-07-15T14:44:00Z">
              <w:r w:rsidRPr="00F92EE6">
                <w:rPr>
                  <w:rFonts w:cs="Arial"/>
                  <w:b/>
                  <w:bCs/>
                  <w:color w:val="000000" w:themeColor="text1"/>
                  <w:szCs w:val="22"/>
                </w:rPr>
                <w:t>Main Flow</w:t>
              </w:r>
            </w:ins>
          </w:p>
        </w:tc>
        <w:tc>
          <w:tcPr>
            <w:tcW w:w="669" w:type="dxa"/>
            <w:shd w:val="clear" w:color="auto" w:fill="auto"/>
            <w:hideMark/>
          </w:tcPr>
          <w:p w14:paraId="0AA94F57" w14:textId="77777777" w:rsidR="00827A96" w:rsidRPr="00F92EE6" w:rsidRDefault="00827A96" w:rsidP="00C87E33">
            <w:pPr>
              <w:rPr>
                <w:ins w:id="1942" w:author="Rodriguez-flores, Raul (R.)" w:date="2020-07-15T14:44:00Z"/>
                <w:rFonts w:cs="Arial"/>
                <w:color w:val="000000" w:themeColor="text1"/>
                <w:szCs w:val="22"/>
              </w:rPr>
            </w:pPr>
            <w:ins w:id="1943" w:author="Rodriguez-flores, Raul (R.)" w:date="2020-07-15T14:44:00Z">
              <w:r w:rsidRPr="00F92EE6">
                <w:rPr>
                  <w:rFonts w:cs="Arial"/>
                  <w:color w:val="000000" w:themeColor="text1"/>
                  <w:szCs w:val="22"/>
                </w:rPr>
                <w:t>M1</w:t>
              </w:r>
            </w:ins>
          </w:p>
        </w:tc>
        <w:tc>
          <w:tcPr>
            <w:tcW w:w="7552" w:type="dxa"/>
            <w:shd w:val="clear" w:color="auto" w:fill="auto"/>
          </w:tcPr>
          <w:p w14:paraId="1C557E8B" w14:textId="77777777" w:rsidR="00827A96" w:rsidRPr="00F92EE6" w:rsidRDefault="00827A96" w:rsidP="00C87E33">
            <w:pPr>
              <w:rPr>
                <w:ins w:id="1944" w:author="Rodriguez-flores, Raul (R.)" w:date="2020-07-15T14:44:00Z"/>
                <w:rFonts w:cs="Arial"/>
                <w:color w:val="000000" w:themeColor="text1"/>
                <w:szCs w:val="22"/>
              </w:rPr>
            </w:pPr>
            <w:r>
              <w:t>User request access to “T</w:t>
            </w:r>
            <w:ins w:id="1945" w:author="Rodriguez-flores, Raul (R.)" w:date="2020-07-15T15:07:00Z">
              <w:r>
                <w:t xml:space="preserve">railer </w:t>
              </w:r>
            </w:ins>
            <w:r>
              <w:t>M</w:t>
            </w:r>
            <w:ins w:id="1946" w:author="Rodriguez-flores, Raul (R.)" w:date="2020-07-15T15:07:00Z">
              <w:r>
                <w:t>aintenance</w:t>
              </w:r>
            </w:ins>
            <w:r>
              <w:t>”</w:t>
            </w:r>
            <w:ins w:id="1947" w:author="Rodriguez-flores, Raul (R.)" w:date="2020-07-15T15:07:00Z">
              <w:r>
                <w:t xml:space="preserve"> </w:t>
              </w:r>
            </w:ins>
            <w:r>
              <w:t>menu thru “Towing Menu” or “Select Active Trailer” menu.</w:t>
            </w:r>
          </w:p>
        </w:tc>
      </w:tr>
      <w:tr w:rsidR="00827A96" w:rsidRPr="00FB5797" w14:paraId="6F229563" w14:textId="77777777" w:rsidTr="00C87E33">
        <w:trPr>
          <w:trHeight w:val="255"/>
          <w:ins w:id="1948" w:author="Rodriguez-flores, Raul (R.)" w:date="2020-07-15T14:44:00Z"/>
        </w:trPr>
        <w:tc>
          <w:tcPr>
            <w:tcW w:w="2235" w:type="dxa"/>
            <w:shd w:val="clear" w:color="auto" w:fill="D9D9D9" w:themeFill="background1" w:themeFillShade="D9"/>
          </w:tcPr>
          <w:p w14:paraId="5469E342" w14:textId="77777777" w:rsidR="00827A96" w:rsidRPr="00F92EE6" w:rsidRDefault="00827A96" w:rsidP="00C87E33">
            <w:pPr>
              <w:rPr>
                <w:ins w:id="1949" w:author="Rodriguez-flores, Raul (R.)" w:date="2020-07-15T14:44:00Z"/>
                <w:rFonts w:cs="Arial"/>
                <w:b/>
                <w:bCs/>
                <w:color w:val="000000" w:themeColor="text1"/>
                <w:szCs w:val="22"/>
              </w:rPr>
            </w:pPr>
          </w:p>
        </w:tc>
        <w:tc>
          <w:tcPr>
            <w:tcW w:w="669" w:type="dxa"/>
            <w:shd w:val="clear" w:color="auto" w:fill="auto"/>
          </w:tcPr>
          <w:p w14:paraId="7D404B24" w14:textId="77777777" w:rsidR="00827A96" w:rsidRPr="00F92EE6" w:rsidRDefault="00827A96" w:rsidP="00C87E33">
            <w:pPr>
              <w:rPr>
                <w:ins w:id="1950" w:author="Rodriguez-flores, Raul (R.)" w:date="2020-07-15T14:44:00Z"/>
                <w:rFonts w:cs="Arial"/>
                <w:color w:val="000000" w:themeColor="text1"/>
                <w:szCs w:val="22"/>
              </w:rPr>
            </w:pPr>
            <w:ins w:id="1951" w:author="Rodriguez-flores, Raul (R.)" w:date="2020-07-15T14:44:00Z">
              <w:r w:rsidRPr="00F92EE6">
                <w:rPr>
                  <w:rFonts w:cs="Arial"/>
                  <w:color w:val="000000" w:themeColor="text1"/>
                  <w:szCs w:val="22"/>
                </w:rPr>
                <w:t>M2</w:t>
              </w:r>
            </w:ins>
          </w:p>
        </w:tc>
        <w:tc>
          <w:tcPr>
            <w:tcW w:w="7552" w:type="dxa"/>
            <w:shd w:val="clear" w:color="auto" w:fill="auto"/>
          </w:tcPr>
          <w:p w14:paraId="268FA10F" w14:textId="77777777" w:rsidR="00827A96" w:rsidRPr="00F92EE6" w:rsidRDefault="00827A96" w:rsidP="00C87E33">
            <w:pPr>
              <w:rPr>
                <w:ins w:id="1952" w:author="Rodriguez-flores, Raul (R.)" w:date="2020-07-15T14:44:00Z"/>
                <w:rFonts w:cs="Arial"/>
                <w:color w:val="000000" w:themeColor="text1"/>
              </w:rPr>
            </w:pPr>
            <w:r>
              <w:t>User access Trailer Maintenance Menu and select the “Active Trailer Status” option.</w:t>
            </w:r>
          </w:p>
        </w:tc>
      </w:tr>
      <w:tr w:rsidR="00827A96" w:rsidRPr="00FB5797" w14:paraId="314B8277" w14:textId="77777777" w:rsidTr="00C87E33">
        <w:trPr>
          <w:trHeight w:val="255"/>
          <w:ins w:id="1953" w:author="Rodriguez-flores, Raul (R.)" w:date="2020-07-15T14:44:00Z"/>
        </w:trPr>
        <w:tc>
          <w:tcPr>
            <w:tcW w:w="2235" w:type="dxa"/>
            <w:shd w:val="clear" w:color="auto" w:fill="D9D9D9" w:themeFill="background1" w:themeFillShade="D9"/>
          </w:tcPr>
          <w:p w14:paraId="1CC9E81C" w14:textId="77777777" w:rsidR="00827A96" w:rsidRPr="00F92EE6" w:rsidRDefault="00827A96" w:rsidP="00C87E33">
            <w:pPr>
              <w:rPr>
                <w:ins w:id="1954" w:author="Rodriguez-flores, Raul (R.)" w:date="2020-07-15T14:44:00Z"/>
                <w:rFonts w:cs="Arial"/>
                <w:b/>
                <w:bCs/>
                <w:color w:val="000000" w:themeColor="text1"/>
                <w:szCs w:val="22"/>
              </w:rPr>
            </w:pPr>
          </w:p>
        </w:tc>
        <w:tc>
          <w:tcPr>
            <w:tcW w:w="669" w:type="dxa"/>
            <w:shd w:val="clear" w:color="auto" w:fill="auto"/>
          </w:tcPr>
          <w:p w14:paraId="08DA3871" w14:textId="77777777" w:rsidR="00827A96" w:rsidRPr="00F92EE6" w:rsidRDefault="00827A96" w:rsidP="00C87E33">
            <w:pPr>
              <w:rPr>
                <w:ins w:id="1955" w:author="Rodriguez-flores, Raul (R.)" w:date="2020-07-15T14:44:00Z"/>
                <w:rFonts w:cs="Arial"/>
                <w:color w:val="000000" w:themeColor="text1"/>
                <w:szCs w:val="22"/>
              </w:rPr>
            </w:pPr>
            <w:ins w:id="1956" w:author="Rodriguez-flores, Raul (R.)" w:date="2020-07-15T14:44:00Z">
              <w:r w:rsidRPr="00F92EE6">
                <w:rPr>
                  <w:rFonts w:cs="Arial"/>
                  <w:color w:val="000000" w:themeColor="text1"/>
                  <w:szCs w:val="22"/>
                </w:rPr>
                <w:t>M3</w:t>
              </w:r>
            </w:ins>
          </w:p>
        </w:tc>
        <w:tc>
          <w:tcPr>
            <w:tcW w:w="7552" w:type="dxa"/>
            <w:shd w:val="clear" w:color="auto" w:fill="auto"/>
          </w:tcPr>
          <w:p w14:paraId="36B3F85B" w14:textId="77777777" w:rsidR="00827A96" w:rsidRPr="00F92EE6" w:rsidRDefault="00827A96" w:rsidP="00C87E33">
            <w:pPr>
              <w:rPr>
                <w:ins w:id="1957" w:author="Rodriguez-flores, Raul (R.)" w:date="2020-07-15T14:44:00Z"/>
                <w:rFonts w:cs="Arial"/>
                <w:color w:val="000000" w:themeColor="text1"/>
                <w:szCs w:val="22"/>
              </w:rPr>
            </w:pPr>
            <w:ins w:id="1958" w:author="Rodriguez-flores, Raul (R.)" w:date="2020-07-15T15:08:00Z">
              <w:r>
                <w:rPr>
                  <w:rFonts w:cs="Arial"/>
                  <w:color w:val="000000" w:themeColor="text1"/>
                  <w:szCs w:val="22"/>
                </w:rPr>
                <w:t>User</w:t>
              </w:r>
            </w:ins>
            <w:r>
              <w:rPr>
                <w:rFonts w:cs="Arial"/>
                <w:color w:val="000000" w:themeColor="text1"/>
                <w:szCs w:val="22"/>
              </w:rPr>
              <w:t xml:space="preserve"> will see the Maintenance items list for the active trailer and select one of the items.</w:t>
            </w:r>
          </w:p>
        </w:tc>
      </w:tr>
      <w:tr w:rsidR="00827A96" w:rsidRPr="00FB5797" w14:paraId="092273DA" w14:textId="77777777" w:rsidTr="00C87E33">
        <w:trPr>
          <w:trHeight w:val="255"/>
          <w:ins w:id="1959" w:author="Rodriguez-flores, Raul (R.)" w:date="2020-07-15T14:44:00Z"/>
        </w:trPr>
        <w:tc>
          <w:tcPr>
            <w:tcW w:w="2235" w:type="dxa"/>
            <w:shd w:val="clear" w:color="auto" w:fill="D9D9D9" w:themeFill="background1" w:themeFillShade="D9"/>
          </w:tcPr>
          <w:p w14:paraId="38D8ED0B" w14:textId="77777777" w:rsidR="00827A96" w:rsidRPr="00F92EE6" w:rsidRDefault="00827A96" w:rsidP="00C87E33">
            <w:pPr>
              <w:rPr>
                <w:ins w:id="1960" w:author="Rodriguez-flores, Raul (R.)" w:date="2020-07-15T14:44:00Z"/>
                <w:rFonts w:cs="Arial"/>
                <w:b/>
                <w:bCs/>
                <w:color w:val="000000" w:themeColor="text1"/>
                <w:szCs w:val="22"/>
              </w:rPr>
            </w:pPr>
          </w:p>
        </w:tc>
        <w:tc>
          <w:tcPr>
            <w:tcW w:w="669" w:type="dxa"/>
            <w:shd w:val="clear" w:color="auto" w:fill="auto"/>
          </w:tcPr>
          <w:p w14:paraId="750A825B" w14:textId="77777777" w:rsidR="00827A96" w:rsidRPr="00F92EE6" w:rsidRDefault="00827A96" w:rsidP="00C87E33">
            <w:pPr>
              <w:rPr>
                <w:ins w:id="1961" w:author="Rodriguez-flores, Raul (R.)" w:date="2020-07-15T14:44:00Z"/>
                <w:rFonts w:cs="Arial"/>
                <w:color w:val="000000" w:themeColor="text1"/>
                <w:szCs w:val="22"/>
              </w:rPr>
            </w:pPr>
            <w:r>
              <w:rPr>
                <w:rFonts w:cs="Arial"/>
                <w:color w:val="000000" w:themeColor="text1"/>
                <w:szCs w:val="22"/>
              </w:rPr>
              <w:t>M4</w:t>
            </w:r>
          </w:p>
        </w:tc>
        <w:tc>
          <w:tcPr>
            <w:tcW w:w="7552" w:type="dxa"/>
            <w:shd w:val="clear" w:color="auto" w:fill="auto"/>
          </w:tcPr>
          <w:p w14:paraId="1EAF9EF8" w14:textId="445C4EB0" w:rsidR="0068212D" w:rsidRDefault="0068212D" w:rsidP="000D1B95">
            <w:pPr>
              <w:rPr>
                <w:rFonts w:cs="Arial"/>
                <w:color w:val="000000" w:themeColor="text1"/>
                <w:szCs w:val="22"/>
              </w:rPr>
            </w:pPr>
            <w:r>
              <w:rPr>
                <w:rFonts w:cs="Arial"/>
                <w:color w:val="000000" w:themeColor="text1"/>
                <w:szCs w:val="22"/>
              </w:rPr>
              <w:t>Use will have the following scenarios:</w:t>
            </w:r>
          </w:p>
          <w:p w14:paraId="1A2FAD16" w14:textId="77777777" w:rsidR="00827A96" w:rsidRDefault="00827A96" w:rsidP="0068212D">
            <w:pPr>
              <w:pStyle w:val="ListParagraph"/>
              <w:numPr>
                <w:ilvl w:val="0"/>
                <w:numId w:val="43"/>
              </w:numPr>
              <w:rPr>
                <w:rFonts w:cs="Arial"/>
                <w:color w:val="000000" w:themeColor="text1"/>
                <w:szCs w:val="22"/>
              </w:rPr>
            </w:pPr>
            <w:commentRangeStart w:id="1962"/>
            <w:r w:rsidRPr="0068212D">
              <w:rPr>
                <w:rFonts w:cs="Arial"/>
                <w:color w:val="000000" w:themeColor="text1"/>
                <w:szCs w:val="22"/>
              </w:rPr>
              <w:t xml:space="preserve">User access the Maintenance Item selected and a screen with the </w:t>
            </w:r>
            <w:r w:rsidR="000D1B95" w:rsidRPr="0068212D">
              <w:rPr>
                <w:rFonts w:cs="Arial"/>
                <w:color w:val="000000" w:themeColor="text1"/>
                <w:szCs w:val="22"/>
              </w:rPr>
              <w:t>two slides</w:t>
            </w:r>
            <w:r w:rsidRPr="0068212D">
              <w:rPr>
                <w:rFonts w:cs="Arial"/>
                <w:color w:val="000000" w:themeColor="text1"/>
                <w:szCs w:val="22"/>
              </w:rPr>
              <w:t xml:space="preserve"> shall be displayed. </w:t>
            </w:r>
            <w:r w:rsidR="000D1B95" w:rsidRPr="0068212D">
              <w:rPr>
                <w:rFonts w:cs="Arial"/>
                <w:color w:val="000000" w:themeColor="text1"/>
                <w:szCs w:val="22"/>
              </w:rPr>
              <w:t xml:space="preserve">One for </w:t>
            </w:r>
            <w:r w:rsidRPr="0068212D">
              <w:rPr>
                <w:rFonts w:cs="Arial"/>
                <w:color w:val="000000" w:themeColor="text1"/>
                <w:szCs w:val="22"/>
              </w:rPr>
              <w:t>Mileage</w:t>
            </w:r>
            <w:r w:rsidR="005B7CF4">
              <w:rPr>
                <w:rFonts w:cs="Arial"/>
                <w:color w:val="000000" w:themeColor="text1"/>
                <w:szCs w:val="22"/>
              </w:rPr>
              <w:t xml:space="preserve"> (1000-24000 miles)</w:t>
            </w:r>
            <w:r w:rsidRPr="0068212D">
              <w:rPr>
                <w:rFonts w:cs="Arial"/>
                <w:color w:val="000000" w:themeColor="text1"/>
                <w:szCs w:val="22"/>
              </w:rPr>
              <w:t>,</w:t>
            </w:r>
            <w:r w:rsidR="000D1B95" w:rsidRPr="0068212D">
              <w:rPr>
                <w:rFonts w:cs="Arial"/>
                <w:color w:val="000000" w:themeColor="text1"/>
                <w:szCs w:val="22"/>
              </w:rPr>
              <w:t xml:space="preserve"> and one for</w:t>
            </w:r>
            <w:r w:rsidRPr="0068212D">
              <w:rPr>
                <w:rFonts w:cs="Arial"/>
                <w:color w:val="000000" w:themeColor="text1"/>
                <w:szCs w:val="22"/>
              </w:rPr>
              <w:t xml:space="preserve"> Time</w:t>
            </w:r>
            <w:r w:rsidR="005B7CF4">
              <w:rPr>
                <w:rFonts w:cs="Arial"/>
                <w:color w:val="000000" w:themeColor="text1"/>
                <w:szCs w:val="22"/>
              </w:rPr>
              <w:t xml:space="preserve"> (1-24 months since the item configuration)</w:t>
            </w:r>
            <w:r w:rsidR="000D1B95" w:rsidRPr="0068212D">
              <w:rPr>
                <w:rFonts w:cs="Arial"/>
                <w:color w:val="000000" w:themeColor="text1"/>
                <w:szCs w:val="22"/>
              </w:rPr>
              <w:t>. Both options shall have a soft button to set the r</w:t>
            </w:r>
            <w:r w:rsidRPr="0068212D">
              <w:rPr>
                <w:rFonts w:cs="Arial"/>
                <w:color w:val="000000" w:themeColor="text1"/>
                <w:szCs w:val="22"/>
              </w:rPr>
              <w:t>eminder OFF</w:t>
            </w:r>
            <w:commentRangeEnd w:id="1962"/>
            <w:r w:rsidR="003B0025">
              <w:rPr>
                <w:rStyle w:val="CommentReference"/>
                <w:rFonts w:ascii="Times New Roman" w:hAnsi="Times New Roman"/>
              </w:rPr>
              <w:commentReference w:id="1962"/>
            </w:r>
            <w:r w:rsidR="000D1B95" w:rsidRPr="0068212D">
              <w:rPr>
                <w:rFonts w:cs="Arial"/>
                <w:color w:val="000000" w:themeColor="text1"/>
                <w:szCs w:val="22"/>
              </w:rPr>
              <w:t>.</w:t>
            </w:r>
          </w:p>
          <w:p w14:paraId="098EF7F2" w14:textId="77777777" w:rsidR="005B7CF4" w:rsidRPr="00BC707B" w:rsidRDefault="005B7CF4" w:rsidP="005B7CF4">
            <w:pPr>
              <w:pStyle w:val="ListParagraph"/>
              <w:numPr>
                <w:ilvl w:val="0"/>
                <w:numId w:val="43"/>
              </w:numPr>
              <w:rPr>
                <w:rFonts w:cs="Arial"/>
                <w:szCs w:val="22"/>
              </w:rPr>
            </w:pPr>
            <w:r w:rsidRPr="005B7CF4">
              <w:rPr>
                <w:rFonts w:cs="Arial"/>
                <w:color w:val="000000" w:themeColor="text1"/>
                <w:szCs w:val="22"/>
              </w:rPr>
              <w:t xml:space="preserve">If the Maintenance Item threshold has been reached or the previous selected interval is overdue, the User shall receive a Maintenance </w:t>
            </w:r>
            <w:r w:rsidRPr="00BC707B">
              <w:rPr>
                <w:rFonts w:cs="Arial"/>
                <w:szCs w:val="22"/>
              </w:rPr>
              <w:t>Notification as following:</w:t>
            </w:r>
          </w:p>
          <w:p w14:paraId="4CCAC379" w14:textId="02918251" w:rsidR="005B7CF4" w:rsidRPr="00BC707B" w:rsidRDefault="005B7CF4" w:rsidP="005B7CF4">
            <w:pPr>
              <w:rPr>
                <w:rFonts w:cs="Arial"/>
                <w:szCs w:val="22"/>
              </w:rPr>
            </w:pPr>
            <w:r w:rsidRPr="00BC707B">
              <w:rPr>
                <w:rFonts w:cs="Arial"/>
                <w:szCs w:val="22"/>
              </w:rPr>
              <w:t xml:space="preserve">             [Header] {Maintenance list Item} needs attention!</w:t>
            </w:r>
          </w:p>
          <w:p w14:paraId="19B9DA84" w14:textId="29C6DA8B" w:rsidR="005B7CF4" w:rsidRPr="00BC707B" w:rsidRDefault="005B7CF4" w:rsidP="005B7CF4">
            <w:pPr>
              <w:rPr>
                <w:rFonts w:cs="Arial"/>
                <w:szCs w:val="22"/>
              </w:rPr>
            </w:pPr>
            <w:r w:rsidRPr="00BC707B">
              <w:rPr>
                <w:rFonts w:cs="Arial"/>
                <w:szCs w:val="22"/>
              </w:rPr>
              <w:t xml:space="preserve">             [Subject] The Maintenance on {maintenance list item} on {Trailer Name} is    overdue by {xx days / yy miles/kilometers}.</w:t>
            </w:r>
          </w:p>
          <w:p w14:paraId="2F37C237" w14:textId="0A00C077" w:rsidR="005B7CF4" w:rsidRPr="0068212D" w:rsidRDefault="005B7CF4" w:rsidP="005B7CF4">
            <w:pPr>
              <w:pStyle w:val="ListParagraph"/>
              <w:rPr>
                <w:ins w:id="1963" w:author="Rodriguez-flores, Raul (R.)" w:date="2020-07-15T14:44:00Z"/>
                <w:rFonts w:cs="Arial"/>
                <w:color w:val="000000" w:themeColor="text1"/>
                <w:szCs w:val="22"/>
              </w:rPr>
            </w:pPr>
            <w:r w:rsidRPr="00BC707B">
              <w:rPr>
                <w:rFonts w:cs="Arial"/>
                <w:szCs w:val="22"/>
              </w:rPr>
              <w:t>Recommended maintenance steps:</w:t>
            </w:r>
          </w:p>
        </w:tc>
      </w:tr>
      <w:tr w:rsidR="00827A96" w:rsidRPr="00FB5797" w14:paraId="7628558B" w14:textId="77777777" w:rsidTr="00C87E33">
        <w:trPr>
          <w:trHeight w:val="255"/>
        </w:trPr>
        <w:tc>
          <w:tcPr>
            <w:tcW w:w="2235" w:type="dxa"/>
            <w:shd w:val="clear" w:color="auto" w:fill="D9D9D9" w:themeFill="background1" w:themeFillShade="D9"/>
          </w:tcPr>
          <w:p w14:paraId="09C32AB2" w14:textId="77777777" w:rsidR="00827A96" w:rsidRPr="00F92EE6" w:rsidRDefault="00827A96" w:rsidP="00C87E33">
            <w:pPr>
              <w:rPr>
                <w:rFonts w:cs="Arial"/>
                <w:b/>
                <w:bCs/>
                <w:color w:val="000000" w:themeColor="text1"/>
                <w:szCs w:val="22"/>
              </w:rPr>
            </w:pPr>
          </w:p>
        </w:tc>
        <w:tc>
          <w:tcPr>
            <w:tcW w:w="669" w:type="dxa"/>
            <w:shd w:val="clear" w:color="auto" w:fill="auto"/>
          </w:tcPr>
          <w:p w14:paraId="1F49A07E" w14:textId="129C01F4" w:rsidR="00827A96" w:rsidRDefault="005B7CF4" w:rsidP="00C87E33">
            <w:pPr>
              <w:rPr>
                <w:rFonts w:cs="Arial"/>
                <w:color w:val="000000" w:themeColor="text1"/>
                <w:szCs w:val="22"/>
              </w:rPr>
            </w:pPr>
            <w:r>
              <w:rPr>
                <w:rFonts w:cs="Arial"/>
                <w:color w:val="000000" w:themeColor="text1"/>
                <w:szCs w:val="22"/>
              </w:rPr>
              <w:t>M5</w:t>
            </w:r>
          </w:p>
        </w:tc>
        <w:tc>
          <w:tcPr>
            <w:tcW w:w="7552" w:type="dxa"/>
            <w:shd w:val="clear" w:color="auto" w:fill="auto"/>
          </w:tcPr>
          <w:p w14:paraId="0C339FBF" w14:textId="77777777" w:rsidR="005B7CF4" w:rsidRDefault="005B7CF4" w:rsidP="005B7CF4">
            <w:pPr>
              <w:rPr>
                <w:rFonts w:cs="Arial"/>
                <w:color w:val="000000" w:themeColor="text1"/>
                <w:szCs w:val="22"/>
              </w:rPr>
            </w:pPr>
            <w:r>
              <w:rPr>
                <w:rFonts w:cs="Arial"/>
                <w:color w:val="000000" w:themeColor="text1"/>
                <w:szCs w:val="22"/>
              </w:rPr>
              <w:t>Maintenance Notification shall provide the following options:</w:t>
            </w:r>
          </w:p>
          <w:p w14:paraId="33840AD9" w14:textId="77777777" w:rsidR="005B7CF4" w:rsidRPr="00BC707B" w:rsidRDefault="005B7CF4" w:rsidP="005B7CF4">
            <w:pPr>
              <w:pStyle w:val="ListParagraph"/>
              <w:numPr>
                <w:ilvl w:val="0"/>
                <w:numId w:val="86"/>
              </w:numPr>
              <w:rPr>
                <w:rFonts w:cs="Arial"/>
                <w:szCs w:val="22"/>
              </w:rPr>
            </w:pPr>
            <w:commentRangeStart w:id="1964"/>
            <w:r w:rsidRPr="00BC707B">
              <w:rPr>
                <w:rFonts w:cs="Arial"/>
                <w:szCs w:val="22"/>
              </w:rPr>
              <w:t>Remind me later soft button will close the pop up but not clear the reminder (Change the HMI to close the Pop-up)</w:t>
            </w:r>
            <w:commentRangeEnd w:id="1964"/>
            <w:r w:rsidRPr="00BC707B">
              <w:rPr>
                <w:rStyle w:val="CommentReference"/>
                <w:rFonts w:ascii="Times New Roman" w:hAnsi="Times New Roman"/>
                <w:color w:val="auto"/>
              </w:rPr>
              <w:commentReference w:id="1964"/>
            </w:r>
          </w:p>
          <w:p w14:paraId="669ED398" w14:textId="6BA103F7" w:rsidR="00827A96" w:rsidRPr="00B737BD" w:rsidRDefault="005B7CF4" w:rsidP="00B737BD">
            <w:pPr>
              <w:pStyle w:val="ListParagraph"/>
              <w:numPr>
                <w:ilvl w:val="0"/>
                <w:numId w:val="86"/>
              </w:numPr>
              <w:rPr>
                <w:rFonts w:cs="Arial"/>
                <w:color w:val="000000" w:themeColor="text1"/>
                <w:szCs w:val="22"/>
              </w:rPr>
            </w:pPr>
            <w:r w:rsidRPr="00B737BD">
              <w:rPr>
                <w:rFonts w:cs="Arial"/>
                <w:color w:val="000000" w:themeColor="text1"/>
                <w:szCs w:val="22"/>
              </w:rPr>
              <w:t>Clear Reminder will clear the reminder</w:t>
            </w:r>
          </w:p>
        </w:tc>
      </w:tr>
      <w:tr w:rsidR="00707067" w:rsidRPr="00FB5797" w14:paraId="487EE008" w14:textId="77777777" w:rsidTr="00C87E33">
        <w:trPr>
          <w:trHeight w:val="255"/>
        </w:trPr>
        <w:tc>
          <w:tcPr>
            <w:tcW w:w="2235" w:type="dxa"/>
            <w:shd w:val="clear" w:color="auto" w:fill="D9D9D9" w:themeFill="background1" w:themeFillShade="D9"/>
          </w:tcPr>
          <w:p w14:paraId="0466A1D9" w14:textId="77777777" w:rsidR="00707067" w:rsidRPr="00F92EE6" w:rsidRDefault="00707067" w:rsidP="00C87E33">
            <w:pPr>
              <w:rPr>
                <w:rFonts w:cs="Arial"/>
                <w:b/>
                <w:bCs/>
                <w:color w:val="000000" w:themeColor="text1"/>
                <w:szCs w:val="22"/>
              </w:rPr>
            </w:pPr>
            <w:r>
              <w:rPr>
                <w:rFonts w:cs="Arial"/>
                <w:b/>
                <w:bCs/>
                <w:color w:val="000000" w:themeColor="text1"/>
                <w:szCs w:val="22"/>
              </w:rPr>
              <w:t>Alternative Flow 1</w:t>
            </w:r>
          </w:p>
        </w:tc>
        <w:tc>
          <w:tcPr>
            <w:tcW w:w="669" w:type="dxa"/>
            <w:shd w:val="clear" w:color="auto" w:fill="auto"/>
          </w:tcPr>
          <w:p w14:paraId="705BA81E" w14:textId="77777777" w:rsidR="00707067" w:rsidRDefault="00707067" w:rsidP="00C87E33">
            <w:pPr>
              <w:rPr>
                <w:rFonts w:cs="Arial"/>
                <w:color w:val="000000" w:themeColor="text1"/>
                <w:szCs w:val="22"/>
              </w:rPr>
            </w:pPr>
            <w:r>
              <w:rPr>
                <w:rFonts w:cs="Arial"/>
                <w:color w:val="000000" w:themeColor="text1"/>
                <w:szCs w:val="22"/>
              </w:rPr>
              <w:t>A1</w:t>
            </w:r>
          </w:p>
        </w:tc>
        <w:tc>
          <w:tcPr>
            <w:tcW w:w="7552" w:type="dxa"/>
            <w:shd w:val="clear" w:color="auto" w:fill="auto"/>
          </w:tcPr>
          <w:p w14:paraId="074D8023" w14:textId="77777777" w:rsidR="00707067" w:rsidRDefault="00707067" w:rsidP="00C87E33">
            <w:pPr>
              <w:rPr>
                <w:rFonts w:cs="Arial"/>
                <w:color w:val="000000" w:themeColor="text1"/>
                <w:szCs w:val="22"/>
              </w:rPr>
            </w:pPr>
            <w:r>
              <w:rPr>
                <w:rFonts w:cs="Arial"/>
                <w:color w:val="000000" w:themeColor="text1"/>
                <w:szCs w:val="22"/>
              </w:rPr>
              <w:t>User shall be able to consult the Maintenance status on a short description below each one of the Maintenance Items. The status will be described as following:</w:t>
            </w:r>
          </w:p>
          <w:p w14:paraId="43396E4B" w14:textId="77777777" w:rsidR="00707067" w:rsidRDefault="00707067" w:rsidP="00C87E33">
            <w:pPr>
              <w:rPr>
                <w:rFonts w:cs="Arial"/>
                <w:color w:val="000000" w:themeColor="text1"/>
                <w:szCs w:val="22"/>
              </w:rPr>
            </w:pPr>
            <w:r>
              <w:rPr>
                <w:rFonts w:cs="Arial"/>
                <w:color w:val="000000" w:themeColor="text1"/>
                <w:szCs w:val="22"/>
              </w:rPr>
              <w:t>[Item Name] Maintenance Item</w:t>
            </w:r>
          </w:p>
          <w:p w14:paraId="0D491A33" w14:textId="77777777" w:rsidR="00707067" w:rsidRDefault="00707067" w:rsidP="00707067">
            <w:pPr>
              <w:rPr>
                <w:rFonts w:cs="Arial"/>
                <w:color w:val="000000" w:themeColor="text1"/>
                <w:szCs w:val="22"/>
              </w:rPr>
            </w:pPr>
            <w:r>
              <w:rPr>
                <w:rFonts w:cs="Arial"/>
                <w:color w:val="000000" w:themeColor="text1"/>
                <w:szCs w:val="22"/>
              </w:rPr>
              <w:t xml:space="preserve">[Item Status] Upcoming maintenance </w:t>
            </w:r>
            <w:r w:rsidR="00B234C0">
              <w:rPr>
                <w:rFonts w:cs="Arial"/>
                <w:color w:val="000000" w:themeColor="text1"/>
                <w:szCs w:val="22"/>
              </w:rPr>
              <w:t>in the next</w:t>
            </w:r>
            <w:r>
              <w:rPr>
                <w:rFonts w:cs="Arial"/>
                <w:color w:val="000000" w:themeColor="text1"/>
                <w:szCs w:val="22"/>
              </w:rPr>
              <w:t xml:space="preserve"> </w:t>
            </w:r>
            <w:r w:rsidR="00B234C0">
              <w:rPr>
                <w:rFonts w:cs="Arial"/>
                <w:color w:val="000000" w:themeColor="text1"/>
                <w:szCs w:val="22"/>
              </w:rPr>
              <w:t>(yy</w:t>
            </w:r>
            <w:r>
              <w:rPr>
                <w:rFonts w:cs="Arial"/>
                <w:color w:val="000000" w:themeColor="text1"/>
                <w:szCs w:val="22"/>
              </w:rPr>
              <w:t xml:space="preserve"> mile</w:t>
            </w:r>
            <w:r w:rsidR="00B234C0">
              <w:rPr>
                <w:rFonts w:cs="Arial"/>
                <w:color w:val="000000" w:themeColor="text1"/>
                <w:szCs w:val="22"/>
              </w:rPr>
              <w:t xml:space="preserve">s </w:t>
            </w:r>
            <w:commentRangeStart w:id="1965"/>
            <w:r w:rsidR="00B234C0">
              <w:rPr>
                <w:rFonts w:cs="Arial"/>
                <w:color w:val="000000" w:themeColor="text1"/>
                <w:szCs w:val="22"/>
              </w:rPr>
              <w:t>/xx</w:t>
            </w:r>
            <w:r>
              <w:rPr>
                <w:rFonts w:cs="Arial"/>
                <w:color w:val="000000" w:themeColor="text1"/>
                <w:szCs w:val="22"/>
              </w:rPr>
              <w:t xml:space="preserve"> </w:t>
            </w:r>
            <w:r w:rsidR="00B234C0">
              <w:rPr>
                <w:rFonts w:cs="Arial"/>
                <w:color w:val="000000" w:themeColor="text1"/>
                <w:szCs w:val="22"/>
              </w:rPr>
              <w:t>days</w:t>
            </w:r>
            <w:commentRangeEnd w:id="1965"/>
            <w:r w:rsidR="003B0025">
              <w:rPr>
                <w:rStyle w:val="CommentReference"/>
                <w:rFonts w:ascii="Times New Roman" w:hAnsi="Times New Roman"/>
              </w:rPr>
              <w:commentReference w:id="1965"/>
            </w:r>
            <w:r w:rsidR="00B234C0">
              <w:rPr>
                <w:rFonts w:cs="Arial"/>
                <w:color w:val="000000" w:themeColor="text1"/>
                <w:szCs w:val="22"/>
              </w:rPr>
              <w:t>)</w:t>
            </w:r>
          </w:p>
        </w:tc>
      </w:tr>
      <w:tr w:rsidR="00827A96" w:rsidRPr="00FB5797" w14:paraId="432EB79A" w14:textId="77777777" w:rsidTr="00C87E33">
        <w:trPr>
          <w:trHeight w:val="255"/>
          <w:ins w:id="1966" w:author="Rodriguez-flores, Raul (R.)" w:date="2020-07-15T14:44:00Z"/>
        </w:trPr>
        <w:tc>
          <w:tcPr>
            <w:tcW w:w="2235" w:type="dxa"/>
            <w:shd w:val="clear" w:color="auto" w:fill="D9D9D9" w:themeFill="background1" w:themeFillShade="D9"/>
          </w:tcPr>
          <w:p w14:paraId="54418F9D" w14:textId="69208739" w:rsidR="00827A96" w:rsidRPr="00F92EE6" w:rsidRDefault="00827A96" w:rsidP="00C87E33">
            <w:pPr>
              <w:rPr>
                <w:ins w:id="1967" w:author="Rodriguez-flores, Raul (R.)" w:date="2020-07-15T14:44:00Z"/>
                <w:rFonts w:cs="Arial"/>
                <w:b/>
                <w:bCs/>
                <w:color w:val="000000" w:themeColor="text1"/>
                <w:szCs w:val="22"/>
              </w:rPr>
            </w:pPr>
            <w:ins w:id="1968" w:author="Rodriguez-flores, Raul (R.)" w:date="2020-07-15T14:44:00Z">
              <w:r w:rsidRPr="00F92EE6">
                <w:rPr>
                  <w:rFonts w:cs="Arial"/>
                  <w:b/>
                  <w:bCs/>
                  <w:color w:val="000000" w:themeColor="text1"/>
                  <w:szCs w:val="22"/>
                </w:rPr>
                <w:t xml:space="preserve">Alternative Flow </w:t>
              </w:r>
            </w:ins>
            <w:r w:rsidR="0068212D">
              <w:rPr>
                <w:rFonts w:cs="Arial"/>
                <w:b/>
                <w:bCs/>
                <w:color w:val="000000" w:themeColor="text1"/>
                <w:szCs w:val="22"/>
              </w:rPr>
              <w:t>2</w:t>
            </w:r>
          </w:p>
        </w:tc>
        <w:tc>
          <w:tcPr>
            <w:tcW w:w="669" w:type="dxa"/>
            <w:shd w:val="clear" w:color="auto" w:fill="auto"/>
          </w:tcPr>
          <w:p w14:paraId="722F62EF" w14:textId="380A8F13" w:rsidR="00827A96" w:rsidRPr="00F92EE6" w:rsidRDefault="00827A96" w:rsidP="00C87E33">
            <w:pPr>
              <w:rPr>
                <w:ins w:id="1969" w:author="Rodriguez-flores, Raul (R.)" w:date="2020-07-15T14:44:00Z"/>
                <w:rFonts w:cs="Arial"/>
                <w:color w:val="000000" w:themeColor="text1"/>
                <w:szCs w:val="22"/>
              </w:rPr>
            </w:pPr>
            <w:ins w:id="1970" w:author="Rodriguez-flores, Raul (R.)" w:date="2020-07-15T14:44:00Z">
              <w:r w:rsidRPr="00F92EE6">
                <w:rPr>
                  <w:rFonts w:cs="Arial"/>
                  <w:color w:val="000000" w:themeColor="text1"/>
                  <w:szCs w:val="22"/>
                </w:rPr>
                <w:t>A</w:t>
              </w:r>
            </w:ins>
            <w:r w:rsidR="0068212D">
              <w:rPr>
                <w:rFonts w:cs="Arial"/>
                <w:color w:val="000000" w:themeColor="text1"/>
                <w:szCs w:val="22"/>
              </w:rPr>
              <w:t>2</w:t>
            </w:r>
          </w:p>
        </w:tc>
        <w:tc>
          <w:tcPr>
            <w:tcW w:w="7552" w:type="dxa"/>
            <w:shd w:val="clear" w:color="auto" w:fill="auto"/>
          </w:tcPr>
          <w:p w14:paraId="1EF3500E" w14:textId="77777777" w:rsidR="00827A96" w:rsidRPr="00F92EE6" w:rsidRDefault="00827A96" w:rsidP="00C87E33">
            <w:pPr>
              <w:pStyle w:val="ListParagraph"/>
              <w:numPr>
                <w:ilvl w:val="0"/>
                <w:numId w:val="59"/>
              </w:numPr>
              <w:overflowPunct/>
              <w:autoSpaceDE/>
              <w:autoSpaceDN/>
              <w:adjustRightInd/>
              <w:contextualSpacing/>
              <w:textAlignment w:val="auto"/>
              <w:rPr>
                <w:ins w:id="1971" w:author="Rodriguez-flores, Raul (R.)" w:date="2020-07-15T14:44:00Z"/>
                <w:rFonts w:cs="Arial"/>
                <w:color w:val="000000" w:themeColor="text1"/>
                <w:szCs w:val="22"/>
              </w:rPr>
            </w:pPr>
            <w:ins w:id="1972" w:author="Rodriguez-flores, Raul (R.)" w:date="2020-07-15T14:44:00Z">
              <w:r>
                <w:rPr>
                  <w:rFonts w:cs="Arial"/>
                  <w:color w:val="000000" w:themeColor="text1"/>
                  <w:szCs w:val="22"/>
                </w:rPr>
                <w:t xml:space="preserve">User can </w:t>
              </w:r>
            </w:ins>
            <w:ins w:id="1973" w:author="Rodriguez-flores, Raul (R.)" w:date="2020-07-15T15:13:00Z">
              <w:r>
                <w:rPr>
                  <w:rFonts w:cs="Arial"/>
                  <w:color w:val="000000" w:themeColor="text1"/>
                  <w:szCs w:val="22"/>
                </w:rPr>
                <w:t xml:space="preserve">change the Vehicle </w:t>
              </w:r>
            </w:ins>
            <w:ins w:id="1974" w:author="Rodriguez-flores, Raul (R.)" w:date="2020-07-15T15:14:00Z">
              <w:r>
                <w:rPr>
                  <w:rFonts w:cs="Arial"/>
                  <w:color w:val="000000" w:themeColor="text1"/>
                  <w:szCs w:val="22"/>
                </w:rPr>
                <w:t>from the stationary position.</w:t>
              </w:r>
            </w:ins>
          </w:p>
          <w:p w14:paraId="7752EBD8" w14:textId="77777777" w:rsidR="00827A96" w:rsidRPr="009F1BB3" w:rsidRDefault="00827A96" w:rsidP="00C87E33">
            <w:pPr>
              <w:pStyle w:val="ListParagraph"/>
              <w:numPr>
                <w:ilvl w:val="0"/>
                <w:numId w:val="59"/>
              </w:numPr>
              <w:overflowPunct/>
              <w:autoSpaceDE/>
              <w:autoSpaceDN/>
              <w:adjustRightInd/>
              <w:contextualSpacing/>
              <w:textAlignment w:val="auto"/>
              <w:rPr>
                <w:ins w:id="1975" w:author="Rodriguez-flores, Raul (R.)" w:date="2020-07-15T14:44:00Z"/>
                <w:rFonts w:cs="Arial"/>
                <w:color w:val="000000" w:themeColor="text1"/>
                <w:szCs w:val="22"/>
              </w:rPr>
            </w:pPr>
            <w:ins w:id="1976" w:author="Rodriguez-flores, Raul (R.)" w:date="2020-07-15T14:44:00Z">
              <w:r>
                <w:rPr>
                  <w:rFonts w:cs="Arial"/>
                  <w:color w:val="000000" w:themeColor="text1"/>
                  <w:szCs w:val="22"/>
                </w:rPr>
                <w:t>Feature shall</w:t>
              </w:r>
            </w:ins>
            <w:ins w:id="1977"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1978" w:author="Rodriguez-flores, Raul (R.)" w:date="2020-07-15T15:14:00Z">
              <w:r>
                <w:rPr>
                  <w:rFonts w:cs="Arial"/>
                  <w:color w:val="000000" w:themeColor="text1"/>
                  <w:szCs w:val="22"/>
                </w:rPr>
                <w:t xml:space="preserve"> the Trailer Maintenance </w:t>
              </w:r>
            </w:ins>
            <w:r>
              <w:rPr>
                <w:rFonts w:cs="Arial"/>
                <w:color w:val="000000" w:themeColor="text1"/>
                <w:szCs w:val="22"/>
              </w:rPr>
              <w:t>Menu</w:t>
            </w:r>
            <w:ins w:id="1979" w:author="Rodriguez-flores, Raul (R.)" w:date="2020-07-15T15:14:00Z">
              <w:r>
                <w:rPr>
                  <w:rFonts w:cs="Arial"/>
                  <w:color w:val="000000" w:themeColor="text1"/>
                  <w:szCs w:val="22"/>
                </w:rPr>
                <w:t>.</w:t>
              </w:r>
            </w:ins>
          </w:p>
        </w:tc>
      </w:tr>
      <w:tr w:rsidR="00827A96" w:rsidRPr="00FB5797" w14:paraId="75AFA7BF" w14:textId="77777777" w:rsidTr="00C87E33">
        <w:trPr>
          <w:trHeight w:val="255"/>
          <w:ins w:id="1980" w:author="Rodriguez-flores, Raul (R.)" w:date="2020-07-15T14:44:00Z"/>
        </w:trPr>
        <w:tc>
          <w:tcPr>
            <w:tcW w:w="2235" w:type="dxa"/>
            <w:shd w:val="clear" w:color="auto" w:fill="D9D9D9" w:themeFill="background1" w:themeFillShade="D9"/>
          </w:tcPr>
          <w:p w14:paraId="72466BC7" w14:textId="77777777" w:rsidR="00827A96" w:rsidRPr="00F92EE6" w:rsidRDefault="00827A96" w:rsidP="00C87E33">
            <w:pPr>
              <w:rPr>
                <w:ins w:id="1981" w:author="Rodriguez-flores, Raul (R.)" w:date="2020-07-15T14:44:00Z"/>
                <w:rFonts w:cs="Arial"/>
                <w:b/>
                <w:bCs/>
                <w:color w:val="000000" w:themeColor="text1"/>
                <w:szCs w:val="22"/>
              </w:rPr>
            </w:pPr>
            <w:ins w:id="1982" w:author="Rodriguez-flores, Raul (R.)" w:date="2020-07-15T14:44:00Z">
              <w:r w:rsidRPr="00F92EE6">
                <w:rPr>
                  <w:rFonts w:cs="Arial"/>
                  <w:b/>
                  <w:bCs/>
                  <w:color w:val="000000" w:themeColor="text1"/>
                  <w:szCs w:val="22"/>
                </w:rPr>
                <w:t xml:space="preserve">Alternative Flow </w:t>
              </w:r>
            </w:ins>
            <w:r w:rsidR="00B234C0">
              <w:rPr>
                <w:rFonts w:cs="Arial"/>
                <w:b/>
                <w:bCs/>
                <w:color w:val="000000" w:themeColor="text1"/>
                <w:szCs w:val="22"/>
              </w:rPr>
              <w:t>4</w:t>
            </w:r>
          </w:p>
        </w:tc>
        <w:tc>
          <w:tcPr>
            <w:tcW w:w="669" w:type="dxa"/>
            <w:shd w:val="clear" w:color="auto" w:fill="auto"/>
          </w:tcPr>
          <w:p w14:paraId="12A1B385" w14:textId="77777777" w:rsidR="00827A96" w:rsidRPr="00F92EE6" w:rsidRDefault="00B234C0" w:rsidP="00C87E33">
            <w:pPr>
              <w:rPr>
                <w:ins w:id="1983" w:author="Rodriguez-flores, Raul (R.)" w:date="2020-07-15T14:44:00Z"/>
                <w:rFonts w:cs="Arial"/>
                <w:color w:val="000000" w:themeColor="text1"/>
                <w:szCs w:val="22"/>
              </w:rPr>
            </w:pPr>
            <w:r>
              <w:rPr>
                <w:rFonts w:cs="Arial"/>
                <w:color w:val="000000" w:themeColor="text1"/>
                <w:szCs w:val="22"/>
              </w:rPr>
              <w:t>A4</w:t>
            </w:r>
          </w:p>
        </w:tc>
        <w:tc>
          <w:tcPr>
            <w:tcW w:w="7552" w:type="dxa"/>
            <w:shd w:val="clear" w:color="auto" w:fill="auto"/>
          </w:tcPr>
          <w:p w14:paraId="6070C377" w14:textId="77777777" w:rsidR="00827A96" w:rsidRDefault="00827A96" w:rsidP="00C87E33">
            <w:pPr>
              <w:pStyle w:val="ListParagraph"/>
              <w:numPr>
                <w:ilvl w:val="0"/>
                <w:numId w:val="59"/>
              </w:numPr>
              <w:overflowPunct/>
              <w:autoSpaceDE/>
              <w:autoSpaceDN/>
              <w:adjustRightInd/>
              <w:contextualSpacing/>
              <w:textAlignment w:val="auto"/>
              <w:rPr>
                <w:rFonts w:cs="Arial"/>
                <w:color w:val="000000" w:themeColor="text1"/>
                <w:szCs w:val="22"/>
              </w:rPr>
            </w:pPr>
            <w:ins w:id="1984" w:author="Rodriguez-flores, Raul (R.)" w:date="2020-07-15T14:44:00Z">
              <w:r>
                <w:rPr>
                  <w:rFonts w:cs="Arial"/>
                  <w:color w:val="000000" w:themeColor="text1"/>
                  <w:szCs w:val="22"/>
                </w:rPr>
                <w:t xml:space="preserve">User </w:t>
              </w:r>
            </w:ins>
            <w:r>
              <w:rPr>
                <w:rFonts w:cs="Arial"/>
                <w:color w:val="000000" w:themeColor="text1"/>
                <w:szCs w:val="22"/>
              </w:rPr>
              <w:t>request access to the Trailer Maintenance when the Default Trailer profiles has been selected.</w:t>
            </w:r>
          </w:p>
          <w:p w14:paraId="61079760" w14:textId="77777777" w:rsidR="00827A96" w:rsidRDefault="00827A96" w:rsidP="00C87E33">
            <w:pPr>
              <w:pStyle w:val="ListParagraph"/>
              <w:numPr>
                <w:ilvl w:val="0"/>
                <w:numId w:val="59"/>
              </w:numPr>
              <w:overflowPunct/>
              <w:autoSpaceDE/>
              <w:autoSpaceDN/>
              <w:adjustRightInd/>
              <w:contextualSpacing/>
              <w:textAlignment w:val="auto"/>
              <w:rPr>
                <w:rFonts w:cs="Arial"/>
                <w:color w:val="000000" w:themeColor="text1"/>
                <w:szCs w:val="22"/>
              </w:rPr>
            </w:pPr>
            <w:ins w:id="1985" w:author="Rodriguez-flores, Raul (R.)" w:date="2020-07-15T14:44:00Z">
              <w:r w:rsidRPr="006038F2">
                <w:rPr>
                  <w:rFonts w:cs="Arial"/>
                  <w:color w:val="000000" w:themeColor="text1"/>
                  <w:szCs w:val="22"/>
                </w:rPr>
                <w:t>Feature shall</w:t>
              </w:r>
            </w:ins>
            <w:ins w:id="1986" w:author="Rodriguez-flores, Raul (R.)" w:date="2020-07-15T15:14:00Z">
              <w:r w:rsidRPr="006038F2">
                <w:rPr>
                  <w:rFonts w:cs="Arial"/>
                  <w:color w:val="000000" w:themeColor="text1"/>
                  <w:szCs w:val="22"/>
                </w:rPr>
                <w:t xml:space="preserve"> </w:t>
              </w:r>
            </w:ins>
            <w:r>
              <w:rPr>
                <w:rFonts w:cs="Arial"/>
                <w:color w:val="000000" w:themeColor="text1"/>
                <w:szCs w:val="22"/>
              </w:rPr>
              <w:t>send a Notification/Pop up to notify the Trailer Maintenance Status is not available for the Default Trailer Profile.</w:t>
            </w:r>
          </w:p>
          <w:p w14:paraId="7B473455" w14:textId="77777777" w:rsidR="00827A96" w:rsidRPr="006038F2" w:rsidRDefault="00827A96" w:rsidP="00C87E33">
            <w:pPr>
              <w:pStyle w:val="ListParagraph"/>
              <w:numPr>
                <w:ilvl w:val="0"/>
                <w:numId w:val="59"/>
              </w:numPr>
              <w:overflowPunct/>
              <w:autoSpaceDE/>
              <w:autoSpaceDN/>
              <w:adjustRightInd/>
              <w:contextualSpacing/>
              <w:textAlignment w:val="auto"/>
              <w:rPr>
                <w:ins w:id="1987" w:author="Rodriguez-flores, Raul (R.)" w:date="2020-07-15T14:44:00Z"/>
                <w:rFonts w:cs="Arial"/>
                <w:color w:val="000000" w:themeColor="text1"/>
                <w:szCs w:val="22"/>
              </w:rPr>
            </w:pPr>
            <w:r>
              <w:rPr>
                <w:rFonts w:cs="Arial"/>
                <w:color w:val="000000" w:themeColor="text1"/>
                <w:szCs w:val="22"/>
              </w:rPr>
              <w:t>Feature shall disable the Active Trailer Status component list.</w:t>
            </w:r>
          </w:p>
        </w:tc>
      </w:tr>
      <w:tr w:rsidR="00827A96" w:rsidRPr="00FB5797" w14:paraId="39A57E37" w14:textId="77777777" w:rsidTr="00C87E33">
        <w:trPr>
          <w:trHeight w:val="255"/>
          <w:ins w:id="1988" w:author="Rodriguez-flores, Raul (R.)" w:date="2020-07-15T14:44:00Z"/>
        </w:trPr>
        <w:tc>
          <w:tcPr>
            <w:tcW w:w="2235" w:type="dxa"/>
            <w:shd w:val="clear" w:color="auto" w:fill="D9D9D9" w:themeFill="background1" w:themeFillShade="D9"/>
          </w:tcPr>
          <w:p w14:paraId="6EC348CA" w14:textId="77777777" w:rsidR="00827A96" w:rsidRPr="00F92EE6" w:rsidRDefault="00827A96" w:rsidP="00C87E33">
            <w:pPr>
              <w:rPr>
                <w:ins w:id="1989" w:author="Rodriguez-flores, Raul (R.)" w:date="2020-07-15T14:44:00Z"/>
                <w:rFonts w:cs="Arial"/>
                <w:b/>
                <w:bCs/>
                <w:color w:val="000000" w:themeColor="text1"/>
                <w:szCs w:val="22"/>
              </w:rPr>
            </w:pPr>
            <w:ins w:id="1990" w:author="Rodriguez-flores, Raul (R.)" w:date="2020-07-15T14:44:00Z">
              <w:r w:rsidRPr="00F92EE6">
                <w:rPr>
                  <w:rFonts w:cs="Arial"/>
                  <w:b/>
                  <w:bCs/>
                  <w:color w:val="000000" w:themeColor="text1"/>
                  <w:szCs w:val="22"/>
                </w:rPr>
                <w:t xml:space="preserve">Alternative Flow </w:t>
              </w:r>
            </w:ins>
            <w:r w:rsidR="00B234C0">
              <w:rPr>
                <w:rFonts w:cs="Arial"/>
                <w:b/>
                <w:bCs/>
                <w:color w:val="000000" w:themeColor="text1"/>
                <w:szCs w:val="22"/>
              </w:rPr>
              <w:t>5</w:t>
            </w:r>
          </w:p>
        </w:tc>
        <w:tc>
          <w:tcPr>
            <w:tcW w:w="669" w:type="dxa"/>
            <w:shd w:val="clear" w:color="auto" w:fill="auto"/>
          </w:tcPr>
          <w:p w14:paraId="54CC57B5" w14:textId="77777777" w:rsidR="00827A96" w:rsidRPr="00F92EE6" w:rsidRDefault="00827A96" w:rsidP="00C87E33">
            <w:pPr>
              <w:rPr>
                <w:ins w:id="1991" w:author="Rodriguez-flores, Raul (R.)" w:date="2020-07-15T14:44:00Z"/>
                <w:rFonts w:cs="Arial"/>
                <w:color w:val="000000" w:themeColor="text1"/>
                <w:szCs w:val="22"/>
              </w:rPr>
            </w:pPr>
            <w:ins w:id="1992" w:author="Rodriguez-flores, Raul (R.)" w:date="2020-07-15T14:44:00Z">
              <w:r w:rsidRPr="00F92EE6">
                <w:rPr>
                  <w:rFonts w:cs="Arial"/>
                  <w:color w:val="000000" w:themeColor="text1"/>
                  <w:szCs w:val="22"/>
                </w:rPr>
                <w:t>A</w:t>
              </w:r>
            </w:ins>
            <w:r w:rsidR="00B234C0">
              <w:rPr>
                <w:rFonts w:cs="Arial"/>
                <w:color w:val="000000" w:themeColor="text1"/>
                <w:szCs w:val="22"/>
              </w:rPr>
              <w:t>5</w:t>
            </w:r>
          </w:p>
        </w:tc>
        <w:tc>
          <w:tcPr>
            <w:tcW w:w="7552" w:type="dxa"/>
            <w:shd w:val="clear" w:color="auto" w:fill="auto"/>
          </w:tcPr>
          <w:p w14:paraId="3E4D8B01" w14:textId="77777777" w:rsidR="00827A96" w:rsidRPr="00F92EE6" w:rsidRDefault="00827A96" w:rsidP="00C87E33">
            <w:pPr>
              <w:pStyle w:val="ListParagraph"/>
              <w:numPr>
                <w:ilvl w:val="0"/>
                <w:numId w:val="60"/>
              </w:numPr>
              <w:rPr>
                <w:ins w:id="1993" w:author="Rodriguez-flores, Raul (R.)" w:date="2020-07-15T14:44:00Z"/>
                <w:rFonts w:cs="Arial"/>
                <w:color w:val="000000" w:themeColor="text1"/>
                <w:szCs w:val="22"/>
              </w:rPr>
            </w:pPr>
            <w:ins w:id="1994" w:author="Rodriguez-flores, Raul (R.)" w:date="2020-07-15T15:21:00Z">
              <w:r>
                <w:rPr>
                  <w:rFonts w:cs="Arial"/>
                  <w:color w:val="000000" w:themeColor="text1"/>
                  <w:szCs w:val="22"/>
                </w:rPr>
                <w:t xml:space="preserve">Trailer Tow harness may get </w:t>
              </w:r>
            </w:ins>
            <w:ins w:id="1995" w:author="Rodriguez-flores, Raul (R.)" w:date="2020-07-15T15:22:00Z">
              <w:r>
                <w:rPr>
                  <w:rFonts w:cs="Arial"/>
                  <w:color w:val="000000" w:themeColor="text1"/>
                  <w:szCs w:val="22"/>
                </w:rPr>
                <w:t>disconnected.</w:t>
              </w:r>
            </w:ins>
          </w:p>
          <w:p w14:paraId="3FDA6D72" w14:textId="77777777" w:rsidR="00827A96" w:rsidRPr="00123D1A" w:rsidRDefault="00827A96" w:rsidP="00C87E33">
            <w:pPr>
              <w:pStyle w:val="ListParagraph"/>
              <w:numPr>
                <w:ilvl w:val="0"/>
                <w:numId w:val="60"/>
              </w:numPr>
              <w:rPr>
                <w:ins w:id="1996" w:author="Rodriguez-flores, Raul (R.)" w:date="2020-07-15T14:44:00Z"/>
                <w:rFonts w:cs="Arial"/>
                <w:color w:val="000000" w:themeColor="text1"/>
                <w:szCs w:val="22"/>
                <w:rPrChange w:id="1997" w:author="Rodriguez-flores, Raul (R.)" w:date="2020-07-15T15:31:00Z">
                  <w:rPr>
                    <w:ins w:id="1998" w:author="Rodriguez-flores, Raul (R.)" w:date="2020-07-15T14:44:00Z"/>
                  </w:rPr>
                </w:rPrChange>
              </w:rPr>
            </w:pPr>
            <w:ins w:id="1999" w:author="Rodriguez-flores, Raul (R.)" w:date="2020-07-15T14:44:00Z">
              <w:r w:rsidRPr="00F92EE6">
                <w:rPr>
                  <w:rFonts w:cs="Arial"/>
                  <w:color w:val="000000" w:themeColor="text1"/>
                  <w:szCs w:val="22"/>
                </w:rPr>
                <w:t>Featur</w:t>
              </w:r>
              <w:r>
                <w:rPr>
                  <w:rFonts w:cs="Arial"/>
                  <w:color w:val="000000" w:themeColor="text1"/>
                  <w:szCs w:val="22"/>
                </w:rPr>
                <w:t>e shall</w:t>
              </w:r>
            </w:ins>
            <w:ins w:id="2000"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001" w:author="Rodriguez-flores, Raul (R.)" w:date="2020-07-15T15:14:00Z">
              <w:r>
                <w:rPr>
                  <w:rFonts w:cs="Arial"/>
                  <w:color w:val="000000" w:themeColor="text1"/>
                  <w:szCs w:val="22"/>
                </w:rPr>
                <w:t xml:space="preserve"> the Trailer Maintenance </w:t>
              </w:r>
            </w:ins>
            <w:r>
              <w:rPr>
                <w:rFonts w:cs="Arial"/>
                <w:color w:val="000000" w:themeColor="text1"/>
                <w:szCs w:val="22"/>
              </w:rPr>
              <w:t>Menu</w:t>
            </w:r>
            <w:ins w:id="2002" w:author="Rodriguez-flores, Raul (R.)" w:date="2020-07-15T15:14:00Z">
              <w:r>
                <w:rPr>
                  <w:rFonts w:cs="Arial"/>
                  <w:color w:val="000000" w:themeColor="text1"/>
                  <w:szCs w:val="22"/>
                </w:rPr>
                <w:t>.</w:t>
              </w:r>
            </w:ins>
          </w:p>
        </w:tc>
      </w:tr>
      <w:tr w:rsidR="00827A96" w:rsidRPr="00FB5797" w14:paraId="12B9F753" w14:textId="77777777" w:rsidTr="00C87E33">
        <w:trPr>
          <w:trHeight w:val="255"/>
          <w:ins w:id="2003" w:author="Rodriguez-flores, Raul (R.)" w:date="2020-07-15T14:44:00Z"/>
        </w:trPr>
        <w:tc>
          <w:tcPr>
            <w:tcW w:w="2235" w:type="dxa"/>
            <w:shd w:val="clear" w:color="auto" w:fill="D9D9D9" w:themeFill="background1" w:themeFillShade="D9"/>
          </w:tcPr>
          <w:p w14:paraId="1CE7C89E" w14:textId="77777777" w:rsidR="00827A96" w:rsidRPr="00F92EE6" w:rsidRDefault="00827A96" w:rsidP="00C87E33">
            <w:pPr>
              <w:rPr>
                <w:ins w:id="2004" w:author="Rodriguez-flores, Raul (R.)" w:date="2020-07-15T14:44:00Z"/>
                <w:rFonts w:cs="Arial"/>
                <w:b/>
                <w:bCs/>
                <w:color w:val="000000" w:themeColor="text1"/>
                <w:szCs w:val="22"/>
              </w:rPr>
            </w:pPr>
          </w:p>
        </w:tc>
        <w:tc>
          <w:tcPr>
            <w:tcW w:w="669" w:type="dxa"/>
            <w:shd w:val="clear" w:color="auto" w:fill="auto"/>
          </w:tcPr>
          <w:p w14:paraId="03081790" w14:textId="77777777" w:rsidR="00827A96" w:rsidRPr="00F92EE6" w:rsidRDefault="00827A96" w:rsidP="00C87E33">
            <w:pPr>
              <w:rPr>
                <w:ins w:id="2005" w:author="Rodriguez-flores, Raul (R.)" w:date="2020-07-15T14:44:00Z"/>
                <w:rFonts w:cs="Arial"/>
                <w:color w:val="000000" w:themeColor="text1"/>
                <w:szCs w:val="22"/>
              </w:rPr>
            </w:pPr>
          </w:p>
        </w:tc>
        <w:tc>
          <w:tcPr>
            <w:tcW w:w="7552" w:type="dxa"/>
            <w:shd w:val="clear" w:color="auto" w:fill="auto"/>
          </w:tcPr>
          <w:p w14:paraId="687CB1B2" w14:textId="77777777" w:rsidR="00827A96" w:rsidRPr="00F92EE6" w:rsidRDefault="00827A96" w:rsidP="00C87E33">
            <w:pPr>
              <w:rPr>
                <w:ins w:id="2006" w:author="Rodriguez-flores, Raul (R.)" w:date="2020-07-15T14:44:00Z"/>
                <w:rFonts w:cs="Arial"/>
                <w:color w:val="000000" w:themeColor="text1"/>
                <w:szCs w:val="22"/>
              </w:rPr>
            </w:pPr>
          </w:p>
        </w:tc>
      </w:tr>
      <w:tr w:rsidR="00827A96" w:rsidRPr="00FB5797" w14:paraId="4B9949A5" w14:textId="77777777" w:rsidTr="00C87E33">
        <w:trPr>
          <w:trHeight w:val="255"/>
          <w:ins w:id="2007" w:author="Rodriguez-flores, Raul (R.)" w:date="2020-07-15T14:44:00Z"/>
        </w:trPr>
        <w:tc>
          <w:tcPr>
            <w:tcW w:w="2235" w:type="dxa"/>
            <w:shd w:val="clear" w:color="auto" w:fill="D9D9D9" w:themeFill="background1" w:themeFillShade="D9"/>
          </w:tcPr>
          <w:p w14:paraId="0351E6B9" w14:textId="77777777" w:rsidR="00827A96" w:rsidRPr="00F92EE6" w:rsidRDefault="00827A96" w:rsidP="00C87E33">
            <w:pPr>
              <w:rPr>
                <w:ins w:id="2008" w:author="Rodriguez-flores, Raul (R.)" w:date="2020-07-15T14:44:00Z"/>
                <w:rFonts w:cs="Arial"/>
                <w:b/>
                <w:bCs/>
                <w:color w:val="000000" w:themeColor="text1"/>
                <w:szCs w:val="22"/>
              </w:rPr>
            </w:pPr>
            <w:ins w:id="2009" w:author="Rodriguez-flores, Raul (R.)" w:date="2020-07-15T14:44:00Z">
              <w:r w:rsidRPr="00F92EE6">
                <w:rPr>
                  <w:rFonts w:cs="Arial"/>
                  <w:b/>
                  <w:bCs/>
                  <w:color w:val="000000" w:themeColor="text1"/>
                  <w:szCs w:val="22"/>
                </w:rPr>
                <w:t>Post-condition</w:t>
              </w:r>
            </w:ins>
          </w:p>
        </w:tc>
        <w:tc>
          <w:tcPr>
            <w:tcW w:w="669" w:type="dxa"/>
            <w:shd w:val="clear" w:color="auto" w:fill="auto"/>
          </w:tcPr>
          <w:p w14:paraId="780D0A31" w14:textId="77777777" w:rsidR="00827A96" w:rsidRPr="00F92EE6" w:rsidRDefault="00827A96" w:rsidP="00C87E33">
            <w:pPr>
              <w:rPr>
                <w:ins w:id="2010" w:author="Rodriguez-flores, Raul (R.)" w:date="2020-07-15T14:44:00Z"/>
                <w:rFonts w:cs="Arial"/>
                <w:color w:val="000000" w:themeColor="text1"/>
                <w:szCs w:val="22"/>
              </w:rPr>
            </w:pPr>
          </w:p>
        </w:tc>
        <w:tc>
          <w:tcPr>
            <w:tcW w:w="7552" w:type="dxa"/>
            <w:shd w:val="clear" w:color="auto" w:fill="auto"/>
          </w:tcPr>
          <w:p w14:paraId="274CE27B" w14:textId="77777777" w:rsidR="00827A96" w:rsidRPr="00F92EE6" w:rsidRDefault="00827A96" w:rsidP="00C87E33">
            <w:pPr>
              <w:rPr>
                <w:ins w:id="2011" w:author="Rodriguez-flores, Raul (R.)" w:date="2020-07-15T14:44:00Z"/>
                <w:rFonts w:cs="Arial"/>
                <w:color w:val="000000" w:themeColor="text1"/>
                <w:szCs w:val="22"/>
              </w:rPr>
            </w:pPr>
            <w:ins w:id="2012" w:author="Rodriguez-flores, Raul (R.)" w:date="2020-07-15T15:16:00Z">
              <w:r>
                <w:rPr>
                  <w:rFonts w:cs="Arial"/>
                  <w:color w:val="000000" w:themeColor="text1"/>
                  <w:szCs w:val="22"/>
                </w:rPr>
                <w:t xml:space="preserve">HMI </w:t>
              </w:r>
            </w:ins>
            <w:r>
              <w:rPr>
                <w:rFonts w:cs="Arial"/>
                <w:color w:val="000000" w:themeColor="text1"/>
                <w:szCs w:val="22"/>
              </w:rPr>
              <w:t>Visual Screen will be closed</w:t>
            </w:r>
          </w:p>
        </w:tc>
      </w:tr>
    </w:tbl>
    <w:p w14:paraId="52AB2B49" w14:textId="77777777" w:rsidR="00827A96" w:rsidRDefault="00827A96" w:rsidP="00827A96">
      <w:pPr>
        <w:overflowPunct/>
        <w:autoSpaceDE/>
        <w:autoSpaceDN/>
        <w:adjustRightInd/>
        <w:textAlignment w:val="auto"/>
        <w:rPr>
          <w:ins w:id="2013" w:author="Rodriguez-flores, Raul (R.)" w:date="2020-07-15T09:30:00Z"/>
        </w:rPr>
      </w:pPr>
    </w:p>
    <w:p w14:paraId="697B4044" w14:textId="77777777" w:rsidR="00ED18E9" w:rsidRDefault="00ED18E9" w:rsidP="0014231F"/>
    <w:p w14:paraId="385D6465" w14:textId="6D5AC835" w:rsidR="00117594" w:rsidRPr="00CF6145" w:rsidRDefault="00117594" w:rsidP="00117594">
      <w:pPr>
        <w:pStyle w:val="REUseCase"/>
        <w:numPr>
          <w:ilvl w:val="0"/>
          <w:numId w:val="43"/>
        </w:numPr>
        <w:rPr>
          <w:ins w:id="2014" w:author="Rodriguez-flores, Raul (R.)" w:date="2020-07-15T09:30:00Z"/>
        </w:rPr>
      </w:pPr>
      <w:commentRangeStart w:id="2015"/>
      <w:ins w:id="2016" w:author="Rodriguez-flores, Raul (R.)" w:date="2020-07-15T14:41:00Z">
        <w:r w:rsidRPr="00CF6145">
          <w:rPr>
            <w:rPrChange w:id="2017" w:author="Rodriguez-flores, Raul (R.)" w:date="2020-07-15T14:55:00Z">
              <w:rPr>
                <w:color w:val="7030A0"/>
              </w:rPr>
            </w:rPrChange>
          </w:rPr>
          <w:t>###U</w:t>
        </w:r>
      </w:ins>
      <w:ins w:id="2018" w:author="Rodriguez-flores, Raul (R.)" w:date="2020-07-15T14:39:00Z">
        <w:r w:rsidRPr="00CF6145">
          <w:rPr>
            <w:rPrChange w:id="2019" w:author="Rodriguez-flores, Raul (R.)" w:date="2020-07-15T14:55:00Z">
              <w:rPr>
                <w:color w:val="7030A0"/>
              </w:rPr>
            </w:rPrChange>
          </w:rPr>
          <w:t>C_F_</w:t>
        </w:r>
      </w:ins>
      <w:ins w:id="2020" w:author="Rodriguez-flores, Raul (R.)" w:date="2020-07-15T14:40:00Z">
        <w:r w:rsidRPr="00CF6145">
          <w:rPr>
            <w:rPrChange w:id="2021" w:author="Rodriguez-flores, Raul (R.)" w:date="2020-07-15T14:55:00Z">
              <w:rPr>
                <w:color w:val="7030A0"/>
              </w:rPr>
            </w:rPrChange>
          </w:rPr>
          <w:t>T</w:t>
        </w:r>
      </w:ins>
      <w:ins w:id="2022" w:author="Rodriguez-flores, Raul (R.)" w:date="2020-07-15T09:30:00Z">
        <w:r w:rsidRPr="00CF6145">
          <w:rPr>
            <w:rPrChange w:id="2023" w:author="Rodriguez-flores, Raul (R.)" w:date="2020-07-15T14:55:00Z">
              <w:rPr>
                <w:color w:val="7030A0"/>
              </w:rPr>
            </w:rPrChange>
          </w:rPr>
          <w:t>railer Maintenance</w:t>
        </w:r>
      </w:ins>
      <w:ins w:id="2024" w:author="Rodriguez-flores, Raul (R.)" w:date="2020-07-15T14:40:00Z">
        <w:r w:rsidRPr="00CF6145">
          <w:rPr>
            <w:rPrChange w:id="2025" w:author="Rodriguez-flores, Raul (R.)" w:date="2020-07-15T14:55:00Z">
              <w:rPr>
                <w:color w:val="7030A0"/>
              </w:rPr>
            </w:rPrChange>
          </w:rPr>
          <w:t>_0000</w:t>
        </w:r>
      </w:ins>
      <w:r w:rsidR="00C1759D">
        <w:t>8</w:t>
      </w:r>
      <w:ins w:id="2026" w:author="Rodriguez-flores, Raul (R.)" w:date="2020-07-15T14:41:00Z">
        <w:r w:rsidRPr="00CF6145">
          <w:rPr>
            <w:rPrChange w:id="2027" w:author="Rodriguez-flores, Raul (R.)" w:date="2020-07-15T14:55:00Z">
              <w:rPr>
                <w:color w:val="7030A0"/>
              </w:rPr>
            </w:rPrChange>
          </w:rPr>
          <w:t>###</w:t>
        </w:r>
      </w:ins>
      <w:r w:rsidRPr="00CF6145">
        <w:t xml:space="preserve"> User</w:t>
      </w:r>
      <w:ins w:id="2028" w:author="Rodriguez-flores, Raul (R.)" w:date="2020-07-15T09:30:00Z">
        <w:r w:rsidRPr="00CF6145">
          <w:t xml:space="preserve"> would like to setup a custom trailer maintenance item (up to </w:t>
        </w:r>
      </w:ins>
      <w:r w:rsidR="00D75F11">
        <w:t>20</w:t>
      </w:r>
      <w:ins w:id="2029" w:author="Rodriguez-flores, Raul (R.)" w:date="2020-07-15T09:30:00Z">
        <w:r w:rsidRPr="00CF6145">
          <w:t xml:space="preserve"> maximum)</w:t>
        </w:r>
      </w:ins>
      <w:r w:rsidRPr="00CF6145">
        <w:t xml:space="preserve">. </w:t>
      </w:r>
      <w:ins w:id="2030" w:author="Rodriguez-flores, Raul (R.)" w:date="2020-07-15T09:30:00Z">
        <w:r w:rsidRPr="00CF6145">
          <w:rPr>
            <w:sz w:val="20"/>
          </w:rPr>
          <w:t>User can input custom name (20 char max?)</w:t>
        </w:r>
      </w:ins>
      <w:r w:rsidRPr="00CF6145">
        <w:rPr>
          <w:sz w:val="20"/>
        </w:rPr>
        <w:t xml:space="preserve">. </w:t>
      </w:r>
      <w:ins w:id="2031" w:author="Rodriguez-flores, Raul (R.)" w:date="2020-07-15T09:30:00Z">
        <w:r w:rsidRPr="00CF6145">
          <w:rPr>
            <w:sz w:val="20"/>
          </w:rPr>
          <w:t xml:space="preserve">Allow for custom interval selection </w:t>
        </w:r>
      </w:ins>
      <w:r w:rsidRPr="00CF6145">
        <w:rPr>
          <w:sz w:val="20"/>
        </w:rPr>
        <w:t>and configure the maintenance tracking (Miles/Months in service) according to the predefined intervals available.</w:t>
      </w:r>
      <w:commentRangeEnd w:id="2015"/>
      <w:r w:rsidR="00687555">
        <w:rPr>
          <w:rStyle w:val="CommentReference"/>
          <w:rFonts w:ascii="Times New Roman" w:hAnsi="Times New Roman"/>
          <w:b w:val="0"/>
          <w:lang w:val="en-US"/>
        </w:rPr>
        <w:commentReference w:id="2015"/>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117594" w:rsidRPr="00FB5797" w14:paraId="3B241539" w14:textId="77777777" w:rsidTr="00344061">
        <w:trPr>
          <w:trHeight w:val="255"/>
          <w:ins w:id="2032" w:author="Rodriguez-flores, Raul (R.)" w:date="2020-07-15T14:44:00Z"/>
        </w:trPr>
        <w:tc>
          <w:tcPr>
            <w:tcW w:w="2235" w:type="dxa"/>
            <w:shd w:val="clear" w:color="auto" w:fill="D9D9D9" w:themeFill="background1" w:themeFillShade="D9"/>
            <w:hideMark/>
          </w:tcPr>
          <w:p w14:paraId="71E13B8C" w14:textId="77777777" w:rsidR="00117594" w:rsidRPr="00F92EE6" w:rsidRDefault="00117594" w:rsidP="00344061">
            <w:pPr>
              <w:rPr>
                <w:ins w:id="2033" w:author="Rodriguez-flores, Raul (R.)" w:date="2020-07-15T14:44:00Z"/>
                <w:rFonts w:cs="Arial"/>
                <w:b/>
                <w:bCs/>
                <w:color w:val="000000" w:themeColor="text1"/>
                <w:szCs w:val="22"/>
              </w:rPr>
            </w:pPr>
            <w:ins w:id="2034" w:author="Rodriguez-flores, Raul (R.)" w:date="2020-07-15T14:44:00Z">
              <w:r w:rsidRPr="00F92EE6">
                <w:rPr>
                  <w:rFonts w:cs="Arial"/>
                  <w:b/>
                  <w:bCs/>
                  <w:color w:val="000000" w:themeColor="text1"/>
                  <w:szCs w:val="22"/>
                </w:rPr>
                <w:t>Purpose</w:t>
              </w:r>
            </w:ins>
          </w:p>
        </w:tc>
        <w:tc>
          <w:tcPr>
            <w:tcW w:w="669" w:type="dxa"/>
            <w:shd w:val="clear" w:color="auto" w:fill="auto"/>
            <w:hideMark/>
          </w:tcPr>
          <w:p w14:paraId="68B6674A" w14:textId="77777777" w:rsidR="00117594" w:rsidRPr="00F92EE6" w:rsidRDefault="00117594" w:rsidP="00344061">
            <w:pPr>
              <w:rPr>
                <w:ins w:id="2035" w:author="Rodriguez-flores, Raul (R.)" w:date="2020-07-15T14:44:00Z"/>
                <w:rFonts w:cs="Arial"/>
                <w:color w:val="000000" w:themeColor="text1"/>
                <w:szCs w:val="22"/>
              </w:rPr>
            </w:pPr>
          </w:p>
        </w:tc>
        <w:tc>
          <w:tcPr>
            <w:tcW w:w="7552" w:type="dxa"/>
            <w:shd w:val="clear" w:color="auto" w:fill="auto"/>
          </w:tcPr>
          <w:p w14:paraId="38A55E6C" w14:textId="77777777" w:rsidR="00117594" w:rsidRPr="00F92EE6" w:rsidRDefault="00117594" w:rsidP="00344061">
            <w:pPr>
              <w:rPr>
                <w:ins w:id="2036" w:author="Rodriguez-flores, Raul (R.)" w:date="2020-07-15T14:44:00Z"/>
                <w:rFonts w:cs="Arial"/>
                <w:color w:val="000000" w:themeColor="text1"/>
                <w:szCs w:val="22"/>
              </w:rPr>
            </w:pPr>
            <w:r>
              <w:rPr>
                <w:color w:val="000000" w:themeColor="text1"/>
              </w:rPr>
              <w:t>User</w:t>
            </w:r>
            <w:ins w:id="2037" w:author="Rodriguez-flores, Raul (R.)" w:date="2020-07-15T09:30:00Z">
              <w:r w:rsidRPr="0053023E">
                <w:rPr>
                  <w:rFonts w:ascii="Univers" w:hAnsi="Univers"/>
                  <w:color w:val="000000" w:themeColor="text1"/>
                </w:rPr>
                <w:t xml:space="preserve"> would like to setup a custom trailer maintenance item (up to </w:t>
              </w:r>
            </w:ins>
            <w:r w:rsidR="007519D4">
              <w:rPr>
                <w:rFonts w:ascii="Univers" w:hAnsi="Univers"/>
                <w:color w:val="000000" w:themeColor="text1"/>
              </w:rPr>
              <w:t>5</w:t>
            </w:r>
            <w:ins w:id="2038" w:author="Rodriguez-flores, Raul (R.)" w:date="2020-07-15T09:30:00Z">
              <w:r w:rsidRPr="0053023E">
                <w:rPr>
                  <w:rFonts w:ascii="Univers" w:hAnsi="Univers"/>
                  <w:color w:val="000000" w:themeColor="text1"/>
                </w:rPr>
                <w:t xml:space="preserve"> maximum)</w:t>
              </w:r>
            </w:ins>
            <w:r>
              <w:rPr>
                <w:rFonts w:ascii="Univers" w:hAnsi="Univers"/>
                <w:color w:val="000000" w:themeColor="text1"/>
              </w:rPr>
              <w:t xml:space="preserve"> </w:t>
            </w:r>
            <w:ins w:id="2039" w:author="Rodriguez-flores, Raul (R.)" w:date="2020-07-15T14:44:00Z">
              <w:r w:rsidRPr="00CF1989">
                <w:rPr>
                  <w:rFonts w:cs="Arial"/>
                  <w:color w:val="000000" w:themeColor="text1"/>
                  <w:szCs w:val="22"/>
                </w:rPr>
                <w:t>via SYNC HMI</w:t>
              </w:r>
            </w:ins>
          </w:p>
        </w:tc>
      </w:tr>
      <w:tr w:rsidR="00117594" w:rsidRPr="00FB5797" w14:paraId="3CED23E8" w14:textId="77777777" w:rsidTr="00344061">
        <w:trPr>
          <w:trHeight w:val="255"/>
          <w:ins w:id="2040" w:author="Rodriguez-flores, Raul (R.)" w:date="2020-07-15T14:44:00Z"/>
        </w:trPr>
        <w:tc>
          <w:tcPr>
            <w:tcW w:w="2235" w:type="dxa"/>
            <w:shd w:val="clear" w:color="auto" w:fill="D9D9D9" w:themeFill="background1" w:themeFillShade="D9"/>
          </w:tcPr>
          <w:p w14:paraId="724F0A30" w14:textId="77777777" w:rsidR="00117594" w:rsidRPr="00F92EE6" w:rsidRDefault="00117594" w:rsidP="00344061">
            <w:pPr>
              <w:rPr>
                <w:ins w:id="2041" w:author="Rodriguez-flores, Raul (R.)" w:date="2020-07-15T14:44:00Z"/>
                <w:rFonts w:cs="Arial"/>
                <w:b/>
                <w:bCs/>
                <w:color w:val="000000" w:themeColor="text1"/>
                <w:szCs w:val="22"/>
              </w:rPr>
            </w:pPr>
            <w:ins w:id="2042" w:author="Rodriguez-flores, Raul (R.)" w:date="2020-07-15T14:44:00Z">
              <w:r w:rsidRPr="00F92EE6">
                <w:rPr>
                  <w:rFonts w:cs="Arial"/>
                  <w:b/>
                  <w:bCs/>
                  <w:color w:val="000000" w:themeColor="text1"/>
                  <w:szCs w:val="22"/>
                </w:rPr>
                <w:t>Actors</w:t>
              </w:r>
            </w:ins>
          </w:p>
        </w:tc>
        <w:tc>
          <w:tcPr>
            <w:tcW w:w="669" w:type="dxa"/>
            <w:shd w:val="clear" w:color="auto" w:fill="auto"/>
          </w:tcPr>
          <w:p w14:paraId="5D46D583" w14:textId="77777777" w:rsidR="00117594" w:rsidRPr="00F92EE6" w:rsidRDefault="00117594" w:rsidP="00344061">
            <w:pPr>
              <w:rPr>
                <w:ins w:id="2043" w:author="Rodriguez-flores, Raul (R.)" w:date="2020-07-15T14:44:00Z"/>
                <w:rFonts w:cs="Arial"/>
                <w:color w:val="000000" w:themeColor="text1"/>
                <w:szCs w:val="22"/>
              </w:rPr>
            </w:pPr>
          </w:p>
        </w:tc>
        <w:tc>
          <w:tcPr>
            <w:tcW w:w="7552" w:type="dxa"/>
            <w:shd w:val="clear" w:color="auto" w:fill="auto"/>
          </w:tcPr>
          <w:p w14:paraId="0179E905" w14:textId="77777777" w:rsidR="00117594" w:rsidRPr="00F92EE6" w:rsidRDefault="00117594" w:rsidP="00344061">
            <w:pPr>
              <w:rPr>
                <w:ins w:id="2044" w:author="Rodriguez-flores, Raul (R.)" w:date="2020-07-15T14:44:00Z"/>
                <w:rFonts w:cs="Arial"/>
                <w:color w:val="000000" w:themeColor="text1"/>
                <w:szCs w:val="22"/>
              </w:rPr>
            </w:pPr>
            <w:ins w:id="2045" w:author="Rodriguez-flores, Raul (R.)" w:date="2020-07-15T14:44:00Z">
              <w:r w:rsidRPr="00F92EE6">
                <w:rPr>
                  <w:rFonts w:cs="Arial"/>
                  <w:color w:val="000000" w:themeColor="text1"/>
                  <w:szCs w:val="22"/>
                </w:rPr>
                <w:t>User</w:t>
              </w:r>
            </w:ins>
          </w:p>
        </w:tc>
      </w:tr>
      <w:tr w:rsidR="00117594" w:rsidRPr="00FB5797" w14:paraId="0072DEA0" w14:textId="77777777" w:rsidTr="00344061">
        <w:trPr>
          <w:trHeight w:val="255"/>
          <w:ins w:id="2046" w:author="Rodriguez-flores, Raul (R.)" w:date="2020-07-15T14:44:00Z"/>
        </w:trPr>
        <w:tc>
          <w:tcPr>
            <w:tcW w:w="2235" w:type="dxa"/>
            <w:shd w:val="clear" w:color="auto" w:fill="D9D9D9" w:themeFill="background1" w:themeFillShade="D9"/>
            <w:hideMark/>
          </w:tcPr>
          <w:p w14:paraId="708752DF" w14:textId="77777777" w:rsidR="00117594" w:rsidRPr="00F92EE6" w:rsidRDefault="00117594" w:rsidP="00344061">
            <w:pPr>
              <w:rPr>
                <w:ins w:id="2047" w:author="Rodriguez-flores, Raul (R.)" w:date="2020-07-15T14:44:00Z"/>
                <w:rFonts w:cs="Arial"/>
                <w:b/>
                <w:bCs/>
                <w:color w:val="000000" w:themeColor="text1"/>
                <w:szCs w:val="22"/>
              </w:rPr>
            </w:pPr>
            <w:ins w:id="2048"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12832748" w14:textId="77777777" w:rsidR="00117594" w:rsidRPr="00F92EE6" w:rsidRDefault="00117594" w:rsidP="00344061">
            <w:pPr>
              <w:rPr>
                <w:ins w:id="2049" w:author="Rodriguez-flores, Raul (R.)" w:date="2020-07-15T14:44:00Z"/>
                <w:rFonts w:cs="Arial"/>
                <w:color w:val="000000" w:themeColor="text1"/>
                <w:szCs w:val="22"/>
              </w:rPr>
            </w:pPr>
          </w:p>
        </w:tc>
        <w:tc>
          <w:tcPr>
            <w:tcW w:w="7552" w:type="dxa"/>
            <w:shd w:val="clear" w:color="auto" w:fill="auto"/>
          </w:tcPr>
          <w:p w14:paraId="4C86A8C8" w14:textId="77777777" w:rsidR="00117594" w:rsidRPr="00F92EE6" w:rsidRDefault="00117594" w:rsidP="00344061">
            <w:pPr>
              <w:rPr>
                <w:ins w:id="2050" w:author="Rodriguez-flores, Raul (R.)" w:date="2020-07-15T14:44:00Z"/>
                <w:rFonts w:cs="Arial"/>
                <w:color w:val="000000" w:themeColor="text1"/>
                <w:szCs w:val="22"/>
              </w:rPr>
            </w:pPr>
            <w:ins w:id="2051" w:author="Rodriguez-flores, Raul (R.)" w:date="2020-07-15T14:44:00Z">
              <w:r w:rsidRPr="00F92EE6">
                <w:rPr>
                  <w:rFonts w:cs="Arial"/>
                  <w:color w:val="000000" w:themeColor="text1"/>
                  <w:szCs w:val="22"/>
                </w:rPr>
                <w:t>Vehicle has factory or dealer installed trailer wiring</w:t>
              </w:r>
            </w:ins>
          </w:p>
          <w:p w14:paraId="6505E043" w14:textId="77777777" w:rsidR="00117594" w:rsidRDefault="00117594" w:rsidP="00344061">
            <w:pPr>
              <w:rPr>
                <w:rFonts w:cs="Arial"/>
                <w:color w:val="000000" w:themeColor="text1"/>
                <w:szCs w:val="22"/>
              </w:rPr>
            </w:pPr>
            <w:ins w:id="2052"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2D7961DA" w14:textId="77777777" w:rsidR="00117594" w:rsidRPr="00F92EE6" w:rsidRDefault="00117594" w:rsidP="00344061">
            <w:pPr>
              <w:rPr>
                <w:ins w:id="2053" w:author="Rodriguez-flores, Raul (R.)" w:date="2020-07-15T14:44:00Z"/>
                <w:rFonts w:cs="Arial"/>
                <w:color w:val="000000" w:themeColor="text1"/>
                <w:szCs w:val="22"/>
              </w:rPr>
            </w:pPr>
            <w:r>
              <w:rPr>
                <w:rFonts w:cs="Arial"/>
                <w:color w:val="000000" w:themeColor="text1"/>
                <w:szCs w:val="22"/>
              </w:rPr>
              <w:t>Trailer</w:t>
            </w:r>
            <w:ins w:id="2054"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2055" w:author="Rodriguez-flores, Raul (R.)" w:date="2020-07-15T15:26:00Z">
              <w:r>
                <w:rPr>
                  <w:rFonts w:cs="Arial"/>
                  <w:color w:val="000000" w:themeColor="text1"/>
                  <w:szCs w:val="22"/>
                </w:rPr>
                <w:t>signal must be present on HS3 CAN bus.</w:t>
              </w:r>
            </w:ins>
          </w:p>
          <w:p w14:paraId="24ABB72C" w14:textId="77777777" w:rsidR="00117594" w:rsidRPr="00F92EE6" w:rsidRDefault="00117594" w:rsidP="00344061">
            <w:pPr>
              <w:rPr>
                <w:ins w:id="2056" w:author="Rodriguez-flores, Raul (R.)" w:date="2020-07-15T14:44:00Z"/>
                <w:rFonts w:cs="Arial"/>
                <w:color w:val="000000" w:themeColor="text1"/>
                <w:szCs w:val="22"/>
              </w:rPr>
            </w:pPr>
            <w:ins w:id="2057" w:author="Rodriguez-flores, Raul (R.)" w:date="2020-07-15T14:44:00Z">
              <w:r w:rsidRPr="00F92EE6">
                <w:rPr>
                  <w:rFonts w:cs="Arial"/>
                  <w:color w:val="000000" w:themeColor="text1"/>
                  <w:szCs w:val="22"/>
                </w:rPr>
                <w:t>Vehicle battery is &gt;= 75% state of charge with engine off</w:t>
              </w:r>
            </w:ins>
          </w:p>
          <w:p w14:paraId="6A9ED7B1" w14:textId="77777777" w:rsidR="00117594" w:rsidRPr="00F92EE6" w:rsidRDefault="00117594" w:rsidP="00344061">
            <w:pPr>
              <w:rPr>
                <w:ins w:id="2058" w:author="Rodriguez-flores, Raul (R.)" w:date="2020-07-15T14:44:00Z"/>
                <w:rFonts w:cs="Arial"/>
                <w:color w:val="000000" w:themeColor="text1"/>
                <w:szCs w:val="22"/>
              </w:rPr>
            </w:pPr>
            <w:ins w:id="2059" w:author="Rodriguez-flores, Raul (R.)" w:date="2020-07-15T14:44:00Z">
              <w:r w:rsidRPr="00F92EE6">
                <w:rPr>
                  <w:rFonts w:cs="Arial"/>
                  <w:color w:val="000000" w:themeColor="text1"/>
                  <w:szCs w:val="22"/>
                </w:rPr>
                <w:t>Ignition is ON or ACC</w:t>
              </w:r>
            </w:ins>
          </w:p>
          <w:p w14:paraId="6AC590CB" w14:textId="77777777" w:rsidR="00117594" w:rsidRPr="00F92EE6" w:rsidRDefault="00117594" w:rsidP="00344061">
            <w:pPr>
              <w:rPr>
                <w:ins w:id="2060" w:author="Rodriguez-flores, Raul (R.)" w:date="2020-07-15T14:44:00Z"/>
                <w:rFonts w:cs="Arial"/>
                <w:color w:val="000000" w:themeColor="text1"/>
                <w:szCs w:val="22"/>
              </w:rPr>
            </w:pPr>
            <w:ins w:id="2061" w:author="Rodriguez-flores, Raul (R.)" w:date="2020-07-15T14:44:00Z">
              <w:r>
                <w:rPr>
                  <w:rFonts w:cs="Arial"/>
                  <w:color w:val="000000" w:themeColor="text1"/>
                  <w:szCs w:val="22"/>
                </w:rPr>
                <w:t>Vehicle is stationary</w:t>
              </w:r>
            </w:ins>
            <w:ins w:id="2062" w:author="Rodriguez-flores, Raul (R.)" w:date="2020-07-15T15:27:00Z">
              <w:r>
                <w:rPr>
                  <w:rFonts w:cs="Arial"/>
                  <w:color w:val="000000" w:themeColor="text1"/>
                  <w:szCs w:val="22"/>
                </w:rPr>
                <w:t xml:space="preserve"> or Gear Shift must be in Park Position</w:t>
              </w:r>
            </w:ins>
          </w:p>
          <w:p w14:paraId="3850A060" w14:textId="77777777" w:rsidR="00117594" w:rsidRDefault="00117594" w:rsidP="00344061">
            <w:pPr>
              <w:rPr>
                <w:ins w:id="2063" w:author="Rodriguez-flores, Raul (R.)" w:date="2020-07-15T14:45:00Z"/>
                <w:rFonts w:cs="Arial"/>
                <w:color w:val="000000" w:themeColor="text1"/>
                <w:szCs w:val="22"/>
              </w:rPr>
            </w:pPr>
            <w:ins w:id="2064" w:author="Rodriguez-flores, Raul (R.)" w:date="2020-07-15T14:45:00Z">
              <w:r>
                <w:rPr>
                  <w:rFonts w:cs="Arial"/>
                  <w:color w:val="000000" w:themeColor="text1"/>
                  <w:szCs w:val="22"/>
                </w:rPr>
                <w:t>Time and Date are set up to date</w:t>
              </w:r>
            </w:ins>
          </w:p>
          <w:p w14:paraId="08255A9F" w14:textId="77777777" w:rsidR="00117594" w:rsidRDefault="00117594" w:rsidP="00344061">
            <w:pPr>
              <w:rPr>
                <w:ins w:id="2065" w:author="Rodriguez-flores, Raul (R.)" w:date="2020-07-15T15:23:00Z"/>
                <w:rFonts w:cs="Arial"/>
                <w:color w:val="000000" w:themeColor="text1"/>
                <w:szCs w:val="22"/>
              </w:rPr>
            </w:pPr>
            <w:ins w:id="2066" w:author="Rodriguez-flores, Raul (R.)" w:date="2020-07-15T14:46:00Z">
              <w:r>
                <w:rPr>
                  <w:rFonts w:cs="Arial"/>
                  <w:color w:val="000000" w:themeColor="text1"/>
                  <w:szCs w:val="22"/>
                </w:rPr>
                <w:t xml:space="preserve">Mileage message is available on the </w:t>
              </w:r>
            </w:ins>
            <w:ins w:id="2067" w:author="Rodriguez-flores, Raul (R.)" w:date="2020-07-15T14:47:00Z">
              <w:r>
                <w:rPr>
                  <w:rFonts w:cs="Arial"/>
                  <w:color w:val="000000" w:themeColor="text1"/>
                  <w:szCs w:val="22"/>
                </w:rPr>
                <w:t>vehicle</w:t>
              </w:r>
            </w:ins>
          </w:p>
          <w:p w14:paraId="1C122DC7" w14:textId="77777777" w:rsidR="00117594" w:rsidRPr="00F92EE6" w:rsidRDefault="00117594" w:rsidP="00344061">
            <w:pPr>
              <w:rPr>
                <w:ins w:id="2068" w:author="Rodriguez-flores, Raul (R.)" w:date="2020-07-15T14:44:00Z"/>
                <w:rFonts w:cs="Arial"/>
                <w:color w:val="000000" w:themeColor="text1"/>
                <w:szCs w:val="22"/>
              </w:rPr>
            </w:pPr>
            <w:ins w:id="2069" w:author="Rodriguez-flores, Raul (R.)" w:date="2020-07-15T14:47:00Z">
              <w:r>
                <w:rPr>
                  <w:rFonts w:cs="Arial"/>
                  <w:color w:val="000000" w:themeColor="text1"/>
                  <w:szCs w:val="22"/>
                </w:rPr>
                <w:t>An active Trailer Profile is currently selected</w:t>
              </w:r>
            </w:ins>
          </w:p>
        </w:tc>
      </w:tr>
      <w:tr w:rsidR="00117594" w:rsidRPr="00FB5797" w14:paraId="5D538E01" w14:textId="77777777" w:rsidTr="00344061">
        <w:trPr>
          <w:trHeight w:val="255"/>
          <w:ins w:id="2070" w:author="Rodriguez-flores, Raul (R.)" w:date="2020-07-15T14:44:00Z"/>
        </w:trPr>
        <w:tc>
          <w:tcPr>
            <w:tcW w:w="2235" w:type="dxa"/>
            <w:shd w:val="clear" w:color="auto" w:fill="D9D9D9" w:themeFill="background1" w:themeFillShade="D9"/>
            <w:hideMark/>
          </w:tcPr>
          <w:p w14:paraId="51D33D7F" w14:textId="77777777" w:rsidR="00117594" w:rsidRPr="00F92EE6" w:rsidRDefault="00117594" w:rsidP="00344061">
            <w:pPr>
              <w:rPr>
                <w:ins w:id="2071" w:author="Rodriguez-flores, Raul (R.)" w:date="2020-07-15T14:44:00Z"/>
                <w:rFonts w:cs="Arial"/>
                <w:b/>
                <w:bCs/>
                <w:color w:val="000000" w:themeColor="text1"/>
                <w:szCs w:val="22"/>
              </w:rPr>
            </w:pPr>
          </w:p>
        </w:tc>
        <w:tc>
          <w:tcPr>
            <w:tcW w:w="669" w:type="dxa"/>
            <w:shd w:val="clear" w:color="auto" w:fill="auto"/>
            <w:hideMark/>
          </w:tcPr>
          <w:p w14:paraId="2FEB12C5" w14:textId="77777777" w:rsidR="00117594" w:rsidRPr="00F92EE6" w:rsidRDefault="00117594" w:rsidP="00344061">
            <w:pPr>
              <w:rPr>
                <w:ins w:id="2072" w:author="Rodriguez-flores, Raul (R.)" w:date="2020-07-15T14:44:00Z"/>
                <w:rFonts w:cs="Arial"/>
                <w:color w:val="000000" w:themeColor="text1"/>
                <w:szCs w:val="22"/>
              </w:rPr>
            </w:pPr>
          </w:p>
        </w:tc>
        <w:tc>
          <w:tcPr>
            <w:tcW w:w="7552" w:type="dxa"/>
            <w:shd w:val="clear" w:color="auto" w:fill="auto"/>
          </w:tcPr>
          <w:p w14:paraId="683BE881" w14:textId="77777777" w:rsidR="00117594" w:rsidRPr="00F92EE6" w:rsidRDefault="00117594" w:rsidP="00344061">
            <w:pPr>
              <w:rPr>
                <w:ins w:id="2073" w:author="Rodriguez-flores, Raul (R.)" w:date="2020-07-15T14:44:00Z"/>
                <w:rFonts w:cs="Arial"/>
                <w:color w:val="000000" w:themeColor="text1"/>
                <w:szCs w:val="22"/>
              </w:rPr>
            </w:pPr>
          </w:p>
        </w:tc>
      </w:tr>
      <w:tr w:rsidR="00117594" w:rsidRPr="00FB5797" w14:paraId="0420476A" w14:textId="77777777" w:rsidTr="00344061">
        <w:trPr>
          <w:trHeight w:val="255"/>
          <w:ins w:id="2074" w:author="Rodriguez-flores, Raul (R.)" w:date="2020-07-15T14:44:00Z"/>
        </w:trPr>
        <w:tc>
          <w:tcPr>
            <w:tcW w:w="2235" w:type="dxa"/>
            <w:shd w:val="clear" w:color="auto" w:fill="D9D9D9" w:themeFill="background1" w:themeFillShade="D9"/>
            <w:hideMark/>
          </w:tcPr>
          <w:p w14:paraId="697BA0D7" w14:textId="77777777" w:rsidR="00117594" w:rsidRPr="00F92EE6" w:rsidRDefault="00117594" w:rsidP="00344061">
            <w:pPr>
              <w:rPr>
                <w:ins w:id="2075" w:author="Rodriguez-flores, Raul (R.)" w:date="2020-07-15T14:44:00Z"/>
                <w:rFonts w:cs="Arial"/>
                <w:b/>
                <w:bCs/>
                <w:color w:val="000000" w:themeColor="text1"/>
                <w:szCs w:val="22"/>
              </w:rPr>
            </w:pPr>
            <w:ins w:id="2076" w:author="Rodriguez-flores, Raul (R.)" w:date="2020-07-15T14:44:00Z">
              <w:r w:rsidRPr="00F92EE6">
                <w:rPr>
                  <w:rFonts w:cs="Arial"/>
                  <w:b/>
                  <w:bCs/>
                  <w:color w:val="000000" w:themeColor="text1"/>
                  <w:szCs w:val="22"/>
                </w:rPr>
                <w:t>Main Flow</w:t>
              </w:r>
            </w:ins>
          </w:p>
        </w:tc>
        <w:tc>
          <w:tcPr>
            <w:tcW w:w="669" w:type="dxa"/>
            <w:shd w:val="clear" w:color="auto" w:fill="auto"/>
            <w:hideMark/>
          </w:tcPr>
          <w:p w14:paraId="46D64833" w14:textId="77777777" w:rsidR="00117594" w:rsidRPr="00F92EE6" w:rsidRDefault="00117594" w:rsidP="00344061">
            <w:pPr>
              <w:rPr>
                <w:ins w:id="2077" w:author="Rodriguez-flores, Raul (R.)" w:date="2020-07-15T14:44:00Z"/>
                <w:rFonts w:cs="Arial"/>
                <w:color w:val="000000" w:themeColor="text1"/>
                <w:szCs w:val="22"/>
              </w:rPr>
            </w:pPr>
            <w:ins w:id="2078" w:author="Rodriguez-flores, Raul (R.)" w:date="2020-07-15T14:44:00Z">
              <w:r w:rsidRPr="00F92EE6">
                <w:rPr>
                  <w:rFonts w:cs="Arial"/>
                  <w:color w:val="000000" w:themeColor="text1"/>
                  <w:szCs w:val="22"/>
                </w:rPr>
                <w:t>M1</w:t>
              </w:r>
            </w:ins>
          </w:p>
        </w:tc>
        <w:tc>
          <w:tcPr>
            <w:tcW w:w="7552" w:type="dxa"/>
            <w:shd w:val="clear" w:color="auto" w:fill="auto"/>
          </w:tcPr>
          <w:p w14:paraId="259C9C2E" w14:textId="77777777" w:rsidR="00117594" w:rsidRPr="00F92EE6" w:rsidRDefault="00117594" w:rsidP="00344061">
            <w:pPr>
              <w:rPr>
                <w:ins w:id="2079" w:author="Rodriguez-flores, Raul (R.)" w:date="2020-07-15T14:44:00Z"/>
                <w:rFonts w:cs="Arial"/>
                <w:color w:val="000000" w:themeColor="text1"/>
                <w:szCs w:val="22"/>
              </w:rPr>
            </w:pPr>
            <w:r>
              <w:t>User request access to “T</w:t>
            </w:r>
            <w:ins w:id="2080" w:author="Rodriguez-flores, Raul (R.)" w:date="2020-07-15T15:07:00Z">
              <w:r>
                <w:t xml:space="preserve">railer </w:t>
              </w:r>
            </w:ins>
            <w:r>
              <w:t>M</w:t>
            </w:r>
            <w:ins w:id="2081" w:author="Rodriguez-flores, Raul (R.)" w:date="2020-07-15T15:07:00Z">
              <w:r>
                <w:t>aintenance</w:t>
              </w:r>
            </w:ins>
            <w:r>
              <w:t>”</w:t>
            </w:r>
            <w:ins w:id="2082" w:author="Rodriguez-flores, Raul (R.)" w:date="2020-07-15T15:07:00Z">
              <w:r>
                <w:t xml:space="preserve"> </w:t>
              </w:r>
            </w:ins>
            <w:r>
              <w:t>menu thru “Towing Menu” or “Select Active Trailer” menu.</w:t>
            </w:r>
          </w:p>
        </w:tc>
      </w:tr>
      <w:tr w:rsidR="00117594" w:rsidRPr="00FB5797" w14:paraId="351F76C1" w14:textId="77777777" w:rsidTr="00344061">
        <w:trPr>
          <w:trHeight w:val="255"/>
          <w:ins w:id="2083" w:author="Rodriguez-flores, Raul (R.)" w:date="2020-07-15T14:44:00Z"/>
        </w:trPr>
        <w:tc>
          <w:tcPr>
            <w:tcW w:w="2235" w:type="dxa"/>
            <w:shd w:val="clear" w:color="auto" w:fill="D9D9D9" w:themeFill="background1" w:themeFillShade="D9"/>
          </w:tcPr>
          <w:p w14:paraId="6560518C" w14:textId="77777777" w:rsidR="00117594" w:rsidRPr="00F92EE6" w:rsidRDefault="00117594" w:rsidP="00344061">
            <w:pPr>
              <w:rPr>
                <w:ins w:id="2084" w:author="Rodriguez-flores, Raul (R.)" w:date="2020-07-15T14:44:00Z"/>
                <w:rFonts w:cs="Arial"/>
                <w:b/>
                <w:bCs/>
                <w:color w:val="000000" w:themeColor="text1"/>
                <w:szCs w:val="22"/>
              </w:rPr>
            </w:pPr>
          </w:p>
        </w:tc>
        <w:tc>
          <w:tcPr>
            <w:tcW w:w="669" w:type="dxa"/>
            <w:shd w:val="clear" w:color="auto" w:fill="auto"/>
          </w:tcPr>
          <w:p w14:paraId="3B254FDC" w14:textId="77777777" w:rsidR="00117594" w:rsidRPr="00F92EE6" w:rsidRDefault="00117594" w:rsidP="00344061">
            <w:pPr>
              <w:rPr>
                <w:ins w:id="2085" w:author="Rodriguez-flores, Raul (R.)" w:date="2020-07-15T14:44:00Z"/>
                <w:rFonts w:cs="Arial"/>
                <w:color w:val="000000" w:themeColor="text1"/>
                <w:szCs w:val="22"/>
              </w:rPr>
            </w:pPr>
            <w:ins w:id="2086" w:author="Rodriguez-flores, Raul (R.)" w:date="2020-07-15T14:44:00Z">
              <w:r w:rsidRPr="00F92EE6">
                <w:rPr>
                  <w:rFonts w:cs="Arial"/>
                  <w:color w:val="000000" w:themeColor="text1"/>
                  <w:szCs w:val="22"/>
                </w:rPr>
                <w:t>M2</w:t>
              </w:r>
            </w:ins>
          </w:p>
        </w:tc>
        <w:tc>
          <w:tcPr>
            <w:tcW w:w="7552" w:type="dxa"/>
            <w:shd w:val="clear" w:color="auto" w:fill="auto"/>
          </w:tcPr>
          <w:p w14:paraId="21758942" w14:textId="77777777" w:rsidR="00117594" w:rsidRPr="00F92EE6" w:rsidRDefault="00117594" w:rsidP="00344061">
            <w:pPr>
              <w:rPr>
                <w:ins w:id="2087" w:author="Rodriguez-flores, Raul (R.)" w:date="2020-07-15T14:44:00Z"/>
                <w:rFonts w:cs="Arial"/>
                <w:color w:val="000000" w:themeColor="text1"/>
              </w:rPr>
            </w:pPr>
            <w:r>
              <w:t>User access Trailer Maintenance Menu and select the Active Trailer Status option</w:t>
            </w:r>
          </w:p>
        </w:tc>
      </w:tr>
      <w:tr w:rsidR="00117594" w:rsidRPr="00FB5797" w14:paraId="5C28BFEB" w14:textId="77777777" w:rsidTr="00344061">
        <w:trPr>
          <w:trHeight w:val="255"/>
          <w:ins w:id="2088" w:author="Rodriguez-flores, Raul (R.)" w:date="2020-07-15T14:44:00Z"/>
        </w:trPr>
        <w:tc>
          <w:tcPr>
            <w:tcW w:w="2235" w:type="dxa"/>
            <w:shd w:val="clear" w:color="auto" w:fill="D9D9D9" w:themeFill="background1" w:themeFillShade="D9"/>
          </w:tcPr>
          <w:p w14:paraId="131B926C" w14:textId="77777777" w:rsidR="00117594" w:rsidRPr="00F92EE6" w:rsidRDefault="00117594" w:rsidP="00344061">
            <w:pPr>
              <w:rPr>
                <w:ins w:id="2089" w:author="Rodriguez-flores, Raul (R.)" w:date="2020-07-15T14:44:00Z"/>
                <w:rFonts w:cs="Arial"/>
                <w:b/>
                <w:bCs/>
                <w:color w:val="000000" w:themeColor="text1"/>
                <w:szCs w:val="22"/>
              </w:rPr>
            </w:pPr>
          </w:p>
        </w:tc>
        <w:tc>
          <w:tcPr>
            <w:tcW w:w="669" w:type="dxa"/>
            <w:shd w:val="clear" w:color="auto" w:fill="auto"/>
          </w:tcPr>
          <w:p w14:paraId="23CCF794" w14:textId="77777777" w:rsidR="00117594" w:rsidRPr="00F92EE6" w:rsidRDefault="00117594" w:rsidP="00344061">
            <w:pPr>
              <w:rPr>
                <w:ins w:id="2090" w:author="Rodriguez-flores, Raul (R.)" w:date="2020-07-15T14:44:00Z"/>
                <w:rFonts w:cs="Arial"/>
                <w:color w:val="000000" w:themeColor="text1"/>
                <w:szCs w:val="22"/>
              </w:rPr>
            </w:pPr>
            <w:ins w:id="2091" w:author="Rodriguez-flores, Raul (R.)" w:date="2020-07-15T14:44:00Z">
              <w:r w:rsidRPr="00F92EE6">
                <w:rPr>
                  <w:rFonts w:cs="Arial"/>
                  <w:color w:val="000000" w:themeColor="text1"/>
                  <w:szCs w:val="22"/>
                </w:rPr>
                <w:t>M3</w:t>
              </w:r>
            </w:ins>
          </w:p>
        </w:tc>
        <w:tc>
          <w:tcPr>
            <w:tcW w:w="7552" w:type="dxa"/>
            <w:shd w:val="clear" w:color="auto" w:fill="auto"/>
          </w:tcPr>
          <w:p w14:paraId="0942A10A" w14:textId="77777777" w:rsidR="00117594" w:rsidRPr="00F92EE6" w:rsidRDefault="00117594" w:rsidP="00117594">
            <w:pPr>
              <w:rPr>
                <w:ins w:id="2092" w:author="Rodriguez-flores, Raul (R.)" w:date="2020-07-15T14:44:00Z"/>
                <w:rFonts w:cs="Arial"/>
                <w:color w:val="000000" w:themeColor="text1"/>
                <w:szCs w:val="22"/>
              </w:rPr>
            </w:pPr>
            <w:ins w:id="2093" w:author="Rodriguez-flores, Raul (R.)" w:date="2020-07-15T15:08:00Z">
              <w:r>
                <w:rPr>
                  <w:rFonts w:cs="Arial"/>
                  <w:color w:val="000000" w:themeColor="text1"/>
                  <w:szCs w:val="22"/>
                </w:rPr>
                <w:t>User</w:t>
              </w:r>
            </w:ins>
            <w:r>
              <w:rPr>
                <w:rFonts w:cs="Arial"/>
                <w:color w:val="000000" w:themeColor="text1"/>
                <w:szCs w:val="22"/>
              </w:rPr>
              <w:t xml:space="preserve"> select one of the items shown in the “Active Trailer Status” menu.</w:t>
            </w:r>
          </w:p>
        </w:tc>
      </w:tr>
      <w:tr w:rsidR="00117594" w:rsidRPr="00FB5797" w14:paraId="6478DC6A" w14:textId="77777777" w:rsidTr="00344061">
        <w:trPr>
          <w:trHeight w:val="255"/>
          <w:ins w:id="2094" w:author="Rodriguez-flores, Raul (R.)" w:date="2020-07-15T14:44:00Z"/>
        </w:trPr>
        <w:tc>
          <w:tcPr>
            <w:tcW w:w="2235" w:type="dxa"/>
            <w:shd w:val="clear" w:color="auto" w:fill="D9D9D9" w:themeFill="background1" w:themeFillShade="D9"/>
          </w:tcPr>
          <w:p w14:paraId="2257788F" w14:textId="77777777" w:rsidR="00117594" w:rsidRPr="00F92EE6" w:rsidRDefault="00117594" w:rsidP="00344061">
            <w:pPr>
              <w:rPr>
                <w:ins w:id="2095" w:author="Rodriguez-flores, Raul (R.)" w:date="2020-07-15T14:44:00Z"/>
                <w:rFonts w:cs="Arial"/>
                <w:b/>
                <w:bCs/>
                <w:color w:val="000000" w:themeColor="text1"/>
                <w:szCs w:val="22"/>
              </w:rPr>
            </w:pPr>
          </w:p>
        </w:tc>
        <w:tc>
          <w:tcPr>
            <w:tcW w:w="669" w:type="dxa"/>
            <w:shd w:val="clear" w:color="auto" w:fill="auto"/>
          </w:tcPr>
          <w:p w14:paraId="10B8C5CB" w14:textId="77777777" w:rsidR="00117594" w:rsidRPr="00F92EE6" w:rsidRDefault="00117594" w:rsidP="00344061">
            <w:pPr>
              <w:rPr>
                <w:ins w:id="2096" w:author="Rodriguez-flores, Raul (R.)" w:date="2020-07-15T14:44:00Z"/>
                <w:rFonts w:cs="Arial"/>
                <w:color w:val="000000" w:themeColor="text1"/>
                <w:szCs w:val="22"/>
              </w:rPr>
            </w:pPr>
            <w:r>
              <w:rPr>
                <w:rFonts w:cs="Arial"/>
                <w:color w:val="000000" w:themeColor="text1"/>
                <w:szCs w:val="22"/>
              </w:rPr>
              <w:t>M4</w:t>
            </w:r>
          </w:p>
        </w:tc>
        <w:tc>
          <w:tcPr>
            <w:tcW w:w="7552" w:type="dxa"/>
            <w:shd w:val="clear" w:color="auto" w:fill="auto"/>
          </w:tcPr>
          <w:p w14:paraId="1B88A6EF" w14:textId="77777777" w:rsidR="00117594" w:rsidRPr="00F92EE6" w:rsidRDefault="00117594" w:rsidP="00344061">
            <w:pPr>
              <w:rPr>
                <w:ins w:id="2097" w:author="Rodriguez-flores, Raul (R.)" w:date="2020-07-15T14:44:00Z"/>
                <w:rFonts w:cs="Arial"/>
                <w:color w:val="000000" w:themeColor="text1"/>
                <w:szCs w:val="22"/>
              </w:rPr>
            </w:pPr>
            <w:r>
              <w:rPr>
                <w:rFonts w:cs="Arial"/>
                <w:color w:val="000000" w:themeColor="text1"/>
                <w:szCs w:val="22"/>
              </w:rPr>
              <w:t>User shall be able to create up to 5 custom Trailer Maintenance components by selecting “Add new maintenance item” soft button.</w:t>
            </w:r>
          </w:p>
        </w:tc>
      </w:tr>
      <w:tr w:rsidR="00117594" w:rsidRPr="00FB5797" w14:paraId="6A868D73" w14:textId="77777777" w:rsidTr="00344061">
        <w:trPr>
          <w:trHeight w:val="255"/>
        </w:trPr>
        <w:tc>
          <w:tcPr>
            <w:tcW w:w="2235" w:type="dxa"/>
            <w:shd w:val="clear" w:color="auto" w:fill="D9D9D9" w:themeFill="background1" w:themeFillShade="D9"/>
          </w:tcPr>
          <w:p w14:paraId="0BACB430" w14:textId="77777777" w:rsidR="00117594" w:rsidRPr="00F92EE6" w:rsidRDefault="00117594" w:rsidP="00344061">
            <w:pPr>
              <w:rPr>
                <w:rFonts w:cs="Arial"/>
                <w:b/>
                <w:bCs/>
                <w:color w:val="000000" w:themeColor="text1"/>
                <w:szCs w:val="22"/>
              </w:rPr>
            </w:pPr>
          </w:p>
        </w:tc>
        <w:tc>
          <w:tcPr>
            <w:tcW w:w="669" w:type="dxa"/>
            <w:shd w:val="clear" w:color="auto" w:fill="auto"/>
          </w:tcPr>
          <w:p w14:paraId="7B895B91" w14:textId="77777777" w:rsidR="00117594" w:rsidRDefault="00117594" w:rsidP="00344061">
            <w:pPr>
              <w:rPr>
                <w:rFonts w:cs="Arial"/>
                <w:color w:val="000000" w:themeColor="text1"/>
                <w:szCs w:val="22"/>
              </w:rPr>
            </w:pPr>
            <w:r>
              <w:rPr>
                <w:rFonts w:cs="Arial"/>
                <w:color w:val="000000" w:themeColor="text1"/>
                <w:szCs w:val="22"/>
              </w:rPr>
              <w:t>M5</w:t>
            </w:r>
          </w:p>
        </w:tc>
        <w:tc>
          <w:tcPr>
            <w:tcW w:w="7552" w:type="dxa"/>
            <w:shd w:val="clear" w:color="auto" w:fill="auto"/>
          </w:tcPr>
          <w:p w14:paraId="5F8ACA7A" w14:textId="77777777" w:rsidR="00117594" w:rsidRDefault="00117594" w:rsidP="00344061">
            <w:pPr>
              <w:rPr>
                <w:rFonts w:cs="Arial"/>
                <w:color w:val="000000" w:themeColor="text1"/>
                <w:szCs w:val="22"/>
              </w:rPr>
            </w:pPr>
            <w:r>
              <w:rPr>
                <w:rFonts w:cs="Arial"/>
                <w:color w:val="000000" w:themeColor="text1"/>
                <w:szCs w:val="22"/>
              </w:rPr>
              <w:t>User shall</w:t>
            </w:r>
            <w:r w:rsidR="00CF6145">
              <w:rPr>
                <w:rFonts w:cs="Arial"/>
                <w:color w:val="000000" w:themeColor="text1"/>
                <w:szCs w:val="22"/>
              </w:rPr>
              <w:t xml:space="preserve"> have access to a Keyboard in order to</w:t>
            </w:r>
            <w:r>
              <w:rPr>
                <w:rFonts w:cs="Arial"/>
                <w:color w:val="000000" w:themeColor="text1"/>
                <w:szCs w:val="22"/>
              </w:rPr>
              <w:t xml:space="preserve"> be able to</w:t>
            </w:r>
            <w:r w:rsidR="00CF6145">
              <w:rPr>
                <w:rFonts w:cs="Arial"/>
                <w:color w:val="000000" w:themeColor="text1"/>
                <w:szCs w:val="22"/>
              </w:rPr>
              <w:t xml:space="preserve"> </w:t>
            </w:r>
            <w:r>
              <w:rPr>
                <w:rFonts w:cs="Arial"/>
                <w:color w:val="000000" w:themeColor="text1"/>
                <w:szCs w:val="22"/>
              </w:rPr>
              <w:t>use up to 20 characters to label the component.</w:t>
            </w:r>
            <w:r w:rsidR="00CF6145">
              <w:rPr>
                <w:rFonts w:cs="Arial"/>
                <w:color w:val="000000" w:themeColor="text1"/>
                <w:szCs w:val="22"/>
              </w:rPr>
              <w:t xml:space="preserve"> Once the trailer item being labeled user must select “Enter” soft buttons.</w:t>
            </w:r>
          </w:p>
        </w:tc>
      </w:tr>
      <w:tr w:rsidR="00CF6145" w:rsidRPr="00FB5797" w14:paraId="5EDB04ED" w14:textId="77777777" w:rsidTr="00344061">
        <w:trPr>
          <w:trHeight w:val="255"/>
        </w:trPr>
        <w:tc>
          <w:tcPr>
            <w:tcW w:w="2235" w:type="dxa"/>
            <w:shd w:val="clear" w:color="auto" w:fill="D9D9D9" w:themeFill="background1" w:themeFillShade="D9"/>
          </w:tcPr>
          <w:p w14:paraId="46ED5A88" w14:textId="77777777" w:rsidR="00CF6145" w:rsidRPr="00F92EE6" w:rsidRDefault="00CF6145" w:rsidP="00344061">
            <w:pPr>
              <w:rPr>
                <w:rFonts w:cs="Arial"/>
                <w:b/>
                <w:bCs/>
                <w:color w:val="000000" w:themeColor="text1"/>
                <w:szCs w:val="22"/>
              </w:rPr>
            </w:pPr>
          </w:p>
        </w:tc>
        <w:tc>
          <w:tcPr>
            <w:tcW w:w="669" w:type="dxa"/>
            <w:shd w:val="clear" w:color="auto" w:fill="auto"/>
          </w:tcPr>
          <w:p w14:paraId="1AB6E083" w14:textId="77777777" w:rsidR="00CF6145" w:rsidRDefault="00CF6145" w:rsidP="00344061">
            <w:pPr>
              <w:rPr>
                <w:rFonts w:cs="Arial"/>
                <w:color w:val="000000" w:themeColor="text1"/>
                <w:szCs w:val="22"/>
              </w:rPr>
            </w:pPr>
            <w:r>
              <w:rPr>
                <w:rFonts w:cs="Arial"/>
                <w:color w:val="000000" w:themeColor="text1"/>
                <w:szCs w:val="22"/>
              </w:rPr>
              <w:t>M6</w:t>
            </w:r>
          </w:p>
        </w:tc>
        <w:tc>
          <w:tcPr>
            <w:tcW w:w="7552" w:type="dxa"/>
            <w:shd w:val="clear" w:color="auto" w:fill="auto"/>
          </w:tcPr>
          <w:p w14:paraId="74CFB18B" w14:textId="77777777" w:rsidR="00CF6145" w:rsidRDefault="00CF6145" w:rsidP="00344061">
            <w:pPr>
              <w:rPr>
                <w:rFonts w:cs="Arial"/>
                <w:color w:val="000000" w:themeColor="text1"/>
                <w:szCs w:val="22"/>
              </w:rPr>
            </w:pPr>
            <w:r>
              <w:rPr>
                <w:rFonts w:cs="Arial"/>
                <w:color w:val="000000" w:themeColor="text1"/>
                <w:szCs w:val="22"/>
              </w:rPr>
              <w:t>User access the custom Item configuration created and a screen with the available intervals shall be displayed. (Mileage, Time or Reminder OFF)</w:t>
            </w:r>
          </w:p>
        </w:tc>
      </w:tr>
      <w:tr w:rsidR="00CF6145" w:rsidRPr="00FB5797" w14:paraId="25B31958" w14:textId="77777777" w:rsidTr="00344061">
        <w:trPr>
          <w:trHeight w:val="255"/>
        </w:trPr>
        <w:tc>
          <w:tcPr>
            <w:tcW w:w="2235" w:type="dxa"/>
            <w:shd w:val="clear" w:color="auto" w:fill="D9D9D9" w:themeFill="background1" w:themeFillShade="D9"/>
          </w:tcPr>
          <w:p w14:paraId="1358D370" w14:textId="77777777" w:rsidR="00CF6145" w:rsidRPr="00F92EE6" w:rsidRDefault="00CF6145" w:rsidP="00344061">
            <w:pPr>
              <w:rPr>
                <w:rFonts w:cs="Arial"/>
                <w:b/>
                <w:bCs/>
                <w:color w:val="000000" w:themeColor="text1"/>
                <w:szCs w:val="22"/>
              </w:rPr>
            </w:pPr>
          </w:p>
        </w:tc>
        <w:tc>
          <w:tcPr>
            <w:tcW w:w="669" w:type="dxa"/>
            <w:shd w:val="clear" w:color="auto" w:fill="auto"/>
          </w:tcPr>
          <w:p w14:paraId="51B43346" w14:textId="77777777" w:rsidR="00CF6145" w:rsidRDefault="00CF6145" w:rsidP="00344061">
            <w:pPr>
              <w:rPr>
                <w:rFonts w:cs="Arial"/>
                <w:color w:val="000000" w:themeColor="text1"/>
                <w:szCs w:val="22"/>
              </w:rPr>
            </w:pPr>
            <w:r>
              <w:rPr>
                <w:rFonts w:cs="Arial"/>
                <w:color w:val="000000" w:themeColor="text1"/>
                <w:szCs w:val="22"/>
              </w:rPr>
              <w:t>M7</w:t>
            </w:r>
          </w:p>
        </w:tc>
        <w:tc>
          <w:tcPr>
            <w:tcW w:w="7552" w:type="dxa"/>
            <w:shd w:val="clear" w:color="auto" w:fill="auto"/>
          </w:tcPr>
          <w:p w14:paraId="091FD821" w14:textId="77777777" w:rsidR="00CF6145" w:rsidRDefault="00CF6145" w:rsidP="00344061">
            <w:pPr>
              <w:rPr>
                <w:rFonts w:cs="Arial"/>
                <w:color w:val="000000" w:themeColor="text1"/>
                <w:szCs w:val="22"/>
              </w:rPr>
            </w:pPr>
            <w:r>
              <w:rPr>
                <w:rFonts w:cs="Arial"/>
                <w:color w:val="000000" w:themeColor="text1"/>
                <w:szCs w:val="22"/>
              </w:rPr>
              <w:t>User shall select “Save” to complete the custom Item configuration.</w:t>
            </w:r>
          </w:p>
        </w:tc>
      </w:tr>
      <w:tr w:rsidR="00117594" w:rsidRPr="00FB5797" w14:paraId="1E3BF88F" w14:textId="77777777" w:rsidTr="00344061">
        <w:trPr>
          <w:trHeight w:val="255"/>
        </w:trPr>
        <w:tc>
          <w:tcPr>
            <w:tcW w:w="2235" w:type="dxa"/>
            <w:shd w:val="clear" w:color="auto" w:fill="D9D9D9" w:themeFill="background1" w:themeFillShade="D9"/>
          </w:tcPr>
          <w:p w14:paraId="62E01703" w14:textId="77777777" w:rsidR="00117594" w:rsidRPr="00F92EE6" w:rsidRDefault="00117594" w:rsidP="00344061">
            <w:pPr>
              <w:rPr>
                <w:rFonts w:cs="Arial"/>
                <w:b/>
                <w:bCs/>
                <w:color w:val="000000" w:themeColor="text1"/>
                <w:szCs w:val="22"/>
              </w:rPr>
            </w:pPr>
          </w:p>
        </w:tc>
        <w:tc>
          <w:tcPr>
            <w:tcW w:w="669" w:type="dxa"/>
            <w:shd w:val="clear" w:color="auto" w:fill="auto"/>
          </w:tcPr>
          <w:p w14:paraId="49DFCA52" w14:textId="77777777" w:rsidR="00117594" w:rsidRDefault="00117594" w:rsidP="00344061">
            <w:pPr>
              <w:rPr>
                <w:rFonts w:cs="Arial"/>
                <w:color w:val="000000" w:themeColor="text1"/>
                <w:szCs w:val="22"/>
              </w:rPr>
            </w:pPr>
          </w:p>
        </w:tc>
        <w:tc>
          <w:tcPr>
            <w:tcW w:w="7552" w:type="dxa"/>
            <w:shd w:val="clear" w:color="auto" w:fill="auto"/>
          </w:tcPr>
          <w:p w14:paraId="29618BC6" w14:textId="77777777" w:rsidR="00117594" w:rsidRDefault="00117594" w:rsidP="00344061">
            <w:pPr>
              <w:rPr>
                <w:rFonts w:cs="Arial"/>
                <w:color w:val="000000" w:themeColor="text1"/>
                <w:szCs w:val="22"/>
              </w:rPr>
            </w:pPr>
          </w:p>
        </w:tc>
      </w:tr>
      <w:tr w:rsidR="00117594" w:rsidRPr="00FB5797" w14:paraId="74C3456A" w14:textId="77777777" w:rsidTr="00344061">
        <w:trPr>
          <w:trHeight w:val="255"/>
          <w:ins w:id="2098" w:author="Rodriguez-flores, Raul (R.)" w:date="2020-07-15T14:44:00Z"/>
        </w:trPr>
        <w:tc>
          <w:tcPr>
            <w:tcW w:w="2235" w:type="dxa"/>
            <w:shd w:val="clear" w:color="auto" w:fill="D9D9D9" w:themeFill="background1" w:themeFillShade="D9"/>
          </w:tcPr>
          <w:p w14:paraId="7DBB4051" w14:textId="77777777" w:rsidR="00117594" w:rsidRPr="00F92EE6" w:rsidRDefault="00117594" w:rsidP="00344061">
            <w:pPr>
              <w:rPr>
                <w:ins w:id="2099" w:author="Rodriguez-flores, Raul (R.)" w:date="2020-07-15T14:44:00Z"/>
                <w:rFonts w:cs="Arial"/>
                <w:b/>
                <w:bCs/>
                <w:color w:val="000000" w:themeColor="text1"/>
                <w:szCs w:val="22"/>
              </w:rPr>
            </w:pPr>
            <w:ins w:id="2100" w:author="Rodriguez-flores, Raul (R.)" w:date="2020-07-15T14:44:00Z">
              <w:r w:rsidRPr="00F92EE6">
                <w:rPr>
                  <w:rFonts w:cs="Arial"/>
                  <w:b/>
                  <w:bCs/>
                  <w:color w:val="000000" w:themeColor="text1"/>
                  <w:szCs w:val="22"/>
                </w:rPr>
                <w:t>Alternative Flow 1</w:t>
              </w:r>
            </w:ins>
          </w:p>
        </w:tc>
        <w:tc>
          <w:tcPr>
            <w:tcW w:w="669" w:type="dxa"/>
            <w:shd w:val="clear" w:color="auto" w:fill="auto"/>
          </w:tcPr>
          <w:p w14:paraId="139F5060" w14:textId="77777777" w:rsidR="00117594" w:rsidRPr="00F92EE6" w:rsidRDefault="00117594" w:rsidP="00344061">
            <w:pPr>
              <w:rPr>
                <w:ins w:id="2101" w:author="Rodriguez-flores, Raul (R.)" w:date="2020-07-15T14:44:00Z"/>
                <w:rFonts w:cs="Arial"/>
                <w:color w:val="000000" w:themeColor="text1"/>
                <w:szCs w:val="22"/>
              </w:rPr>
            </w:pPr>
            <w:ins w:id="2102" w:author="Rodriguez-flores, Raul (R.)" w:date="2020-07-15T14:44:00Z">
              <w:r w:rsidRPr="00F92EE6">
                <w:rPr>
                  <w:rFonts w:cs="Arial"/>
                  <w:color w:val="000000" w:themeColor="text1"/>
                  <w:szCs w:val="22"/>
                </w:rPr>
                <w:t>A1</w:t>
              </w:r>
            </w:ins>
          </w:p>
        </w:tc>
        <w:tc>
          <w:tcPr>
            <w:tcW w:w="7552" w:type="dxa"/>
            <w:shd w:val="clear" w:color="auto" w:fill="auto"/>
          </w:tcPr>
          <w:p w14:paraId="61DB2A8C" w14:textId="77777777" w:rsidR="00117594" w:rsidRPr="00F92EE6" w:rsidRDefault="00117594" w:rsidP="00344061">
            <w:pPr>
              <w:pStyle w:val="ListParagraph"/>
              <w:numPr>
                <w:ilvl w:val="0"/>
                <w:numId w:val="59"/>
              </w:numPr>
              <w:overflowPunct/>
              <w:autoSpaceDE/>
              <w:autoSpaceDN/>
              <w:adjustRightInd/>
              <w:contextualSpacing/>
              <w:textAlignment w:val="auto"/>
              <w:rPr>
                <w:ins w:id="2103" w:author="Rodriguez-flores, Raul (R.)" w:date="2020-07-15T14:44:00Z"/>
                <w:rFonts w:cs="Arial"/>
                <w:color w:val="000000" w:themeColor="text1"/>
                <w:szCs w:val="22"/>
              </w:rPr>
            </w:pPr>
            <w:ins w:id="2104" w:author="Rodriguez-flores, Raul (R.)" w:date="2020-07-15T14:44:00Z">
              <w:r>
                <w:rPr>
                  <w:rFonts w:cs="Arial"/>
                  <w:color w:val="000000" w:themeColor="text1"/>
                  <w:szCs w:val="22"/>
                </w:rPr>
                <w:t xml:space="preserve">User can </w:t>
              </w:r>
            </w:ins>
            <w:ins w:id="2105" w:author="Rodriguez-flores, Raul (R.)" w:date="2020-07-15T15:13:00Z">
              <w:r>
                <w:rPr>
                  <w:rFonts w:cs="Arial"/>
                  <w:color w:val="000000" w:themeColor="text1"/>
                  <w:szCs w:val="22"/>
                </w:rPr>
                <w:t xml:space="preserve">change the Vehicle </w:t>
              </w:r>
            </w:ins>
            <w:ins w:id="2106" w:author="Rodriguez-flores, Raul (R.)" w:date="2020-07-15T15:14:00Z">
              <w:r>
                <w:rPr>
                  <w:rFonts w:cs="Arial"/>
                  <w:color w:val="000000" w:themeColor="text1"/>
                  <w:szCs w:val="22"/>
                </w:rPr>
                <w:t>from the stationary position.</w:t>
              </w:r>
            </w:ins>
          </w:p>
          <w:p w14:paraId="2FFC1520" w14:textId="77777777" w:rsidR="00117594" w:rsidRPr="009F1BB3" w:rsidRDefault="00117594" w:rsidP="00344061">
            <w:pPr>
              <w:pStyle w:val="ListParagraph"/>
              <w:numPr>
                <w:ilvl w:val="0"/>
                <w:numId w:val="59"/>
              </w:numPr>
              <w:overflowPunct/>
              <w:autoSpaceDE/>
              <w:autoSpaceDN/>
              <w:adjustRightInd/>
              <w:contextualSpacing/>
              <w:textAlignment w:val="auto"/>
              <w:rPr>
                <w:ins w:id="2107" w:author="Rodriguez-flores, Raul (R.)" w:date="2020-07-15T14:44:00Z"/>
                <w:rFonts w:cs="Arial"/>
                <w:color w:val="000000" w:themeColor="text1"/>
                <w:szCs w:val="22"/>
              </w:rPr>
            </w:pPr>
            <w:ins w:id="2108" w:author="Rodriguez-flores, Raul (R.)" w:date="2020-07-15T14:44:00Z">
              <w:r>
                <w:rPr>
                  <w:rFonts w:cs="Arial"/>
                  <w:color w:val="000000" w:themeColor="text1"/>
                  <w:szCs w:val="22"/>
                </w:rPr>
                <w:t>Feature shall</w:t>
              </w:r>
            </w:ins>
            <w:ins w:id="2109"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110" w:author="Rodriguez-flores, Raul (R.)" w:date="2020-07-15T15:14:00Z">
              <w:r>
                <w:rPr>
                  <w:rFonts w:cs="Arial"/>
                  <w:color w:val="000000" w:themeColor="text1"/>
                  <w:szCs w:val="22"/>
                </w:rPr>
                <w:t xml:space="preserve"> the Trailer Maintenance </w:t>
              </w:r>
            </w:ins>
            <w:r>
              <w:rPr>
                <w:rFonts w:cs="Arial"/>
                <w:color w:val="000000" w:themeColor="text1"/>
                <w:szCs w:val="22"/>
              </w:rPr>
              <w:t>Menu</w:t>
            </w:r>
            <w:ins w:id="2111" w:author="Rodriguez-flores, Raul (R.)" w:date="2020-07-15T15:14:00Z">
              <w:r>
                <w:rPr>
                  <w:rFonts w:cs="Arial"/>
                  <w:color w:val="000000" w:themeColor="text1"/>
                  <w:szCs w:val="22"/>
                </w:rPr>
                <w:t>.</w:t>
              </w:r>
            </w:ins>
          </w:p>
        </w:tc>
      </w:tr>
      <w:tr w:rsidR="00117594" w:rsidRPr="00FB5797" w14:paraId="217EA2DA" w14:textId="77777777" w:rsidTr="00344061">
        <w:trPr>
          <w:trHeight w:val="255"/>
          <w:ins w:id="2112" w:author="Rodriguez-flores, Raul (R.)" w:date="2020-07-15T14:44:00Z"/>
        </w:trPr>
        <w:tc>
          <w:tcPr>
            <w:tcW w:w="2235" w:type="dxa"/>
            <w:shd w:val="clear" w:color="auto" w:fill="D9D9D9" w:themeFill="background1" w:themeFillShade="D9"/>
          </w:tcPr>
          <w:p w14:paraId="024AD6B8" w14:textId="77777777" w:rsidR="00117594" w:rsidRPr="00F92EE6" w:rsidRDefault="00117594" w:rsidP="00344061">
            <w:pPr>
              <w:rPr>
                <w:ins w:id="2113" w:author="Rodriguez-flores, Raul (R.)" w:date="2020-07-15T14:44:00Z"/>
                <w:rFonts w:cs="Arial"/>
                <w:b/>
                <w:bCs/>
                <w:color w:val="000000" w:themeColor="text1"/>
                <w:szCs w:val="22"/>
              </w:rPr>
            </w:pPr>
            <w:ins w:id="2114"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2</w:t>
            </w:r>
          </w:p>
        </w:tc>
        <w:tc>
          <w:tcPr>
            <w:tcW w:w="669" w:type="dxa"/>
            <w:shd w:val="clear" w:color="auto" w:fill="auto"/>
          </w:tcPr>
          <w:p w14:paraId="0C1BF0D7" w14:textId="77777777" w:rsidR="00117594" w:rsidRPr="00F92EE6" w:rsidRDefault="00117594" w:rsidP="00344061">
            <w:pPr>
              <w:rPr>
                <w:ins w:id="2115" w:author="Rodriguez-flores, Raul (R.)" w:date="2020-07-15T14:44:00Z"/>
                <w:rFonts w:cs="Arial"/>
                <w:color w:val="000000" w:themeColor="text1"/>
                <w:szCs w:val="22"/>
              </w:rPr>
            </w:pPr>
            <w:r>
              <w:rPr>
                <w:rFonts w:cs="Arial"/>
                <w:color w:val="000000" w:themeColor="text1"/>
                <w:szCs w:val="22"/>
              </w:rPr>
              <w:t>A2</w:t>
            </w:r>
          </w:p>
        </w:tc>
        <w:tc>
          <w:tcPr>
            <w:tcW w:w="7552" w:type="dxa"/>
            <w:shd w:val="clear" w:color="auto" w:fill="auto"/>
          </w:tcPr>
          <w:p w14:paraId="26F33117" w14:textId="77777777" w:rsidR="00117594" w:rsidRDefault="00117594" w:rsidP="00344061">
            <w:pPr>
              <w:pStyle w:val="ListParagraph"/>
              <w:numPr>
                <w:ilvl w:val="0"/>
                <w:numId w:val="59"/>
              </w:numPr>
              <w:overflowPunct/>
              <w:autoSpaceDE/>
              <w:autoSpaceDN/>
              <w:adjustRightInd/>
              <w:contextualSpacing/>
              <w:textAlignment w:val="auto"/>
              <w:rPr>
                <w:rFonts w:cs="Arial"/>
                <w:color w:val="000000" w:themeColor="text1"/>
                <w:szCs w:val="22"/>
              </w:rPr>
            </w:pPr>
            <w:ins w:id="2116" w:author="Rodriguez-flores, Raul (R.)" w:date="2020-07-15T14:44:00Z">
              <w:r>
                <w:rPr>
                  <w:rFonts w:cs="Arial"/>
                  <w:color w:val="000000" w:themeColor="text1"/>
                  <w:szCs w:val="22"/>
                </w:rPr>
                <w:t xml:space="preserve">User </w:t>
              </w:r>
            </w:ins>
            <w:r>
              <w:rPr>
                <w:rFonts w:cs="Arial"/>
                <w:color w:val="000000" w:themeColor="text1"/>
                <w:szCs w:val="22"/>
              </w:rPr>
              <w:t>request access to the Trailer Maintenance when the Default Trailer profiles has been selected.</w:t>
            </w:r>
          </w:p>
          <w:p w14:paraId="5AAF06AD" w14:textId="77777777" w:rsidR="00117594" w:rsidRDefault="00117594" w:rsidP="00344061">
            <w:pPr>
              <w:pStyle w:val="ListParagraph"/>
              <w:numPr>
                <w:ilvl w:val="0"/>
                <w:numId w:val="59"/>
              </w:numPr>
              <w:overflowPunct/>
              <w:autoSpaceDE/>
              <w:autoSpaceDN/>
              <w:adjustRightInd/>
              <w:contextualSpacing/>
              <w:textAlignment w:val="auto"/>
              <w:rPr>
                <w:rFonts w:cs="Arial"/>
                <w:color w:val="000000" w:themeColor="text1"/>
                <w:szCs w:val="22"/>
              </w:rPr>
            </w:pPr>
            <w:ins w:id="2117" w:author="Rodriguez-flores, Raul (R.)" w:date="2020-07-15T14:44:00Z">
              <w:r w:rsidRPr="006038F2">
                <w:rPr>
                  <w:rFonts w:cs="Arial"/>
                  <w:color w:val="000000" w:themeColor="text1"/>
                  <w:szCs w:val="22"/>
                </w:rPr>
                <w:t>Feature shall</w:t>
              </w:r>
            </w:ins>
            <w:ins w:id="2118" w:author="Rodriguez-flores, Raul (R.)" w:date="2020-07-15T15:14:00Z">
              <w:r w:rsidRPr="006038F2">
                <w:rPr>
                  <w:rFonts w:cs="Arial"/>
                  <w:color w:val="000000" w:themeColor="text1"/>
                  <w:szCs w:val="22"/>
                </w:rPr>
                <w:t xml:space="preserve"> </w:t>
              </w:r>
            </w:ins>
            <w:r>
              <w:rPr>
                <w:rFonts w:cs="Arial"/>
                <w:color w:val="000000" w:themeColor="text1"/>
                <w:szCs w:val="22"/>
              </w:rPr>
              <w:t>send a Notification/Pop up to notify the Trailer Maintenance Status is not available for the Default Trailer Profile.</w:t>
            </w:r>
          </w:p>
          <w:p w14:paraId="07A008CF" w14:textId="77777777" w:rsidR="00117594" w:rsidRPr="006038F2" w:rsidRDefault="00117594" w:rsidP="00344061">
            <w:pPr>
              <w:pStyle w:val="ListParagraph"/>
              <w:numPr>
                <w:ilvl w:val="0"/>
                <w:numId w:val="59"/>
              </w:numPr>
              <w:overflowPunct/>
              <w:autoSpaceDE/>
              <w:autoSpaceDN/>
              <w:adjustRightInd/>
              <w:contextualSpacing/>
              <w:textAlignment w:val="auto"/>
              <w:rPr>
                <w:ins w:id="2119" w:author="Rodriguez-flores, Raul (R.)" w:date="2020-07-15T14:44:00Z"/>
                <w:rFonts w:cs="Arial"/>
                <w:color w:val="000000" w:themeColor="text1"/>
                <w:szCs w:val="22"/>
              </w:rPr>
            </w:pPr>
            <w:r>
              <w:rPr>
                <w:rFonts w:cs="Arial"/>
                <w:color w:val="000000" w:themeColor="text1"/>
                <w:szCs w:val="22"/>
              </w:rPr>
              <w:t>Feature shall disable the Active Trailer Status component list.</w:t>
            </w:r>
          </w:p>
        </w:tc>
      </w:tr>
      <w:tr w:rsidR="00117594" w:rsidRPr="00FB5797" w14:paraId="33C15574" w14:textId="77777777" w:rsidTr="00344061">
        <w:trPr>
          <w:trHeight w:val="255"/>
          <w:ins w:id="2120" w:author="Rodriguez-flores, Raul (R.)" w:date="2020-07-15T14:44:00Z"/>
        </w:trPr>
        <w:tc>
          <w:tcPr>
            <w:tcW w:w="2235" w:type="dxa"/>
            <w:shd w:val="clear" w:color="auto" w:fill="D9D9D9" w:themeFill="background1" w:themeFillShade="D9"/>
          </w:tcPr>
          <w:p w14:paraId="123A3AC6" w14:textId="77777777" w:rsidR="00117594" w:rsidRPr="00F92EE6" w:rsidRDefault="00117594" w:rsidP="00344061">
            <w:pPr>
              <w:rPr>
                <w:ins w:id="2121" w:author="Rodriguez-flores, Raul (R.)" w:date="2020-07-15T14:44:00Z"/>
                <w:rFonts w:cs="Arial"/>
                <w:b/>
                <w:bCs/>
                <w:color w:val="000000" w:themeColor="text1"/>
                <w:szCs w:val="22"/>
              </w:rPr>
            </w:pPr>
            <w:ins w:id="2122"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3</w:t>
            </w:r>
          </w:p>
        </w:tc>
        <w:tc>
          <w:tcPr>
            <w:tcW w:w="669" w:type="dxa"/>
            <w:shd w:val="clear" w:color="auto" w:fill="auto"/>
          </w:tcPr>
          <w:p w14:paraId="5EED6C89" w14:textId="77777777" w:rsidR="00117594" w:rsidRPr="00F92EE6" w:rsidRDefault="00117594" w:rsidP="00344061">
            <w:pPr>
              <w:rPr>
                <w:ins w:id="2123" w:author="Rodriguez-flores, Raul (R.)" w:date="2020-07-15T14:44:00Z"/>
                <w:rFonts w:cs="Arial"/>
                <w:color w:val="000000" w:themeColor="text1"/>
                <w:szCs w:val="22"/>
              </w:rPr>
            </w:pPr>
            <w:ins w:id="2124" w:author="Rodriguez-flores, Raul (R.)" w:date="2020-07-15T14:44:00Z">
              <w:r w:rsidRPr="00F92EE6">
                <w:rPr>
                  <w:rFonts w:cs="Arial"/>
                  <w:color w:val="000000" w:themeColor="text1"/>
                  <w:szCs w:val="22"/>
                </w:rPr>
                <w:t>A</w:t>
              </w:r>
            </w:ins>
            <w:r>
              <w:rPr>
                <w:rFonts w:cs="Arial"/>
                <w:color w:val="000000" w:themeColor="text1"/>
                <w:szCs w:val="22"/>
              </w:rPr>
              <w:t>3</w:t>
            </w:r>
          </w:p>
        </w:tc>
        <w:tc>
          <w:tcPr>
            <w:tcW w:w="7552" w:type="dxa"/>
            <w:shd w:val="clear" w:color="auto" w:fill="auto"/>
          </w:tcPr>
          <w:p w14:paraId="55699CDC" w14:textId="77777777" w:rsidR="00117594" w:rsidRPr="00F92EE6" w:rsidRDefault="00117594" w:rsidP="00344061">
            <w:pPr>
              <w:pStyle w:val="ListParagraph"/>
              <w:numPr>
                <w:ilvl w:val="0"/>
                <w:numId w:val="60"/>
              </w:numPr>
              <w:rPr>
                <w:ins w:id="2125" w:author="Rodriguez-flores, Raul (R.)" w:date="2020-07-15T14:44:00Z"/>
                <w:rFonts w:cs="Arial"/>
                <w:color w:val="000000" w:themeColor="text1"/>
                <w:szCs w:val="22"/>
              </w:rPr>
            </w:pPr>
            <w:ins w:id="2126" w:author="Rodriguez-flores, Raul (R.)" w:date="2020-07-15T15:21:00Z">
              <w:r>
                <w:rPr>
                  <w:rFonts w:cs="Arial"/>
                  <w:color w:val="000000" w:themeColor="text1"/>
                  <w:szCs w:val="22"/>
                </w:rPr>
                <w:t xml:space="preserve">Trailer Tow harness may get </w:t>
              </w:r>
            </w:ins>
            <w:ins w:id="2127" w:author="Rodriguez-flores, Raul (R.)" w:date="2020-07-15T15:22:00Z">
              <w:r>
                <w:rPr>
                  <w:rFonts w:cs="Arial"/>
                  <w:color w:val="000000" w:themeColor="text1"/>
                  <w:szCs w:val="22"/>
                </w:rPr>
                <w:t>disconnected.</w:t>
              </w:r>
            </w:ins>
          </w:p>
          <w:p w14:paraId="4FB37CA3" w14:textId="77777777" w:rsidR="00117594" w:rsidRPr="00123D1A" w:rsidRDefault="00117594" w:rsidP="00344061">
            <w:pPr>
              <w:pStyle w:val="ListParagraph"/>
              <w:numPr>
                <w:ilvl w:val="0"/>
                <w:numId w:val="60"/>
              </w:numPr>
              <w:rPr>
                <w:ins w:id="2128" w:author="Rodriguez-flores, Raul (R.)" w:date="2020-07-15T14:44:00Z"/>
                <w:rFonts w:cs="Arial"/>
                <w:color w:val="000000" w:themeColor="text1"/>
                <w:szCs w:val="22"/>
                <w:rPrChange w:id="2129" w:author="Rodriguez-flores, Raul (R.)" w:date="2020-07-15T15:31:00Z">
                  <w:rPr>
                    <w:ins w:id="2130" w:author="Rodriguez-flores, Raul (R.)" w:date="2020-07-15T14:44:00Z"/>
                  </w:rPr>
                </w:rPrChange>
              </w:rPr>
            </w:pPr>
            <w:ins w:id="2131" w:author="Rodriguez-flores, Raul (R.)" w:date="2020-07-15T14:44:00Z">
              <w:r w:rsidRPr="00F92EE6">
                <w:rPr>
                  <w:rFonts w:cs="Arial"/>
                  <w:color w:val="000000" w:themeColor="text1"/>
                  <w:szCs w:val="22"/>
                </w:rPr>
                <w:t>Featur</w:t>
              </w:r>
              <w:r>
                <w:rPr>
                  <w:rFonts w:cs="Arial"/>
                  <w:color w:val="000000" w:themeColor="text1"/>
                  <w:szCs w:val="22"/>
                </w:rPr>
                <w:t>e shall</w:t>
              </w:r>
            </w:ins>
            <w:ins w:id="2132"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133" w:author="Rodriguez-flores, Raul (R.)" w:date="2020-07-15T15:14:00Z">
              <w:r>
                <w:rPr>
                  <w:rFonts w:cs="Arial"/>
                  <w:color w:val="000000" w:themeColor="text1"/>
                  <w:szCs w:val="22"/>
                </w:rPr>
                <w:t xml:space="preserve"> the Trailer Maintenance </w:t>
              </w:r>
            </w:ins>
            <w:r>
              <w:rPr>
                <w:rFonts w:cs="Arial"/>
                <w:color w:val="000000" w:themeColor="text1"/>
                <w:szCs w:val="22"/>
              </w:rPr>
              <w:t>Menu</w:t>
            </w:r>
            <w:ins w:id="2134" w:author="Rodriguez-flores, Raul (R.)" w:date="2020-07-15T15:14:00Z">
              <w:r>
                <w:rPr>
                  <w:rFonts w:cs="Arial"/>
                  <w:color w:val="000000" w:themeColor="text1"/>
                  <w:szCs w:val="22"/>
                </w:rPr>
                <w:t>.</w:t>
              </w:r>
            </w:ins>
          </w:p>
        </w:tc>
      </w:tr>
      <w:tr w:rsidR="00117594" w:rsidRPr="00FB5797" w14:paraId="366EAAF0" w14:textId="77777777" w:rsidTr="00344061">
        <w:trPr>
          <w:trHeight w:val="255"/>
          <w:ins w:id="2135" w:author="Rodriguez-flores, Raul (R.)" w:date="2020-07-15T14:44:00Z"/>
        </w:trPr>
        <w:tc>
          <w:tcPr>
            <w:tcW w:w="2235" w:type="dxa"/>
            <w:shd w:val="clear" w:color="auto" w:fill="D9D9D9" w:themeFill="background1" w:themeFillShade="D9"/>
          </w:tcPr>
          <w:p w14:paraId="1AF80D9F" w14:textId="77777777" w:rsidR="00117594" w:rsidRPr="00F92EE6" w:rsidRDefault="00117594" w:rsidP="00344061">
            <w:pPr>
              <w:rPr>
                <w:ins w:id="2136" w:author="Rodriguez-flores, Raul (R.)" w:date="2020-07-15T14:44:00Z"/>
                <w:rFonts w:cs="Arial"/>
                <w:b/>
                <w:bCs/>
                <w:color w:val="000000" w:themeColor="text1"/>
                <w:szCs w:val="22"/>
              </w:rPr>
            </w:pPr>
          </w:p>
        </w:tc>
        <w:tc>
          <w:tcPr>
            <w:tcW w:w="669" w:type="dxa"/>
            <w:shd w:val="clear" w:color="auto" w:fill="auto"/>
          </w:tcPr>
          <w:p w14:paraId="392F555E" w14:textId="77777777" w:rsidR="00117594" w:rsidRPr="00F92EE6" w:rsidRDefault="00117594" w:rsidP="00344061">
            <w:pPr>
              <w:rPr>
                <w:ins w:id="2137" w:author="Rodriguez-flores, Raul (R.)" w:date="2020-07-15T14:44:00Z"/>
                <w:rFonts w:cs="Arial"/>
                <w:color w:val="000000" w:themeColor="text1"/>
                <w:szCs w:val="22"/>
              </w:rPr>
            </w:pPr>
          </w:p>
        </w:tc>
        <w:tc>
          <w:tcPr>
            <w:tcW w:w="7552" w:type="dxa"/>
            <w:shd w:val="clear" w:color="auto" w:fill="auto"/>
          </w:tcPr>
          <w:p w14:paraId="67EAD15C" w14:textId="77777777" w:rsidR="00117594" w:rsidRPr="00F92EE6" w:rsidRDefault="00117594" w:rsidP="00344061">
            <w:pPr>
              <w:rPr>
                <w:ins w:id="2138" w:author="Rodriguez-flores, Raul (R.)" w:date="2020-07-15T14:44:00Z"/>
                <w:rFonts w:cs="Arial"/>
                <w:color w:val="000000" w:themeColor="text1"/>
                <w:szCs w:val="22"/>
              </w:rPr>
            </w:pPr>
          </w:p>
        </w:tc>
      </w:tr>
      <w:tr w:rsidR="00117594" w:rsidRPr="00FB5797" w14:paraId="362E89C3" w14:textId="77777777" w:rsidTr="00344061">
        <w:trPr>
          <w:trHeight w:val="255"/>
          <w:ins w:id="2139" w:author="Rodriguez-flores, Raul (R.)" w:date="2020-07-15T14:44:00Z"/>
        </w:trPr>
        <w:tc>
          <w:tcPr>
            <w:tcW w:w="2235" w:type="dxa"/>
            <w:shd w:val="clear" w:color="auto" w:fill="D9D9D9" w:themeFill="background1" w:themeFillShade="D9"/>
          </w:tcPr>
          <w:p w14:paraId="4EA07DF9" w14:textId="77777777" w:rsidR="00117594" w:rsidRPr="00F92EE6" w:rsidRDefault="00117594" w:rsidP="00344061">
            <w:pPr>
              <w:rPr>
                <w:ins w:id="2140" w:author="Rodriguez-flores, Raul (R.)" w:date="2020-07-15T14:44:00Z"/>
                <w:rFonts w:cs="Arial"/>
                <w:b/>
                <w:bCs/>
                <w:color w:val="000000" w:themeColor="text1"/>
                <w:szCs w:val="22"/>
              </w:rPr>
            </w:pPr>
            <w:ins w:id="2141" w:author="Rodriguez-flores, Raul (R.)" w:date="2020-07-15T14:44:00Z">
              <w:r w:rsidRPr="00F92EE6">
                <w:rPr>
                  <w:rFonts w:cs="Arial"/>
                  <w:b/>
                  <w:bCs/>
                  <w:color w:val="000000" w:themeColor="text1"/>
                  <w:szCs w:val="22"/>
                </w:rPr>
                <w:t>Post-condition</w:t>
              </w:r>
            </w:ins>
          </w:p>
        </w:tc>
        <w:tc>
          <w:tcPr>
            <w:tcW w:w="669" w:type="dxa"/>
            <w:shd w:val="clear" w:color="auto" w:fill="auto"/>
          </w:tcPr>
          <w:p w14:paraId="7E0D898D" w14:textId="77777777" w:rsidR="00117594" w:rsidRPr="00F92EE6" w:rsidRDefault="00117594" w:rsidP="00344061">
            <w:pPr>
              <w:rPr>
                <w:ins w:id="2142" w:author="Rodriguez-flores, Raul (R.)" w:date="2020-07-15T14:44:00Z"/>
                <w:rFonts w:cs="Arial"/>
                <w:color w:val="000000" w:themeColor="text1"/>
                <w:szCs w:val="22"/>
              </w:rPr>
            </w:pPr>
          </w:p>
        </w:tc>
        <w:tc>
          <w:tcPr>
            <w:tcW w:w="7552" w:type="dxa"/>
            <w:shd w:val="clear" w:color="auto" w:fill="auto"/>
          </w:tcPr>
          <w:p w14:paraId="6862ED17" w14:textId="77777777" w:rsidR="00117594" w:rsidRPr="00F92EE6" w:rsidRDefault="00117594" w:rsidP="00344061">
            <w:pPr>
              <w:rPr>
                <w:ins w:id="2143" w:author="Rodriguez-flores, Raul (R.)" w:date="2020-07-15T14:44:00Z"/>
                <w:rFonts w:cs="Arial"/>
                <w:color w:val="000000" w:themeColor="text1"/>
                <w:szCs w:val="22"/>
              </w:rPr>
            </w:pPr>
            <w:ins w:id="2144" w:author="Rodriguez-flores, Raul (R.)" w:date="2020-07-15T15:16:00Z">
              <w:r>
                <w:rPr>
                  <w:rFonts w:cs="Arial"/>
                  <w:color w:val="000000" w:themeColor="text1"/>
                  <w:szCs w:val="22"/>
                </w:rPr>
                <w:t xml:space="preserve">HMI </w:t>
              </w:r>
            </w:ins>
            <w:r>
              <w:rPr>
                <w:rFonts w:cs="Arial"/>
                <w:color w:val="000000" w:themeColor="text1"/>
                <w:szCs w:val="22"/>
              </w:rPr>
              <w:t>Visual Screen will be closed</w:t>
            </w:r>
          </w:p>
        </w:tc>
      </w:tr>
    </w:tbl>
    <w:p w14:paraId="3267C1BA" w14:textId="77777777" w:rsidR="00117594" w:rsidRDefault="00117594" w:rsidP="00117594">
      <w:pPr>
        <w:overflowPunct/>
        <w:autoSpaceDE/>
        <w:autoSpaceDN/>
        <w:adjustRightInd/>
        <w:textAlignment w:val="auto"/>
      </w:pPr>
    </w:p>
    <w:p w14:paraId="517FC5C6" w14:textId="77777777" w:rsidR="00117594" w:rsidRPr="0014231F" w:rsidRDefault="00117594" w:rsidP="0014231F"/>
    <w:p w14:paraId="2DD32887" w14:textId="77777777" w:rsidR="00EB420E" w:rsidRPr="002A548C" w:rsidDel="00F72CA4" w:rsidRDefault="00EB420E">
      <w:pPr>
        <w:pStyle w:val="REUseCase"/>
        <w:numPr>
          <w:ilvl w:val="0"/>
          <w:numId w:val="43"/>
        </w:numPr>
        <w:ind w:left="0" w:firstLine="0"/>
        <w:rPr>
          <w:del w:id="2145" w:author="Rodriguez-flores, Raul (R.)" w:date="2020-07-15T09:31:00Z"/>
          <w:color w:val="000000" w:themeColor="text1"/>
          <w:rPrChange w:id="2146" w:author="Rodriguez-flores, Raul (R.)" w:date="2020-07-15T14:55:00Z">
            <w:rPr>
              <w:del w:id="2147" w:author="Rodriguez-flores, Raul (R.)" w:date="2020-07-15T09:31:00Z"/>
              <w:rStyle w:val="SubtleEmphasis"/>
              <w:b/>
            </w:rPr>
          </w:rPrChange>
        </w:rPr>
        <w:pPrChange w:id="2148" w:author="Rodriguez-flores, Raul (R.)" w:date="2020-07-15T14:55:00Z">
          <w:pPr>
            <w:shd w:val="clear" w:color="auto" w:fill="D6E3BC" w:themeFill="accent3" w:themeFillTint="66"/>
          </w:pPr>
        </w:pPrChange>
      </w:pPr>
      <w:bookmarkStart w:id="2149" w:name="_Toc446420193"/>
      <w:del w:id="2150" w:author="Rodriguez-flores, Raul (R.)" w:date="2020-07-15T09:31:00Z">
        <w:r w:rsidRPr="002A548C" w:rsidDel="00F72CA4">
          <w:rPr>
            <w:color w:val="000000" w:themeColor="text1"/>
            <w:rPrChange w:id="2151" w:author="Rodriguez-flores, Raul (R.)" w:date="2020-07-15T14:55:00Z">
              <w:rPr>
                <w:rStyle w:val="SubtleEmphasis"/>
                <w:b/>
              </w:rPr>
            </w:rPrChange>
          </w:rPr>
          <w:delText>#Classification:</w:delText>
        </w:r>
        <w:r w:rsidRPr="002A548C" w:rsidDel="00F72CA4">
          <w:rPr>
            <w:color w:val="000000" w:themeColor="text1"/>
            <w:rPrChange w:id="2152" w:author="Rodriguez-flores, Raul (R.)" w:date="2020-07-15T14:55:00Z">
              <w:rPr>
                <w:rStyle w:val="SubtleEmphasis"/>
              </w:rPr>
            </w:rPrChange>
          </w:rPr>
          <w:delText xml:space="preserve"> Optional</w:delText>
        </w:r>
      </w:del>
    </w:p>
    <w:p w14:paraId="0E35CAF0" w14:textId="3DF6D271" w:rsidR="00F72CA4" w:rsidRDefault="00EB420E" w:rsidP="00F72CA4">
      <w:pPr>
        <w:overflowPunct/>
        <w:autoSpaceDE/>
        <w:autoSpaceDN/>
        <w:adjustRightInd/>
        <w:textAlignment w:val="auto"/>
        <w:rPr>
          <w:ins w:id="2153" w:author="Rodriguez-flores, Raul (R.)" w:date="2020-07-15T09:30:00Z"/>
        </w:rPr>
      </w:pPr>
      <w:del w:id="2154" w:author="Rodriguez-flores, Raul (R.)" w:date="2020-07-15T09:31:00Z">
        <w:r w:rsidRPr="002A548C" w:rsidDel="00F72CA4">
          <w:rPr>
            <w:color w:val="000000" w:themeColor="text1"/>
            <w:rPrChange w:id="2155" w:author="Rodriguez-flores, Raul (R.)" w:date="2020-07-15T14:55:00Z">
              <w:rPr>
                <w:rStyle w:val="SubtleEmphasis"/>
                <w:b/>
              </w:rPr>
            </w:rPrChange>
          </w:rPr>
          <w:delText>#Macro:</w:delText>
        </w:r>
        <w:r w:rsidRPr="002A548C" w:rsidDel="00F72CA4">
          <w:rPr>
            <w:color w:val="000000" w:themeColor="text1"/>
            <w:rPrChange w:id="2156" w:author="Rodriguez-flores, Raul (R.)" w:date="2020-07-15T14:55:00Z">
              <w:rPr>
                <w:rStyle w:val="SubtleEmphasis"/>
              </w:rPr>
            </w:rPrChange>
          </w:rPr>
          <w:delText xml:space="preserve"> </w:delText>
        </w:r>
        <w:r w:rsidR="00F72CA4" w:rsidRPr="002A548C" w:rsidDel="00F72CA4">
          <w:rPr>
            <w:color w:val="000000" w:themeColor="text1"/>
            <w:rPrChange w:id="2157" w:author="Rodriguez-flores, Raul (R.)" w:date="2020-07-15T14:55:00Z">
              <w:rPr/>
            </w:rPrChange>
          </w:rPr>
          <w:fldChar w:fldCharType="begin"/>
        </w:r>
        <w:r w:rsidR="00F72CA4" w:rsidRPr="002A548C" w:rsidDel="00F72CA4">
          <w:rPr>
            <w:color w:val="000000" w:themeColor="text1"/>
            <w:rPrChange w:id="2158" w:author="Rodriguez-flores, Raul (R.)" w:date="2020-07-15T14:55:00Z">
              <w:rPr/>
            </w:rPrChange>
          </w:rPr>
          <w:delInstrText xml:space="preserve"> HYPERLINK "http://wiki.ford.com/display/RequirementsEngineering/How+to+use+the+Specification+Templates" \l "AddNewRequirement" </w:delInstrText>
        </w:r>
        <w:r w:rsidR="00F72CA4" w:rsidRPr="002A548C" w:rsidDel="00F72CA4">
          <w:rPr>
            <w:color w:val="000000" w:themeColor="text1"/>
            <w:rPrChange w:id="2159" w:author="Rodriguez-flores, Raul (R.)" w:date="2020-07-15T14:55:00Z">
              <w:rPr>
                <w:rStyle w:val="SubtleEmphasis"/>
                <w:color w:val="3333FF"/>
                <w:u w:val="single"/>
              </w:rPr>
            </w:rPrChange>
          </w:rPr>
          <w:fldChar w:fldCharType="separate"/>
        </w:r>
        <w:r w:rsidRPr="002A548C" w:rsidDel="00F72CA4">
          <w:rPr>
            <w:color w:val="000000" w:themeColor="text1"/>
            <w:rPrChange w:id="2160" w:author="Rodriguez-flores, Raul (R.)" w:date="2020-07-15T14:55:00Z">
              <w:rPr>
                <w:rStyle w:val="SubtleEmphasis"/>
                <w:color w:val="3333FF"/>
                <w:u w:val="single"/>
              </w:rPr>
            </w:rPrChange>
          </w:rPr>
          <w:delText>Add Ins -&gt; Add Requirement macro</w:delText>
        </w:r>
        <w:r w:rsidR="00F72CA4" w:rsidRPr="002A548C" w:rsidDel="00F72CA4">
          <w:rPr>
            <w:color w:val="000000" w:themeColor="text1"/>
            <w:rPrChange w:id="2161" w:author="Rodriguez-flores, Raul (R.)" w:date="2020-07-15T14:55:00Z">
              <w:rPr>
                <w:rStyle w:val="SubtleEmphasis"/>
                <w:color w:val="3333FF"/>
                <w:u w:val="single"/>
              </w:rPr>
            </w:rPrChange>
          </w:rPr>
          <w:fldChar w:fldCharType="end"/>
        </w:r>
        <w:r w:rsidRPr="002A548C" w:rsidDel="00F72CA4">
          <w:rPr>
            <w:color w:val="000000" w:themeColor="text1"/>
            <w:rPrChange w:id="2162" w:author="Rodriguez-flores, Raul (R.)" w:date="2020-07-15T14:55:00Z">
              <w:rPr>
                <w:rStyle w:val="SubtleEmphasis"/>
              </w:rPr>
            </w:rPrChange>
          </w:rPr>
          <w:delText xml:space="preserve"> (select “Use Case” as type</w:delText>
        </w:r>
      </w:del>
    </w:p>
    <w:p w14:paraId="40B6FF8D" w14:textId="09474B95" w:rsidR="00F72CA4" w:rsidRPr="00B62570" w:rsidRDefault="009220E8" w:rsidP="00B62570">
      <w:pPr>
        <w:pStyle w:val="REUseCase"/>
        <w:numPr>
          <w:ilvl w:val="0"/>
          <w:numId w:val="43"/>
        </w:numPr>
        <w:ind w:left="0" w:firstLine="0"/>
        <w:rPr>
          <w:ins w:id="2163" w:author="Rodriguez-flores, Raul (R.)" w:date="2020-07-15T09:30:00Z"/>
          <w:color w:val="000000" w:themeColor="text1"/>
          <w:sz w:val="20"/>
        </w:rPr>
      </w:pPr>
      <w:r>
        <w:rPr>
          <w:color w:val="000000" w:themeColor="text1"/>
        </w:rPr>
        <w:t>###UC_F_</w:t>
      </w:r>
      <w:ins w:id="2164" w:author="Rodriguez-flores, Raul (R.)" w:date="2020-07-15T09:30:00Z">
        <w:r w:rsidR="00F72CA4" w:rsidRPr="009220E8">
          <w:rPr>
            <w:color w:val="000000" w:themeColor="text1"/>
          </w:rPr>
          <w:t>Trailer Trip</w:t>
        </w:r>
      </w:ins>
      <w:r>
        <w:rPr>
          <w:color w:val="000000" w:themeColor="text1"/>
        </w:rPr>
        <w:t>_00001###</w:t>
      </w:r>
      <w:r w:rsidR="00B62570">
        <w:rPr>
          <w:color w:val="000000" w:themeColor="text1"/>
        </w:rPr>
        <w:t xml:space="preserve"> User </w:t>
      </w:r>
      <w:ins w:id="2165" w:author="Rodriguez-flores, Raul (R.)" w:date="2020-07-15T09:30:00Z">
        <w:r w:rsidR="00F72CA4" w:rsidRPr="009220E8">
          <w:rPr>
            <w:color w:val="000000" w:themeColor="text1"/>
          </w:rPr>
          <w:t xml:space="preserve">would like to set the </w:t>
        </w:r>
      </w:ins>
      <w:r w:rsidR="00F25D54">
        <w:rPr>
          <w:color w:val="000000" w:themeColor="text1"/>
        </w:rPr>
        <w:t>Trailer Distance</w:t>
      </w:r>
      <w:ins w:id="2166" w:author="Rodriguez-flores, Raul (R.)" w:date="2020-07-15T09:30:00Z">
        <w:r w:rsidR="00F72CA4" w:rsidRPr="009220E8">
          <w:rPr>
            <w:color w:val="000000" w:themeColor="text1"/>
          </w:rPr>
          <w:t xml:space="preserve"> on </w:t>
        </w:r>
      </w:ins>
      <w:r w:rsidR="00B737BD">
        <w:rPr>
          <w:color w:val="000000" w:themeColor="text1"/>
        </w:rPr>
        <w:t>the Active T</w:t>
      </w:r>
      <w:ins w:id="2167" w:author="Rodriguez-flores, Raul (R.)" w:date="2020-07-15T09:30:00Z">
        <w:r w:rsidR="00F72CA4" w:rsidRPr="009220E8">
          <w:rPr>
            <w:color w:val="000000" w:themeColor="text1"/>
          </w:rPr>
          <w:t>railer Profile.</w:t>
        </w:r>
      </w:ins>
      <w:r w:rsidR="00B62570">
        <w:rPr>
          <w:color w:val="000000" w:themeColor="text1"/>
        </w:rPr>
        <w:t xml:space="preserve"> </w:t>
      </w:r>
      <w:ins w:id="2168" w:author="Rodriguez-flores, Raul (R.)" w:date="2020-07-15T09:30:00Z">
        <w:r w:rsidR="00F72CA4" w:rsidRPr="00B62570">
          <w:rPr>
            <w:color w:val="000000" w:themeColor="text1"/>
            <w:sz w:val="20"/>
          </w:rPr>
          <w:t>Allow user to update the trailer mileage on an already created Profile</w:t>
        </w:r>
      </w:ins>
      <w:r w:rsidR="008B5FB3">
        <w:rPr>
          <w:color w:val="000000" w:themeColor="text1"/>
          <w:sz w:val="20"/>
        </w:rPr>
        <w:t xml:space="preserve"> (BEV or Not BEV vehicles)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B62570" w:rsidRPr="00FB5797" w14:paraId="6E2AD1E9" w14:textId="77777777" w:rsidTr="0079085D">
        <w:trPr>
          <w:trHeight w:val="255"/>
          <w:ins w:id="2169" w:author="Rodriguez-flores, Raul (R.)" w:date="2020-07-15T14:44:00Z"/>
        </w:trPr>
        <w:tc>
          <w:tcPr>
            <w:tcW w:w="2235" w:type="dxa"/>
            <w:shd w:val="clear" w:color="auto" w:fill="D9D9D9" w:themeFill="background1" w:themeFillShade="D9"/>
            <w:hideMark/>
          </w:tcPr>
          <w:p w14:paraId="47769E10" w14:textId="77777777" w:rsidR="00B62570" w:rsidRPr="00F92EE6" w:rsidRDefault="00B62570" w:rsidP="0079085D">
            <w:pPr>
              <w:rPr>
                <w:ins w:id="2170" w:author="Rodriguez-flores, Raul (R.)" w:date="2020-07-15T14:44:00Z"/>
                <w:rFonts w:cs="Arial"/>
                <w:b/>
                <w:bCs/>
                <w:color w:val="000000" w:themeColor="text1"/>
                <w:szCs w:val="22"/>
              </w:rPr>
            </w:pPr>
            <w:ins w:id="2171" w:author="Rodriguez-flores, Raul (R.)" w:date="2020-07-15T14:44:00Z">
              <w:r w:rsidRPr="00F92EE6">
                <w:rPr>
                  <w:rFonts w:cs="Arial"/>
                  <w:b/>
                  <w:bCs/>
                  <w:color w:val="000000" w:themeColor="text1"/>
                  <w:szCs w:val="22"/>
                </w:rPr>
                <w:t>Purpose</w:t>
              </w:r>
            </w:ins>
          </w:p>
        </w:tc>
        <w:tc>
          <w:tcPr>
            <w:tcW w:w="669" w:type="dxa"/>
            <w:shd w:val="clear" w:color="auto" w:fill="auto"/>
            <w:hideMark/>
          </w:tcPr>
          <w:p w14:paraId="2C9A9D7C" w14:textId="77777777" w:rsidR="00B62570" w:rsidRPr="00F92EE6" w:rsidRDefault="00B62570" w:rsidP="0079085D">
            <w:pPr>
              <w:rPr>
                <w:ins w:id="2172" w:author="Rodriguez-flores, Raul (R.)" w:date="2020-07-15T14:44:00Z"/>
                <w:rFonts w:cs="Arial"/>
                <w:color w:val="000000" w:themeColor="text1"/>
                <w:szCs w:val="22"/>
              </w:rPr>
            </w:pPr>
          </w:p>
        </w:tc>
        <w:tc>
          <w:tcPr>
            <w:tcW w:w="7552" w:type="dxa"/>
            <w:shd w:val="clear" w:color="auto" w:fill="auto"/>
          </w:tcPr>
          <w:p w14:paraId="42987770" w14:textId="77777777" w:rsidR="00B62570" w:rsidRPr="00F92EE6" w:rsidRDefault="00B62570" w:rsidP="0079085D">
            <w:pPr>
              <w:rPr>
                <w:ins w:id="2173" w:author="Rodriguez-flores, Raul (R.)" w:date="2020-07-15T14:44:00Z"/>
                <w:rFonts w:cs="Arial"/>
                <w:color w:val="000000" w:themeColor="text1"/>
                <w:szCs w:val="22"/>
              </w:rPr>
            </w:pPr>
            <w:r>
              <w:rPr>
                <w:color w:val="000000" w:themeColor="text1"/>
              </w:rPr>
              <w:t xml:space="preserve">User </w:t>
            </w:r>
            <w:ins w:id="2174" w:author="Rodriguez-flores, Raul (R.)" w:date="2020-07-15T09:30:00Z">
              <w:r w:rsidRPr="009220E8">
                <w:rPr>
                  <w:rFonts w:ascii="Univers" w:hAnsi="Univers"/>
                  <w:color w:val="000000" w:themeColor="text1"/>
                </w:rPr>
                <w:t xml:space="preserve">would like to set the </w:t>
              </w:r>
            </w:ins>
            <w:r w:rsidR="00F25D54">
              <w:rPr>
                <w:rFonts w:ascii="Univers" w:hAnsi="Univers"/>
                <w:color w:val="000000" w:themeColor="text1"/>
              </w:rPr>
              <w:t>Trailer Distance</w:t>
            </w:r>
            <w:ins w:id="2175" w:author="Rodriguez-flores, Raul (R.)" w:date="2020-07-15T09:30:00Z">
              <w:r w:rsidRPr="009220E8">
                <w:rPr>
                  <w:rFonts w:ascii="Univers" w:hAnsi="Univers"/>
                  <w:color w:val="000000" w:themeColor="text1"/>
                </w:rPr>
                <w:t xml:space="preserve"> on (2 or more) Trailer Profiles</w:t>
              </w:r>
            </w:ins>
            <w:r w:rsidRPr="00CF1989">
              <w:rPr>
                <w:rFonts w:cs="Arial"/>
                <w:color w:val="000000" w:themeColor="text1"/>
                <w:szCs w:val="22"/>
              </w:rPr>
              <w:t xml:space="preserve"> </w:t>
            </w:r>
            <w:ins w:id="2176" w:author="Rodriguez-flores, Raul (R.)" w:date="2020-07-15T14:44:00Z">
              <w:r w:rsidRPr="00CF1989">
                <w:rPr>
                  <w:rFonts w:cs="Arial"/>
                  <w:color w:val="000000" w:themeColor="text1"/>
                  <w:szCs w:val="22"/>
                </w:rPr>
                <w:t>via SYNC HMI</w:t>
              </w:r>
            </w:ins>
          </w:p>
        </w:tc>
      </w:tr>
      <w:tr w:rsidR="00B62570" w:rsidRPr="00FB5797" w14:paraId="57BB5E7B" w14:textId="77777777" w:rsidTr="0079085D">
        <w:trPr>
          <w:trHeight w:val="255"/>
          <w:ins w:id="2177" w:author="Rodriguez-flores, Raul (R.)" w:date="2020-07-15T14:44:00Z"/>
        </w:trPr>
        <w:tc>
          <w:tcPr>
            <w:tcW w:w="2235" w:type="dxa"/>
            <w:shd w:val="clear" w:color="auto" w:fill="D9D9D9" w:themeFill="background1" w:themeFillShade="D9"/>
          </w:tcPr>
          <w:p w14:paraId="7BC3C9C2" w14:textId="77777777" w:rsidR="00B62570" w:rsidRPr="00F92EE6" w:rsidRDefault="00B62570" w:rsidP="0079085D">
            <w:pPr>
              <w:rPr>
                <w:ins w:id="2178" w:author="Rodriguez-flores, Raul (R.)" w:date="2020-07-15T14:44:00Z"/>
                <w:rFonts w:cs="Arial"/>
                <w:b/>
                <w:bCs/>
                <w:color w:val="000000" w:themeColor="text1"/>
                <w:szCs w:val="22"/>
              </w:rPr>
            </w:pPr>
            <w:ins w:id="2179" w:author="Rodriguez-flores, Raul (R.)" w:date="2020-07-15T14:44:00Z">
              <w:r w:rsidRPr="00F92EE6">
                <w:rPr>
                  <w:rFonts w:cs="Arial"/>
                  <w:b/>
                  <w:bCs/>
                  <w:color w:val="000000" w:themeColor="text1"/>
                  <w:szCs w:val="22"/>
                </w:rPr>
                <w:t>Actors</w:t>
              </w:r>
            </w:ins>
          </w:p>
        </w:tc>
        <w:tc>
          <w:tcPr>
            <w:tcW w:w="669" w:type="dxa"/>
            <w:shd w:val="clear" w:color="auto" w:fill="auto"/>
          </w:tcPr>
          <w:p w14:paraId="212009E5" w14:textId="77777777" w:rsidR="00B62570" w:rsidRPr="00F92EE6" w:rsidRDefault="00B62570" w:rsidP="0079085D">
            <w:pPr>
              <w:rPr>
                <w:ins w:id="2180" w:author="Rodriguez-flores, Raul (R.)" w:date="2020-07-15T14:44:00Z"/>
                <w:rFonts w:cs="Arial"/>
                <w:color w:val="000000" w:themeColor="text1"/>
                <w:szCs w:val="22"/>
              </w:rPr>
            </w:pPr>
          </w:p>
        </w:tc>
        <w:tc>
          <w:tcPr>
            <w:tcW w:w="7552" w:type="dxa"/>
            <w:shd w:val="clear" w:color="auto" w:fill="auto"/>
          </w:tcPr>
          <w:p w14:paraId="652857C0" w14:textId="77777777" w:rsidR="00B62570" w:rsidRPr="00F92EE6" w:rsidRDefault="00B62570" w:rsidP="0079085D">
            <w:pPr>
              <w:rPr>
                <w:ins w:id="2181" w:author="Rodriguez-flores, Raul (R.)" w:date="2020-07-15T14:44:00Z"/>
                <w:rFonts w:cs="Arial"/>
                <w:color w:val="000000" w:themeColor="text1"/>
                <w:szCs w:val="22"/>
              </w:rPr>
            </w:pPr>
            <w:ins w:id="2182" w:author="Rodriguez-flores, Raul (R.)" w:date="2020-07-15T14:44:00Z">
              <w:r w:rsidRPr="00F92EE6">
                <w:rPr>
                  <w:rFonts w:cs="Arial"/>
                  <w:color w:val="000000" w:themeColor="text1"/>
                  <w:szCs w:val="22"/>
                </w:rPr>
                <w:t>User</w:t>
              </w:r>
            </w:ins>
          </w:p>
        </w:tc>
      </w:tr>
      <w:tr w:rsidR="00B62570" w:rsidRPr="00FB5797" w14:paraId="05D518E4" w14:textId="77777777" w:rsidTr="0079085D">
        <w:trPr>
          <w:trHeight w:val="255"/>
          <w:ins w:id="2183" w:author="Rodriguez-flores, Raul (R.)" w:date="2020-07-15T14:44:00Z"/>
        </w:trPr>
        <w:tc>
          <w:tcPr>
            <w:tcW w:w="2235" w:type="dxa"/>
            <w:shd w:val="clear" w:color="auto" w:fill="D9D9D9" w:themeFill="background1" w:themeFillShade="D9"/>
            <w:hideMark/>
          </w:tcPr>
          <w:p w14:paraId="4A246694" w14:textId="77777777" w:rsidR="00B62570" w:rsidRPr="00F92EE6" w:rsidRDefault="00B62570" w:rsidP="0079085D">
            <w:pPr>
              <w:rPr>
                <w:ins w:id="2184" w:author="Rodriguez-flores, Raul (R.)" w:date="2020-07-15T14:44:00Z"/>
                <w:rFonts w:cs="Arial"/>
                <w:b/>
                <w:bCs/>
                <w:color w:val="000000" w:themeColor="text1"/>
                <w:szCs w:val="22"/>
              </w:rPr>
            </w:pPr>
            <w:ins w:id="2185"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71802A0F" w14:textId="77777777" w:rsidR="00B62570" w:rsidRPr="00F92EE6" w:rsidRDefault="00B62570" w:rsidP="0079085D">
            <w:pPr>
              <w:rPr>
                <w:ins w:id="2186" w:author="Rodriguez-flores, Raul (R.)" w:date="2020-07-15T14:44:00Z"/>
                <w:rFonts w:cs="Arial"/>
                <w:color w:val="000000" w:themeColor="text1"/>
                <w:szCs w:val="22"/>
              </w:rPr>
            </w:pPr>
          </w:p>
        </w:tc>
        <w:tc>
          <w:tcPr>
            <w:tcW w:w="7552" w:type="dxa"/>
            <w:shd w:val="clear" w:color="auto" w:fill="auto"/>
          </w:tcPr>
          <w:p w14:paraId="5CDA69AC" w14:textId="77777777" w:rsidR="00B62570" w:rsidRPr="00F92EE6" w:rsidRDefault="00B62570" w:rsidP="0079085D">
            <w:pPr>
              <w:rPr>
                <w:ins w:id="2187" w:author="Rodriguez-flores, Raul (R.)" w:date="2020-07-15T14:44:00Z"/>
                <w:rFonts w:cs="Arial"/>
                <w:color w:val="000000" w:themeColor="text1"/>
                <w:szCs w:val="22"/>
              </w:rPr>
            </w:pPr>
            <w:ins w:id="2188" w:author="Rodriguez-flores, Raul (R.)" w:date="2020-07-15T14:44:00Z">
              <w:r w:rsidRPr="00F92EE6">
                <w:rPr>
                  <w:rFonts w:cs="Arial"/>
                  <w:color w:val="000000" w:themeColor="text1"/>
                  <w:szCs w:val="22"/>
                </w:rPr>
                <w:t>Vehicle has factory or dealer installed trailer wiring</w:t>
              </w:r>
            </w:ins>
          </w:p>
          <w:p w14:paraId="4214DECD" w14:textId="77777777" w:rsidR="00B62570" w:rsidRDefault="00B62570" w:rsidP="0079085D">
            <w:pPr>
              <w:rPr>
                <w:rFonts w:cs="Arial"/>
                <w:color w:val="000000" w:themeColor="text1"/>
                <w:szCs w:val="22"/>
              </w:rPr>
            </w:pPr>
            <w:ins w:id="2189"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35B426DB" w14:textId="77777777" w:rsidR="00B62570" w:rsidRPr="00F92EE6" w:rsidRDefault="00B62570" w:rsidP="0079085D">
            <w:pPr>
              <w:rPr>
                <w:ins w:id="2190" w:author="Rodriguez-flores, Raul (R.)" w:date="2020-07-15T14:44:00Z"/>
                <w:rFonts w:cs="Arial"/>
                <w:color w:val="000000" w:themeColor="text1"/>
                <w:szCs w:val="22"/>
              </w:rPr>
            </w:pPr>
            <w:r>
              <w:rPr>
                <w:rFonts w:cs="Arial"/>
                <w:color w:val="000000" w:themeColor="text1"/>
                <w:szCs w:val="22"/>
              </w:rPr>
              <w:t>Trailer</w:t>
            </w:r>
            <w:ins w:id="2191"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2192" w:author="Rodriguez-flores, Raul (R.)" w:date="2020-07-15T15:26:00Z">
              <w:r>
                <w:rPr>
                  <w:rFonts w:cs="Arial"/>
                  <w:color w:val="000000" w:themeColor="text1"/>
                  <w:szCs w:val="22"/>
                </w:rPr>
                <w:t>signal must be present on HS3 CAN bus.</w:t>
              </w:r>
            </w:ins>
          </w:p>
          <w:p w14:paraId="5B4364DE" w14:textId="77777777" w:rsidR="00B62570" w:rsidRPr="00F92EE6" w:rsidRDefault="00B62570" w:rsidP="0079085D">
            <w:pPr>
              <w:rPr>
                <w:ins w:id="2193" w:author="Rodriguez-flores, Raul (R.)" w:date="2020-07-15T14:44:00Z"/>
                <w:rFonts w:cs="Arial"/>
                <w:color w:val="000000" w:themeColor="text1"/>
                <w:szCs w:val="22"/>
              </w:rPr>
            </w:pPr>
            <w:ins w:id="2194" w:author="Rodriguez-flores, Raul (R.)" w:date="2020-07-15T14:44:00Z">
              <w:r w:rsidRPr="00F92EE6">
                <w:rPr>
                  <w:rFonts w:cs="Arial"/>
                  <w:color w:val="000000" w:themeColor="text1"/>
                  <w:szCs w:val="22"/>
                </w:rPr>
                <w:t>Vehicle battery is &gt;= 75% state of charge with engine off</w:t>
              </w:r>
            </w:ins>
          </w:p>
          <w:p w14:paraId="43817329" w14:textId="77777777" w:rsidR="00B62570" w:rsidRPr="00F92EE6" w:rsidRDefault="00B62570" w:rsidP="0079085D">
            <w:pPr>
              <w:rPr>
                <w:ins w:id="2195" w:author="Rodriguez-flores, Raul (R.)" w:date="2020-07-15T14:44:00Z"/>
                <w:rFonts w:cs="Arial"/>
                <w:color w:val="000000" w:themeColor="text1"/>
                <w:szCs w:val="22"/>
              </w:rPr>
            </w:pPr>
            <w:ins w:id="2196" w:author="Rodriguez-flores, Raul (R.)" w:date="2020-07-15T14:44:00Z">
              <w:r w:rsidRPr="00F92EE6">
                <w:rPr>
                  <w:rFonts w:cs="Arial"/>
                  <w:color w:val="000000" w:themeColor="text1"/>
                  <w:szCs w:val="22"/>
                </w:rPr>
                <w:t>Ignition is ON or ACC</w:t>
              </w:r>
            </w:ins>
          </w:p>
          <w:p w14:paraId="582BD5EB" w14:textId="77777777" w:rsidR="00B62570" w:rsidRPr="00F92EE6" w:rsidRDefault="00B62570" w:rsidP="0079085D">
            <w:pPr>
              <w:rPr>
                <w:ins w:id="2197" w:author="Rodriguez-flores, Raul (R.)" w:date="2020-07-15T14:44:00Z"/>
                <w:rFonts w:cs="Arial"/>
                <w:color w:val="000000" w:themeColor="text1"/>
                <w:szCs w:val="22"/>
              </w:rPr>
            </w:pPr>
            <w:ins w:id="2198" w:author="Rodriguez-flores, Raul (R.)" w:date="2020-07-15T14:44:00Z">
              <w:r>
                <w:rPr>
                  <w:rFonts w:cs="Arial"/>
                  <w:color w:val="000000" w:themeColor="text1"/>
                  <w:szCs w:val="22"/>
                </w:rPr>
                <w:t>Vehicle is stationary</w:t>
              </w:r>
            </w:ins>
            <w:ins w:id="2199" w:author="Rodriguez-flores, Raul (R.)" w:date="2020-07-15T15:27:00Z">
              <w:r>
                <w:rPr>
                  <w:rFonts w:cs="Arial"/>
                  <w:color w:val="000000" w:themeColor="text1"/>
                  <w:szCs w:val="22"/>
                </w:rPr>
                <w:t xml:space="preserve"> or Gear Shift must be in Park Position</w:t>
              </w:r>
            </w:ins>
          </w:p>
          <w:p w14:paraId="24BA7309" w14:textId="77777777" w:rsidR="00B62570" w:rsidRDefault="00B62570" w:rsidP="0079085D">
            <w:pPr>
              <w:rPr>
                <w:ins w:id="2200" w:author="Rodriguez-flores, Raul (R.)" w:date="2020-07-15T14:45:00Z"/>
                <w:rFonts w:cs="Arial"/>
                <w:color w:val="000000" w:themeColor="text1"/>
                <w:szCs w:val="22"/>
              </w:rPr>
            </w:pPr>
            <w:ins w:id="2201" w:author="Rodriguez-flores, Raul (R.)" w:date="2020-07-15T14:45:00Z">
              <w:r>
                <w:rPr>
                  <w:rFonts w:cs="Arial"/>
                  <w:color w:val="000000" w:themeColor="text1"/>
                  <w:szCs w:val="22"/>
                </w:rPr>
                <w:t>Time and Date are set up to date</w:t>
              </w:r>
            </w:ins>
          </w:p>
          <w:p w14:paraId="1FDBF1DE" w14:textId="77777777" w:rsidR="00B62570" w:rsidRDefault="00B62570" w:rsidP="0079085D">
            <w:pPr>
              <w:rPr>
                <w:ins w:id="2202" w:author="Rodriguez-flores, Raul (R.)" w:date="2020-07-15T15:23:00Z"/>
                <w:rFonts w:cs="Arial"/>
                <w:color w:val="000000" w:themeColor="text1"/>
                <w:szCs w:val="22"/>
              </w:rPr>
            </w:pPr>
            <w:ins w:id="2203" w:author="Rodriguez-flores, Raul (R.)" w:date="2020-07-15T14:46:00Z">
              <w:r>
                <w:rPr>
                  <w:rFonts w:cs="Arial"/>
                  <w:color w:val="000000" w:themeColor="text1"/>
                  <w:szCs w:val="22"/>
                </w:rPr>
                <w:t xml:space="preserve">Mileage message is available on the </w:t>
              </w:r>
            </w:ins>
            <w:ins w:id="2204" w:author="Rodriguez-flores, Raul (R.)" w:date="2020-07-15T14:47:00Z">
              <w:r>
                <w:rPr>
                  <w:rFonts w:cs="Arial"/>
                  <w:color w:val="000000" w:themeColor="text1"/>
                  <w:szCs w:val="22"/>
                </w:rPr>
                <w:t>vehicle</w:t>
              </w:r>
            </w:ins>
          </w:p>
          <w:p w14:paraId="53DAA412" w14:textId="77777777" w:rsidR="00B62570" w:rsidRPr="00F92EE6" w:rsidRDefault="00B62570" w:rsidP="0079085D">
            <w:pPr>
              <w:rPr>
                <w:ins w:id="2205" w:author="Rodriguez-flores, Raul (R.)" w:date="2020-07-15T14:44:00Z"/>
                <w:rFonts w:cs="Arial"/>
                <w:color w:val="000000" w:themeColor="text1"/>
                <w:szCs w:val="22"/>
              </w:rPr>
            </w:pPr>
            <w:ins w:id="2206" w:author="Rodriguez-flores, Raul (R.)" w:date="2020-07-15T14:47:00Z">
              <w:r>
                <w:rPr>
                  <w:rFonts w:cs="Arial"/>
                  <w:color w:val="000000" w:themeColor="text1"/>
                  <w:szCs w:val="22"/>
                </w:rPr>
                <w:t>An active Trailer Profile is currently selected</w:t>
              </w:r>
            </w:ins>
          </w:p>
        </w:tc>
      </w:tr>
      <w:tr w:rsidR="00B62570" w:rsidRPr="00FB5797" w14:paraId="6126A3FD" w14:textId="77777777" w:rsidTr="0079085D">
        <w:trPr>
          <w:trHeight w:val="255"/>
          <w:ins w:id="2207" w:author="Rodriguez-flores, Raul (R.)" w:date="2020-07-15T14:44:00Z"/>
        </w:trPr>
        <w:tc>
          <w:tcPr>
            <w:tcW w:w="2235" w:type="dxa"/>
            <w:shd w:val="clear" w:color="auto" w:fill="D9D9D9" w:themeFill="background1" w:themeFillShade="D9"/>
            <w:hideMark/>
          </w:tcPr>
          <w:p w14:paraId="5B2887D7" w14:textId="77777777" w:rsidR="00B62570" w:rsidRPr="00F92EE6" w:rsidRDefault="00B62570" w:rsidP="0079085D">
            <w:pPr>
              <w:rPr>
                <w:ins w:id="2208" w:author="Rodriguez-flores, Raul (R.)" w:date="2020-07-15T14:44:00Z"/>
                <w:rFonts w:cs="Arial"/>
                <w:b/>
                <w:bCs/>
                <w:color w:val="000000" w:themeColor="text1"/>
                <w:szCs w:val="22"/>
              </w:rPr>
            </w:pPr>
          </w:p>
        </w:tc>
        <w:tc>
          <w:tcPr>
            <w:tcW w:w="669" w:type="dxa"/>
            <w:shd w:val="clear" w:color="auto" w:fill="auto"/>
            <w:hideMark/>
          </w:tcPr>
          <w:p w14:paraId="3CF038F8" w14:textId="77777777" w:rsidR="00B62570" w:rsidRPr="00F92EE6" w:rsidRDefault="00B62570" w:rsidP="0079085D">
            <w:pPr>
              <w:rPr>
                <w:ins w:id="2209" w:author="Rodriguez-flores, Raul (R.)" w:date="2020-07-15T14:44:00Z"/>
                <w:rFonts w:cs="Arial"/>
                <w:color w:val="000000" w:themeColor="text1"/>
                <w:szCs w:val="22"/>
              </w:rPr>
            </w:pPr>
          </w:p>
        </w:tc>
        <w:tc>
          <w:tcPr>
            <w:tcW w:w="7552" w:type="dxa"/>
            <w:shd w:val="clear" w:color="auto" w:fill="auto"/>
          </w:tcPr>
          <w:p w14:paraId="66C65137" w14:textId="77777777" w:rsidR="00B62570" w:rsidRPr="00F92EE6" w:rsidRDefault="00B62570" w:rsidP="0079085D">
            <w:pPr>
              <w:rPr>
                <w:ins w:id="2210" w:author="Rodriguez-flores, Raul (R.)" w:date="2020-07-15T14:44:00Z"/>
                <w:rFonts w:cs="Arial"/>
                <w:color w:val="000000" w:themeColor="text1"/>
                <w:szCs w:val="22"/>
              </w:rPr>
            </w:pPr>
          </w:p>
        </w:tc>
      </w:tr>
      <w:tr w:rsidR="00B62570" w:rsidRPr="00FB5797" w14:paraId="68D535A5" w14:textId="77777777" w:rsidTr="0079085D">
        <w:trPr>
          <w:trHeight w:val="255"/>
          <w:ins w:id="2211" w:author="Rodriguez-flores, Raul (R.)" w:date="2020-07-15T14:44:00Z"/>
        </w:trPr>
        <w:tc>
          <w:tcPr>
            <w:tcW w:w="2235" w:type="dxa"/>
            <w:shd w:val="clear" w:color="auto" w:fill="D9D9D9" w:themeFill="background1" w:themeFillShade="D9"/>
            <w:hideMark/>
          </w:tcPr>
          <w:p w14:paraId="226E082A" w14:textId="77777777" w:rsidR="00B62570" w:rsidRPr="00F92EE6" w:rsidRDefault="00B62570" w:rsidP="0079085D">
            <w:pPr>
              <w:rPr>
                <w:ins w:id="2212" w:author="Rodriguez-flores, Raul (R.)" w:date="2020-07-15T14:44:00Z"/>
                <w:rFonts w:cs="Arial"/>
                <w:b/>
                <w:bCs/>
                <w:color w:val="000000" w:themeColor="text1"/>
                <w:szCs w:val="22"/>
              </w:rPr>
            </w:pPr>
            <w:ins w:id="2213" w:author="Rodriguez-flores, Raul (R.)" w:date="2020-07-15T14:44:00Z">
              <w:r w:rsidRPr="00F92EE6">
                <w:rPr>
                  <w:rFonts w:cs="Arial"/>
                  <w:b/>
                  <w:bCs/>
                  <w:color w:val="000000" w:themeColor="text1"/>
                  <w:szCs w:val="22"/>
                </w:rPr>
                <w:t>Main Flow</w:t>
              </w:r>
            </w:ins>
          </w:p>
        </w:tc>
        <w:tc>
          <w:tcPr>
            <w:tcW w:w="669" w:type="dxa"/>
            <w:shd w:val="clear" w:color="auto" w:fill="auto"/>
            <w:hideMark/>
          </w:tcPr>
          <w:p w14:paraId="723BF245" w14:textId="77777777" w:rsidR="00B62570" w:rsidRPr="00F92EE6" w:rsidRDefault="00B62570" w:rsidP="0079085D">
            <w:pPr>
              <w:rPr>
                <w:ins w:id="2214" w:author="Rodriguez-flores, Raul (R.)" w:date="2020-07-15T14:44:00Z"/>
                <w:rFonts w:cs="Arial"/>
                <w:color w:val="000000" w:themeColor="text1"/>
                <w:szCs w:val="22"/>
              </w:rPr>
            </w:pPr>
            <w:ins w:id="2215" w:author="Rodriguez-flores, Raul (R.)" w:date="2020-07-15T14:44:00Z">
              <w:r w:rsidRPr="00F92EE6">
                <w:rPr>
                  <w:rFonts w:cs="Arial"/>
                  <w:color w:val="000000" w:themeColor="text1"/>
                  <w:szCs w:val="22"/>
                </w:rPr>
                <w:t>M1</w:t>
              </w:r>
            </w:ins>
          </w:p>
        </w:tc>
        <w:tc>
          <w:tcPr>
            <w:tcW w:w="7552" w:type="dxa"/>
            <w:shd w:val="clear" w:color="auto" w:fill="auto"/>
          </w:tcPr>
          <w:p w14:paraId="00CA380F" w14:textId="0682054D" w:rsidR="00B62570" w:rsidRPr="00F92EE6" w:rsidRDefault="002869DA" w:rsidP="0079085D">
            <w:pPr>
              <w:rPr>
                <w:ins w:id="2216" w:author="Rodriguez-flores, Raul (R.)" w:date="2020-07-15T14:44:00Z"/>
                <w:rFonts w:cs="Arial"/>
                <w:color w:val="000000" w:themeColor="text1"/>
                <w:szCs w:val="22"/>
              </w:rPr>
            </w:pPr>
            <w:r>
              <w:t>U</w:t>
            </w:r>
            <w:ins w:id="2217" w:author="Rodriguez-flores, Raul (R.)" w:date="2020-07-15T15:07:00Z">
              <w:r>
                <w:t xml:space="preserve">ser </w:t>
              </w:r>
            </w:ins>
            <w:r>
              <w:t>shall select “Select Active Trailer” option under Towing Main Menu.</w:t>
            </w:r>
          </w:p>
        </w:tc>
      </w:tr>
      <w:tr w:rsidR="00B62570" w:rsidRPr="00FB5797" w14:paraId="216231AA" w14:textId="77777777" w:rsidTr="0079085D">
        <w:trPr>
          <w:trHeight w:val="255"/>
          <w:ins w:id="2218" w:author="Rodriguez-flores, Raul (R.)" w:date="2020-07-15T14:44:00Z"/>
        </w:trPr>
        <w:tc>
          <w:tcPr>
            <w:tcW w:w="2235" w:type="dxa"/>
            <w:shd w:val="clear" w:color="auto" w:fill="D9D9D9" w:themeFill="background1" w:themeFillShade="D9"/>
          </w:tcPr>
          <w:p w14:paraId="5677DC80" w14:textId="77777777" w:rsidR="00B62570" w:rsidRPr="00F92EE6" w:rsidRDefault="00B62570" w:rsidP="0079085D">
            <w:pPr>
              <w:rPr>
                <w:ins w:id="2219" w:author="Rodriguez-flores, Raul (R.)" w:date="2020-07-15T14:44:00Z"/>
                <w:rFonts w:cs="Arial"/>
                <w:b/>
                <w:bCs/>
                <w:color w:val="000000" w:themeColor="text1"/>
                <w:szCs w:val="22"/>
              </w:rPr>
            </w:pPr>
          </w:p>
        </w:tc>
        <w:tc>
          <w:tcPr>
            <w:tcW w:w="669" w:type="dxa"/>
            <w:shd w:val="clear" w:color="auto" w:fill="auto"/>
          </w:tcPr>
          <w:p w14:paraId="4F52EC79" w14:textId="77777777" w:rsidR="00B62570" w:rsidRPr="00F92EE6" w:rsidRDefault="00B62570" w:rsidP="0079085D">
            <w:pPr>
              <w:rPr>
                <w:ins w:id="2220" w:author="Rodriguez-flores, Raul (R.)" w:date="2020-07-15T14:44:00Z"/>
                <w:rFonts w:cs="Arial"/>
                <w:color w:val="000000" w:themeColor="text1"/>
                <w:szCs w:val="22"/>
              </w:rPr>
            </w:pPr>
            <w:ins w:id="2221" w:author="Rodriguez-flores, Raul (R.)" w:date="2020-07-15T14:44:00Z">
              <w:r w:rsidRPr="00F92EE6">
                <w:rPr>
                  <w:rFonts w:cs="Arial"/>
                  <w:color w:val="000000" w:themeColor="text1"/>
                  <w:szCs w:val="22"/>
                </w:rPr>
                <w:t>M2</w:t>
              </w:r>
            </w:ins>
          </w:p>
        </w:tc>
        <w:tc>
          <w:tcPr>
            <w:tcW w:w="7552" w:type="dxa"/>
            <w:shd w:val="clear" w:color="auto" w:fill="auto"/>
          </w:tcPr>
          <w:p w14:paraId="3B46ACDB" w14:textId="6AE427C3" w:rsidR="00B62570" w:rsidRPr="00F92EE6" w:rsidRDefault="002869DA" w:rsidP="0079085D">
            <w:pPr>
              <w:rPr>
                <w:ins w:id="2222" w:author="Rodriguez-flores, Raul (R.)" w:date="2020-07-15T14:44:00Z"/>
                <w:rFonts w:cs="Arial"/>
                <w:color w:val="000000" w:themeColor="text1"/>
              </w:rPr>
            </w:pPr>
            <w:r>
              <w:t>User select</w:t>
            </w:r>
            <w:r w:rsidR="0095065C">
              <w:t xml:space="preserve"> </w:t>
            </w:r>
            <w:r>
              <w:t>“</w:t>
            </w:r>
            <w:r w:rsidR="0095065C">
              <w:t>Trailer Trip</w:t>
            </w:r>
            <w:r>
              <w:t>”</w:t>
            </w:r>
            <w:r w:rsidR="00B62570">
              <w:t xml:space="preserve"> and</w:t>
            </w:r>
            <w:r>
              <w:t xml:space="preserve"> then</w:t>
            </w:r>
            <w:r w:rsidR="00B62570">
              <w:t xml:space="preserve"> </w:t>
            </w:r>
            <w:r w:rsidR="0095065C">
              <w:t>select the Edit Trailer Distance</w:t>
            </w:r>
            <w:r w:rsidR="00B62570">
              <w:t xml:space="preserve"> option</w:t>
            </w:r>
            <w:r w:rsidR="00B962A3">
              <w:t xml:space="preserve"> (BEV and Non BEV Vehicle)</w:t>
            </w:r>
          </w:p>
        </w:tc>
      </w:tr>
      <w:tr w:rsidR="00B62570" w:rsidRPr="00FB5797" w14:paraId="1B23C487" w14:textId="77777777" w:rsidTr="0079085D">
        <w:trPr>
          <w:trHeight w:val="255"/>
          <w:ins w:id="2223" w:author="Rodriguez-flores, Raul (R.)" w:date="2020-07-15T14:44:00Z"/>
        </w:trPr>
        <w:tc>
          <w:tcPr>
            <w:tcW w:w="2235" w:type="dxa"/>
            <w:shd w:val="clear" w:color="auto" w:fill="D9D9D9" w:themeFill="background1" w:themeFillShade="D9"/>
          </w:tcPr>
          <w:p w14:paraId="4F181402" w14:textId="77777777" w:rsidR="00B62570" w:rsidRPr="00F92EE6" w:rsidRDefault="00B62570" w:rsidP="0079085D">
            <w:pPr>
              <w:rPr>
                <w:ins w:id="2224" w:author="Rodriguez-flores, Raul (R.)" w:date="2020-07-15T14:44:00Z"/>
                <w:rFonts w:cs="Arial"/>
                <w:b/>
                <w:bCs/>
                <w:color w:val="000000" w:themeColor="text1"/>
                <w:szCs w:val="22"/>
              </w:rPr>
            </w:pPr>
          </w:p>
        </w:tc>
        <w:tc>
          <w:tcPr>
            <w:tcW w:w="669" w:type="dxa"/>
            <w:shd w:val="clear" w:color="auto" w:fill="auto"/>
          </w:tcPr>
          <w:p w14:paraId="69C474FA" w14:textId="77777777" w:rsidR="00B62570" w:rsidRPr="00F92EE6" w:rsidRDefault="00B62570" w:rsidP="0079085D">
            <w:pPr>
              <w:rPr>
                <w:ins w:id="2225" w:author="Rodriguez-flores, Raul (R.)" w:date="2020-07-15T14:44:00Z"/>
                <w:rFonts w:cs="Arial"/>
                <w:color w:val="000000" w:themeColor="text1"/>
                <w:szCs w:val="22"/>
              </w:rPr>
            </w:pPr>
            <w:ins w:id="2226" w:author="Rodriguez-flores, Raul (R.)" w:date="2020-07-15T14:44:00Z">
              <w:r w:rsidRPr="00F92EE6">
                <w:rPr>
                  <w:rFonts w:cs="Arial"/>
                  <w:color w:val="000000" w:themeColor="text1"/>
                  <w:szCs w:val="22"/>
                </w:rPr>
                <w:t>M3</w:t>
              </w:r>
            </w:ins>
          </w:p>
        </w:tc>
        <w:tc>
          <w:tcPr>
            <w:tcW w:w="7552" w:type="dxa"/>
            <w:shd w:val="clear" w:color="auto" w:fill="auto"/>
          </w:tcPr>
          <w:p w14:paraId="30C89C5F" w14:textId="77777777" w:rsidR="00B62570" w:rsidRPr="00F92EE6" w:rsidRDefault="00B62570" w:rsidP="0095065C">
            <w:pPr>
              <w:rPr>
                <w:ins w:id="2227" w:author="Rodriguez-flores, Raul (R.)" w:date="2020-07-15T14:44:00Z"/>
                <w:rFonts w:cs="Arial"/>
                <w:color w:val="000000" w:themeColor="text1"/>
                <w:szCs w:val="22"/>
              </w:rPr>
            </w:pPr>
            <w:ins w:id="2228" w:author="Rodriguez-flores, Raul (R.)" w:date="2020-07-15T15:08:00Z">
              <w:r>
                <w:rPr>
                  <w:rFonts w:cs="Arial"/>
                  <w:color w:val="000000" w:themeColor="text1"/>
                  <w:szCs w:val="22"/>
                </w:rPr>
                <w:t>User</w:t>
              </w:r>
            </w:ins>
            <w:r w:rsidR="0095065C">
              <w:rPr>
                <w:rFonts w:cs="Arial"/>
                <w:color w:val="000000" w:themeColor="text1"/>
                <w:szCs w:val="22"/>
              </w:rPr>
              <w:t xml:space="preserve"> type the updated Trailer Mileage on the Numbers Keyboard and click Enter to rewrite parameter.</w:t>
            </w:r>
          </w:p>
        </w:tc>
      </w:tr>
      <w:tr w:rsidR="00B62570" w:rsidRPr="00FB5797" w14:paraId="543095E0" w14:textId="77777777" w:rsidTr="0079085D">
        <w:trPr>
          <w:trHeight w:val="255"/>
          <w:ins w:id="2229" w:author="Rodriguez-flores, Raul (R.)" w:date="2020-07-15T14:44:00Z"/>
        </w:trPr>
        <w:tc>
          <w:tcPr>
            <w:tcW w:w="2235" w:type="dxa"/>
            <w:shd w:val="clear" w:color="auto" w:fill="D9D9D9" w:themeFill="background1" w:themeFillShade="D9"/>
          </w:tcPr>
          <w:p w14:paraId="4637249E" w14:textId="77777777" w:rsidR="00B62570" w:rsidRPr="00F92EE6" w:rsidRDefault="00B62570" w:rsidP="0079085D">
            <w:pPr>
              <w:rPr>
                <w:ins w:id="2230" w:author="Rodriguez-flores, Raul (R.)" w:date="2020-07-15T14:44:00Z"/>
                <w:rFonts w:cs="Arial"/>
                <w:b/>
                <w:bCs/>
                <w:color w:val="000000" w:themeColor="text1"/>
                <w:szCs w:val="22"/>
              </w:rPr>
            </w:pPr>
          </w:p>
        </w:tc>
        <w:tc>
          <w:tcPr>
            <w:tcW w:w="669" w:type="dxa"/>
            <w:shd w:val="clear" w:color="auto" w:fill="auto"/>
          </w:tcPr>
          <w:p w14:paraId="4C84965E" w14:textId="77777777" w:rsidR="00B62570" w:rsidRPr="00F92EE6" w:rsidRDefault="00B62570" w:rsidP="0079085D">
            <w:pPr>
              <w:rPr>
                <w:ins w:id="2231" w:author="Rodriguez-flores, Raul (R.)" w:date="2020-07-15T14:44:00Z"/>
                <w:rFonts w:cs="Arial"/>
                <w:color w:val="000000" w:themeColor="text1"/>
                <w:szCs w:val="22"/>
              </w:rPr>
            </w:pPr>
          </w:p>
        </w:tc>
        <w:tc>
          <w:tcPr>
            <w:tcW w:w="7552" w:type="dxa"/>
            <w:shd w:val="clear" w:color="auto" w:fill="auto"/>
          </w:tcPr>
          <w:p w14:paraId="15896D3E" w14:textId="77777777" w:rsidR="00B62570" w:rsidRPr="00F92EE6" w:rsidRDefault="00B62570" w:rsidP="0079085D">
            <w:pPr>
              <w:rPr>
                <w:ins w:id="2232" w:author="Rodriguez-flores, Raul (R.)" w:date="2020-07-15T14:44:00Z"/>
                <w:rFonts w:cs="Arial"/>
                <w:color w:val="000000" w:themeColor="text1"/>
                <w:szCs w:val="22"/>
              </w:rPr>
            </w:pPr>
          </w:p>
        </w:tc>
      </w:tr>
      <w:tr w:rsidR="00B62570" w:rsidRPr="00FB5797" w14:paraId="613DEB69" w14:textId="77777777" w:rsidTr="0079085D">
        <w:trPr>
          <w:trHeight w:val="255"/>
          <w:ins w:id="2233" w:author="Rodriguez-flores, Raul (R.)" w:date="2020-07-15T14:44:00Z"/>
        </w:trPr>
        <w:tc>
          <w:tcPr>
            <w:tcW w:w="2235" w:type="dxa"/>
            <w:shd w:val="clear" w:color="auto" w:fill="D9D9D9" w:themeFill="background1" w:themeFillShade="D9"/>
          </w:tcPr>
          <w:p w14:paraId="66F28E9C" w14:textId="77777777" w:rsidR="00B62570" w:rsidRPr="00F92EE6" w:rsidRDefault="00B62570" w:rsidP="0079085D">
            <w:pPr>
              <w:rPr>
                <w:ins w:id="2234" w:author="Rodriguez-flores, Raul (R.)" w:date="2020-07-15T14:44:00Z"/>
                <w:rFonts w:cs="Arial"/>
                <w:b/>
                <w:bCs/>
                <w:color w:val="000000" w:themeColor="text1"/>
                <w:szCs w:val="22"/>
              </w:rPr>
            </w:pPr>
            <w:ins w:id="2235" w:author="Rodriguez-flores, Raul (R.)" w:date="2020-07-15T14:44:00Z">
              <w:r w:rsidRPr="00F92EE6">
                <w:rPr>
                  <w:rFonts w:cs="Arial"/>
                  <w:b/>
                  <w:bCs/>
                  <w:color w:val="000000" w:themeColor="text1"/>
                  <w:szCs w:val="22"/>
                </w:rPr>
                <w:t>Alternative Flow 1</w:t>
              </w:r>
            </w:ins>
          </w:p>
        </w:tc>
        <w:tc>
          <w:tcPr>
            <w:tcW w:w="669" w:type="dxa"/>
            <w:shd w:val="clear" w:color="auto" w:fill="auto"/>
          </w:tcPr>
          <w:p w14:paraId="0255E785" w14:textId="77777777" w:rsidR="00B62570" w:rsidRPr="00F92EE6" w:rsidRDefault="00B62570" w:rsidP="0079085D">
            <w:pPr>
              <w:rPr>
                <w:ins w:id="2236" w:author="Rodriguez-flores, Raul (R.)" w:date="2020-07-15T14:44:00Z"/>
                <w:rFonts w:cs="Arial"/>
                <w:color w:val="000000" w:themeColor="text1"/>
                <w:szCs w:val="22"/>
              </w:rPr>
            </w:pPr>
            <w:ins w:id="2237" w:author="Rodriguez-flores, Raul (R.)" w:date="2020-07-15T14:44:00Z">
              <w:r w:rsidRPr="00F92EE6">
                <w:rPr>
                  <w:rFonts w:cs="Arial"/>
                  <w:color w:val="000000" w:themeColor="text1"/>
                  <w:szCs w:val="22"/>
                </w:rPr>
                <w:t>A1</w:t>
              </w:r>
            </w:ins>
          </w:p>
        </w:tc>
        <w:tc>
          <w:tcPr>
            <w:tcW w:w="7552" w:type="dxa"/>
            <w:shd w:val="clear" w:color="auto" w:fill="auto"/>
          </w:tcPr>
          <w:p w14:paraId="349F7B8F" w14:textId="77777777" w:rsidR="00B62570" w:rsidRPr="00F92EE6" w:rsidRDefault="00B62570" w:rsidP="0079085D">
            <w:pPr>
              <w:pStyle w:val="ListParagraph"/>
              <w:numPr>
                <w:ilvl w:val="0"/>
                <w:numId w:val="59"/>
              </w:numPr>
              <w:overflowPunct/>
              <w:autoSpaceDE/>
              <w:autoSpaceDN/>
              <w:adjustRightInd/>
              <w:contextualSpacing/>
              <w:textAlignment w:val="auto"/>
              <w:rPr>
                <w:ins w:id="2238" w:author="Rodriguez-flores, Raul (R.)" w:date="2020-07-15T14:44:00Z"/>
                <w:rFonts w:cs="Arial"/>
                <w:color w:val="000000" w:themeColor="text1"/>
                <w:szCs w:val="22"/>
              </w:rPr>
            </w:pPr>
            <w:ins w:id="2239" w:author="Rodriguez-flores, Raul (R.)" w:date="2020-07-15T14:44:00Z">
              <w:r>
                <w:rPr>
                  <w:rFonts w:cs="Arial"/>
                  <w:color w:val="000000" w:themeColor="text1"/>
                  <w:szCs w:val="22"/>
                </w:rPr>
                <w:t xml:space="preserve">User can </w:t>
              </w:r>
            </w:ins>
            <w:ins w:id="2240" w:author="Rodriguez-flores, Raul (R.)" w:date="2020-07-15T15:13:00Z">
              <w:r>
                <w:rPr>
                  <w:rFonts w:cs="Arial"/>
                  <w:color w:val="000000" w:themeColor="text1"/>
                  <w:szCs w:val="22"/>
                </w:rPr>
                <w:t xml:space="preserve">change the Vehicle </w:t>
              </w:r>
            </w:ins>
            <w:ins w:id="2241" w:author="Rodriguez-flores, Raul (R.)" w:date="2020-07-15T15:14:00Z">
              <w:r>
                <w:rPr>
                  <w:rFonts w:cs="Arial"/>
                  <w:color w:val="000000" w:themeColor="text1"/>
                  <w:szCs w:val="22"/>
                </w:rPr>
                <w:t>from the stationary position.</w:t>
              </w:r>
            </w:ins>
          </w:p>
          <w:p w14:paraId="6553F72A" w14:textId="77777777" w:rsidR="00B62570" w:rsidRPr="009F1BB3" w:rsidRDefault="00B62570" w:rsidP="0079085D">
            <w:pPr>
              <w:pStyle w:val="ListParagraph"/>
              <w:numPr>
                <w:ilvl w:val="0"/>
                <w:numId w:val="59"/>
              </w:numPr>
              <w:overflowPunct/>
              <w:autoSpaceDE/>
              <w:autoSpaceDN/>
              <w:adjustRightInd/>
              <w:contextualSpacing/>
              <w:textAlignment w:val="auto"/>
              <w:rPr>
                <w:ins w:id="2242" w:author="Rodriguez-flores, Raul (R.)" w:date="2020-07-15T14:44:00Z"/>
                <w:rFonts w:cs="Arial"/>
                <w:color w:val="000000" w:themeColor="text1"/>
                <w:szCs w:val="22"/>
              </w:rPr>
            </w:pPr>
            <w:ins w:id="2243" w:author="Rodriguez-flores, Raul (R.)" w:date="2020-07-15T14:44:00Z">
              <w:r>
                <w:rPr>
                  <w:rFonts w:cs="Arial"/>
                  <w:color w:val="000000" w:themeColor="text1"/>
                  <w:szCs w:val="22"/>
                </w:rPr>
                <w:t>Feature shall</w:t>
              </w:r>
            </w:ins>
            <w:ins w:id="2244"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245" w:author="Rodriguez-flores, Raul (R.)" w:date="2020-07-15T15:14:00Z">
              <w:r>
                <w:rPr>
                  <w:rFonts w:cs="Arial"/>
                  <w:color w:val="000000" w:themeColor="text1"/>
                  <w:szCs w:val="22"/>
                </w:rPr>
                <w:t xml:space="preserve"> the Trailer </w:t>
              </w:r>
            </w:ins>
            <w:r w:rsidR="0095065C">
              <w:rPr>
                <w:rFonts w:cs="Arial"/>
                <w:color w:val="000000" w:themeColor="text1"/>
                <w:szCs w:val="22"/>
              </w:rPr>
              <w:t>Trip</w:t>
            </w:r>
            <w:ins w:id="2246" w:author="Rodriguez-flores, Raul (R.)" w:date="2020-07-15T15:14:00Z">
              <w:r>
                <w:rPr>
                  <w:rFonts w:cs="Arial"/>
                  <w:color w:val="000000" w:themeColor="text1"/>
                  <w:szCs w:val="22"/>
                </w:rPr>
                <w:t xml:space="preserve"> </w:t>
              </w:r>
            </w:ins>
            <w:r>
              <w:rPr>
                <w:rFonts w:cs="Arial"/>
                <w:color w:val="000000" w:themeColor="text1"/>
                <w:szCs w:val="22"/>
              </w:rPr>
              <w:t>Menu</w:t>
            </w:r>
            <w:ins w:id="2247" w:author="Rodriguez-flores, Raul (R.)" w:date="2020-07-15T15:14:00Z">
              <w:r>
                <w:rPr>
                  <w:rFonts w:cs="Arial"/>
                  <w:color w:val="000000" w:themeColor="text1"/>
                  <w:szCs w:val="22"/>
                </w:rPr>
                <w:t>.</w:t>
              </w:r>
            </w:ins>
          </w:p>
        </w:tc>
      </w:tr>
      <w:tr w:rsidR="00B62570" w:rsidRPr="00FB5797" w14:paraId="632C9202" w14:textId="77777777" w:rsidTr="0079085D">
        <w:trPr>
          <w:trHeight w:val="255"/>
          <w:ins w:id="2248" w:author="Rodriguez-flores, Raul (R.)" w:date="2020-07-15T14:44:00Z"/>
        </w:trPr>
        <w:tc>
          <w:tcPr>
            <w:tcW w:w="2235" w:type="dxa"/>
            <w:shd w:val="clear" w:color="auto" w:fill="D9D9D9" w:themeFill="background1" w:themeFillShade="D9"/>
          </w:tcPr>
          <w:p w14:paraId="1F7CFD3A" w14:textId="77777777" w:rsidR="00B62570" w:rsidRPr="00F92EE6" w:rsidRDefault="00B62570" w:rsidP="0079085D">
            <w:pPr>
              <w:rPr>
                <w:ins w:id="2249" w:author="Rodriguez-flores, Raul (R.)" w:date="2020-07-15T14:44:00Z"/>
                <w:rFonts w:cs="Arial"/>
                <w:b/>
                <w:bCs/>
                <w:color w:val="000000" w:themeColor="text1"/>
                <w:szCs w:val="22"/>
              </w:rPr>
            </w:pPr>
            <w:ins w:id="2250"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2</w:t>
            </w:r>
          </w:p>
        </w:tc>
        <w:tc>
          <w:tcPr>
            <w:tcW w:w="669" w:type="dxa"/>
            <w:shd w:val="clear" w:color="auto" w:fill="auto"/>
          </w:tcPr>
          <w:p w14:paraId="190B6AFF" w14:textId="77777777" w:rsidR="00B62570" w:rsidRPr="00F92EE6" w:rsidRDefault="00B62570" w:rsidP="0079085D">
            <w:pPr>
              <w:rPr>
                <w:ins w:id="2251" w:author="Rodriguez-flores, Raul (R.)" w:date="2020-07-15T14:44:00Z"/>
                <w:rFonts w:cs="Arial"/>
                <w:color w:val="000000" w:themeColor="text1"/>
                <w:szCs w:val="22"/>
              </w:rPr>
            </w:pPr>
            <w:r>
              <w:rPr>
                <w:rFonts w:cs="Arial"/>
                <w:color w:val="000000" w:themeColor="text1"/>
                <w:szCs w:val="22"/>
              </w:rPr>
              <w:t>A2</w:t>
            </w:r>
          </w:p>
        </w:tc>
        <w:tc>
          <w:tcPr>
            <w:tcW w:w="7552" w:type="dxa"/>
            <w:shd w:val="clear" w:color="auto" w:fill="auto"/>
          </w:tcPr>
          <w:p w14:paraId="661472B4" w14:textId="77777777" w:rsidR="00B62570" w:rsidRDefault="00B62570" w:rsidP="0079085D">
            <w:pPr>
              <w:pStyle w:val="ListParagraph"/>
              <w:numPr>
                <w:ilvl w:val="0"/>
                <w:numId w:val="59"/>
              </w:numPr>
              <w:overflowPunct/>
              <w:autoSpaceDE/>
              <w:autoSpaceDN/>
              <w:adjustRightInd/>
              <w:contextualSpacing/>
              <w:textAlignment w:val="auto"/>
              <w:rPr>
                <w:rFonts w:cs="Arial"/>
                <w:color w:val="000000" w:themeColor="text1"/>
                <w:szCs w:val="22"/>
              </w:rPr>
            </w:pPr>
            <w:ins w:id="2252" w:author="Rodriguez-flores, Raul (R.)" w:date="2020-07-15T14:44:00Z">
              <w:r>
                <w:rPr>
                  <w:rFonts w:cs="Arial"/>
                  <w:color w:val="000000" w:themeColor="text1"/>
                  <w:szCs w:val="22"/>
                </w:rPr>
                <w:t xml:space="preserve">User </w:t>
              </w:r>
            </w:ins>
            <w:r>
              <w:rPr>
                <w:rFonts w:cs="Arial"/>
                <w:color w:val="000000" w:themeColor="text1"/>
                <w:szCs w:val="22"/>
              </w:rPr>
              <w:t>request a</w:t>
            </w:r>
            <w:r w:rsidR="0095065C">
              <w:rPr>
                <w:rFonts w:cs="Arial"/>
                <w:color w:val="000000" w:themeColor="text1"/>
                <w:szCs w:val="22"/>
              </w:rPr>
              <w:t>ccess to the Trailer Trip</w:t>
            </w:r>
            <w:r>
              <w:rPr>
                <w:rFonts w:cs="Arial"/>
                <w:color w:val="000000" w:themeColor="text1"/>
                <w:szCs w:val="22"/>
              </w:rPr>
              <w:t xml:space="preserve"> when the Default Trailer profiles has been selected.</w:t>
            </w:r>
          </w:p>
          <w:p w14:paraId="39815AD4" w14:textId="77777777" w:rsidR="00B62570" w:rsidRDefault="00B62570" w:rsidP="0079085D">
            <w:pPr>
              <w:pStyle w:val="ListParagraph"/>
              <w:numPr>
                <w:ilvl w:val="0"/>
                <w:numId w:val="59"/>
              </w:numPr>
              <w:overflowPunct/>
              <w:autoSpaceDE/>
              <w:autoSpaceDN/>
              <w:adjustRightInd/>
              <w:contextualSpacing/>
              <w:textAlignment w:val="auto"/>
              <w:rPr>
                <w:rFonts w:cs="Arial"/>
                <w:color w:val="000000" w:themeColor="text1"/>
                <w:szCs w:val="22"/>
              </w:rPr>
            </w:pPr>
            <w:ins w:id="2253" w:author="Rodriguez-flores, Raul (R.)" w:date="2020-07-15T14:44:00Z">
              <w:r w:rsidRPr="006038F2">
                <w:rPr>
                  <w:rFonts w:cs="Arial"/>
                  <w:color w:val="000000" w:themeColor="text1"/>
                  <w:szCs w:val="22"/>
                </w:rPr>
                <w:t>Feature shall</w:t>
              </w:r>
            </w:ins>
            <w:ins w:id="2254" w:author="Rodriguez-flores, Raul (R.)" w:date="2020-07-15T15:14:00Z">
              <w:r w:rsidRPr="006038F2">
                <w:rPr>
                  <w:rFonts w:cs="Arial"/>
                  <w:color w:val="000000" w:themeColor="text1"/>
                  <w:szCs w:val="22"/>
                </w:rPr>
                <w:t xml:space="preserve"> </w:t>
              </w:r>
            </w:ins>
            <w:r>
              <w:rPr>
                <w:rFonts w:cs="Arial"/>
                <w:color w:val="000000" w:themeColor="text1"/>
                <w:szCs w:val="22"/>
              </w:rPr>
              <w:t>send a Notification/Pop up t</w:t>
            </w:r>
            <w:r w:rsidR="0095065C">
              <w:rPr>
                <w:rFonts w:cs="Arial"/>
                <w:color w:val="000000" w:themeColor="text1"/>
                <w:szCs w:val="22"/>
              </w:rPr>
              <w:t>o notify the Trailer Trip</w:t>
            </w:r>
            <w:r>
              <w:rPr>
                <w:rFonts w:cs="Arial"/>
                <w:color w:val="000000" w:themeColor="text1"/>
                <w:szCs w:val="22"/>
              </w:rPr>
              <w:t xml:space="preserve"> Status is not available for the Default Trailer Profile.</w:t>
            </w:r>
          </w:p>
          <w:p w14:paraId="32863F06" w14:textId="77777777" w:rsidR="00B62570" w:rsidRPr="006038F2" w:rsidRDefault="00B62570" w:rsidP="0079085D">
            <w:pPr>
              <w:pStyle w:val="ListParagraph"/>
              <w:numPr>
                <w:ilvl w:val="0"/>
                <w:numId w:val="59"/>
              </w:numPr>
              <w:overflowPunct/>
              <w:autoSpaceDE/>
              <w:autoSpaceDN/>
              <w:adjustRightInd/>
              <w:contextualSpacing/>
              <w:textAlignment w:val="auto"/>
              <w:rPr>
                <w:ins w:id="2255" w:author="Rodriguez-flores, Raul (R.)" w:date="2020-07-15T14:44:00Z"/>
                <w:rFonts w:cs="Arial"/>
                <w:color w:val="000000" w:themeColor="text1"/>
                <w:szCs w:val="22"/>
              </w:rPr>
            </w:pPr>
            <w:r>
              <w:rPr>
                <w:rFonts w:cs="Arial"/>
                <w:color w:val="000000" w:themeColor="text1"/>
                <w:szCs w:val="22"/>
              </w:rPr>
              <w:t>Feature shall d</w:t>
            </w:r>
            <w:r w:rsidR="0095065C">
              <w:rPr>
                <w:rFonts w:cs="Arial"/>
                <w:color w:val="000000" w:themeColor="text1"/>
                <w:szCs w:val="22"/>
              </w:rPr>
              <w:t>isable the Trailer Trip</w:t>
            </w:r>
            <w:r>
              <w:rPr>
                <w:rFonts w:cs="Arial"/>
                <w:color w:val="000000" w:themeColor="text1"/>
                <w:szCs w:val="22"/>
              </w:rPr>
              <w:t xml:space="preserve"> component list.</w:t>
            </w:r>
          </w:p>
        </w:tc>
      </w:tr>
      <w:tr w:rsidR="00B62570" w:rsidRPr="00FB5797" w14:paraId="551F38DF" w14:textId="77777777" w:rsidTr="0079085D">
        <w:trPr>
          <w:trHeight w:val="255"/>
          <w:ins w:id="2256" w:author="Rodriguez-flores, Raul (R.)" w:date="2020-07-15T14:44:00Z"/>
        </w:trPr>
        <w:tc>
          <w:tcPr>
            <w:tcW w:w="2235" w:type="dxa"/>
            <w:shd w:val="clear" w:color="auto" w:fill="D9D9D9" w:themeFill="background1" w:themeFillShade="D9"/>
          </w:tcPr>
          <w:p w14:paraId="3FEA45D8" w14:textId="77777777" w:rsidR="00B62570" w:rsidRPr="00F92EE6" w:rsidRDefault="00B62570" w:rsidP="0079085D">
            <w:pPr>
              <w:rPr>
                <w:ins w:id="2257" w:author="Rodriguez-flores, Raul (R.)" w:date="2020-07-15T14:44:00Z"/>
                <w:rFonts w:cs="Arial"/>
                <w:b/>
                <w:bCs/>
                <w:color w:val="000000" w:themeColor="text1"/>
                <w:szCs w:val="22"/>
              </w:rPr>
            </w:pPr>
            <w:ins w:id="2258"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3</w:t>
            </w:r>
          </w:p>
        </w:tc>
        <w:tc>
          <w:tcPr>
            <w:tcW w:w="669" w:type="dxa"/>
            <w:shd w:val="clear" w:color="auto" w:fill="auto"/>
          </w:tcPr>
          <w:p w14:paraId="1986579F" w14:textId="77777777" w:rsidR="00B62570" w:rsidRPr="00F92EE6" w:rsidRDefault="00B62570" w:rsidP="0079085D">
            <w:pPr>
              <w:rPr>
                <w:ins w:id="2259" w:author="Rodriguez-flores, Raul (R.)" w:date="2020-07-15T14:44:00Z"/>
                <w:rFonts w:cs="Arial"/>
                <w:color w:val="000000" w:themeColor="text1"/>
                <w:szCs w:val="22"/>
              </w:rPr>
            </w:pPr>
            <w:ins w:id="2260" w:author="Rodriguez-flores, Raul (R.)" w:date="2020-07-15T14:44:00Z">
              <w:r w:rsidRPr="00F92EE6">
                <w:rPr>
                  <w:rFonts w:cs="Arial"/>
                  <w:color w:val="000000" w:themeColor="text1"/>
                  <w:szCs w:val="22"/>
                </w:rPr>
                <w:t>A</w:t>
              </w:r>
            </w:ins>
            <w:r>
              <w:rPr>
                <w:rFonts w:cs="Arial"/>
                <w:color w:val="000000" w:themeColor="text1"/>
                <w:szCs w:val="22"/>
              </w:rPr>
              <w:t>3</w:t>
            </w:r>
          </w:p>
        </w:tc>
        <w:tc>
          <w:tcPr>
            <w:tcW w:w="7552" w:type="dxa"/>
            <w:shd w:val="clear" w:color="auto" w:fill="auto"/>
          </w:tcPr>
          <w:p w14:paraId="51DC34AB" w14:textId="77777777" w:rsidR="00B62570" w:rsidRPr="00F92EE6" w:rsidRDefault="00B62570" w:rsidP="0079085D">
            <w:pPr>
              <w:pStyle w:val="ListParagraph"/>
              <w:numPr>
                <w:ilvl w:val="0"/>
                <w:numId w:val="60"/>
              </w:numPr>
              <w:rPr>
                <w:ins w:id="2261" w:author="Rodriguez-flores, Raul (R.)" w:date="2020-07-15T14:44:00Z"/>
                <w:rFonts w:cs="Arial"/>
                <w:color w:val="000000" w:themeColor="text1"/>
                <w:szCs w:val="22"/>
              </w:rPr>
            </w:pPr>
            <w:ins w:id="2262" w:author="Rodriguez-flores, Raul (R.)" w:date="2020-07-15T15:21:00Z">
              <w:r>
                <w:rPr>
                  <w:rFonts w:cs="Arial"/>
                  <w:color w:val="000000" w:themeColor="text1"/>
                  <w:szCs w:val="22"/>
                </w:rPr>
                <w:t xml:space="preserve">Trailer Tow harness may get </w:t>
              </w:r>
            </w:ins>
            <w:ins w:id="2263" w:author="Rodriguez-flores, Raul (R.)" w:date="2020-07-15T15:22:00Z">
              <w:r>
                <w:rPr>
                  <w:rFonts w:cs="Arial"/>
                  <w:color w:val="000000" w:themeColor="text1"/>
                  <w:szCs w:val="22"/>
                </w:rPr>
                <w:t>disconnected.</w:t>
              </w:r>
            </w:ins>
          </w:p>
          <w:p w14:paraId="07DD7006" w14:textId="77777777" w:rsidR="00B62570" w:rsidRPr="00123D1A" w:rsidRDefault="00B62570" w:rsidP="0079085D">
            <w:pPr>
              <w:pStyle w:val="ListParagraph"/>
              <w:numPr>
                <w:ilvl w:val="0"/>
                <w:numId w:val="60"/>
              </w:numPr>
              <w:rPr>
                <w:ins w:id="2264" w:author="Rodriguez-flores, Raul (R.)" w:date="2020-07-15T14:44:00Z"/>
                <w:rFonts w:cs="Arial"/>
                <w:color w:val="000000" w:themeColor="text1"/>
                <w:szCs w:val="22"/>
                <w:rPrChange w:id="2265" w:author="Rodriguez-flores, Raul (R.)" w:date="2020-07-15T15:31:00Z">
                  <w:rPr>
                    <w:ins w:id="2266" w:author="Rodriguez-flores, Raul (R.)" w:date="2020-07-15T14:44:00Z"/>
                  </w:rPr>
                </w:rPrChange>
              </w:rPr>
            </w:pPr>
            <w:ins w:id="2267" w:author="Rodriguez-flores, Raul (R.)" w:date="2020-07-15T14:44:00Z">
              <w:r w:rsidRPr="00F92EE6">
                <w:rPr>
                  <w:rFonts w:cs="Arial"/>
                  <w:color w:val="000000" w:themeColor="text1"/>
                  <w:szCs w:val="22"/>
                </w:rPr>
                <w:t>Featur</w:t>
              </w:r>
              <w:r>
                <w:rPr>
                  <w:rFonts w:cs="Arial"/>
                  <w:color w:val="000000" w:themeColor="text1"/>
                  <w:szCs w:val="22"/>
                </w:rPr>
                <w:t>e shall</w:t>
              </w:r>
            </w:ins>
            <w:ins w:id="2268"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269" w:author="Rodriguez-flores, Raul (R.)" w:date="2020-07-15T15:14:00Z">
              <w:r>
                <w:rPr>
                  <w:rFonts w:cs="Arial"/>
                  <w:color w:val="000000" w:themeColor="text1"/>
                  <w:szCs w:val="22"/>
                </w:rPr>
                <w:t xml:space="preserve"> the Trailer</w:t>
              </w:r>
            </w:ins>
            <w:r w:rsidR="0095065C">
              <w:rPr>
                <w:rFonts w:cs="Arial"/>
                <w:color w:val="000000" w:themeColor="text1"/>
                <w:szCs w:val="22"/>
              </w:rPr>
              <w:t xml:space="preserve"> Trip</w:t>
            </w:r>
            <w:ins w:id="2270" w:author="Rodriguez-flores, Raul (R.)" w:date="2020-07-15T15:14:00Z">
              <w:r>
                <w:rPr>
                  <w:rFonts w:cs="Arial"/>
                  <w:color w:val="000000" w:themeColor="text1"/>
                  <w:szCs w:val="22"/>
                </w:rPr>
                <w:t xml:space="preserve"> </w:t>
              </w:r>
            </w:ins>
            <w:r>
              <w:rPr>
                <w:rFonts w:cs="Arial"/>
                <w:color w:val="000000" w:themeColor="text1"/>
                <w:szCs w:val="22"/>
              </w:rPr>
              <w:t>Menu</w:t>
            </w:r>
            <w:ins w:id="2271" w:author="Rodriguez-flores, Raul (R.)" w:date="2020-07-15T15:14:00Z">
              <w:r>
                <w:rPr>
                  <w:rFonts w:cs="Arial"/>
                  <w:color w:val="000000" w:themeColor="text1"/>
                  <w:szCs w:val="22"/>
                </w:rPr>
                <w:t>.</w:t>
              </w:r>
            </w:ins>
          </w:p>
        </w:tc>
      </w:tr>
      <w:tr w:rsidR="00B62570" w:rsidRPr="00FB5797" w14:paraId="31C59633" w14:textId="77777777" w:rsidTr="0079085D">
        <w:trPr>
          <w:trHeight w:val="255"/>
          <w:ins w:id="2272" w:author="Rodriguez-flores, Raul (R.)" w:date="2020-07-15T14:44:00Z"/>
        </w:trPr>
        <w:tc>
          <w:tcPr>
            <w:tcW w:w="2235" w:type="dxa"/>
            <w:shd w:val="clear" w:color="auto" w:fill="D9D9D9" w:themeFill="background1" w:themeFillShade="D9"/>
          </w:tcPr>
          <w:p w14:paraId="29D5A0AC" w14:textId="77777777" w:rsidR="00B62570" w:rsidRPr="00F92EE6" w:rsidRDefault="00B62570" w:rsidP="0079085D">
            <w:pPr>
              <w:rPr>
                <w:ins w:id="2273" w:author="Rodriguez-flores, Raul (R.)" w:date="2020-07-15T14:44:00Z"/>
                <w:rFonts w:cs="Arial"/>
                <w:b/>
                <w:bCs/>
                <w:color w:val="000000" w:themeColor="text1"/>
                <w:szCs w:val="22"/>
              </w:rPr>
            </w:pPr>
          </w:p>
        </w:tc>
        <w:tc>
          <w:tcPr>
            <w:tcW w:w="669" w:type="dxa"/>
            <w:shd w:val="clear" w:color="auto" w:fill="auto"/>
          </w:tcPr>
          <w:p w14:paraId="0381C247" w14:textId="77777777" w:rsidR="00B62570" w:rsidRPr="00F92EE6" w:rsidRDefault="00B62570" w:rsidP="0079085D">
            <w:pPr>
              <w:rPr>
                <w:ins w:id="2274" w:author="Rodriguez-flores, Raul (R.)" w:date="2020-07-15T14:44:00Z"/>
                <w:rFonts w:cs="Arial"/>
                <w:color w:val="000000" w:themeColor="text1"/>
                <w:szCs w:val="22"/>
              </w:rPr>
            </w:pPr>
          </w:p>
        </w:tc>
        <w:tc>
          <w:tcPr>
            <w:tcW w:w="7552" w:type="dxa"/>
            <w:shd w:val="clear" w:color="auto" w:fill="auto"/>
          </w:tcPr>
          <w:p w14:paraId="2406BE77" w14:textId="77777777" w:rsidR="00B62570" w:rsidRPr="00F92EE6" w:rsidRDefault="00B62570" w:rsidP="0079085D">
            <w:pPr>
              <w:rPr>
                <w:ins w:id="2275" w:author="Rodriguez-flores, Raul (R.)" w:date="2020-07-15T14:44:00Z"/>
                <w:rFonts w:cs="Arial"/>
                <w:color w:val="000000" w:themeColor="text1"/>
                <w:szCs w:val="22"/>
              </w:rPr>
            </w:pPr>
          </w:p>
        </w:tc>
      </w:tr>
      <w:tr w:rsidR="00B62570" w:rsidRPr="00FB5797" w14:paraId="7EFCC45D" w14:textId="77777777" w:rsidTr="0079085D">
        <w:trPr>
          <w:trHeight w:val="255"/>
          <w:ins w:id="2276" w:author="Rodriguez-flores, Raul (R.)" w:date="2020-07-15T14:44:00Z"/>
        </w:trPr>
        <w:tc>
          <w:tcPr>
            <w:tcW w:w="2235" w:type="dxa"/>
            <w:shd w:val="clear" w:color="auto" w:fill="D9D9D9" w:themeFill="background1" w:themeFillShade="D9"/>
          </w:tcPr>
          <w:p w14:paraId="041FFA7F" w14:textId="77777777" w:rsidR="00B62570" w:rsidRPr="00F92EE6" w:rsidRDefault="00B62570" w:rsidP="0079085D">
            <w:pPr>
              <w:rPr>
                <w:ins w:id="2277" w:author="Rodriguez-flores, Raul (R.)" w:date="2020-07-15T14:44:00Z"/>
                <w:rFonts w:cs="Arial"/>
                <w:b/>
                <w:bCs/>
                <w:color w:val="000000" w:themeColor="text1"/>
                <w:szCs w:val="22"/>
              </w:rPr>
            </w:pPr>
            <w:ins w:id="2278" w:author="Rodriguez-flores, Raul (R.)" w:date="2020-07-15T14:44:00Z">
              <w:r w:rsidRPr="00F92EE6">
                <w:rPr>
                  <w:rFonts w:cs="Arial"/>
                  <w:b/>
                  <w:bCs/>
                  <w:color w:val="000000" w:themeColor="text1"/>
                  <w:szCs w:val="22"/>
                </w:rPr>
                <w:t>Post-condition</w:t>
              </w:r>
            </w:ins>
          </w:p>
        </w:tc>
        <w:tc>
          <w:tcPr>
            <w:tcW w:w="669" w:type="dxa"/>
            <w:shd w:val="clear" w:color="auto" w:fill="auto"/>
          </w:tcPr>
          <w:p w14:paraId="59D9970D" w14:textId="77777777" w:rsidR="00B62570" w:rsidRPr="00F92EE6" w:rsidRDefault="00B62570" w:rsidP="0079085D">
            <w:pPr>
              <w:rPr>
                <w:ins w:id="2279" w:author="Rodriguez-flores, Raul (R.)" w:date="2020-07-15T14:44:00Z"/>
                <w:rFonts w:cs="Arial"/>
                <w:color w:val="000000" w:themeColor="text1"/>
                <w:szCs w:val="22"/>
              </w:rPr>
            </w:pPr>
          </w:p>
        </w:tc>
        <w:tc>
          <w:tcPr>
            <w:tcW w:w="7552" w:type="dxa"/>
            <w:shd w:val="clear" w:color="auto" w:fill="auto"/>
          </w:tcPr>
          <w:p w14:paraId="0B84C16A" w14:textId="77777777" w:rsidR="00B62570" w:rsidRPr="00F92EE6" w:rsidRDefault="00B62570" w:rsidP="0079085D">
            <w:pPr>
              <w:rPr>
                <w:ins w:id="2280" w:author="Rodriguez-flores, Raul (R.)" w:date="2020-07-15T14:44:00Z"/>
                <w:rFonts w:cs="Arial"/>
                <w:color w:val="000000" w:themeColor="text1"/>
                <w:szCs w:val="22"/>
              </w:rPr>
            </w:pPr>
            <w:ins w:id="2281" w:author="Rodriguez-flores, Raul (R.)" w:date="2020-07-15T15:16:00Z">
              <w:r>
                <w:rPr>
                  <w:rFonts w:cs="Arial"/>
                  <w:color w:val="000000" w:themeColor="text1"/>
                  <w:szCs w:val="22"/>
                </w:rPr>
                <w:t xml:space="preserve">HMI </w:t>
              </w:r>
            </w:ins>
            <w:r w:rsidR="0095065C">
              <w:rPr>
                <w:rFonts w:cs="Arial"/>
                <w:color w:val="000000" w:themeColor="text1"/>
                <w:szCs w:val="22"/>
              </w:rPr>
              <w:t>Visual Screen shall return to the previous Trailer Trip screen</w:t>
            </w:r>
          </w:p>
        </w:tc>
      </w:tr>
    </w:tbl>
    <w:p w14:paraId="42062137" w14:textId="77777777" w:rsidR="00F72CA4" w:rsidRDefault="00F72CA4" w:rsidP="00F72CA4">
      <w:pPr>
        <w:rPr>
          <w:ins w:id="2282" w:author="Rodriguez-flores, Raul (R.)" w:date="2020-07-15T09:30:00Z"/>
          <w:rFonts w:ascii="Arial Nova Cond" w:hAnsi="Arial Nova Cond"/>
          <w:b/>
          <w:color w:val="1F497D"/>
        </w:rPr>
      </w:pPr>
    </w:p>
    <w:p w14:paraId="00351785" w14:textId="0377A44D" w:rsidR="00F72CA4" w:rsidRPr="0095065C" w:rsidRDefault="00F72CA4" w:rsidP="0095065C">
      <w:pPr>
        <w:pStyle w:val="REUseCase"/>
        <w:numPr>
          <w:ilvl w:val="0"/>
          <w:numId w:val="43"/>
        </w:numPr>
        <w:ind w:left="0" w:firstLine="0"/>
        <w:rPr>
          <w:ins w:id="2283" w:author="Rodriguez-flores, Raul (R.)" w:date="2020-07-15T09:30:00Z"/>
          <w:color w:val="000000" w:themeColor="text1"/>
        </w:rPr>
      </w:pPr>
      <w:ins w:id="2284" w:author="Rodriguez-flores, Raul (R.)" w:date="2020-07-15T09:30:00Z">
        <w:r w:rsidRPr="0095065C">
          <w:rPr>
            <w:color w:val="000000" w:themeColor="text1"/>
          </w:rPr>
          <w:t xml:space="preserve"> </w:t>
        </w:r>
      </w:ins>
      <w:r w:rsidR="0095065C">
        <w:rPr>
          <w:color w:val="000000" w:themeColor="text1"/>
        </w:rPr>
        <w:t>###UC_F_</w:t>
      </w:r>
      <w:ins w:id="2285" w:author="Rodriguez-flores, Raul (R.)" w:date="2020-07-15T09:30:00Z">
        <w:r w:rsidR="0095065C" w:rsidRPr="009220E8">
          <w:rPr>
            <w:color w:val="000000" w:themeColor="text1"/>
          </w:rPr>
          <w:t>Trailer Trip</w:t>
        </w:r>
      </w:ins>
      <w:r w:rsidR="0095065C">
        <w:rPr>
          <w:color w:val="000000" w:themeColor="text1"/>
        </w:rPr>
        <w:t>_00002### User</w:t>
      </w:r>
      <w:ins w:id="2286" w:author="Rodriguez-flores, Raul (R.)" w:date="2020-07-15T09:30:00Z">
        <w:r w:rsidRPr="0095065C">
          <w:rPr>
            <w:color w:val="000000" w:themeColor="text1"/>
          </w:rPr>
          <w:t xml:space="preserve"> would like to reset the </w:t>
        </w:r>
      </w:ins>
      <w:r w:rsidR="000D129D">
        <w:rPr>
          <w:color w:val="000000" w:themeColor="text1"/>
        </w:rPr>
        <w:t>Trailer Distance</w:t>
      </w:r>
      <w:ins w:id="2287" w:author="Rodriguez-flores, Raul (R.)" w:date="2020-07-15T09:30:00Z">
        <w:r w:rsidRPr="0095065C">
          <w:rPr>
            <w:color w:val="000000" w:themeColor="text1"/>
          </w:rPr>
          <w:t xml:space="preserve"> on </w:t>
        </w:r>
      </w:ins>
      <w:r w:rsidR="00B737BD">
        <w:rPr>
          <w:color w:val="000000" w:themeColor="text1"/>
        </w:rPr>
        <w:t xml:space="preserve">the Active </w:t>
      </w:r>
      <w:ins w:id="2288" w:author="Rodriguez-flores, Raul (R.)" w:date="2020-07-15T09:30:00Z">
        <w:r w:rsidRPr="0095065C">
          <w:rPr>
            <w:color w:val="000000" w:themeColor="text1"/>
          </w:rPr>
          <w:t>Trailer Profile.</w:t>
        </w:r>
      </w:ins>
      <w:r w:rsidR="0095065C">
        <w:rPr>
          <w:color w:val="000000" w:themeColor="text1"/>
        </w:rPr>
        <w:t xml:space="preserve"> </w:t>
      </w:r>
      <w:ins w:id="2289" w:author="Rodriguez-flores, Raul (R.)" w:date="2020-07-15T09:30:00Z">
        <w:r w:rsidRPr="0095065C">
          <w:rPr>
            <w:color w:val="000000" w:themeColor="text1"/>
            <w:sz w:val="20"/>
          </w:rPr>
          <w:t>Allow user to reset the trailer mileage on an already created Trailer Profile</w:t>
        </w:r>
      </w:ins>
      <w:r w:rsidR="008B5FB3">
        <w:rPr>
          <w:color w:val="000000" w:themeColor="text1"/>
          <w:sz w:val="20"/>
        </w:rPr>
        <w:t xml:space="preserve"> (BEV or Not BEV vehicles)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353311" w:rsidRPr="00FB5797" w14:paraId="4B1044A6" w14:textId="77777777" w:rsidTr="0079085D">
        <w:trPr>
          <w:trHeight w:val="255"/>
          <w:ins w:id="2290" w:author="Rodriguez-flores, Raul (R.)" w:date="2020-07-15T14:44:00Z"/>
        </w:trPr>
        <w:tc>
          <w:tcPr>
            <w:tcW w:w="2235" w:type="dxa"/>
            <w:shd w:val="clear" w:color="auto" w:fill="D9D9D9" w:themeFill="background1" w:themeFillShade="D9"/>
            <w:hideMark/>
          </w:tcPr>
          <w:p w14:paraId="0FD4094F" w14:textId="77777777" w:rsidR="00353311" w:rsidRPr="00F92EE6" w:rsidRDefault="00353311" w:rsidP="0079085D">
            <w:pPr>
              <w:rPr>
                <w:ins w:id="2291" w:author="Rodriguez-flores, Raul (R.)" w:date="2020-07-15T14:44:00Z"/>
                <w:rFonts w:cs="Arial"/>
                <w:b/>
                <w:bCs/>
                <w:color w:val="000000" w:themeColor="text1"/>
                <w:szCs w:val="22"/>
              </w:rPr>
            </w:pPr>
            <w:ins w:id="2292" w:author="Rodriguez-flores, Raul (R.)" w:date="2020-07-15T14:44:00Z">
              <w:r w:rsidRPr="00F92EE6">
                <w:rPr>
                  <w:rFonts w:cs="Arial"/>
                  <w:b/>
                  <w:bCs/>
                  <w:color w:val="000000" w:themeColor="text1"/>
                  <w:szCs w:val="22"/>
                </w:rPr>
                <w:t>Purpose</w:t>
              </w:r>
            </w:ins>
          </w:p>
        </w:tc>
        <w:tc>
          <w:tcPr>
            <w:tcW w:w="669" w:type="dxa"/>
            <w:shd w:val="clear" w:color="auto" w:fill="auto"/>
            <w:hideMark/>
          </w:tcPr>
          <w:p w14:paraId="5475D3D2" w14:textId="77777777" w:rsidR="00353311" w:rsidRPr="00F92EE6" w:rsidRDefault="00353311" w:rsidP="0079085D">
            <w:pPr>
              <w:rPr>
                <w:ins w:id="2293" w:author="Rodriguez-flores, Raul (R.)" w:date="2020-07-15T14:44:00Z"/>
                <w:rFonts w:cs="Arial"/>
                <w:color w:val="000000" w:themeColor="text1"/>
                <w:szCs w:val="22"/>
              </w:rPr>
            </w:pPr>
          </w:p>
        </w:tc>
        <w:tc>
          <w:tcPr>
            <w:tcW w:w="7552" w:type="dxa"/>
            <w:shd w:val="clear" w:color="auto" w:fill="auto"/>
          </w:tcPr>
          <w:p w14:paraId="474C095E" w14:textId="77777777" w:rsidR="00353311" w:rsidRPr="00F92EE6" w:rsidRDefault="00353311" w:rsidP="00353311">
            <w:pPr>
              <w:rPr>
                <w:ins w:id="2294" w:author="Rodriguez-flores, Raul (R.)" w:date="2020-07-15T14:44:00Z"/>
                <w:rFonts w:cs="Arial"/>
                <w:color w:val="000000" w:themeColor="text1"/>
                <w:szCs w:val="22"/>
              </w:rPr>
            </w:pPr>
            <w:r>
              <w:rPr>
                <w:color w:val="000000" w:themeColor="text1"/>
              </w:rPr>
              <w:t xml:space="preserve">User </w:t>
            </w:r>
            <w:ins w:id="2295" w:author="Rodriguez-flores, Raul (R.)" w:date="2020-07-15T09:30:00Z">
              <w:r w:rsidRPr="009220E8">
                <w:rPr>
                  <w:rFonts w:ascii="Univers" w:hAnsi="Univers"/>
                  <w:color w:val="000000" w:themeColor="text1"/>
                </w:rPr>
                <w:t xml:space="preserve">would like to </w:t>
              </w:r>
            </w:ins>
            <w:r>
              <w:rPr>
                <w:rFonts w:ascii="Univers" w:hAnsi="Univers"/>
                <w:color w:val="000000" w:themeColor="text1"/>
              </w:rPr>
              <w:t>reset</w:t>
            </w:r>
            <w:ins w:id="2296" w:author="Rodriguez-flores, Raul (R.)" w:date="2020-07-15T09:30:00Z">
              <w:r w:rsidRPr="009220E8">
                <w:rPr>
                  <w:rFonts w:ascii="Univers" w:hAnsi="Univers"/>
                  <w:color w:val="000000" w:themeColor="text1"/>
                </w:rPr>
                <w:t xml:space="preserve"> the </w:t>
              </w:r>
            </w:ins>
            <w:r w:rsidR="00F25D54">
              <w:rPr>
                <w:rFonts w:ascii="Univers" w:hAnsi="Univers"/>
                <w:color w:val="000000" w:themeColor="text1"/>
              </w:rPr>
              <w:t>Trailer Distance</w:t>
            </w:r>
            <w:ins w:id="2297" w:author="Rodriguez-flores, Raul (R.)" w:date="2020-07-15T09:30:00Z">
              <w:r w:rsidRPr="009220E8">
                <w:rPr>
                  <w:rFonts w:ascii="Univers" w:hAnsi="Univers"/>
                  <w:color w:val="000000" w:themeColor="text1"/>
                </w:rPr>
                <w:t xml:space="preserve"> on (2 or more) Trailer Profiles</w:t>
              </w:r>
            </w:ins>
            <w:r w:rsidRPr="00CF1989">
              <w:rPr>
                <w:rFonts w:cs="Arial"/>
                <w:color w:val="000000" w:themeColor="text1"/>
                <w:szCs w:val="22"/>
              </w:rPr>
              <w:t xml:space="preserve"> </w:t>
            </w:r>
            <w:ins w:id="2298" w:author="Rodriguez-flores, Raul (R.)" w:date="2020-07-15T14:44:00Z">
              <w:r w:rsidRPr="00CF1989">
                <w:rPr>
                  <w:rFonts w:cs="Arial"/>
                  <w:color w:val="000000" w:themeColor="text1"/>
                  <w:szCs w:val="22"/>
                </w:rPr>
                <w:t>via SYNC HMI</w:t>
              </w:r>
            </w:ins>
          </w:p>
        </w:tc>
      </w:tr>
      <w:tr w:rsidR="00353311" w:rsidRPr="00FB5797" w14:paraId="2D51305F" w14:textId="77777777" w:rsidTr="0079085D">
        <w:trPr>
          <w:trHeight w:val="255"/>
          <w:ins w:id="2299" w:author="Rodriguez-flores, Raul (R.)" w:date="2020-07-15T14:44:00Z"/>
        </w:trPr>
        <w:tc>
          <w:tcPr>
            <w:tcW w:w="2235" w:type="dxa"/>
            <w:shd w:val="clear" w:color="auto" w:fill="D9D9D9" w:themeFill="background1" w:themeFillShade="D9"/>
          </w:tcPr>
          <w:p w14:paraId="4A26648D" w14:textId="77777777" w:rsidR="00353311" w:rsidRPr="00F92EE6" w:rsidRDefault="00353311" w:rsidP="0079085D">
            <w:pPr>
              <w:rPr>
                <w:ins w:id="2300" w:author="Rodriguez-flores, Raul (R.)" w:date="2020-07-15T14:44:00Z"/>
                <w:rFonts w:cs="Arial"/>
                <w:b/>
                <w:bCs/>
                <w:color w:val="000000" w:themeColor="text1"/>
                <w:szCs w:val="22"/>
              </w:rPr>
            </w:pPr>
            <w:ins w:id="2301" w:author="Rodriguez-flores, Raul (R.)" w:date="2020-07-15T14:44:00Z">
              <w:r w:rsidRPr="00F92EE6">
                <w:rPr>
                  <w:rFonts w:cs="Arial"/>
                  <w:b/>
                  <w:bCs/>
                  <w:color w:val="000000" w:themeColor="text1"/>
                  <w:szCs w:val="22"/>
                </w:rPr>
                <w:t>Actors</w:t>
              </w:r>
            </w:ins>
          </w:p>
        </w:tc>
        <w:tc>
          <w:tcPr>
            <w:tcW w:w="669" w:type="dxa"/>
            <w:shd w:val="clear" w:color="auto" w:fill="auto"/>
          </w:tcPr>
          <w:p w14:paraId="3DEC63AB" w14:textId="77777777" w:rsidR="00353311" w:rsidRPr="00F92EE6" w:rsidRDefault="00353311" w:rsidP="0079085D">
            <w:pPr>
              <w:rPr>
                <w:ins w:id="2302" w:author="Rodriguez-flores, Raul (R.)" w:date="2020-07-15T14:44:00Z"/>
                <w:rFonts w:cs="Arial"/>
                <w:color w:val="000000" w:themeColor="text1"/>
                <w:szCs w:val="22"/>
              </w:rPr>
            </w:pPr>
          </w:p>
        </w:tc>
        <w:tc>
          <w:tcPr>
            <w:tcW w:w="7552" w:type="dxa"/>
            <w:shd w:val="clear" w:color="auto" w:fill="auto"/>
          </w:tcPr>
          <w:p w14:paraId="30B866EC" w14:textId="77777777" w:rsidR="00353311" w:rsidRPr="00F92EE6" w:rsidRDefault="00353311" w:rsidP="0079085D">
            <w:pPr>
              <w:rPr>
                <w:ins w:id="2303" w:author="Rodriguez-flores, Raul (R.)" w:date="2020-07-15T14:44:00Z"/>
                <w:rFonts w:cs="Arial"/>
                <w:color w:val="000000" w:themeColor="text1"/>
                <w:szCs w:val="22"/>
              </w:rPr>
            </w:pPr>
            <w:ins w:id="2304" w:author="Rodriguez-flores, Raul (R.)" w:date="2020-07-15T14:44:00Z">
              <w:r w:rsidRPr="00F92EE6">
                <w:rPr>
                  <w:rFonts w:cs="Arial"/>
                  <w:color w:val="000000" w:themeColor="text1"/>
                  <w:szCs w:val="22"/>
                </w:rPr>
                <w:t>User</w:t>
              </w:r>
            </w:ins>
          </w:p>
        </w:tc>
      </w:tr>
      <w:tr w:rsidR="00353311" w:rsidRPr="00FB5797" w14:paraId="5B31749A" w14:textId="77777777" w:rsidTr="0079085D">
        <w:trPr>
          <w:trHeight w:val="255"/>
          <w:ins w:id="2305" w:author="Rodriguez-flores, Raul (R.)" w:date="2020-07-15T14:44:00Z"/>
        </w:trPr>
        <w:tc>
          <w:tcPr>
            <w:tcW w:w="2235" w:type="dxa"/>
            <w:shd w:val="clear" w:color="auto" w:fill="D9D9D9" w:themeFill="background1" w:themeFillShade="D9"/>
            <w:hideMark/>
          </w:tcPr>
          <w:p w14:paraId="1EB96EAD" w14:textId="77777777" w:rsidR="00353311" w:rsidRPr="00F92EE6" w:rsidRDefault="00353311" w:rsidP="0079085D">
            <w:pPr>
              <w:rPr>
                <w:ins w:id="2306" w:author="Rodriguez-flores, Raul (R.)" w:date="2020-07-15T14:44:00Z"/>
                <w:rFonts w:cs="Arial"/>
                <w:b/>
                <w:bCs/>
                <w:color w:val="000000" w:themeColor="text1"/>
                <w:szCs w:val="22"/>
              </w:rPr>
            </w:pPr>
            <w:ins w:id="2307"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4AD7A53C" w14:textId="77777777" w:rsidR="00353311" w:rsidRPr="00F92EE6" w:rsidRDefault="00353311" w:rsidP="0079085D">
            <w:pPr>
              <w:rPr>
                <w:ins w:id="2308" w:author="Rodriguez-flores, Raul (R.)" w:date="2020-07-15T14:44:00Z"/>
                <w:rFonts w:cs="Arial"/>
                <w:color w:val="000000" w:themeColor="text1"/>
                <w:szCs w:val="22"/>
              </w:rPr>
            </w:pPr>
          </w:p>
        </w:tc>
        <w:tc>
          <w:tcPr>
            <w:tcW w:w="7552" w:type="dxa"/>
            <w:shd w:val="clear" w:color="auto" w:fill="auto"/>
          </w:tcPr>
          <w:p w14:paraId="4DEAC616" w14:textId="77777777" w:rsidR="00353311" w:rsidRPr="00F92EE6" w:rsidRDefault="00353311" w:rsidP="0079085D">
            <w:pPr>
              <w:rPr>
                <w:ins w:id="2309" w:author="Rodriguez-flores, Raul (R.)" w:date="2020-07-15T14:44:00Z"/>
                <w:rFonts w:cs="Arial"/>
                <w:color w:val="000000" w:themeColor="text1"/>
                <w:szCs w:val="22"/>
              </w:rPr>
            </w:pPr>
            <w:ins w:id="2310" w:author="Rodriguez-flores, Raul (R.)" w:date="2020-07-15T14:44:00Z">
              <w:r w:rsidRPr="00F92EE6">
                <w:rPr>
                  <w:rFonts w:cs="Arial"/>
                  <w:color w:val="000000" w:themeColor="text1"/>
                  <w:szCs w:val="22"/>
                </w:rPr>
                <w:t>Vehicle has factory or dealer installed trailer wiring</w:t>
              </w:r>
            </w:ins>
          </w:p>
          <w:p w14:paraId="42BE2B49" w14:textId="77777777" w:rsidR="00353311" w:rsidRDefault="00353311" w:rsidP="0079085D">
            <w:pPr>
              <w:rPr>
                <w:rFonts w:cs="Arial"/>
                <w:color w:val="000000" w:themeColor="text1"/>
                <w:szCs w:val="22"/>
              </w:rPr>
            </w:pPr>
            <w:ins w:id="2311"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148F5B93" w14:textId="77777777" w:rsidR="00353311" w:rsidRPr="00F92EE6" w:rsidRDefault="00353311" w:rsidP="0079085D">
            <w:pPr>
              <w:rPr>
                <w:ins w:id="2312" w:author="Rodriguez-flores, Raul (R.)" w:date="2020-07-15T14:44:00Z"/>
                <w:rFonts w:cs="Arial"/>
                <w:color w:val="000000" w:themeColor="text1"/>
                <w:szCs w:val="22"/>
              </w:rPr>
            </w:pPr>
            <w:r>
              <w:rPr>
                <w:rFonts w:cs="Arial"/>
                <w:color w:val="000000" w:themeColor="text1"/>
                <w:szCs w:val="22"/>
              </w:rPr>
              <w:t>Trailer</w:t>
            </w:r>
            <w:ins w:id="2313"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2314" w:author="Rodriguez-flores, Raul (R.)" w:date="2020-07-15T15:26:00Z">
              <w:r>
                <w:rPr>
                  <w:rFonts w:cs="Arial"/>
                  <w:color w:val="000000" w:themeColor="text1"/>
                  <w:szCs w:val="22"/>
                </w:rPr>
                <w:t>signal must be present on HS3 CAN bus.</w:t>
              </w:r>
            </w:ins>
          </w:p>
          <w:p w14:paraId="5AB8D7E3" w14:textId="77777777" w:rsidR="00353311" w:rsidRPr="00F92EE6" w:rsidRDefault="00353311" w:rsidP="0079085D">
            <w:pPr>
              <w:rPr>
                <w:ins w:id="2315" w:author="Rodriguez-flores, Raul (R.)" w:date="2020-07-15T14:44:00Z"/>
                <w:rFonts w:cs="Arial"/>
                <w:color w:val="000000" w:themeColor="text1"/>
                <w:szCs w:val="22"/>
              </w:rPr>
            </w:pPr>
            <w:ins w:id="2316" w:author="Rodriguez-flores, Raul (R.)" w:date="2020-07-15T14:44:00Z">
              <w:r w:rsidRPr="00F92EE6">
                <w:rPr>
                  <w:rFonts w:cs="Arial"/>
                  <w:color w:val="000000" w:themeColor="text1"/>
                  <w:szCs w:val="22"/>
                </w:rPr>
                <w:t>Vehicle battery is &gt;= 75% state of charge with engine off</w:t>
              </w:r>
            </w:ins>
          </w:p>
          <w:p w14:paraId="003F163B" w14:textId="77777777" w:rsidR="00353311" w:rsidRPr="00F92EE6" w:rsidRDefault="00353311" w:rsidP="0079085D">
            <w:pPr>
              <w:rPr>
                <w:ins w:id="2317" w:author="Rodriguez-flores, Raul (R.)" w:date="2020-07-15T14:44:00Z"/>
                <w:rFonts w:cs="Arial"/>
                <w:color w:val="000000" w:themeColor="text1"/>
                <w:szCs w:val="22"/>
              </w:rPr>
            </w:pPr>
            <w:ins w:id="2318" w:author="Rodriguez-flores, Raul (R.)" w:date="2020-07-15T14:44:00Z">
              <w:r w:rsidRPr="00F92EE6">
                <w:rPr>
                  <w:rFonts w:cs="Arial"/>
                  <w:color w:val="000000" w:themeColor="text1"/>
                  <w:szCs w:val="22"/>
                </w:rPr>
                <w:t>Ignition is ON or ACC</w:t>
              </w:r>
            </w:ins>
          </w:p>
          <w:p w14:paraId="0F448517" w14:textId="77777777" w:rsidR="00353311" w:rsidRPr="00F92EE6" w:rsidRDefault="00353311" w:rsidP="0079085D">
            <w:pPr>
              <w:rPr>
                <w:ins w:id="2319" w:author="Rodriguez-flores, Raul (R.)" w:date="2020-07-15T14:44:00Z"/>
                <w:rFonts w:cs="Arial"/>
                <w:color w:val="000000" w:themeColor="text1"/>
                <w:szCs w:val="22"/>
              </w:rPr>
            </w:pPr>
            <w:ins w:id="2320" w:author="Rodriguez-flores, Raul (R.)" w:date="2020-07-15T14:44:00Z">
              <w:r>
                <w:rPr>
                  <w:rFonts w:cs="Arial"/>
                  <w:color w:val="000000" w:themeColor="text1"/>
                  <w:szCs w:val="22"/>
                </w:rPr>
                <w:t>Vehicle is stationary</w:t>
              </w:r>
            </w:ins>
            <w:ins w:id="2321" w:author="Rodriguez-flores, Raul (R.)" w:date="2020-07-15T15:27:00Z">
              <w:r>
                <w:rPr>
                  <w:rFonts w:cs="Arial"/>
                  <w:color w:val="000000" w:themeColor="text1"/>
                  <w:szCs w:val="22"/>
                </w:rPr>
                <w:t xml:space="preserve"> or Gear Shift must be in Park Position</w:t>
              </w:r>
            </w:ins>
          </w:p>
          <w:p w14:paraId="52B28AEA" w14:textId="77777777" w:rsidR="00353311" w:rsidRDefault="00353311" w:rsidP="0079085D">
            <w:pPr>
              <w:rPr>
                <w:ins w:id="2322" w:author="Rodriguez-flores, Raul (R.)" w:date="2020-07-15T14:45:00Z"/>
                <w:rFonts w:cs="Arial"/>
                <w:color w:val="000000" w:themeColor="text1"/>
                <w:szCs w:val="22"/>
              </w:rPr>
            </w:pPr>
            <w:ins w:id="2323" w:author="Rodriguez-flores, Raul (R.)" w:date="2020-07-15T14:45:00Z">
              <w:r>
                <w:rPr>
                  <w:rFonts w:cs="Arial"/>
                  <w:color w:val="000000" w:themeColor="text1"/>
                  <w:szCs w:val="22"/>
                </w:rPr>
                <w:t>Time and Date are set up to date</w:t>
              </w:r>
            </w:ins>
          </w:p>
          <w:p w14:paraId="268806C3" w14:textId="77777777" w:rsidR="00353311" w:rsidRDefault="00353311" w:rsidP="0079085D">
            <w:pPr>
              <w:rPr>
                <w:ins w:id="2324" w:author="Rodriguez-flores, Raul (R.)" w:date="2020-07-15T15:23:00Z"/>
                <w:rFonts w:cs="Arial"/>
                <w:color w:val="000000" w:themeColor="text1"/>
                <w:szCs w:val="22"/>
              </w:rPr>
            </w:pPr>
            <w:ins w:id="2325" w:author="Rodriguez-flores, Raul (R.)" w:date="2020-07-15T14:46:00Z">
              <w:r>
                <w:rPr>
                  <w:rFonts w:cs="Arial"/>
                  <w:color w:val="000000" w:themeColor="text1"/>
                  <w:szCs w:val="22"/>
                </w:rPr>
                <w:t xml:space="preserve">Mileage message is available on the </w:t>
              </w:r>
            </w:ins>
            <w:ins w:id="2326" w:author="Rodriguez-flores, Raul (R.)" w:date="2020-07-15T14:47:00Z">
              <w:r>
                <w:rPr>
                  <w:rFonts w:cs="Arial"/>
                  <w:color w:val="000000" w:themeColor="text1"/>
                  <w:szCs w:val="22"/>
                </w:rPr>
                <w:t>vehicle</w:t>
              </w:r>
            </w:ins>
          </w:p>
          <w:p w14:paraId="4B782508" w14:textId="77777777" w:rsidR="00353311" w:rsidRPr="00F92EE6" w:rsidRDefault="00353311" w:rsidP="0079085D">
            <w:pPr>
              <w:rPr>
                <w:ins w:id="2327" w:author="Rodriguez-flores, Raul (R.)" w:date="2020-07-15T14:44:00Z"/>
                <w:rFonts w:cs="Arial"/>
                <w:color w:val="000000" w:themeColor="text1"/>
                <w:szCs w:val="22"/>
              </w:rPr>
            </w:pPr>
            <w:ins w:id="2328" w:author="Rodriguez-flores, Raul (R.)" w:date="2020-07-15T14:47:00Z">
              <w:r>
                <w:rPr>
                  <w:rFonts w:cs="Arial"/>
                  <w:color w:val="000000" w:themeColor="text1"/>
                  <w:szCs w:val="22"/>
                </w:rPr>
                <w:t>An active Trailer Profile is currently selected</w:t>
              </w:r>
            </w:ins>
          </w:p>
        </w:tc>
      </w:tr>
      <w:tr w:rsidR="00353311" w:rsidRPr="00FB5797" w14:paraId="540D2DC3" w14:textId="77777777" w:rsidTr="0079085D">
        <w:trPr>
          <w:trHeight w:val="255"/>
          <w:ins w:id="2329" w:author="Rodriguez-flores, Raul (R.)" w:date="2020-07-15T14:44:00Z"/>
        </w:trPr>
        <w:tc>
          <w:tcPr>
            <w:tcW w:w="2235" w:type="dxa"/>
            <w:shd w:val="clear" w:color="auto" w:fill="D9D9D9" w:themeFill="background1" w:themeFillShade="D9"/>
            <w:hideMark/>
          </w:tcPr>
          <w:p w14:paraId="135329D7" w14:textId="77777777" w:rsidR="00353311" w:rsidRPr="00F92EE6" w:rsidRDefault="00353311" w:rsidP="0079085D">
            <w:pPr>
              <w:rPr>
                <w:ins w:id="2330" w:author="Rodriguez-flores, Raul (R.)" w:date="2020-07-15T14:44:00Z"/>
                <w:rFonts w:cs="Arial"/>
                <w:b/>
                <w:bCs/>
                <w:color w:val="000000" w:themeColor="text1"/>
                <w:szCs w:val="22"/>
              </w:rPr>
            </w:pPr>
          </w:p>
        </w:tc>
        <w:tc>
          <w:tcPr>
            <w:tcW w:w="669" w:type="dxa"/>
            <w:shd w:val="clear" w:color="auto" w:fill="auto"/>
            <w:hideMark/>
          </w:tcPr>
          <w:p w14:paraId="7878D42D" w14:textId="77777777" w:rsidR="00353311" w:rsidRPr="00F92EE6" w:rsidRDefault="00353311" w:rsidP="0079085D">
            <w:pPr>
              <w:rPr>
                <w:ins w:id="2331" w:author="Rodriguez-flores, Raul (R.)" w:date="2020-07-15T14:44:00Z"/>
                <w:rFonts w:cs="Arial"/>
                <w:color w:val="000000" w:themeColor="text1"/>
                <w:szCs w:val="22"/>
              </w:rPr>
            </w:pPr>
          </w:p>
        </w:tc>
        <w:tc>
          <w:tcPr>
            <w:tcW w:w="7552" w:type="dxa"/>
            <w:shd w:val="clear" w:color="auto" w:fill="auto"/>
          </w:tcPr>
          <w:p w14:paraId="4E70AF98" w14:textId="77777777" w:rsidR="00353311" w:rsidRPr="00F92EE6" w:rsidRDefault="00353311" w:rsidP="0079085D">
            <w:pPr>
              <w:rPr>
                <w:ins w:id="2332" w:author="Rodriguez-flores, Raul (R.)" w:date="2020-07-15T14:44:00Z"/>
                <w:rFonts w:cs="Arial"/>
                <w:color w:val="000000" w:themeColor="text1"/>
                <w:szCs w:val="22"/>
              </w:rPr>
            </w:pPr>
          </w:p>
        </w:tc>
      </w:tr>
      <w:tr w:rsidR="00353311" w:rsidRPr="00FB5797" w14:paraId="53A72CF3" w14:textId="77777777" w:rsidTr="0079085D">
        <w:trPr>
          <w:trHeight w:val="255"/>
          <w:ins w:id="2333" w:author="Rodriguez-flores, Raul (R.)" w:date="2020-07-15T14:44:00Z"/>
        </w:trPr>
        <w:tc>
          <w:tcPr>
            <w:tcW w:w="2235" w:type="dxa"/>
            <w:shd w:val="clear" w:color="auto" w:fill="D9D9D9" w:themeFill="background1" w:themeFillShade="D9"/>
            <w:hideMark/>
          </w:tcPr>
          <w:p w14:paraId="18A17FFD" w14:textId="77777777" w:rsidR="00353311" w:rsidRPr="00F92EE6" w:rsidRDefault="00353311" w:rsidP="0079085D">
            <w:pPr>
              <w:rPr>
                <w:ins w:id="2334" w:author="Rodriguez-flores, Raul (R.)" w:date="2020-07-15T14:44:00Z"/>
                <w:rFonts w:cs="Arial"/>
                <w:b/>
                <w:bCs/>
                <w:color w:val="000000" w:themeColor="text1"/>
                <w:szCs w:val="22"/>
              </w:rPr>
            </w:pPr>
            <w:ins w:id="2335" w:author="Rodriguez-flores, Raul (R.)" w:date="2020-07-15T14:44:00Z">
              <w:r w:rsidRPr="00F92EE6">
                <w:rPr>
                  <w:rFonts w:cs="Arial"/>
                  <w:b/>
                  <w:bCs/>
                  <w:color w:val="000000" w:themeColor="text1"/>
                  <w:szCs w:val="22"/>
                </w:rPr>
                <w:t>Main Flow</w:t>
              </w:r>
            </w:ins>
          </w:p>
        </w:tc>
        <w:tc>
          <w:tcPr>
            <w:tcW w:w="669" w:type="dxa"/>
            <w:shd w:val="clear" w:color="auto" w:fill="auto"/>
            <w:hideMark/>
          </w:tcPr>
          <w:p w14:paraId="06B7C0D7" w14:textId="77777777" w:rsidR="00353311" w:rsidRPr="00F92EE6" w:rsidRDefault="00353311" w:rsidP="0079085D">
            <w:pPr>
              <w:rPr>
                <w:ins w:id="2336" w:author="Rodriguez-flores, Raul (R.)" w:date="2020-07-15T14:44:00Z"/>
                <w:rFonts w:cs="Arial"/>
                <w:color w:val="000000" w:themeColor="text1"/>
                <w:szCs w:val="22"/>
              </w:rPr>
            </w:pPr>
            <w:ins w:id="2337" w:author="Rodriguez-flores, Raul (R.)" w:date="2020-07-15T14:44:00Z">
              <w:r w:rsidRPr="00F92EE6">
                <w:rPr>
                  <w:rFonts w:cs="Arial"/>
                  <w:color w:val="000000" w:themeColor="text1"/>
                  <w:szCs w:val="22"/>
                </w:rPr>
                <w:t>M1</w:t>
              </w:r>
            </w:ins>
          </w:p>
        </w:tc>
        <w:tc>
          <w:tcPr>
            <w:tcW w:w="7552" w:type="dxa"/>
            <w:shd w:val="clear" w:color="auto" w:fill="auto"/>
          </w:tcPr>
          <w:p w14:paraId="526DA6DC" w14:textId="1FB2C0ED" w:rsidR="00353311" w:rsidRPr="00F92EE6" w:rsidRDefault="002869DA" w:rsidP="0079085D">
            <w:pPr>
              <w:rPr>
                <w:ins w:id="2338" w:author="Rodriguez-flores, Raul (R.)" w:date="2020-07-15T14:44:00Z"/>
                <w:rFonts w:cs="Arial"/>
                <w:color w:val="000000" w:themeColor="text1"/>
                <w:szCs w:val="22"/>
              </w:rPr>
            </w:pPr>
            <w:r>
              <w:t>U</w:t>
            </w:r>
            <w:ins w:id="2339" w:author="Rodriguez-flores, Raul (R.)" w:date="2020-07-15T15:07:00Z">
              <w:r>
                <w:t xml:space="preserve">ser </w:t>
              </w:r>
            </w:ins>
            <w:r>
              <w:t>shall select “Select Active Trailer” option under Towing Main Menu.</w:t>
            </w:r>
          </w:p>
        </w:tc>
      </w:tr>
      <w:tr w:rsidR="00353311" w:rsidRPr="00FB5797" w14:paraId="5A00C2D7" w14:textId="77777777" w:rsidTr="0079085D">
        <w:trPr>
          <w:trHeight w:val="255"/>
          <w:ins w:id="2340" w:author="Rodriguez-flores, Raul (R.)" w:date="2020-07-15T14:44:00Z"/>
        </w:trPr>
        <w:tc>
          <w:tcPr>
            <w:tcW w:w="2235" w:type="dxa"/>
            <w:shd w:val="clear" w:color="auto" w:fill="D9D9D9" w:themeFill="background1" w:themeFillShade="D9"/>
          </w:tcPr>
          <w:p w14:paraId="4F7436C0" w14:textId="77777777" w:rsidR="00353311" w:rsidRPr="00F92EE6" w:rsidRDefault="00353311" w:rsidP="0079085D">
            <w:pPr>
              <w:rPr>
                <w:ins w:id="2341" w:author="Rodriguez-flores, Raul (R.)" w:date="2020-07-15T14:44:00Z"/>
                <w:rFonts w:cs="Arial"/>
                <w:b/>
                <w:bCs/>
                <w:color w:val="000000" w:themeColor="text1"/>
                <w:szCs w:val="22"/>
              </w:rPr>
            </w:pPr>
          </w:p>
        </w:tc>
        <w:tc>
          <w:tcPr>
            <w:tcW w:w="669" w:type="dxa"/>
            <w:shd w:val="clear" w:color="auto" w:fill="auto"/>
          </w:tcPr>
          <w:p w14:paraId="386540BD" w14:textId="77777777" w:rsidR="00353311" w:rsidRPr="00F92EE6" w:rsidRDefault="00353311" w:rsidP="0079085D">
            <w:pPr>
              <w:rPr>
                <w:ins w:id="2342" w:author="Rodriguez-flores, Raul (R.)" w:date="2020-07-15T14:44:00Z"/>
                <w:rFonts w:cs="Arial"/>
                <w:color w:val="000000" w:themeColor="text1"/>
                <w:szCs w:val="22"/>
              </w:rPr>
            </w:pPr>
            <w:ins w:id="2343" w:author="Rodriguez-flores, Raul (R.)" w:date="2020-07-15T14:44:00Z">
              <w:r w:rsidRPr="00F92EE6">
                <w:rPr>
                  <w:rFonts w:cs="Arial"/>
                  <w:color w:val="000000" w:themeColor="text1"/>
                  <w:szCs w:val="22"/>
                </w:rPr>
                <w:t>M2</w:t>
              </w:r>
            </w:ins>
          </w:p>
        </w:tc>
        <w:tc>
          <w:tcPr>
            <w:tcW w:w="7552" w:type="dxa"/>
            <w:shd w:val="clear" w:color="auto" w:fill="auto"/>
          </w:tcPr>
          <w:p w14:paraId="1F715619" w14:textId="5862BE28" w:rsidR="00353311" w:rsidRPr="00F92EE6" w:rsidRDefault="002869DA" w:rsidP="0079085D">
            <w:pPr>
              <w:rPr>
                <w:ins w:id="2344" w:author="Rodriguez-flores, Raul (R.)" w:date="2020-07-15T14:44:00Z"/>
                <w:rFonts w:cs="Arial"/>
                <w:color w:val="000000" w:themeColor="text1"/>
              </w:rPr>
            </w:pPr>
            <w:r>
              <w:t xml:space="preserve">User select “Trailer Trip” and then select the </w:t>
            </w:r>
            <w:r w:rsidR="0079085D">
              <w:t>Edit Trailer Distance</w:t>
            </w:r>
            <w:r w:rsidR="00353311">
              <w:t xml:space="preserve"> option</w:t>
            </w:r>
            <w:r w:rsidR="00D076A0">
              <w:t xml:space="preserve"> (BEV and Non BEV Vehicle)</w:t>
            </w:r>
          </w:p>
        </w:tc>
      </w:tr>
      <w:tr w:rsidR="0079085D" w:rsidRPr="00FB5797" w14:paraId="749B427A" w14:textId="77777777" w:rsidTr="0079085D">
        <w:trPr>
          <w:trHeight w:val="255"/>
        </w:trPr>
        <w:tc>
          <w:tcPr>
            <w:tcW w:w="2235" w:type="dxa"/>
            <w:shd w:val="clear" w:color="auto" w:fill="D9D9D9" w:themeFill="background1" w:themeFillShade="D9"/>
          </w:tcPr>
          <w:p w14:paraId="6A3F9010" w14:textId="77777777" w:rsidR="0079085D" w:rsidRPr="00F92EE6" w:rsidRDefault="0079085D" w:rsidP="0079085D">
            <w:pPr>
              <w:rPr>
                <w:rFonts w:cs="Arial"/>
                <w:b/>
                <w:bCs/>
                <w:color w:val="000000" w:themeColor="text1"/>
                <w:szCs w:val="22"/>
              </w:rPr>
            </w:pPr>
          </w:p>
        </w:tc>
        <w:tc>
          <w:tcPr>
            <w:tcW w:w="669" w:type="dxa"/>
            <w:shd w:val="clear" w:color="auto" w:fill="auto"/>
          </w:tcPr>
          <w:p w14:paraId="2386AD7A" w14:textId="77777777" w:rsidR="0079085D" w:rsidRPr="00F92EE6" w:rsidRDefault="0079085D" w:rsidP="0079085D">
            <w:pPr>
              <w:rPr>
                <w:rFonts w:cs="Arial"/>
                <w:color w:val="000000" w:themeColor="text1"/>
                <w:szCs w:val="22"/>
              </w:rPr>
            </w:pPr>
            <w:r>
              <w:rPr>
                <w:rFonts w:cs="Arial"/>
                <w:color w:val="000000" w:themeColor="text1"/>
                <w:szCs w:val="22"/>
              </w:rPr>
              <w:t>M3</w:t>
            </w:r>
          </w:p>
        </w:tc>
        <w:tc>
          <w:tcPr>
            <w:tcW w:w="7552" w:type="dxa"/>
            <w:shd w:val="clear" w:color="auto" w:fill="auto"/>
          </w:tcPr>
          <w:p w14:paraId="00B9D7DF" w14:textId="77777777" w:rsidR="0079085D" w:rsidRDefault="0079085D" w:rsidP="0079085D">
            <w:r>
              <w:t>User access Edit Trailer Distance Menu and click on Reset Soft Button.</w:t>
            </w:r>
          </w:p>
        </w:tc>
      </w:tr>
      <w:tr w:rsidR="00353311" w:rsidRPr="00FB5797" w14:paraId="5F10472F" w14:textId="77777777" w:rsidTr="0079085D">
        <w:trPr>
          <w:trHeight w:val="255"/>
          <w:ins w:id="2345" w:author="Rodriguez-flores, Raul (R.)" w:date="2020-07-15T14:44:00Z"/>
        </w:trPr>
        <w:tc>
          <w:tcPr>
            <w:tcW w:w="2235" w:type="dxa"/>
            <w:shd w:val="clear" w:color="auto" w:fill="D9D9D9" w:themeFill="background1" w:themeFillShade="D9"/>
          </w:tcPr>
          <w:p w14:paraId="03523291" w14:textId="77777777" w:rsidR="00353311" w:rsidRPr="00F92EE6" w:rsidRDefault="00353311" w:rsidP="0079085D">
            <w:pPr>
              <w:rPr>
                <w:ins w:id="2346" w:author="Rodriguez-flores, Raul (R.)" w:date="2020-07-15T14:44:00Z"/>
                <w:rFonts w:cs="Arial"/>
                <w:b/>
                <w:bCs/>
                <w:color w:val="000000" w:themeColor="text1"/>
                <w:szCs w:val="22"/>
              </w:rPr>
            </w:pPr>
          </w:p>
        </w:tc>
        <w:tc>
          <w:tcPr>
            <w:tcW w:w="669" w:type="dxa"/>
            <w:shd w:val="clear" w:color="auto" w:fill="auto"/>
          </w:tcPr>
          <w:p w14:paraId="036AA771" w14:textId="77777777" w:rsidR="00353311" w:rsidRPr="00F92EE6" w:rsidRDefault="00353311" w:rsidP="0079085D">
            <w:pPr>
              <w:rPr>
                <w:ins w:id="2347" w:author="Rodriguez-flores, Raul (R.)" w:date="2020-07-15T14:44:00Z"/>
                <w:rFonts w:cs="Arial"/>
                <w:color w:val="000000" w:themeColor="text1"/>
                <w:szCs w:val="22"/>
              </w:rPr>
            </w:pPr>
            <w:ins w:id="2348" w:author="Rodriguez-flores, Raul (R.)" w:date="2020-07-15T14:44:00Z">
              <w:r w:rsidRPr="00F92EE6">
                <w:rPr>
                  <w:rFonts w:cs="Arial"/>
                  <w:color w:val="000000" w:themeColor="text1"/>
                  <w:szCs w:val="22"/>
                </w:rPr>
                <w:t>M</w:t>
              </w:r>
            </w:ins>
            <w:r w:rsidR="0079085D">
              <w:rPr>
                <w:rFonts w:cs="Arial"/>
                <w:color w:val="000000" w:themeColor="text1"/>
                <w:szCs w:val="22"/>
              </w:rPr>
              <w:t>4</w:t>
            </w:r>
          </w:p>
        </w:tc>
        <w:tc>
          <w:tcPr>
            <w:tcW w:w="7552" w:type="dxa"/>
            <w:shd w:val="clear" w:color="auto" w:fill="auto"/>
          </w:tcPr>
          <w:p w14:paraId="2DA64776" w14:textId="77777777" w:rsidR="00353311" w:rsidRPr="00F92EE6" w:rsidRDefault="00353311" w:rsidP="0079085D">
            <w:pPr>
              <w:rPr>
                <w:ins w:id="2349" w:author="Rodriguez-flores, Raul (R.)" w:date="2020-07-15T14:44:00Z"/>
                <w:rFonts w:cs="Arial"/>
                <w:color w:val="000000" w:themeColor="text1"/>
                <w:szCs w:val="22"/>
              </w:rPr>
            </w:pPr>
            <w:ins w:id="2350" w:author="Rodriguez-flores, Raul (R.)" w:date="2020-07-15T15:08:00Z">
              <w:r>
                <w:rPr>
                  <w:rFonts w:cs="Arial"/>
                  <w:color w:val="000000" w:themeColor="text1"/>
                  <w:szCs w:val="22"/>
                </w:rPr>
                <w:t>User</w:t>
              </w:r>
            </w:ins>
            <w:r>
              <w:rPr>
                <w:rFonts w:cs="Arial"/>
                <w:color w:val="000000" w:themeColor="text1"/>
                <w:szCs w:val="22"/>
              </w:rPr>
              <w:t xml:space="preserve"> shall </w:t>
            </w:r>
            <w:r w:rsidR="0079085D">
              <w:rPr>
                <w:rFonts w:cs="Arial"/>
                <w:color w:val="000000" w:themeColor="text1"/>
                <w:szCs w:val="22"/>
              </w:rPr>
              <w:t xml:space="preserve">receive a Notification/Pop Up to confirm the reset command. </w:t>
            </w:r>
            <w:r>
              <w:rPr>
                <w:rFonts w:cs="Arial"/>
                <w:color w:val="000000" w:themeColor="text1"/>
                <w:szCs w:val="22"/>
              </w:rPr>
              <w:t xml:space="preserve"> </w:t>
            </w:r>
          </w:p>
        </w:tc>
      </w:tr>
      <w:tr w:rsidR="00353311" w:rsidRPr="00FB5797" w14:paraId="7CFC3400" w14:textId="77777777" w:rsidTr="0079085D">
        <w:trPr>
          <w:trHeight w:val="255"/>
          <w:ins w:id="2351" w:author="Rodriguez-flores, Raul (R.)" w:date="2020-07-15T14:44:00Z"/>
        </w:trPr>
        <w:tc>
          <w:tcPr>
            <w:tcW w:w="2235" w:type="dxa"/>
            <w:shd w:val="clear" w:color="auto" w:fill="D9D9D9" w:themeFill="background1" w:themeFillShade="D9"/>
          </w:tcPr>
          <w:p w14:paraId="0E87B20D" w14:textId="77777777" w:rsidR="00353311" w:rsidRPr="00F92EE6" w:rsidRDefault="00353311" w:rsidP="0079085D">
            <w:pPr>
              <w:rPr>
                <w:ins w:id="2352" w:author="Rodriguez-flores, Raul (R.)" w:date="2020-07-15T14:44:00Z"/>
                <w:rFonts w:cs="Arial"/>
                <w:b/>
                <w:bCs/>
                <w:color w:val="000000" w:themeColor="text1"/>
                <w:szCs w:val="22"/>
              </w:rPr>
            </w:pPr>
          </w:p>
        </w:tc>
        <w:tc>
          <w:tcPr>
            <w:tcW w:w="669" w:type="dxa"/>
            <w:shd w:val="clear" w:color="auto" w:fill="auto"/>
          </w:tcPr>
          <w:p w14:paraId="06C661F6" w14:textId="77777777" w:rsidR="00353311" w:rsidRPr="00F92EE6" w:rsidRDefault="0079085D" w:rsidP="0079085D">
            <w:pPr>
              <w:rPr>
                <w:ins w:id="2353" w:author="Rodriguez-flores, Raul (R.)" w:date="2020-07-15T14:44:00Z"/>
                <w:rFonts w:cs="Arial"/>
                <w:color w:val="000000" w:themeColor="text1"/>
                <w:szCs w:val="22"/>
              </w:rPr>
            </w:pPr>
            <w:r>
              <w:rPr>
                <w:rFonts w:cs="Arial"/>
                <w:color w:val="000000" w:themeColor="text1"/>
                <w:szCs w:val="22"/>
              </w:rPr>
              <w:t>M5</w:t>
            </w:r>
          </w:p>
        </w:tc>
        <w:tc>
          <w:tcPr>
            <w:tcW w:w="7552" w:type="dxa"/>
            <w:shd w:val="clear" w:color="auto" w:fill="auto"/>
          </w:tcPr>
          <w:p w14:paraId="03A8C78E" w14:textId="77777777" w:rsidR="00353311" w:rsidRPr="00F92EE6" w:rsidRDefault="0079085D" w:rsidP="000D129D">
            <w:pPr>
              <w:rPr>
                <w:ins w:id="2354" w:author="Rodriguez-flores, Raul (R.)" w:date="2020-07-15T14:44:00Z"/>
                <w:rFonts w:cs="Arial"/>
                <w:color w:val="000000" w:themeColor="text1"/>
                <w:szCs w:val="22"/>
              </w:rPr>
            </w:pPr>
            <w:r>
              <w:rPr>
                <w:rFonts w:cs="Arial"/>
                <w:color w:val="000000" w:themeColor="text1"/>
                <w:szCs w:val="22"/>
              </w:rPr>
              <w:t>User shall</w:t>
            </w:r>
            <w:r w:rsidR="000D129D">
              <w:rPr>
                <w:rFonts w:cs="Arial"/>
                <w:color w:val="000000" w:themeColor="text1"/>
                <w:szCs w:val="22"/>
              </w:rPr>
              <w:t xml:space="preserve"> click on</w:t>
            </w:r>
            <w:r>
              <w:rPr>
                <w:rFonts w:cs="Arial"/>
                <w:color w:val="000000" w:themeColor="text1"/>
                <w:szCs w:val="22"/>
              </w:rPr>
              <w:t xml:space="preserve"> “YES” option to res</w:t>
            </w:r>
            <w:r w:rsidR="000D129D">
              <w:rPr>
                <w:rFonts w:cs="Arial"/>
                <w:color w:val="000000" w:themeColor="text1"/>
                <w:szCs w:val="22"/>
              </w:rPr>
              <w:t>et to 0 the Edit Trailer Distance</w:t>
            </w:r>
            <w:r>
              <w:rPr>
                <w:rFonts w:cs="Arial"/>
                <w:color w:val="000000" w:themeColor="text1"/>
                <w:szCs w:val="22"/>
              </w:rPr>
              <w:t xml:space="preserve"> or “NO” to close the Notification / Pop Up</w:t>
            </w:r>
          </w:p>
        </w:tc>
      </w:tr>
      <w:tr w:rsidR="00353311" w:rsidRPr="00FB5797" w14:paraId="4E8D2F54" w14:textId="77777777" w:rsidTr="0079085D">
        <w:trPr>
          <w:trHeight w:val="255"/>
          <w:ins w:id="2355" w:author="Rodriguez-flores, Raul (R.)" w:date="2020-07-15T14:44:00Z"/>
        </w:trPr>
        <w:tc>
          <w:tcPr>
            <w:tcW w:w="2235" w:type="dxa"/>
            <w:shd w:val="clear" w:color="auto" w:fill="D9D9D9" w:themeFill="background1" w:themeFillShade="D9"/>
          </w:tcPr>
          <w:p w14:paraId="7263E4A6" w14:textId="77777777" w:rsidR="00353311" w:rsidRPr="00F92EE6" w:rsidRDefault="00353311" w:rsidP="0079085D">
            <w:pPr>
              <w:rPr>
                <w:ins w:id="2356" w:author="Rodriguez-flores, Raul (R.)" w:date="2020-07-15T14:44:00Z"/>
                <w:rFonts w:cs="Arial"/>
                <w:b/>
                <w:bCs/>
                <w:color w:val="000000" w:themeColor="text1"/>
                <w:szCs w:val="22"/>
              </w:rPr>
            </w:pPr>
            <w:ins w:id="2357"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2</w:t>
            </w:r>
          </w:p>
        </w:tc>
        <w:tc>
          <w:tcPr>
            <w:tcW w:w="669" w:type="dxa"/>
            <w:shd w:val="clear" w:color="auto" w:fill="auto"/>
          </w:tcPr>
          <w:p w14:paraId="7D47AFDC" w14:textId="77777777" w:rsidR="00353311" w:rsidRPr="00F92EE6" w:rsidRDefault="00353311" w:rsidP="0079085D">
            <w:pPr>
              <w:rPr>
                <w:ins w:id="2358" w:author="Rodriguez-flores, Raul (R.)" w:date="2020-07-15T14:44:00Z"/>
                <w:rFonts w:cs="Arial"/>
                <w:color w:val="000000" w:themeColor="text1"/>
                <w:szCs w:val="22"/>
              </w:rPr>
            </w:pPr>
            <w:ins w:id="2359" w:author="Rodriguez-flores, Raul (R.)" w:date="2020-07-15T14:44:00Z">
              <w:r w:rsidRPr="00F92EE6">
                <w:rPr>
                  <w:rFonts w:cs="Arial"/>
                  <w:color w:val="000000" w:themeColor="text1"/>
                  <w:szCs w:val="22"/>
                </w:rPr>
                <w:t>A</w:t>
              </w:r>
            </w:ins>
            <w:r>
              <w:rPr>
                <w:rFonts w:cs="Arial"/>
                <w:color w:val="000000" w:themeColor="text1"/>
                <w:szCs w:val="22"/>
              </w:rPr>
              <w:t>2</w:t>
            </w:r>
          </w:p>
        </w:tc>
        <w:tc>
          <w:tcPr>
            <w:tcW w:w="7552" w:type="dxa"/>
            <w:shd w:val="clear" w:color="auto" w:fill="auto"/>
          </w:tcPr>
          <w:p w14:paraId="423278FE" w14:textId="77777777" w:rsidR="00353311" w:rsidRPr="00F92EE6" w:rsidRDefault="00353311" w:rsidP="0079085D">
            <w:pPr>
              <w:pStyle w:val="ListParagraph"/>
              <w:numPr>
                <w:ilvl w:val="0"/>
                <w:numId w:val="59"/>
              </w:numPr>
              <w:overflowPunct/>
              <w:autoSpaceDE/>
              <w:autoSpaceDN/>
              <w:adjustRightInd/>
              <w:contextualSpacing/>
              <w:textAlignment w:val="auto"/>
              <w:rPr>
                <w:ins w:id="2360" w:author="Rodriguez-flores, Raul (R.)" w:date="2020-07-15T14:44:00Z"/>
                <w:rFonts w:cs="Arial"/>
                <w:color w:val="000000" w:themeColor="text1"/>
                <w:szCs w:val="22"/>
              </w:rPr>
            </w:pPr>
            <w:ins w:id="2361" w:author="Rodriguez-flores, Raul (R.)" w:date="2020-07-15T14:44:00Z">
              <w:r>
                <w:rPr>
                  <w:rFonts w:cs="Arial"/>
                  <w:color w:val="000000" w:themeColor="text1"/>
                  <w:szCs w:val="22"/>
                </w:rPr>
                <w:t xml:space="preserve">User can </w:t>
              </w:r>
            </w:ins>
            <w:ins w:id="2362" w:author="Rodriguez-flores, Raul (R.)" w:date="2020-07-15T15:13:00Z">
              <w:r>
                <w:rPr>
                  <w:rFonts w:cs="Arial"/>
                  <w:color w:val="000000" w:themeColor="text1"/>
                  <w:szCs w:val="22"/>
                </w:rPr>
                <w:t xml:space="preserve">change the Vehicle </w:t>
              </w:r>
            </w:ins>
            <w:ins w:id="2363" w:author="Rodriguez-flores, Raul (R.)" w:date="2020-07-15T15:14:00Z">
              <w:r>
                <w:rPr>
                  <w:rFonts w:cs="Arial"/>
                  <w:color w:val="000000" w:themeColor="text1"/>
                  <w:szCs w:val="22"/>
                </w:rPr>
                <w:t>from the stationary position.</w:t>
              </w:r>
            </w:ins>
          </w:p>
          <w:p w14:paraId="25587BAC" w14:textId="77777777" w:rsidR="00353311" w:rsidRPr="009F1BB3" w:rsidRDefault="00353311" w:rsidP="0079085D">
            <w:pPr>
              <w:pStyle w:val="ListParagraph"/>
              <w:numPr>
                <w:ilvl w:val="0"/>
                <w:numId w:val="59"/>
              </w:numPr>
              <w:overflowPunct/>
              <w:autoSpaceDE/>
              <w:autoSpaceDN/>
              <w:adjustRightInd/>
              <w:contextualSpacing/>
              <w:textAlignment w:val="auto"/>
              <w:rPr>
                <w:ins w:id="2364" w:author="Rodriguez-flores, Raul (R.)" w:date="2020-07-15T14:44:00Z"/>
                <w:rFonts w:cs="Arial"/>
                <w:color w:val="000000" w:themeColor="text1"/>
                <w:szCs w:val="22"/>
              </w:rPr>
            </w:pPr>
            <w:ins w:id="2365" w:author="Rodriguez-flores, Raul (R.)" w:date="2020-07-15T14:44:00Z">
              <w:r>
                <w:rPr>
                  <w:rFonts w:cs="Arial"/>
                  <w:color w:val="000000" w:themeColor="text1"/>
                  <w:szCs w:val="22"/>
                </w:rPr>
                <w:t>Feature shall</w:t>
              </w:r>
            </w:ins>
            <w:ins w:id="2366"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367" w:author="Rodriguez-flores, Raul (R.)" w:date="2020-07-15T15:14:00Z">
              <w:r>
                <w:rPr>
                  <w:rFonts w:cs="Arial"/>
                  <w:color w:val="000000" w:themeColor="text1"/>
                  <w:szCs w:val="22"/>
                </w:rPr>
                <w:t xml:space="preserve"> the Trailer </w:t>
              </w:r>
            </w:ins>
            <w:r>
              <w:rPr>
                <w:rFonts w:cs="Arial"/>
                <w:color w:val="000000" w:themeColor="text1"/>
                <w:szCs w:val="22"/>
              </w:rPr>
              <w:t>Trip</w:t>
            </w:r>
            <w:ins w:id="2368" w:author="Rodriguez-flores, Raul (R.)" w:date="2020-07-15T15:14:00Z">
              <w:r>
                <w:rPr>
                  <w:rFonts w:cs="Arial"/>
                  <w:color w:val="000000" w:themeColor="text1"/>
                  <w:szCs w:val="22"/>
                </w:rPr>
                <w:t xml:space="preserve"> </w:t>
              </w:r>
            </w:ins>
            <w:r>
              <w:rPr>
                <w:rFonts w:cs="Arial"/>
                <w:color w:val="000000" w:themeColor="text1"/>
                <w:szCs w:val="22"/>
              </w:rPr>
              <w:t>Menu</w:t>
            </w:r>
            <w:ins w:id="2369" w:author="Rodriguez-flores, Raul (R.)" w:date="2020-07-15T15:14:00Z">
              <w:r>
                <w:rPr>
                  <w:rFonts w:cs="Arial"/>
                  <w:color w:val="000000" w:themeColor="text1"/>
                  <w:szCs w:val="22"/>
                </w:rPr>
                <w:t>.</w:t>
              </w:r>
            </w:ins>
          </w:p>
        </w:tc>
      </w:tr>
      <w:tr w:rsidR="00353311" w:rsidRPr="00FB5797" w14:paraId="3695B566" w14:textId="77777777" w:rsidTr="0079085D">
        <w:trPr>
          <w:trHeight w:val="255"/>
          <w:ins w:id="2370" w:author="Rodriguez-flores, Raul (R.)" w:date="2020-07-15T14:44:00Z"/>
        </w:trPr>
        <w:tc>
          <w:tcPr>
            <w:tcW w:w="2235" w:type="dxa"/>
            <w:shd w:val="clear" w:color="auto" w:fill="D9D9D9" w:themeFill="background1" w:themeFillShade="D9"/>
          </w:tcPr>
          <w:p w14:paraId="195D8C0D" w14:textId="77777777" w:rsidR="00353311" w:rsidRPr="00F92EE6" w:rsidRDefault="00353311" w:rsidP="0079085D">
            <w:pPr>
              <w:rPr>
                <w:ins w:id="2371" w:author="Rodriguez-flores, Raul (R.)" w:date="2020-07-15T14:44:00Z"/>
                <w:rFonts w:cs="Arial"/>
                <w:b/>
                <w:bCs/>
                <w:color w:val="000000" w:themeColor="text1"/>
                <w:szCs w:val="22"/>
              </w:rPr>
            </w:pPr>
            <w:ins w:id="2372"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3</w:t>
            </w:r>
          </w:p>
        </w:tc>
        <w:tc>
          <w:tcPr>
            <w:tcW w:w="669" w:type="dxa"/>
            <w:shd w:val="clear" w:color="auto" w:fill="auto"/>
          </w:tcPr>
          <w:p w14:paraId="34D27CBB" w14:textId="77777777" w:rsidR="00353311" w:rsidRPr="00F92EE6" w:rsidRDefault="00353311" w:rsidP="0079085D">
            <w:pPr>
              <w:rPr>
                <w:ins w:id="2373" w:author="Rodriguez-flores, Raul (R.)" w:date="2020-07-15T14:44:00Z"/>
                <w:rFonts w:cs="Arial"/>
                <w:color w:val="000000" w:themeColor="text1"/>
                <w:szCs w:val="22"/>
              </w:rPr>
            </w:pPr>
            <w:r>
              <w:rPr>
                <w:rFonts w:cs="Arial"/>
                <w:color w:val="000000" w:themeColor="text1"/>
                <w:szCs w:val="22"/>
              </w:rPr>
              <w:t>A3</w:t>
            </w:r>
          </w:p>
        </w:tc>
        <w:tc>
          <w:tcPr>
            <w:tcW w:w="7552" w:type="dxa"/>
            <w:shd w:val="clear" w:color="auto" w:fill="auto"/>
          </w:tcPr>
          <w:p w14:paraId="0A07D9A5" w14:textId="77777777" w:rsidR="00353311" w:rsidRDefault="00353311" w:rsidP="0079085D">
            <w:pPr>
              <w:pStyle w:val="ListParagraph"/>
              <w:numPr>
                <w:ilvl w:val="0"/>
                <w:numId w:val="59"/>
              </w:numPr>
              <w:overflowPunct/>
              <w:autoSpaceDE/>
              <w:autoSpaceDN/>
              <w:adjustRightInd/>
              <w:contextualSpacing/>
              <w:textAlignment w:val="auto"/>
              <w:rPr>
                <w:rFonts w:cs="Arial"/>
                <w:color w:val="000000" w:themeColor="text1"/>
                <w:szCs w:val="22"/>
              </w:rPr>
            </w:pPr>
            <w:ins w:id="2374" w:author="Rodriguez-flores, Raul (R.)" w:date="2020-07-15T14:44:00Z">
              <w:r>
                <w:rPr>
                  <w:rFonts w:cs="Arial"/>
                  <w:color w:val="000000" w:themeColor="text1"/>
                  <w:szCs w:val="22"/>
                </w:rPr>
                <w:t xml:space="preserve">User </w:t>
              </w:r>
            </w:ins>
            <w:r>
              <w:rPr>
                <w:rFonts w:cs="Arial"/>
                <w:color w:val="000000" w:themeColor="text1"/>
                <w:szCs w:val="22"/>
              </w:rPr>
              <w:t>request access to the Trailer Trip when the Default Trailer profiles has been selected.</w:t>
            </w:r>
          </w:p>
          <w:p w14:paraId="6A353BE5" w14:textId="77777777" w:rsidR="00353311" w:rsidRDefault="00353311" w:rsidP="0079085D">
            <w:pPr>
              <w:pStyle w:val="ListParagraph"/>
              <w:numPr>
                <w:ilvl w:val="0"/>
                <w:numId w:val="59"/>
              </w:numPr>
              <w:overflowPunct/>
              <w:autoSpaceDE/>
              <w:autoSpaceDN/>
              <w:adjustRightInd/>
              <w:contextualSpacing/>
              <w:textAlignment w:val="auto"/>
              <w:rPr>
                <w:rFonts w:cs="Arial"/>
                <w:color w:val="000000" w:themeColor="text1"/>
                <w:szCs w:val="22"/>
              </w:rPr>
            </w:pPr>
            <w:ins w:id="2375" w:author="Rodriguez-flores, Raul (R.)" w:date="2020-07-15T14:44:00Z">
              <w:r w:rsidRPr="006038F2">
                <w:rPr>
                  <w:rFonts w:cs="Arial"/>
                  <w:color w:val="000000" w:themeColor="text1"/>
                  <w:szCs w:val="22"/>
                </w:rPr>
                <w:t>Feature shall</w:t>
              </w:r>
            </w:ins>
            <w:ins w:id="2376" w:author="Rodriguez-flores, Raul (R.)" w:date="2020-07-15T15:14:00Z">
              <w:r w:rsidRPr="006038F2">
                <w:rPr>
                  <w:rFonts w:cs="Arial"/>
                  <w:color w:val="000000" w:themeColor="text1"/>
                  <w:szCs w:val="22"/>
                </w:rPr>
                <w:t xml:space="preserve"> </w:t>
              </w:r>
            </w:ins>
            <w:r>
              <w:rPr>
                <w:rFonts w:cs="Arial"/>
                <w:color w:val="000000" w:themeColor="text1"/>
                <w:szCs w:val="22"/>
              </w:rPr>
              <w:t>send a Notification/Pop up to notify the Trailer Trip Status is not available for the Default Trailer Profile.</w:t>
            </w:r>
          </w:p>
          <w:p w14:paraId="1747BFCC" w14:textId="77777777" w:rsidR="00353311" w:rsidRPr="006038F2" w:rsidRDefault="00353311" w:rsidP="0079085D">
            <w:pPr>
              <w:pStyle w:val="ListParagraph"/>
              <w:numPr>
                <w:ilvl w:val="0"/>
                <w:numId w:val="59"/>
              </w:numPr>
              <w:overflowPunct/>
              <w:autoSpaceDE/>
              <w:autoSpaceDN/>
              <w:adjustRightInd/>
              <w:contextualSpacing/>
              <w:textAlignment w:val="auto"/>
              <w:rPr>
                <w:ins w:id="2377" w:author="Rodriguez-flores, Raul (R.)" w:date="2020-07-15T14:44:00Z"/>
                <w:rFonts w:cs="Arial"/>
                <w:color w:val="000000" w:themeColor="text1"/>
                <w:szCs w:val="22"/>
              </w:rPr>
            </w:pPr>
            <w:r>
              <w:rPr>
                <w:rFonts w:cs="Arial"/>
                <w:color w:val="000000" w:themeColor="text1"/>
                <w:szCs w:val="22"/>
              </w:rPr>
              <w:t>Feature shall disable the Trailer Trip component list.</w:t>
            </w:r>
          </w:p>
        </w:tc>
      </w:tr>
      <w:tr w:rsidR="00353311" w:rsidRPr="00FB5797" w14:paraId="55F9E0E0" w14:textId="77777777" w:rsidTr="0079085D">
        <w:trPr>
          <w:trHeight w:val="255"/>
          <w:ins w:id="2378" w:author="Rodriguez-flores, Raul (R.)" w:date="2020-07-15T14:44:00Z"/>
        </w:trPr>
        <w:tc>
          <w:tcPr>
            <w:tcW w:w="2235" w:type="dxa"/>
            <w:shd w:val="clear" w:color="auto" w:fill="D9D9D9" w:themeFill="background1" w:themeFillShade="D9"/>
          </w:tcPr>
          <w:p w14:paraId="285CDE0D" w14:textId="77777777" w:rsidR="00353311" w:rsidRPr="00F92EE6" w:rsidRDefault="00353311" w:rsidP="0079085D">
            <w:pPr>
              <w:rPr>
                <w:ins w:id="2379" w:author="Rodriguez-flores, Raul (R.)" w:date="2020-07-15T14:44:00Z"/>
                <w:rFonts w:cs="Arial"/>
                <w:b/>
                <w:bCs/>
                <w:color w:val="000000" w:themeColor="text1"/>
                <w:szCs w:val="22"/>
              </w:rPr>
            </w:pPr>
            <w:ins w:id="2380"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4</w:t>
            </w:r>
          </w:p>
        </w:tc>
        <w:tc>
          <w:tcPr>
            <w:tcW w:w="669" w:type="dxa"/>
            <w:shd w:val="clear" w:color="auto" w:fill="auto"/>
          </w:tcPr>
          <w:p w14:paraId="0DBF63F4" w14:textId="77777777" w:rsidR="00353311" w:rsidRPr="00F92EE6" w:rsidRDefault="00353311" w:rsidP="0079085D">
            <w:pPr>
              <w:rPr>
                <w:ins w:id="2381" w:author="Rodriguez-flores, Raul (R.)" w:date="2020-07-15T14:44:00Z"/>
                <w:rFonts w:cs="Arial"/>
                <w:color w:val="000000" w:themeColor="text1"/>
                <w:szCs w:val="22"/>
              </w:rPr>
            </w:pPr>
            <w:ins w:id="2382" w:author="Rodriguez-flores, Raul (R.)" w:date="2020-07-15T14:44:00Z">
              <w:r w:rsidRPr="00F92EE6">
                <w:rPr>
                  <w:rFonts w:cs="Arial"/>
                  <w:color w:val="000000" w:themeColor="text1"/>
                  <w:szCs w:val="22"/>
                </w:rPr>
                <w:t>A</w:t>
              </w:r>
            </w:ins>
            <w:r>
              <w:rPr>
                <w:rFonts w:cs="Arial"/>
                <w:color w:val="000000" w:themeColor="text1"/>
                <w:szCs w:val="22"/>
              </w:rPr>
              <w:t>4</w:t>
            </w:r>
          </w:p>
        </w:tc>
        <w:tc>
          <w:tcPr>
            <w:tcW w:w="7552" w:type="dxa"/>
            <w:shd w:val="clear" w:color="auto" w:fill="auto"/>
          </w:tcPr>
          <w:p w14:paraId="026A4935" w14:textId="77777777" w:rsidR="00353311" w:rsidRPr="00F92EE6" w:rsidRDefault="00353311" w:rsidP="0079085D">
            <w:pPr>
              <w:pStyle w:val="ListParagraph"/>
              <w:numPr>
                <w:ilvl w:val="0"/>
                <w:numId w:val="60"/>
              </w:numPr>
              <w:rPr>
                <w:ins w:id="2383" w:author="Rodriguez-flores, Raul (R.)" w:date="2020-07-15T14:44:00Z"/>
                <w:rFonts w:cs="Arial"/>
                <w:color w:val="000000" w:themeColor="text1"/>
                <w:szCs w:val="22"/>
              </w:rPr>
            </w:pPr>
            <w:ins w:id="2384" w:author="Rodriguez-flores, Raul (R.)" w:date="2020-07-15T15:21:00Z">
              <w:r>
                <w:rPr>
                  <w:rFonts w:cs="Arial"/>
                  <w:color w:val="000000" w:themeColor="text1"/>
                  <w:szCs w:val="22"/>
                </w:rPr>
                <w:t xml:space="preserve">Trailer Tow harness may get </w:t>
              </w:r>
            </w:ins>
            <w:ins w:id="2385" w:author="Rodriguez-flores, Raul (R.)" w:date="2020-07-15T15:22:00Z">
              <w:r>
                <w:rPr>
                  <w:rFonts w:cs="Arial"/>
                  <w:color w:val="000000" w:themeColor="text1"/>
                  <w:szCs w:val="22"/>
                </w:rPr>
                <w:t>disconnected.</w:t>
              </w:r>
            </w:ins>
          </w:p>
          <w:p w14:paraId="42872742" w14:textId="77777777" w:rsidR="00353311" w:rsidRPr="00123D1A" w:rsidRDefault="00353311" w:rsidP="0079085D">
            <w:pPr>
              <w:pStyle w:val="ListParagraph"/>
              <w:numPr>
                <w:ilvl w:val="0"/>
                <w:numId w:val="60"/>
              </w:numPr>
              <w:rPr>
                <w:ins w:id="2386" w:author="Rodriguez-flores, Raul (R.)" w:date="2020-07-15T14:44:00Z"/>
                <w:rFonts w:cs="Arial"/>
                <w:color w:val="000000" w:themeColor="text1"/>
                <w:szCs w:val="22"/>
                <w:rPrChange w:id="2387" w:author="Rodriguez-flores, Raul (R.)" w:date="2020-07-15T15:31:00Z">
                  <w:rPr>
                    <w:ins w:id="2388" w:author="Rodriguez-flores, Raul (R.)" w:date="2020-07-15T14:44:00Z"/>
                  </w:rPr>
                </w:rPrChange>
              </w:rPr>
            </w:pPr>
            <w:ins w:id="2389" w:author="Rodriguez-flores, Raul (R.)" w:date="2020-07-15T14:44:00Z">
              <w:r w:rsidRPr="00F92EE6">
                <w:rPr>
                  <w:rFonts w:cs="Arial"/>
                  <w:color w:val="000000" w:themeColor="text1"/>
                  <w:szCs w:val="22"/>
                </w:rPr>
                <w:t>Featur</w:t>
              </w:r>
              <w:r>
                <w:rPr>
                  <w:rFonts w:cs="Arial"/>
                  <w:color w:val="000000" w:themeColor="text1"/>
                  <w:szCs w:val="22"/>
                </w:rPr>
                <w:t>e shall</w:t>
              </w:r>
            </w:ins>
            <w:ins w:id="2390"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391" w:author="Rodriguez-flores, Raul (R.)" w:date="2020-07-15T15:14:00Z">
              <w:r>
                <w:rPr>
                  <w:rFonts w:cs="Arial"/>
                  <w:color w:val="000000" w:themeColor="text1"/>
                  <w:szCs w:val="22"/>
                </w:rPr>
                <w:t xml:space="preserve"> the Trailer</w:t>
              </w:r>
            </w:ins>
            <w:r>
              <w:rPr>
                <w:rFonts w:cs="Arial"/>
                <w:color w:val="000000" w:themeColor="text1"/>
                <w:szCs w:val="22"/>
              </w:rPr>
              <w:t xml:space="preserve"> Trip</w:t>
            </w:r>
            <w:ins w:id="2392" w:author="Rodriguez-flores, Raul (R.)" w:date="2020-07-15T15:14:00Z">
              <w:r>
                <w:rPr>
                  <w:rFonts w:cs="Arial"/>
                  <w:color w:val="000000" w:themeColor="text1"/>
                  <w:szCs w:val="22"/>
                </w:rPr>
                <w:t xml:space="preserve"> </w:t>
              </w:r>
            </w:ins>
            <w:r>
              <w:rPr>
                <w:rFonts w:cs="Arial"/>
                <w:color w:val="000000" w:themeColor="text1"/>
                <w:szCs w:val="22"/>
              </w:rPr>
              <w:t>Menu</w:t>
            </w:r>
            <w:ins w:id="2393" w:author="Rodriguez-flores, Raul (R.)" w:date="2020-07-15T15:14:00Z">
              <w:r>
                <w:rPr>
                  <w:rFonts w:cs="Arial"/>
                  <w:color w:val="000000" w:themeColor="text1"/>
                  <w:szCs w:val="22"/>
                </w:rPr>
                <w:t>.</w:t>
              </w:r>
            </w:ins>
          </w:p>
        </w:tc>
      </w:tr>
      <w:tr w:rsidR="00353311" w:rsidRPr="00FB5797" w14:paraId="2E983948" w14:textId="77777777" w:rsidTr="0079085D">
        <w:trPr>
          <w:trHeight w:val="255"/>
          <w:ins w:id="2394" w:author="Rodriguez-flores, Raul (R.)" w:date="2020-07-15T14:44:00Z"/>
        </w:trPr>
        <w:tc>
          <w:tcPr>
            <w:tcW w:w="2235" w:type="dxa"/>
            <w:shd w:val="clear" w:color="auto" w:fill="D9D9D9" w:themeFill="background1" w:themeFillShade="D9"/>
          </w:tcPr>
          <w:p w14:paraId="6E34D04F" w14:textId="77777777" w:rsidR="00353311" w:rsidRPr="00F92EE6" w:rsidRDefault="00353311" w:rsidP="0079085D">
            <w:pPr>
              <w:rPr>
                <w:ins w:id="2395" w:author="Rodriguez-flores, Raul (R.)" w:date="2020-07-15T14:44:00Z"/>
                <w:rFonts w:cs="Arial"/>
                <w:b/>
                <w:bCs/>
                <w:color w:val="000000" w:themeColor="text1"/>
                <w:szCs w:val="22"/>
              </w:rPr>
            </w:pPr>
          </w:p>
        </w:tc>
        <w:tc>
          <w:tcPr>
            <w:tcW w:w="669" w:type="dxa"/>
            <w:shd w:val="clear" w:color="auto" w:fill="auto"/>
          </w:tcPr>
          <w:p w14:paraId="7B2845DB" w14:textId="77777777" w:rsidR="00353311" w:rsidRPr="00F92EE6" w:rsidRDefault="00353311" w:rsidP="0079085D">
            <w:pPr>
              <w:rPr>
                <w:ins w:id="2396" w:author="Rodriguez-flores, Raul (R.)" w:date="2020-07-15T14:44:00Z"/>
                <w:rFonts w:cs="Arial"/>
                <w:color w:val="000000" w:themeColor="text1"/>
                <w:szCs w:val="22"/>
              </w:rPr>
            </w:pPr>
          </w:p>
        </w:tc>
        <w:tc>
          <w:tcPr>
            <w:tcW w:w="7552" w:type="dxa"/>
            <w:shd w:val="clear" w:color="auto" w:fill="auto"/>
          </w:tcPr>
          <w:p w14:paraId="530CD6C6" w14:textId="77777777" w:rsidR="00353311" w:rsidRPr="00F92EE6" w:rsidRDefault="00353311" w:rsidP="0079085D">
            <w:pPr>
              <w:rPr>
                <w:ins w:id="2397" w:author="Rodriguez-flores, Raul (R.)" w:date="2020-07-15T14:44:00Z"/>
                <w:rFonts w:cs="Arial"/>
                <w:color w:val="000000" w:themeColor="text1"/>
                <w:szCs w:val="22"/>
              </w:rPr>
            </w:pPr>
          </w:p>
        </w:tc>
      </w:tr>
      <w:tr w:rsidR="00353311" w:rsidRPr="00FB5797" w14:paraId="21121DDF" w14:textId="77777777" w:rsidTr="0079085D">
        <w:trPr>
          <w:trHeight w:val="255"/>
          <w:ins w:id="2398" w:author="Rodriguez-flores, Raul (R.)" w:date="2020-07-15T14:44:00Z"/>
        </w:trPr>
        <w:tc>
          <w:tcPr>
            <w:tcW w:w="2235" w:type="dxa"/>
            <w:shd w:val="clear" w:color="auto" w:fill="D9D9D9" w:themeFill="background1" w:themeFillShade="D9"/>
          </w:tcPr>
          <w:p w14:paraId="20DA4059" w14:textId="77777777" w:rsidR="00353311" w:rsidRPr="00F92EE6" w:rsidRDefault="00353311" w:rsidP="0079085D">
            <w:pPr>
              <w:rPr>
                <w:ins w:id="2399" w:author="Rodriguez-flores, Raul (R.)" w:date="2020-07-15T14:44:00Z"/>
                <w:rFonts w:cs="Arial"/>
                <w:b/>
                <w:bCs/>
                <w:color w:val="000000" w:themeColor="text1"/>
                <w:szCs w:val="22"/>
              </w:rPr>
            </w:pPr>
            <w:ins w:id="2400" w:author="Rodriguez-flores, Raul (R.)" w:date="2020-07-15T14:44:00Z">
              <w:r w:rsidRPr="00F92EE6">
                <w:rPr>
                  <w:rFonts w:cs="Arial"/>
                  <w:b/>
                  <w:bCs/>
                  <w:color w:val="000000" w:themeColor="text1"/>
                  <w:szCs w:val="22"/>
                </w:rPr>
                <w:t>Post-condition</w:t>
              </w:r>
            </w:ins>
          </w:p>
        </w:tc>
        <w:tc>
          <w:tcPr>
            <w:tcW w:w="669" w:type="dxa"/>
            <w:shd w:val="clear" w:color="auto" w:fill="auto"/>
          </w:tcPr>
          <w:p w14:paraId="6FE34ADB" w14:textId="77777777" w:rsidR="00353311" w:rsidRPr="00F92EE6" w:rsidRDefault="00353311" w:rsidP="0079085D">
            <w:pPr>
              <w:rPr>
                <w:ins w:id="2401" w:author="Rodriguez-flores, Raul (R.)" w:date="2020-07-15T14:44:00Z"/>
                <w:rFonts w:cs="Arial"/>
                <w:color w:val="000000" w:themeColor="text1"/>
                <w:szCs w:val="22"/>
              </w:rPr>
            </w:pPr>
          </w:p>
        </w:tc>
        <w:tc>
          <w:tcPr>
            <w:tcW w:w="7552" w:type="dxa"/>
            <w:shd w:val="clear" w:color="auto" w:fill="auto"/>
          </w:tcPr>
          <w:p w14:paraId="7DBB9A0F" w14:textId="77777777" w:rsidR="00353311" w:rsidRPr="00F92EE6" w:rsidRDefault="00353311" w:rsidP="0079085D">
            <w:pPr>
              <w:rPr>
                <w:ins w:id="2402" w:author="Rodriguez-flores, Raul (R.)" w:date="2020-07-15T14:44:00Z"/>
                <w:rFonts w:cs="Arial"/>
                <w:color w:val="000000" w:themeColor="text1"/>
                <w:szCs w:val="22"/>
              </w:rPr>
            </w:pPr>
            <w:ins w:id="2403" w:author="Rodriguez-flores, Raul (R.)" w:date="2020-07-15T15:16:00Z">
              <w:r>
                <w:rPr>
                  <w:rFonts w:cs="Arial"/>
                  <w:color w:val="000000" w:themeColor="text1"/>
                  <w:szCs w:val="22"/>
                </w:rPr>
                <w:t xml:space="preserve">HMI </w:t>
              </w:r>
            </w:ins>
            <w:r>
              <w:rPr>
                <w:rFonts w:cs="Arial"/>
                <w:color w:val="000000" w:themeColor="text1"/>
                <w:szCs w:val="22"/>
              </w:rPr>
              <w:t>Visual Screen shall return to the previous Trailer Trip screen</w:t>
            </w:r>
          </w:p>
        </w:tc>
      </w:tr>
    </w:tbl>
    <w:p w14:paraId="4F10C78E" w14:textId="77777777" w:rsidR="000D129D" w:rsidRDefault="000D129D" w:rsidP="000D129D"/>
    <w:p w14:paraId="51C480BB" w14:textId="77777777" w:rsidR="000D129D" w:rsidRPr="000D129D" w:rsidRDefault="000D129D" w:rsidP="000D129D"/>
    <w:p w14:paraId="7A8B6038" w14:textId="2CA686C0" w:rsidR="000D129D" w:rsidRPr="0095065C" w:rsidRDefault="000D129D" w:rsidP="000D129D">
      <w:pPr>
        <w:pStyle w:val="REUseCase"/>
        <w:numPr>
          <w:ilvl w:val="0"/>
          <w:numId w:val="43"/>
        </w:numPr>
        <w:ind w:left="0" w:firstLine="0"/>
        <w:rPr>
          <w:ins w:id="2404" w:author="Rodriguez-flores, Raul (R.)" w:date="2020-07-15T09:30:00Z"/>
          <w:color w:val="000000" w:themeColor="text1"/>
        </w:rPr>
      </w:pPr>
      <w:r>
        <w:rPr>
          <w:color w:val="000000" w:themeColor="text1"/>
        </w:rPr>
        <w:t>###UC_F_</w:t>
      </w:r>
      <w:ins w:id="2405" w:author="Rodriguez-flores, Raul (R.)" w:date="2020-07-15T09:30:00Z">
        <w:r w:rsidRPr="009220E8">
          <w:rPr>
            <w:color w:val="000000" w:themeColor="text1"/>
          </w:rPr>
          <w:t>Trailer Trip</w:t>
        </w:r>
      </w:ins>
      <w:r>
        <w:rPr>
          <w:color w:val="000000" w:themeColor="text1"/>
        </w:rPr>
        <w:t>_00003### User</w:t>
      </w:r>
      <w:ins w:id="2406" w:author="Rodriguez-flores, Raul (R.)" w:date="2020-07-15T09:30:00Z">
        <w:r w:rsidRPr="0095065C">
          <w:rPr>
            <w:color w:val="000000" w:themeColor="text1"/>
          </w:rPr>
          <w:t xml:space="preserve"> would like to reset the </w:t>
        </w:r>
      </w:ins>
      <w:r>
        <w:rPr>
          <w:color w:val="000000" w:themeColor="text1"/>
        </w:rPr>
        <w:t>Trailer Fuel Economy</w:t>
      </w:r>
      <w:ins w:id="2407" w:author="Rodriguez-flores, Raul (R.)" w:date="2020-07-15T09:30:00Z">
        <w:r w:rsidRPr="0095065C">
          <w:rPr>
            <w:color w:val="000000" w:themeColor="text1"/>
          </w:rPr>
          <w:t xml:space="preserve"> o</w:t>
        </w:r>
      </w:ins>
      <w:r w:rsidR="00B737BD">
        <w:rPr>
          <w:color w:val="000000" w:themeColor="text1"/>
        </w:rPr>
        <w:t xml:space="preserve">n the Active </w:t>
      </w:r>
      <w:ins w:id="2408" w:author="Rodriguez-flores, Raul (R.)" w:date="2020-07-15T09:30:00Z">
        <w:r w:rsidRPr="0095065C">
          <w:rPr>
            <w:color w:val="000000" w:themeColor="text1"/>
          </w:rPr>
          <w:t>Trailer Profile.</w:t>
        </w:r>
      </w:ins>
      <w:r>
        <w:rPr>
          <w:color w:val="000000" w:themeColor="text1"/>
        </w:rPr>
        <w:t xml:space="preserve"> </w:t>
      </w:r>
      <w:ins w:id="2409" w:author="Rodriguez-flores, Raul (R.)" w:date="2020-07-15T09:30:00Z">
        <w:r w:rsidRPr="0095065C">
          <w:rPr>
            <w:color w:val="000000" w:themeColor="text1"/>
            <w:sz w:val="20"/>
          </w:rPr>
          <w:t>Allow user to reset the trailer mileage on an already created Trailer Profile</w:t>
        </w:r>
      </w:ins>
      <w:r w:rsidR="008B5FB3">
        <w:rPr>
          <w:color w:val="000000" w:themeColor="text1"/>
          <w:sz w:val="20"/>
        </w:rPr>
        <w:t xml:space="preserve"> (BEV or Not BEV vehicles)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0D129D" w:rsidRPr="00FB5797" w14:paraId="532B358F" w14:textId="77777777" w:rsidTr="00C236B4">
        <w:trPr>
          <w:trHeight w:val="255"/>
          <w:ins w:id="2410" w:author="Rodriguez-flores, Raul (R.)" w:date="2020-07-15T14:44:00Z"/>
        </w:trPr>
        <w:tc>
          <w:tcPr>
            <w:tcW w:w="2235" w:type="dxa"/>
            <w:shd w:val="clear" w:color="auto" w:fill="D9D9D9" w:themeFill="background1" w:themeFillShade="D9"/>
            <w:hideMark/>
          </w:tcPr>
          <w:p w14:paraId="4FF73FD3" w14:textId="77777777" w:rsidR="000D129D" w:rsidRPr="00F92EE6" w:rsidRDefault="000D129D" w:rsidP="00C236B4">
            <w:pPr>
              <w:rPr>
                <w:ins w:id="2411" w:author="Rodriguez-flores, Raul (R.)" w:date="2020-07-15T14:44:00Z"/>
                <w:rFonts w:cs="Arial"/>
                <w:b/>
                <w:bCs/>
                <w:color w:val="000000" w:themeColor="text1"/>
                <w:szCs w:val="22"/>
              </w:rPr>
            </w:pPr>
            <w:ins w:id="2412" w:author="Rodriguez-flores, Raul (R.)" w:date="2020-07-15T14:44:00Z">
              <w:r w:rsidRPr="00F92EE6">
                <w:rPr>
                  <w:rFonts w:cs="Arial"/>
                  <w:b/>
                  <w:bCs/>
                  <w:color w:val="000000" w:themeColor="text1"/>
                  <w:szCs w:val="22"/>
                </w:rPr>
                <w:t>Purpose</w:t>
              </w:r>
            </w:ins>
          </w:p>
        </w:tc>
        <w:tc>
          <w:tcPr>
            <w:tcW w:w="669" w:type="dxa"/>
            <w:shd w:val="clear" w:color="auto" w:fill="auto"/>
            <w:hideMark/>
          </w:tcPr>
          <w:p w14:paraId="5B5868AD" w14:textId="77777777" w:rsidR="000D129D" w:rsidRPr="00F92EE6" w:rsidRDefault="000D129D" w:rsidP="00C236B4">
            <w:pPr>
              <w:rPr>
                <w:ins w:id="2413" w:author="Rodriguez-flores, Raul (R.)" w:date="2020-07-15T14:44:00Z"/>
                <w:rFonts w:cs="Arial"/>
                <w:color w:val="000000" w:themeColor="text1"/>
                <w:szCs w:val="22"/>
              </w:rPr>
            </w:pPr>
          </w:p>
        </w:tc>
        <w:tc>
          <w:tcPr>
            <w:tcW w:w="7552" w:type="dxa"/>
            <w:shd w:val="clear" w:color="auto" w:fill="auto"/>
          </w:tcPr>
          <w:p w14:paraId="69B4ABAF" w14:textId="77777777" w:rsidR="000D129D" w:rsidRPr="00F92EE6" w:rsidRDefault="000D129D" w:rsidP="00C236B4">
            <w:pPr>
              <w:rPr>
                <w:ins w:id="2414" w:author="Rodriguez-flores, Raul (R.)" w:date="2020-07-15T14:44:00Z"/>
                <w:rFonts w:cs="Arial"/>
                <w:color w:val="000000" w:themeColor="text1"/>
                <w:szCs w:val="22"/>
              </w:rPr>
            </w:pPr>
            <w:r>
              <w:rPr>
                <w:color w:val="000000" w:themeColor="text1"/>
              </w:rPr>
              <w:t xml:space="preserve">User </w:t>
            </w:r>
            <w:ins w:id="2415" w:author="Rodriguez-flores, Raul (R.)" w:date="2020-07-15T09:30:00Z">
              <w:r w:rsidRPr="009220E8">
                <w:rPr>
                  <w:rFonts w:ascii="Univers" w:hAnsi="Univers"/>
                  <w:color w:val="000000" w:themeColor="text1"/>
                </w:rPr>
                <w:t xml:space="preserve">would like to </w:t>
              </w:r>
            </w:ins>
            <w:r>
              <w:rPr>
                <w:rFonts w:ascii="Univers" w:hAnsi="Univers"/>
                <w:color w:val="000000" w:themeColor="text1"/>
              </w:rPr>
              <w:t>reset</w:t>
            </w:r>
            <w:ins w:id="2416" w:author="Rodriguez-flores, Raul (R.)" w:date="2020-07-15T09:30:00Z">
              <w:r w:rsidRPr="009220E8">
                <w:rPr>
                  <w:rFonts w:ascii="Univers" w:hAnsi="Univers"/>
                  <w:color w:val="000000" w:themeColor="text1"/>
                </w:rPr>
                <w:t xml:space="preserve"> the </w:t>
              </w:r>
            </w:ins>
            <w:r w:rsidR="00F25D54">
              <w:rPr>
                <w:rFonts w:ascii="Univers" w:hAnsi="Univers"/>
                <w:color w:val="000000" w:themeColor="text1"/>
              </w:rPr>
              <w:t>Trailer Fuel Economy</w:t>
            </w:r>
            <w:ins w:id="2417" w:author="Rodriguez-flores, Raul (R.)" w:date="2020-07-15T09:30:00Z">
              <w:r w:rsidRPr="009220E8">
                <w:rPr>
                  <w:rFonts w:ascii="Univers" w:hAnsi="Univers"/>
                  <w:color w:val="000000" w:themeColor="text1"/>
                </w:rPr>
                <w:t xml:space="preserve"> on (2 or more) Trailer Profiles</w:t>
              </w:r>
            </w:ins>
            <w:r w:rsidRPr="00CF1989">
              <w:rPr>
                <w:rFonts w:cs="Arial"/>
                <w:color w:val="000000" w:themeColor="text1"/>
                <w:szCs w:val="22"/>
              </w:rPr>
              <w:t xml:space="preserve"> </w:t>
            </w:r>
            <w:ins w:id="2418" w:author="Rodriguez-flores, Raul (R.)" w:date="2020-07-15T14:44:00Z">
              <w:r w:rsidRPr="00CF1989">
                <w:rPr>
                  <w:rFonts w:cs="Arial"/>
                  <w:color w:val="000000" w:themeColor="text1"/>
                  <w:szCs w:val="22"/>
                </w:rPr>
                <w:t>via SYNC HMI</w:t>
              </w:r>
            </w:ins>
          </w:p>
        </w:tc>
      </w:tr>
      <w:tr w:rsidR="000D129D" w:rsidRPr="00FB5797" w14:paraId="708472BB" w14:textId="77777777" w:rsidTr="00C236B4">
        <w:trPr>
          <w:trHeight w:val="255"/>
          <w:ins w:id="2419" w:author="Rodriguez-flores, Raul (R.)" w:date="2020-07-15T14:44:00Z"/>
        </w:trPr>
        <w:tc>
          <w:tcPr>
            <w:tcW w:w="2235" w:type="dxa"/>
            <w:shd w:val="clear" w:color="auto" w:fill="D9D9D9" w:themeFill="background1" w:themeFillShade="D9"/>
          </w:tcPr>
          <w:p w14:paraId="3BB298C0" w14:textId="77777777" w:rsidR="000D129D" w:rsidRPr="00F92EE6" w:rsidRDefault="000D129D" w:rsidP="00C236B4">
            <w:pPr>
              <w:rPr>
                <w:ins w:id="2420" w:author="Rodriguez-flores, Raul (R.)" w:date="2020-07-15T14:44:00Z"/>
                <w:rFonts w:cs="Arial"/>
                <w:b/>
                <w:bCs/>
                <w:color w:val="000000" w:themeColor="text1"/>
                <w:szCs w:val="22"/>
              </w:rPr>
            </w:pPr>
            <w:ins w:id="2421" w:author="Rodriguez-flores, Raul (R.)" w:date="2020-07-15T14:44:00Z">
              <w:r w:rsidRPr="00F92EE6">
                <w:rPr>
                  <w:rFonts w:cs="Arial"/>
                  <w:b/>
                  <w:bCs/>
                  <w:color w:val="000000" w:themeColor="text1"/>
                  <w:szCs w:val="22"/>
                </w:rPr>
                <w:t>Actors</w:t>
              </w:r>
            </w:ins>
          </w:p>
        </w:tc>
        <w:tc>
          <w:tcPr>
            <w:tcW w:w="669" w:type="dxa"/>
            <w:shd w:val="clear" w:color="auto" w:fill="auto"/>
          </w:tcPr>
          <w:p w14:paraId="4D9AC382" w14:textId="77777777" w:rsidR="000D129D" w:rsidRPr="00F92EE6" w:rsidRDefault="000D129D" w:rsidP="00C236B4">
            <w:pPr>
              <w:rPr>
                <w:ins w:id="2422" w:author="Rodriguez-flores, Raul (R.)" w:date="2020-07-15T14:44:00Z"/>
                <w:rFonts w:cs="Arial"/>
                <w:color w:val="000000" w:themeColor="text1"/>
                <w:szCs w:val="22"/>
              </w:rPr>
            </w:pPr>
          </w:p>
        </w:tc>
        <w:tc>
          <w:tcPr>
            <w:tcW w:w="7552" w:type="dxa"/>
            <w:shd w:val="clear" w:color="auto" w:fill="auto"/>
          </w:tcPr>
          <w:p w14:paraId="454B3030" w14:textId="77777777" w:rsidR="000D129D" w:rsidRPr="00F92EE6" w:rsidRDefault="000D129D" w:rsidP="00C236B4">
            <w:pPr>
              <w:rPr>
                <w:ins w:id="2423" w:author="Rodriguez-flores, Raul (R.)" w:date="2020-07-15T14:44:00Z"/>
                <w:rFonts w:cs="Arial"/>
                <w:color w:val="000000" w:themeColor="text1"/>
                <w:szCs w:val="22"/>
              </w:rPr>
            </w:pPr>
            <w:ins w:id="2424" w:author="Rodriguez-flores, Raul (R.)" w:date="2020-07-15T14:44:00Z">
              <w:r w:rsidRPr="00F92EE6">
                <w:rPr>
                  <w:rFonts w:cs="Arial"/>
                  <w:color w:val="000000" w:themeColor="text1"/>
                  <w:szCs w:val="22"/>
                </w:rPr>
                <w:t>User</w:t>
              </w:r>
            </w:ins>
          </w:p>
        </w:tc>
      </w:tr>
      <w:tr w:rsidR="000D129D" w:rsidRPr="00FB5797" w14:paraId="0D0C10BC" w14:textId="77777777" w:rsidTr="00C236B4">
        <w:trPr>
          <w:trHeight w:val="255"/>
          <w:ins w:id="2425" w:author="Rodriguez-flores, Raul (R.)" w:date="2020-07-15T14:44:00Z"/>
        </w:trPr>
        <w:tc>
          <w:tcPr>
            <w:tcW w:w="2235" w:type="dxa"/>
            <w:shd w:val="clear" w:color="auto" w:fill="D9D9D9" w:themeFill="background1" w:themeFillShade="D9"/>
            <w:hideMark/>
          </w:tcPr>
          <w:p w14:paraId="24327336" w14:textId="77777777" w:rsidR="000D129D" w:rsidRPr="00F92EE6" w:rsidRDefault="000D129D" w:rsidP="00C236B4">
            <w:pPr>
              <w:rPr>
                <w:ins w:id="2426" w:author="Rodriguez-flores, Raul (R.)" w:date="2020-07-15T14:44:00Z"/>
                <w:rFonts w:cs="Arial"/>
                <w:b/>
                <w:bCs/>
                <w:color w:val="000000" w:themeColor="text1"/>
                <w:szCs w:val="22"/>
              </w:rPr>
            </w:pPr>
            <w:ins w:id="2427"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3E7A9B16" w14:textId="77777777" w:rsidR="000D129D" w:rsidRPr="00F92EE6" w:rsidRDefault="000D129D" w:rsidP="00C236B4">
            <w:pPr>
              <w:rPr>
                <w:ins w:id="2428" w:author="Rodriguez-flores, Raul (R.)" w:date="2020-07-15T14:44:00Z"/>
                <w:rFonts w:cs="Arial"/>
                <w:color w:val="000000" w:themeColor="text1"/>
                <w:szCs w:val="22"/>
              </w:rPr>
            </w:pPr>
          </w:p>
        </w:tc>
        <w:tc>
          <w:tcPr>
            <w:tcW w:w="7552" w:type="dxa"/>
            <w:shd w:val="clear" w:color="auto" w:fill="auto"/>
          </w:tcPr>
          <w:p w14:paraId="009C64E0" w14:textId="77777777" w:rsidR="000D129D" w:rsidRPr="00F92EE6" w:rsidRDefault="000D129D" w:rsidP="00C236B4">
            <w:pPr>
              <w:rPr>
                <w:ins w:id="2429" w:author="Rodriguez-flores, Raul (R.)" w:date="2020-07-15T14:44:00Z"/>
                <w:rFonts w:cs="Arial"/>
                <w:color w:val="000000" w:themeColor="text1"/>
                <w:szCs w:val="22"/>
              </w:rPr>
            </w:pPr>
            <w:ins w:id="2430" w:author="Rodriguez-flores, Raul (R.)" w:date="2020-07-15T14:44:00Z">
              <w:r w:rsidRPr="00F92EE6">
                <w:rPr>
                  <w:rFonts w:cs="Arial"/>
                  <w:color w:val="000000" w:themeColor="text1"/>
                  <w:szCs w:val="22"/>
                </w:rPr>
                <w:t>Vehicle has factory or dealer installed trailer wiring</w:t>
              </w:r>
            </w:ins>
          </w:p>
          <w:p w14:paraId="0AD69C9A" w14:textId="77777777" w:rsidR="000D129D" w:rsidRDefault="000D129D" w:rsidP="00C236B4">
            <w:pPr>
              <w:rPr>
                <w:rFonts w:cs="Arial"/>
                <w:color w:val="000000" w:themeColor="text1"/>
                <w:szCs w:val="22"/>
              </w:rPr>
            </w:pPr>
            <w:ins w:id="2431"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66426E66" w14:textId="77777777" w:rsidR="000D129D" w:rsidRPr="00F92EE6" w:rsidRDefault="000D129D" w:rsidP="00C236B4">
            <w:pPr>
              <w:rPr>
                <w:ins w:id="2432" w:author="Rodriguez-flores, Raul (R.)" w:date="2020-07-15T14:44:00Z"/>
                <w:rFonts w:cs="Arial"/>
                <w:color w:val="000000" w:themeColor="text1"/>
                <w:szCs w:val="22"/>
              </w:rPr>
            </w:pPr>
            <w:r>
              <w:rPr>
                <w:rFonts w:cs="Arial"/>
                <w:color w:val="000000" w:themeColor="text1"/>
                <w:szCs w:val="22"/>
              </w:rPr>
              <w:t>Trailer</w:t>
            </w:r>
            <w:ins w:id="2433"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2434" w:author="Rodriguez-flores, Raul (R.)" w:date="2020-07-15T15:26:00Z">
              <w:r>
                <w:rPr>
                  <w:rFonts w:cs="Arial"/>
                  <w:color w:val="000000" w:themeColor="text1"/>
                  <w:szCs w:val="22"/>
                </w:rPr>
                <w:t>signal must be present on HS3 CAN bus.</w:t>
              </w:r>
            </w:ins>
          </w:p>
          <w:p w14:paraId="1D923C13" w14:textId="77777777" w:rsidR="000D129D" w:rsidRPr="00F92EE6" w:rsidRDefault="000D129D" w:rsidP="00C236B4">
            <w:pPr>
              <w:rPr>
                <w:ins w:id="2435" w:author="Rodriguez-flores, Raul (R.)" w:date="2020-07-15T14:44:00Z"/>
                <w:rFonts w:cs="Arial"/>
                <w:color w:val="000000" w:themeColor="text1"/>
                <w:szCs w:val="22"/>
              </w:rPr>
            </w:pPr>
            <w:ins w:id="2436" w:author="Rodriguez-flores, Raul (R.)" w:date="2020-07-15T14:44:00Z">
              <w:r w:rsidRPr="00F92EE6">
                <w:rPr>
                  <w:rFonts w:cs="Arial"/>
                  <w:color w:val="000000" w:themeColor="text1"/>
                  <w:szCs w:val="22"/>
                </w:rPr>
                <w:t>Vehicle battery is &gt;= 75% state of charge with engine off</w:t>
              </w:r>
            </w:ins>
          </w:p>
          <w:p w14:paraId="0E176E30" w14:textId="77777777" w:rsidR="000D129D" w:rsidRPr="00F92EE6" w:rsidRDefault="000D129D" w:rsidP="00C236B4">
            <w:pPr>
              <w:rPr>
                <w:ins w:id="2437" w:author="Rodriguez-flores, Raul (R.)" w:date="2020-07-15T14:44:00Z"/>
                <w:rFonts w:cs="Arial"/>
                <w:color w:val="000000" w:themeColor="text1"/>
                <w:szCs w:val="22"/>
              </w:rPr>
            </w:pPr>
            <w:ins w:id="2438" w:author="Rodriguez-flores, Raul (R.)" w:date="2020-07-15T14:44:00Z">
              <w:r w:rsidRPr="00F92EE6">
                <w:rPr>
                  <w:rFonts w:cs="Arial"/>
                  <w:color w:val="000000" w:themeColor="text1"/>
                  <w:szCs w:val="22"/>
                </w:rPr>
                <w:t>Ignition is ON or ACC</w:t>
              </w:r>
            </w:ins>
          </w:p>
          <w:p w14:paraId="33EACD47" w14:textId="77777777" w:rsidR="000D129D" w:rsidRPr="00F92EE6" w:rsidRDefault="000D129D" w:rsidP="00C236B4">
            <w:pPr>
              <w:rPr>
                <w:ins w:id="2439" w:author="Rodriguez-flores, Raul (R.)" w:date="2020-07-15T14:44:00Z"/>
                <w:rFonts w:cs="Arial"/>
                <w:color w:val="000000" w:themeColor="text1"/>
                <w:szCs w:val="22"/>
              </w:rPr>
            </w:pPr>
            <w:ins w:id="2440" w:author="Rodriguez-flores, Raul (R.)" w:date="2020-07-15T14:44:00Z">
              <w:r>
                <w:rPr>
                  <w:rFonts w:cs="Arial"/>
                  <w:color w:val="000000" w:themeColor="text1"/>
                  <w:szCs w:val="22"/>
                </w:rPr>
                <w:t>Vehicle is stationary</w:t>
              </w:r>
            </w:ins>
            <w:ins w:id="2441" w:author="Rodriguez-flores, Raul (R.)" w:date="2020-07-15T15:27:00Z">
              <w:r>
                <w:rPr>
                  <w:rFonts w:cs="Arial"/>
                  <w:color w:val="000000" w:themeColor="text1"/>
                  <w:szCs w:val="22"/>
                </w:rPr>
                <w:t xml:space="preserve"> or Gear Shift must be in Park Position</w:t>
              </w:r>
            </w:ins>
          </w:p>
          <w:p w14:paraId="51D1EC37" w14:textId="77777777" w:rsidR="000D129D" w:rsidRDefault="000D129D" w:rsidP="00C236B4">
            <w:pPr>
              <w:rPr>
                <w:ins w:id="2442" w:author="Rodriguez-flores, Raul (R.)" w:date="2020-07-15T14:45:00Z"/>
                <w:rFonts w:cs="Arial"/>
                <w:color w:val="000000" w:themeColor="text1"/>
                <w:szCs w:val="22"/>
              </w:rPr>
            </w:pPr>
            <w:ins w:id="2443" w:author="Rodriguez-flores, Raul (R.)" w:date="2020-07-15T14:45:00Z">
              <w:r>
                <w:rPr>
                  <w:rFonts w:cs="Arial"/>
                  <w:color w:val="000000" w:themeColor="text1"/>
                  <w:szCs w:val="22"/>
                </w:rPr>
                <w:t>Time and Date are set up to date</w:t>
              </w:r>
            </w:ins>
          </w:p>
          <w:p w14:paraId="7D5FE87F" w14:textId="77777777" w:rsidR="000D129D" w:rsidRDefault="000D129D" w:rsidP="00C236B4">
            <w:pPr>
              <w:rPr>
                <w:ins w:id="2444" w:author="Rodriguez-flores, Raul (R.)" w:date="2020-07-15T15:23:00Z"/>
                <w:rFonts w:cs="Arial"/>
                <w:color w:val="000000" w:themeColor="text1"/>
                <w:szCs w:val="22"/>
              </w:rPr>
            </w:pPr>
            <w:ins w:id="2445" w:author="Rodriguez-flores, Raul (R.)" w:date="2020-07-15T14:46:00Z">
              <w:r>
                <w:rPr>
                  <w:rFonts w:cs="Arial"/>
                  <w:color w:val="000000" w:themeColor="text1"/>
                  <w:szCs w:val="22"/>
                </w:rPr>
                <w:t xml:space="preserve">Mileage message is available on the </w:t>
              </w:r>
            </w:ins>
            <w:ins w:id="2446" w:author="Rodriguez-flores, Raul (R.)" w:date="2020-07-15T14:47:00Z">
              <w:r>
                <w:rPr>
                  <w:rFonts w:cs="Arial"/>
                  <w:color w:val="000000" w:themeColor="text1"/>
                  <w:szCs w:val="22"/>
                </w:rPr>
                <w:t>vehicle</w:t>
              </w:r>
            </w:ins>
          </w:p>
          <w:p w14:paraId="63674D44" w14:textId="77777777" w:rsidR="000D129D" w:rsidRPr="00F92EE6" w:rsidRDefault="000D129D" w:rsidP="00C236B4">
            <w:pPr>
              <w:rPr>
                <w:ins w:id="2447" w:author="Rodriguez-flores, Raul (R.)" w:date="2020-07-15T14:44:00Z"/>
                <w:rFonts w:cs="Arial"/>
                <w:color w:val="000000" w:themeColor="text1"/>
                <w:szCs w:val="22"/>
              </w:rPr>
            </w:pPr>
            <w:ins w:id="2448" w:author="Rodriguez-flores, Raul (R.)" w:date="2020-07-15T14:47:00Z">
              <w:r>
                <w:rPr>
                  <w:rFonts w:cs="Arial"/>
                  <w:color w:val="000000" w:themeColor="text1"/>
                  <w:szCs w:val="22"/>
                </w:rPr>
                <w:t>An active Trailer Profile is currently selected</w:t>
              </w:r>
            </w:ins>
          </w:p>
        </w:tc>
      </w:tr>
      <w:tr w:rsidR="000D129D" w:rsidRPr="00FB5797" w14:paraId="6A04311F" w14:textId="77777777" w:rsidTr="00C236B4">
        <w:trPr>
          <w:trHeight w:val="255"/>
          <w:ins w:id="2449" w:author="Rodriguez-flores, Raul (R.)" w:date="2020-07-15T14:44:00Z"/>
        </w:trPr>
        <w:tc>
          <w:tcPr>
            <w:tcW w:w="2235" w:type="dxa"/>
            <w:shd w:val="clear" w:color="auto" w:fill="D9D9D9" w:themeFill="background1" w:themeFillShade="D9"/>
            <w:hideMark/>
          </w:tcPr>
          <w:p w14:paraId="22EAA669" w14:textId="77777777" w:rsidR="000D129D" w:rsidRPr="00F92EE6" w:rsidRDefault="000D129D" w:rsidP="00C236B4">
            <w:pPr>
              <w:rPr>
                <w:ins w:id="2450" w:author="Rodriguez-flores, Raul (R.)" w:date="2020-07-15T14:44:00Z"/>
                <w:rFonts w:cs="Arial"/>
                <w:b/>
                <w:bCs/>
                <w:color w:val="000000" w:themeColor="text1"/>
                <w:szCs w:val="22"/>
              </w:rPr>
            </w:pPr>
          </w:p>
        </w:tc>
        <w:tc>
          <w:tcPr>
            <w:tcW w:w="669" w:type="dxa"/>
            <w:shd w:val="clear" w:color="auto" w:fill="auto"/>
            <w:hideMark/>
          </w:tcPr>
          <w:p w14:paraId="1EFEC0C5" w14:textId="77777777" w:rsidR="000D129D" w:rsidRPr="00F92EE6" w:rsidRDefault="000D129D" w:rsidP="00C236B4">
            <w:pPr>
              <w:rPr>
                <w:ins w:id="2451" w:author="Rodriguez-flores, Raul (R.)" w:date="2020-07-15T14:44:00Z"/>
                <w:rFonts w:cs="Arial"/>
                <w:color w:val="000000" w:themeColor="text1"/>
                <w:szCs w:val="22"/>
              </w:rPr>
            </w:pPr>
          </w:p>
        </w:tc>
        <w:tc>
          <w:tcPr>
            <w:tcW w:w="7552" w:type="dxa"/>
            <w:shd w:val="clear" w:color="auto" w:fill="auto"/>
          </w:tcPr>
          <w:p w14:paraId="2E360901" w14:textId="77777777" w:rsidR="000D129D" w:rsidRPr="00F92EE6" w:rsidRDefault="000D129D" w:rsidP="00C236B4">
            <w:pPr>
              <w:rPr>
                <w:ins w:id="2452" w:author="Rodriguez-flores, Raul (R.)" w:date="2020-07-15T14:44:00Z"/>
                <w:rFonts w:cs="Arial"/>
                <w:color w:val="000000" w:themeColor="text1"/>
                <w:szCs w:val="22"/>
              </w:rPr>
            </w:pPr>
          </w:p>
        </w:tc>
      </w:tr>
      <w:tr w:rsidR="000D129D" w:rsidRPr="00FB5797" w14:paraId="15C74343" w14:textId="77777777" w:rsidTr="00C236B4">
        <w:trPr>
          <w:trHeight w:val="255"/>
          <w:ins w:id="2453" w:author="Rodriguez-flores, Raul (R.)" w:date="2020-07-15T14:44:00Z"/>
        </w:trPr>
        <w:tc>
          <w:tcPr>
            <w:tcW w:w="2235" w:type="dxa"/>
            <w:shd w:val="clear" w:color="auto" w:fill="D9D9D9" w:themeFill="background1" w:themeFillShade="D9"/>
            <w:hideMark/>
          </w:tcPr>
          <w:p w14:paraId="3DDD5039" w14:textId="77777777" w:rsidR="000D129D" w:rsidRPr="00F92EE6" w:rsidRDefault="000D129D" w:rsidP="00C236B4">
            <w:pPr>
              <w:rPr>
                <w:ins w:id="2454" w:author="Rodriguez-flores, Raul (R.)" w:date="2020-07-15T14:44:00Z"/>
                <w:rFonts w:cs="Arial"/>
                <w:b/>
                <w:bCs/>
                <w:color w:val="000000" w:themeColor="text1"/>
                <w:szCs w:val="22"/>
              </w:rPr>
            </w:pPr>
            <w:ins w:id="2455" w:author="Rodriguez-flores, Raul (R.)" w:date="2020-07-15T14:44:00Z">
              <w:r w:rsidRPr="00F92EE6">
                <w:rPr>
                  <w:rFonts w:cs="Arial"/>
                  <w:b/>
                  <w:bCs/>
                  <w:color w:val="000000" w:themeColor="text1"/>
                  <w:szCs w:val="22"/>
                </w:rPr>
                <w:t>Main Flow</w:t>
              </w:r>
            </w:ins>
          </w:p>
        </w:tc>
        <w:tc>
          <w:tcPr>
            <w:tcW w:w="669" w:type="dxa"/>
            <w:shd w:val="clear" w:color="auto" w:fill="auto"/>
            <w:hideMark/>
          </w:tcPr>
          <w:p w14:paraId="6E5B6C00" w14:textId="77777777" w:rsidR="000D129D" w:rsidRPr="00F92EE6" w:rsidRDefault="000D129D" w:rsidP="00C236B4">
            <w:pPr>
              <w:rPr>
                <w:ins w:id="2456" w:author="Rodriguez-flores, Raul (R.)" w:date="2020-07-15T14:44:00Z"/>
                <w:rFonts w:cs="Arial"/>
                <w:color w:val="000000" w:themeColor="text1"/>
                <w:szCs w:val="22"/>
              </w:rPr>
            </w:pPr>
            <w:ins w:id="2457" w:author="Rodriguez-flores, Raul (R.)" w:date="2020-07-15T14:44:00Z">
              <w:r w:rsidRPr="00F92EE6">
                <w:rPr>
                  <w:rFonts w:cs="Arial"/>
                  <w:color w:val="000000" w:themeColor="text1"/>
                  <w:szCs w:val="22"/>
                </w:rPr>
                <w:t>M1</w:t>
              </w:r>
            </w:ins>
          </w:p>
        </w:tc>
        <w:tc>
          <w:tcPr>
            <w:tcW w:w="7552" w:type="dxa"/>
            <w:shd w:val="clear" w:color="auto" w:fill="auto"/>
          </w:tcPr>
          <w:p w14:paraId="444B3F46" w14:textId="0A508216" w:rsidR="000D129D" w:rsidRPr="00F92EE6" w:rsidRDefault="002869DA" w:rsidP="00C236B4">
            <w:pPr>
              <w:rPr>
                <w:ins w:id="2458" w:author="Rodriguez-flores, Raul (R.)" w:date="2020-07-15T14:44:00Z"/>
                <w:rFonts w:cs="Arial"/>
                <w:color w:val="000000" w:themeColor="text1"/>
                <w:szCs w:val="22"/>
              </w:rPr>
            </w:pPr>
            <w:r>
              <w:t>U</w:t>
            </w:r>
            <w:ins w:id="2459" w:author="Rodriguez-flores, Raul (R.)" w:date="2020-07-15T15:07:00Z">
              <w:r>
                <w:t xml:space="preserve">ser </w:t>
              </w:r>
            </w:ins>
            <w:r>
              <w:t>shall select “Select Active Trailer” option under Towing Main Menu.</w:t>
            </w:r>
          </w:p>
        </w:tc>
      </w:tr>
      <w:tr w:rsidR="000D129D" w:rsidRPr="00FB5797" w14:paraId="0EF19850" w14:textId="77777777" w:rsidTr="00C236B4">
        <w:trPr>
          <w:trHeight w:val="255"/>
          <w:ins w:id="2460" w:author="Rodriguez-flores, Raul (R.)" w:date="2020-07-15T14:44:00Z"/>
        </w:trPr>
        <w:tc>
          <w:tcPr>
            <w:tcW w:w="2235" w:type="dxa"/>
            <w:shd w:val="clear" w:color="auto" w:fill="D9D9D9" w:themeFill="background1" w:themeFillShade="D9"/>
          </w:tcPr>
          <w:p w14:paraId="186C2B39" w14:textId="77777777" w:rsidR="000D129D" w:rsidRPr="00F92EE6" w:rsidRDefault="000D129D" w:rsidP="00C236B4">
            <w:pPr>
              <w:rPr>
                <w:ins w:id="2461" w:author="Rodriguez-flores, Raul (R.)" w:date="2020-07-15T14:44:00Z"/>
                <w:rFonts w:cs="Arial"/>
                <w:b/>
                <w:bCs/>
                <w:color w:val="000000" w:themeColor="text1"/>
                <w:szCs w:val="22"/>
              </w:rPr>
            </w:pPr>
          </w:p>
        </w:tc>
        <w:tc>
          <w:tcPr>
            <w:tcW w:w="669" w:type="dxa"/>
            <w:shd w:val="clear" w:color="auto" w:fill="auto"/>
          </w:tcPr>
          <w:p w14:paraId="08C2E0EF" w14:textId="77777777" w:rsidR="000D129D" w:rsidRPr="00F92EE6" w:rsidRDefault="000D129D" w:rsidP="00C236B4">
            <w:pPr>
              <w:rPr>
                <w:ins w:id="2462" w:author="Rodriguez-flores, Raul (R.)" w:date="2020-07-15T14:44:00Z"/>
                <w:rFonts w:cs="Arial"/>
                <w:color w:val="000000" w:themeColor="text1"/>
                <w:szCs w:val="22"/>
              </w:rPr>
            </w:pPr>
            <w:ins w:id="2463" w:author="Rodriguez-flores, Raul (R.)" w:date="2020-07-15T14:44:00Z">
              <w:r w:rsidRPr="00F92EE6">
                <w:rPr>
                  <w:rFonts w:cs="Arial"/>
                  <w:color w:val="000000" w:themeColor="text1"/>
                  <w:szCs w:val="22"/>
                </w:rPr>
                <w:t>M2</w:t>
              </w:r>
            </w:ins>
          </w:p>
        </w:tc>
        <w:tc>
          <w:tcPr>
            <w:tcW w:w="7552" w:type="dxa"/>
            <w:shd w:val="clear" w:color="auto" w:fill="auto"/>
          </w:tcPr>
          <w:p w14:paraId="373BDF48" w14:textId="294940BF" w:rsidR="000D129D" w:rsidRPr="00F92EE6" w:rsidRDefault="002869DA" w:rsidP="00C236B4">
            <w:pPr>
              <w:rPr>
                <w:ins w:id="2464" w:author="Rodriguez-flores, Raul (R.)" w:date="2020-07-15T14:44:00Z"/>
                <w:rFonts w:cs="Arial"/>
                <w:color w:val="000000" w:themeColor="text1"/>
              </w:rPr>
            </w:pPr>
            <w:r>
              <w:t xml:space="preserve">User select “Trailer Trip” and then select the </w:t>
            </w:r>
            <w:r w:rsidR="000D129D">
              <w:t>Reset Trailer Fuel Economy option</w:t>
            </w:r>
            <w:r w:rsidR="00D076A0">
              <w:t xml:space="preserve"> (Non BEV Vehicle) or </w:t>
            </w:r>
            <w:r w:rsidR="00D076A0">
              <w:rPr>
                <w:rFonts w:cs="Arial"/>
                <w:color w:val="000000" w:themeColor="text1"/>
              </w:rPr>
              <w:t>Reset Trailer Range per Full Charge (BEV Vehicle)</w:t>
            </w:r>
          </w:p>
        </w:tc>
      </w:tr>
      <w:tr w:rsidR="000D129D" w:rsidRPr="00FB5797" w14:paraId="4209598F" w14:textId="77777777" w:rsidTr="00C236B4">
        <w:trPr>
          <w:trHeight w:val="255"/>
          <w:ins w:id="2465" w:author="Rodriguez-flores, Raul (R.)" w:date="2020-07-15T14:44:00Z"/>
        </w:trPr>
        <w:tc>
          <w:tcPr>
            <w:tcW w:w="2235" w:type="dxa"/>
            <w:shd w:val="clear" w:color="auto" w:fill="D9D9D9" w:themeFill="background1" w:themeFillShade="D9"/>
          </w:tcPr>
          <w:p w14:paraId="656CEFA8" w14:textId="77777777" w:rsidR="000D129D" w:rsidRPr="00F92EE6" w:rsidRDefault="000D129D" w:rsidP="00C236B4">
            <w:pPr>
              <w:rPr>
                <w:ins w:id="2466" w:author="Rodriguez-flores, Raul (R.)" w:date="2020-07-15T14:44:00Z"/>
                <w:rFonts w:cs="Arial"/>
                <w:b/>
                <w:bCs/>
                <w:color w:val="000000" w:themeColor="text1"/>
                <w:szCs w:val="22"/>
              </w:rPr>
            </w:pPr>
          </w:p>
        </w:tc>
        <w:tc>
          <w:tcPr>
            <w:tcW w:w="669" w:type="dxa"/>
            <w:shd w:val="clear" w:color="auto" w:fill="auto"/>
          </w:tcPr>
          <w:p w14:paraId="1F32DB85" w14:textId="77777777" w:rsidR="000D129D" w:rsidRPr="00F92EE6" w:rsidRDefault="000D129D" w:rsidP="00C236B4">
            <w:pPr>
              <w:rPr>
                <w:ins w:id="2467" w:author="Rodriguez-flores, Raul (R.)" w:date="2020-07-15T14:44:00Z"/>
                <w:rFonts w:cs="Arial"/>
                <w:color w:val="000000" w:themeColor="text1"/>
                <w:szCs w:val="22"/>
              </w:rPr>
            </w:pPr>
            <w:ins w:id="2468" w:author="Rodriguez-flores, Raul (R.)" w:date="2020-07-15T14:44:00Z">
              <w:r w:rsidRPr="00F92EE6">
                <w:rPr>
                  <w:rFonts w:cs="Arial"/>
                  <w:color w:val="000000" w:themeColor="text1"/>
                  <w:szCs w:val="22"/>
                </w:rPr>
                <w:t>M</w:t>
              </w:r>
            </w:ins>
            <w:r>
              <w:rPr>
                <w:rFonts w:cs="Arial"/>
                <w:color w:val="000000" w:themeColor="text1"/>
                <w:szCs w:val="22"/>
              </w:rPr>
              <w:t>4</w:t>
            </w:r>
          </w:p>
        </w:tc>
        <w:tc>
          <w:tcPr>
            <w:tcW w:w="7552" w:type="dxa"/>
            <w:shd w:val="clear" w:color="auto" w:fill="auto"/>
          </w:tcPr>
          <w:p w14:paraId="7D1C4ED6" w14:textId="77777777" w:rsidR="000D129D" w:rsidRPr="00F92EE6" w:rsidRDefault="000D129D" w:rsidP="00C236B4">
            <w:pPr>
              <w:rPr>
                <w:ins w:id="2469" w:author="Rodriguez-flores, Raul (R.)" w:date="2020-07-15T14:44:00Z"/>
                <w:rFonts w:cs="Arial"/>
                <w:color w:val="000000" w:themeColor="text1"/>
                <w:szCs w:val="22"/>
              </w:rPr>
            </w:pPr>
            <w:ins w:id="2470" w:author="Rodriguez-flores, Raul (R.)" w:date="2020-07-15T15:08:00Z">
              <w:r>
                <w:rPr>
                  <w:rFonts w:cs="Arial"/>
                  <w:color w:val="000000" w:themeColor="text1"/>
                  <w:szCs w:val="22"/>
                </w:rPr>
                <w:t>User</w:t>
              </w:r>
            </w:ins>
            <w:r>
              <w:rPr>
                <w:rFonts w:cs="Arial"/>
                <w:color w:val="000000" w:themeColor="text1"/>
                <w:szCs w:val="22"/>
              </w:rPr>
              <w:t xml:space="preserve"> shall receive a Notification/Pop Up to confirm the reset command.  </w:t>
            </w:r>
          </w:p>
        </w:tc>
      </w:tr>
      <w:tr w:rsidR="000D129D" w:rsidRPr="00FB5797" w14:paraId="04C5125E" w14:textId="77777777" w:rsidTr="00C236B4">
        <w:trPr>
          <w:trHeight w:val="255"/>
          <w:ins w:id="2471" w:author="Rodriguez-flores, Raul (R.)" w:date="2020-07-15T14:44:00Z"/>
        </w:trPr>
        <w:tc>
          <w:tcPr>
            <w:tcW w:w="2235" w:type="dxa"/>
            <w:shd w:val="clear" w:color="auto" w:fill="D9D9D9" w:themeFill="background1" w:themeFillShade="D9"/>
          </w:tcPr>
          <w:p w14:paraId="7BBD997D" w14:textId="77777777" w:rsidR="000D129D" w:rsidRPr="00F92EE6" w:rsidRDefault="000D129D" w:rsidP="00C236B4">
            <w:pPr>
              <w:rPr>
                <w:ins w:id="2472" w:author="Rodriguez-flores, Raul (R.)" w:date="2020-07-15T14:44:00Z"/>
                <w:rFonts w:cs="Arial"/>
                <w:b/>
                <w:bCs/>
                <w:color w:val="000000" w:themeColor="text1"/>
                <w:szCs w:val="22"/>
              </w:rPr>
            </w:pPr>
          </w:p>
        </w:tc>
        <w:tc>
          <w:tcPr>
            <w:tcW w:w="669" w:type="dxa"/>
            <w:shd w:val="clear" w:color="auto" w:fill="auto"/>
          </w:tcPr>
          <w:p w14:paraId="33B648BF" w14:textId="77777777" w:rsidR="000D129D" w:rsidRPr="00F92EE6" w:rsidRDefault="000D129D" w:rsidP="00C236B4">
            <w:pPr>
              <w:rPr>
                <w:ins w:id="2473" w:author="Rodriguez-flores, Raul (R.)" w:date="2020-07-15T14:44:00Z"/>
                <w:rFonts w:cs="Arial"/>
                <w:color w:val="000000" w:themeColor="text1"/>
                <w:szCs w:val="22"/>
              </w:rPr>
            </w:pPr>
            <w:r>
              <w:rPr>
                <w:rFonts w:cs="Arial"/>
                <w:color w:val="000000" w:themeColor="text1"/>
                <w:szCs w:val="22"/>
              </w:rPr>
              <w:t>M5</w:t>
            </w:r>
          </w:p>
        </w:tc>
        <w:tc>
          <w:tcPr>
            <w:tcW w:w="7552" w:type="dxa"/>
            <w:shd w:val="clear" w:color="auto" w:fill="auto"/>
          </w:tcPr>
          <w:p w14:paraId="7311966F" w14:textId="696B9B4B" w:rsidR="000D129D" w:rsidRPr="00F92EE6" w:rsidRDefault="000D129D" w:rsidP="00D076A0">
            <w:pPr>
              <w:rPr>
                <w:ins w:id="2474" w:author="Rodriguez-flores, Raul (R.)" w:date="2020-07-15T14:44:00Z"/>
                <w:rFonts w:cs="Arial"/>
                <w:color w:val="000000" w:themeColor="text1"/>
                <w:szCs w:val="22"/>
              </w:rPr>
            </w:pPr>
            <w:r>
              <w:rPr>
                <w:rFonts w:cs="Arial"/>
                <w:color w:val="000000" w:themeColor="text1"/>
                <w:szCs w:val="22"/>
              </w:rPr>
              <w:t xml:space="preserve">User shall click on “YES” option to reset to 0 the </w:t>
            </w:r>
            <w:r w:rsidR="00D076A0">
              <w:t>Trailer Fuel Economy option (Non BEV Vehicle)/</w:t>
            </w:r>
            <w:r w:rsidR="00D076A0">
              <w:rPr>
                <w:rFonts w:cs="Arial"/>
                <w:color w:val="000000" w:themeColor="text1"/>
              </w:rPr>
              <w:t>Trailer Range per Full Charge (BEV Vehicle)</w:t>
            </w:r>
            <w:r>
              <w:rPr>
                <w:rFonts w:cs="Arial"/>
                <w:color w:val="000000" w:themeColor="text1"/>
                <w:szCs w:val="22"/>
              </w:rPr>
              <w:t xml:space="preserve"> or “NO” to close the Notification / Pop Up</w:t>
            </w:r>
          </w:p>
        </w:tc>
      </w:tr>
      <w:tr w:rsidR="00D076A0" w:rsidRPr="00FB5797" w14:paraId="05EDE4D7" w14:textId="77777777" w:rsidTr="00C236B4">
        <w:trPr>
          <w:trHeight w:val="255"/>
        </w:trPr>
        <w:tc>
          <w:tcPr>
            <w:tcW w:w="2235" w:type="dxa"/>
            <w:shd w:val="clear" w:color="auto" w:fill="D9D9D9" w:themeFill="background1" w:themeFillShade="D9"/>
          </w:tcPr>
          <w:p w14:paraId="61A9C061" w14:textId="77777777" w:rsidR="00D076A0" w:rsidRPr="00F92EE6" w:rsidRDefault="00D076A0" w:rsidP="00C236B4">
            <w:pPr>
              <w:rPr>
                <w:rFonts w:cs="Arial"/>
                <w:b/>
                <w:bCs/>
                <w:color w:val="000000" w:themeColor="text1"/>
                <w:szCs w:val="22"/>
              </w:rPr>
            </w:pPr>
          </w:p>
        </w:tc>
        <w:tc>
          <w:tcPr>
            <w:tcW w:w="669" w:type="dxa"/>
            <w:shd w:val="clear" w:color="auto" w:fill="auto"/>
          </w:tcPr>
          <w:p w14:paraId="484632AA" w14:textId="77777777" w:rsidR="00D076A0" w:rsidRDefault="00D076A0" w:rsidP="00C236B4">
            <w:pPr>
              <w:rPr>
                <w:rFonts w:cs="Arial"/>
                <w:color w:val="000000" w:themeColor="text1"/>
                <w:szCs w:val="22"/>
              </w:rPr>
            </w:pPr>
          </w:p>
        </w:tc>
        <w:tc>
          <w:tcPr>
            <w:tcW w:w="7552" w:type="dxa"/>
            <w:shd w:val="clear" w:color="auto" w:fill="auto"/>
          </w:tcPr>
          <w:p w14:paraId="48126D0A" w14:textId="77777777" w:rsidR="00D076A0" w:rsidRDefault="00D076A0" w:rsidP="00C236B4">
            <w:pPr>
              <w:rPr>
                <w:rFonts w:cs="Arial"/>
                <w:color w:val="000000" w:themeColor="text1"/>
                <w:szCs w:val="22"/>
              </w:rPr>
            </w:pPr>
          </w:p>
        </w:tc>
      </w:tr>
      <w:tr w:rsidR="000D129D" w:rsidRPr="00FB5797" w14:paraId="08427F69" w14:textId="77777777" w:rsidTr="00C236B4">
        <w:trPr>
          <w:trHeight w:val="255"/>
          <w:ins w:id="2475" w:author="Rodriguez-flores, Raul (R.)" w:date="2020-07-15T14:44:00Z"/>
        </w:trPr>
        <w:tc>
          <w:tcPr>
            <w:tcW w:w="2235" w:type="dxa"/>
            <w:shd w:val="clear" w:color="auto" w:fill="D9D9D9" w:themeFill="background1" w:themeFillShade="D9"/>
          </w:tcPr>
          <w:p w14:paraId="175E654F" w14:textId="77777777" w:rsidR="000D129D" w:rsidRPr="00F92EE6" w:rsidRDefault="000D129D" w:rsidP="00C236B4">
            <w:pPr>
              <w:rPr>
                <w:ins w:id="2476" w:author="Rodriguez-flores, Raul (R.)" w:date="2020-07-15T14:44:00Z"/>
                <w:rFonts w:cs="Arial"/>
                <w:b/>
                <w:bCs/>
                <w:color w:val="000000" w:themeColor="text1"/>
                <w:szCs w:val="22"/>
              </w:rPr>
            </w:pPr>
            <w:ins w:id="2477"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2</w:t>
            </w:r>
          </w:p>
        </w:tc>
        <w:tc>
          <w:tcPr>
            <w:tcW w:w="669" w:type="dxa"/>
            <w:shd w:val="clear" w:color="auto" w:fill="auto"/>
          </w:tcPr>
          <w:p w14:paraId="1B615447" w14:textId="77777777" w:rsidR="000D129D" w:rsidRPr="00F92EE6" w:rsidRDefault="000D129D" w:rsidP="00C236B4">
            <w:pPr>
              <w:rPr>
                <w:ins w:id="2478" w:author="Rodriguez-flores, Raul (R.)" w:date="2020-07-15T14:44:00Z"/>
                <w:rFonts w:cs="Arial"/>
                <w:color w:val="000000" w:themeColor="text1"/>
                <w:szCs w:val="22"/>
              </w:rPr>
            </w:pPr>
            <w:ins w:id="2479" w:author="Rodriguez-flores, Raul (R.)" w:date="2020-07-15T14:44:00Z">
              <w:r w:rsidRPr="00F92EE6">
                <w:rPr>
                  <w:rFonts w:cs="Arial"/>
                  <w:color w:val="000000" w:themeColor="text1"/>
                  <w:szCs w:val="22"/>
                </w:rPr>
                <w:t>A</w:t>
              </w:r>
            </w:ins>
            <w:r>
              <w:rPr>
                <w:rFonts w:cs="Arial"/>
                <w:color w:val="000000" w:themeColor="text1"/>
                <w:szCs w:val="22"/>
              </w:rPr>
              <w:t>2</w:t>
            </w:r>
          </w:p>
        </w:tc>
        <w:tc>
          <w:tcPr>
            <w:tcW w:w="7552" w:type="dxa"/>
            <w:shd w:val="clear" w:color="auto" w:fill="auto"/>
          </w:tcPr>
          <w:p w14:paraId="7FEAF3B1" w14:textId="77777777" w:rsidR="000D129D" w:rsidRPr="00F92EE6" w:rsidRDefault="000D129D" w:rsidP="00C236B4">
            <w:pPr>
              <w:pStyle w:val="ListParagraph"/>
              <w:numPr>
                <w:ilvl w:val="0"/>
                <w:numId w:val="59"/>
              </w:numPr>
              <w:overflowPunct/>
              <w:autoSpaceDE/>
              <w:autoSpaceDN/>
              <w:adjustRightInd/>
              <w:contextualSpacing/>
              <w:textAlignment w:val="auto"/>
              <w:rPr>
                <w:ins w:id="2480" w:author="Rodriguez-flores, Raul (R.)" w:date="2020-07-15T14:44:00Z"/>
                <w:rFonts w:cs="Arial"/>
                <w:color w:val="000000" w:themeColor="text1"/>
                <w:szCs w:val="22"/>
              </w:rPr>
            </w:pPr>
            <w:ins w:id="2481" w:author="Rodriguez-flores, Raul (R.)" w:date="2020-07-15T14:44:00Z">
              <w:r>
                <w:rPr>
                  <w:rFonts w:cs="Arial"/>
                  <w:color w:val="000000" w:themeColor="text1"/>
                  <w:szCs w:val="22"/>
                </w:rPr>
                <w:t xml:space="preserve">User can </w:t>
              </w:r>
            </w:ins>
            <w:ins w:id="2482" w:author="Rodriguez-flores, Raul (R.)" w:date="2020-07-15T15:13:00Z">
              <w:r>
                <w:rPr>
                  <w:rFonts w:cs="Arial"/>
                  <w:color w:val="000000" w:themeColor="text1"/>
                  <w:szCs w:val="22"/>
                </w:rPr>
                <w:t xml:space="preserve">change the Vehicle </w:t>
              </w:r>
            </w:ins>
            <w:ins w:id="2483" w:author="Rodriguez-flores, Raul (R.)" w:date="2020-07-15T15:14:00Z">
              <w:r>
                <w:rPr>
                  <w:rFonts w:cs="Arial"/>
                  <w:color w:val="000000" w:themeColor="text1"/>
                  <w:szCs w:val="22"/>
                </w:rPr>
                <w:t>from the stationary position.</w:t>
              </w:r>
            </w:ins>
          </w:p>
          <w:p w14:paraId="7393CD93" w14:textId="77777777" w:rsidR="000D129D" w:rsidRPr="009F1BB3" w:rsidRDefault="000D129D" w:rsidP="00C236B4">
            <w:pPr>
              <w:pStyle w:val="ListParagraph"/>
              <w:numPr>
                <w:ilvl w:val="0"/>
                <w:numId w:val="59"/>
              </w:numPr>
              <w:overflowPunct/>
              <w:autoSpaceDE/>
              <w:autoSpaceDN/>
              <w:adjustRightInd/>
              <w:contextualSpacing/>
              <w:textAlignment w:val="auto"/>
              <w:rPr>
                <w:ins w:id="2484" w:author="Rodriguez-flores, Raul (R.)" w:date="2020-07-15T14:44:00Z"/>
                <w:rFonts w:cs="Arial"/>
                <w:color w:val="000000" w:themeColor="text1"/>
                <w:szCs w:val="22"/>
              </w:rPr>
            </w:pPr>
            <w:ins w:id="2485" w:author="Rodriguez-flores, Raul (R.)" w:date="2020-07-15T14:44:00Z">
              <w:r>
                <w:rPr>
                  <w:rFonts w:cs="Arial"/>
                  <w:color w:val="000000" w:themeColor="text1"/>
                  <w:szCs w:val="22"/>
                </w:rPr>
                <w:t>Feature shall</w:t>
              </w:r>
            </w:ins>
            <w:ins w:id="2486"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487" w:author="Rodriguez-flores, Raul (R.)" w:date="2020-07-15T15:14:00Z">
              <w:r>
                <w:rPr>
                  <w:rFonts w:cs="Arial"/>
                  <w:color w:val="000000" w:themeColor="text1"/>
                  <w:szCs w:val="22"/>
                </w:rPr>
                <w:t xml:space="preserve"> the Trailer </w:t>
              </w:r>
            </w:ins>
            <w:r>
              <w:rPr>
                <w:rFonts w:cs="Arial"/>
                <w:color w:val="000000" w:themeColor="text1"/>
                <w:szCs w:val="22"/>
              </w:rPr>
              <w:t>Trip</w:t>
            </w:r>
            <w:ins w:id="2488" w:author="Rodriguez-flores, Raul (R.)" w:date="2020-07-15T15:14:00Z">
              <w:r>
                <w:rPr>
                  <w:rFonts w:cs="Arial"/>
                  <w:color w:val="000000" w:themeColor="text1"/>
                  <w:szCs w:val="22"/>
                </w:rPr>
                <w:t xml:space="preserve"> </w:t>
              </w:r>
            </w:ins>
            <w:r>
              <w:rPr>
                <w:rFonts w:cs="Arial"/>
                <w:color w:val="000000" w:themeColor="text1"/>
                <w:szCs w:val="22"/>
              </w:rPr>
              <w:t>Menu</w:t>
            </w:r>
            <w:ins w:id="2489" w:author="Rodriguez-flores, Raul (R.)" w:date="2020-07-15T15:14:00Z">
              <w:r>
                <w:rPr>
                  <w:rFonts w:cs="Arial"/>
                  <w:color w:val="000000" w:themeColor="text1"/>
                  <w:szCs w:val="22"/>
                </w:rPr>
                <w:t>.</w:t>
              </w:r>
            </w:ins>
          </w:p>
        </w:tc>
      </w:tr>
      <w:tr w:rsidR="000D129D" w:rsidRPr="00FB5797" w14:paraId="76C4144E" w14:textId="77777777" w:rsidTr="00C236B4">
        <w:trPr>
          <w:trHeight w:val="255"/>
          <w:ins w:id="2490" w:author="Rodriguez-flores, Raul (R.)" w:date="2020-07-15T14:44:00Z"/>
        </w:trPr>
        <w:tc>
          <w:tcPr>
            <w:tcW w:w="2235" w:type="dxa"/>
            <w:shd w:val="clear" w:color="auto" w:fill="D9D9D9" w:themeFill="background1" w:themeFillShade="D9"/>
          </w:tcPr>
          <w:p w14:paraId="7A1E8E1F" w14:textId="77777777" w:rsidR="000D129D" w:rsidRPr="00F92EE6" w:rsidRDefault="000D129D" w:rsidP="00C236B4">
            <w:pPr>
              <w:rPr>
                <w:ins w:id="2491" w:author="Rodriguez-flores, Raul (R.)" w:date="2020-07-15T14:44:00Z"/>
                <w:rFonts w:cs="Arial"/>
                <w:b/>
                <w:bCs/>
                <w:color w:val="000000" w:themeColor="text1"/>
                <w:szCs w:val="22"/>
              </w:rPr>
            </w:pPr>
            <w:ins w:id="2492"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3</w:t>
            </w:r>
          </w:p>
        </w:tc>
        <w:tc>
          <w:tcPr>
            <w:tcW w:w="669" w:type="dxa"/>
            <w:shd w:val="clear" w:color="auto" w:fill="auto"/>
          </w:tcPr>
          <w:p w14:paraId="013F3733" w14:textId="77777777" w:rsidR="000D129D" w:rsidRPr="00F92EE6" w:rsidRDefault="000D129D" w:rsidP="00C236B4">
            <w:pPr>
              <w:rPr>
                <w:ins w:id="2493" w:author="Rodriguez-flores, Raul (R.)" w:date="2020-07-15T14:44:00Z"/>
                <w:rFonts w:cs="Arial"/>
                <w:color w:val="000000" w:themeColor="text1"/>
                <w:szCs w:val="22"/>
              </w:rPr>
            </w:pPr>
            <w:r>
              <w:rPr>
                <w:rFonts w:cs="Arial"/>
                <w:color w:val="000000" w:themeColor="text1"/>
                <w:szCs w:val="22"/>
              </w:rPr>
              <w:t>A3</w:t>
            </w:r>
          </w:p>
        </w:tc>
        <w:tc>
          <w:tcPr>
            <w:tcW w:w="7552" w:type="dxa"/>
            <w:shd w:val="clear" w:color="auto" w:fill="auto"/>
          </w:tcPr>
          <w:p w14:paraId="71353D6C" w14:textId="77777777" w:rsidR="000D129D" w:rsidRDefault="000D129D" w:rsidP="00C236B4">
            <w:pPr>
              <w:pStyle w:val="ListParagraph"/>
              <w:numPr>
                <w:ilvl w:val="0"/>
                <w:numId w:val="59"/>
              </w:numPr>
              <w:overflowPunct/>
              <w:autoSpaceDE/>
              <w:autoSpaceDN/>
              <w:adjustRightInd/>
              <w:contextualSpacing/>
              <w:textAlignment w:val="auto"/>
              <w:rPr>
                <w:rFonts w:cs="Arial"/>
                <w:color w:val="000000" w:themeColor="text1"/>
                <w:szCs w:val="22"/>
              </w:rPr>
            </w:pPr>
            <w:ins w:id="2494" w:author="Rodriguez-flores, Raul (R.)" w:date="2020-07-15T14:44:00Z">
              <w:r>
                <w:rPr>
                  <w:rFonts w:cs="Arial"/>
                  <w:color w:val="000000" w:themeColor="text1"/>
                  <w:szCs w:val="22"/>
                </w:rPr>
                <w:t xml:space="preserve">User </w:t>
              </w:r>
            </w:ins>
            <w:r>
              <w:rPr>
                <w:rFonts w:cs="Arial"/>
                <w:color w:val="000000" w:themeColor="text1"/>
                <w:szCs w:val="22"/>
              </w:rPr>
              <w:t>request access to the Trailer Trip when the Default Trailer profiles has been selected.</w:t>
            </w:r>
          </w:p>
          <w:p w14:paraId="22824449" w14:textId="77777777" w:rsidR="000D129D" w:rsidRDefault="000D129D" w:rsidP="00C236B4">
            <w:pPr>
              <w:pStyle w:val="ListParagraph"/>
              <w:numPr>
                <w:ilvl w:val="0"/>
                <w:numId w:val="59"/>
              </w:numPr>
              <w:overflowPunct/>
              <w:autoSpaceDE/>
              <w:autoSpaceDN/>
              <w:adjustRightInd/>
              <w:contextualSpacing/>
              <w:textAlignment w:val="auto"/>
              <w:rPr>
                <w:rFonts w:cs="Arial"/>
                <w:color w:val="000000" w:themeColor="text1"/>
                <w:szCs w:val="22"/>
              </w:rPr>
            </w:pPr>
            <w:ins w:id="2495" w:author="Rodriguez-flores, Raul (R.)" w:date="2020-07-15T14:44:00Z">
              <w:r w:rsidRPr="006038F2">
                <w:rPr>
                  <w:rFonts w:cs="Arial"/>
                  <w:color w:val="000000" w:themeColor="text1"/>
                  <w:szCs w:val="22"/>
                </w:rPr>
                <w:t>Feature shall</w:t>
              </w:r>
            </w:ins>
            <w:ins w:id="2496" w:author="Rodriguez-flores, Raul (R.)" w:date="2020-07-15T15:14:00Z">
              <w:r w:rsidRPr="006038F2">
                <w:rPr>
                  <w:rFonts w:cs="Arial"/>
                  <w:color w:val="000000" w:themeColor="text1"/>
                  <w:szCs w:val="22"/>
                </w:rPr>
                <w:t xml:space="preserve"> </w:t>
              </w:r>
            </w:ins>
            <w:r>
              <w:rPr>
                <w:rFonts w:cs="Arial"/>
                <w:color w:val="000000" w:themeColor="text1"/>
                <w:szCs w:val="22"/>
              </w:rPr>
              <w:t>send a Notification/Pop up to notify the Trailer Trip Status is not available for the Default Trailer Profile.</w:t>
            </w:r>
          </w:p>
          <w:p w14:paraId="7A8260AF" w14:textId="77777777" w:rsidR="000D129D" w:rsidRPr="006038F2" w:rsidRDefault="000D129D" w:rsidP="00C236B4">
            <w:pPr>
              <w:pStyle w:val="ListParagraph"/>
              <w:numPr>
                <w:ilvl w:val="0"/>
                <w:numId w:val="59"/>
              </w:numPr>
              <w:overflowPunct/>
              <w:autoSpaceDE/>
              <w:autoSpaceDN/>
              <w:adjustRightInd/>
              <w:contextualSpacing/>
              <w:textAlignment w:val="auto"/>
              <w:rPr>
                <w:ins w:id="2497" w:author="Rodriguez-flores, Raul (R.)" w:date="2020-07-15T14:44:00Z"/>
                <w:rFonts w:cs="Arial"/>
                <w:color w:val="000000" w:themeColor="text1"/>
                <w:szCs w:val="22"/>
              </w:rPr>
            </w:pPr>
            <w:r>
              <w:rPr>
                <w:rFonts w:cs="Arial"/>
                <w:color w:val="000000" w:themeColor="text1"/>
                <w:szCs w:val="22"/>
              </w:rPr>
              <w:t>Feature shall disable the Trailer Trip component list.</w:t>
            </w:r>
          </w:p>
        </w:tc>
      </w:tr>
      <w:tr w:rsidR="000D129D" w:rsidRPr="00FB5797" w14:paraId="4B7CE101" w14:textId="77777777" w:rsidTr="00C236B4">
        <w:trPr>
          <w:trHeight w:val="255"/>
          <w:ins w:id="2498" w:author="Rodriguez-flores, Raul (R.)" w:date="2020-07-15T14:44:00Z"/>
        </w:trPr>
        <w:tc>
          <w:tcPr>
            <w:tcW w:w="2235" w:type="dxa"/>
            <w:shd w:val="clear" w:color="auto" w:fill="D9D9D9" w:themeFill="background1" w:themeFillShade="D9"/>
          </w:tcPr>
          <w:p w14:paraId="5B4BE28E" w14:textId="77777777" w:rsidR="000D129D" w:rsidRPr="00F92EE6" w:rsidRDefault="000D129D" w:rsidP="00C236B4">
            <w:pPr>
              <w:rPr>
                <w:ins w:id="2499" w:author="Rodriguez-flores, Raul (R.)" w:date="2020-07-15T14:44:00Z"/>
                <w:rFonts w:cs="Arial"/>
                <w:b/>
                <w:bCs/>
                <w:color w:val="000000" w:themeColor="text1"/>
                <w:szCs w:val="22"/>
              </w:rPr>
            </w:pPr>
            <w:ins w:id="2500"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4</w:t>
            </w:r>
          </w:p>
        </w:tc>
        <w:tc>
          <w:tcPr>
            <w:tcW w:w="669" w:type="dxa"/>
            <w:shd w:val="clear" w:color="auto" w:fill="auto"/>
          </w:tcPr>
          <w:p w14:paraId="093F42EC" w14:textId="77777777" w:rsidR="000D129D" w:rsidRPr="00F92EE6" w:rsidRDefault="000D129D" w:rsidP="00C236B4">
            <w:pPr>
              <w:rPr>
                <w:ins w:id="2501" w:author="Rodriguez-flores, Raul (R.)" w:date="2020-07-15T14:44:00Z"/>
                <w:rFonts w:cs="Arial"/>
                <w:color w:val="000000" w:themeColor="text1"/>
                <w:szCs w:val="22"/>
              </w:rPr>
            </w:pPr>
            <w:ins w:id="2502" w:author="Rodriguez-flores, Raul (R.)" w:date="2020-07-15T14:44:00Z">
              <w:r w:rsidRPr="00F92EE6">
                <w:rPr>
                  <w:rFonts w:cs="Arial"/>
                  <w:color w:val="000000" w:themeColor="text1"/>
                  <w:szCs w:val="22"/>
                </w:rPr>
                <w:t>A</w:t>
              </w:r>
            </w:ins>
            <w:r>
              <w:rPr>
                <w:rFonts w:cs="Arial"/>
                <w:color w:val="000000" w:themeColor="text1"/>
                <w:szCs w:val="22"/>
              </w:rPr>
              <w:t>4</w:t>
            </w:r>
          </w:p>
        </w:tc>
        <w:tc>
          <w:tcPr>
            <w:tcW w:w="7552" w:type="dxa"/>
            <w:shd w:val="clear" w:color="auto" w:fill="auto"/>
          </w:tcPr>
          <w:p w14:paraId="5AF70956" w14:textId="77777777" w:rsidR="000D129D" w:rsidRPr="00F92EE6" w:rsidRDefault="000D129D" w:rsidP="00C236B4">
            <w:pPr>
              <w:pStyle w:val="ListParagraph"/>
              <w:numPr>
                <w:ilvl w:val="0"/>
                <w:numId w:val="60"/>
              </w:numPr>
              <w:rPr>
                <w:ins w:id="2503" w:author="Rodriguez-flores, Raul (R.)" w:date="2020-07-15T14:44:00Z"/>
                <w:rFonts w:cs="Arial"/>
                <w:color w:val="000000" w:themeColor="text1"/>
                <w:szCs w:val="22"/>
              </w:rPr>
            </w:pPr>
            <w:ins w:id="2504" w:author="Rodriguez-flores, Raul (R.)" w:date="2020-07-15T15:21:00Z">
              <w:r>
                <w:rPr>
                  <w:rFonts w:cs="Arial"/>
                  <w:color w:val="000000" w:themeColor="text1"/>
                  <w:szCs w:val="22"/>
                </w:rPr>
                <w:t xml:space="preserve">Trailer Tow harness may get </w:t>
              </w:r>
            </w:ins>
            <w:ins w:id="2505" w:author="Rodriguez-flores, Raul (R.)" w:date="2020-07-15T15:22:00Z">
              <w:r>
                <w:rPr>
                  <w:rFonts w:cs="Arial"/>
                  <w:color w:val="000000" w:themeColor="text1"/>
                  <w:szCs w:val="22"/>
                </w:rPr>
                <w:t>disconnected.</w:t>
              </w:r>
            </w:ins>
          </w:p>
          <w:p w14:paraId="522E0B85" w14:textId="77777777" w:rsidR="000D129D" w:rsidRPr="00123D1A" w:rsidRDefault="000D129D" w:rsidP="00C236B4">
            <w:pPr>
              <w:pStyle w:val="ListParagraph"/>
              <w:numPr>
                <w:ilvl w:val="0"/>
                <w:numId w:val="60"/>
              </w:numPr>
              <w:rPr>
                <w:ins w:id="2506" w:author="Rodriguez-flores, Raul (R.)" w:date="2020-07-15T14:44:00Z"/>
                <w:rFonts w:cs="Arial"/>
                <w:color w:val="000000" w:themeColor="text1"/>
                <w:szCs w:val="22"/>
                <w:rPrChange w:id="2507" w:author="Rodriguez-flores, Raul (R.)" w:date="2020-07-15T15:31:00Z">
                  <w:rPr>
                    <w:ins w:id="2508" w:author="Rodriguez-flores, Raul (R.)" w:date="2020-07-15T14:44:00Z"/>
                  </w:rPr>
                </w:rPrChange>
              </w:rPr>
            </w:pPr>
            <w:ins w:id="2509" w:author="Rodriguez-flores, Raul (R.)" w:date="2020-07-15T14:44:00Z">
              <w:r w:rsidRPr="00F92EE6">
                <w:rPr>
                  <w:rFonts w:cs="Arial"/>
                  <w:color w:val="000000" w:themeColor="text1"/>
                  <w:szCs w:val="22"/>
                </w:rPr>
                <w:t>Featur</w:t>
              </w:r>
              <w:r>
                <w:rPr>
                  <w:rFonts w:cs="Arial"/>
                  <w:color w:val="000000" w:themeColor="text1"/>
                  <w:szCs w:val="22"/>
                </w:rPr>
                <w:t>e shall</w:t>
              </w:r>
            </w:ins>
            <w:ins w:id="2510"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511" w:author="Rodriguez-flores, Raul (R.)" w:date="2020-07-15T15:14:00Z">
              <w:r>
                <w:rPr>
                  <w:rFonts w:cs="Arial"/>
                  <w:color w:val="000000" w:themeColor="text1"/>
                  <w:szCs w:val="22"/>
                </w:rPr>
                <w:t xml:space="preserve"> the Trailer</w:t>
              </w:r>
            </w:ins>
            <w:r>
              <w:rPr>
                <w:rFonts w:cs="Arial"/>
                <w:color w:val="000000" w:themeColor="text1"/>
                <w:szCs w:val="22"/>
              </w:rPr>
              <w:t xml:space="preserve"> Trip</w:t>
            </w:r>
            <w:ins w:id="2512" w:author="Rodriguez-flores, Raul (R.)" w:date="2020-07-15T15:14:00Z">
              <w:r>
                <w:rPr>
                  <w:rFonts w:cs="Arial"/>
                  <w:color w:val="000000" w:themeColor="text1"/>
                  <w:szCs w:val="22"/>
                </w:rPr>
                <w:t xml:space="preserve"> </w:t>
              </w:r>
            </w:ins>
            <w:r>
              <w:rPr>
                <w:rFonts w:cs="Arial"/>
                <w:color w:val="000000" w:themeColor="text1"/>
                <w:szCs w:val="22"/>
              </w:rPr>
              <w:t>Menu</w:t>
            </w:r>
            <w:ins w:id="2513" w:author="Rodriguez-flores, Raul (R.)" w:date="2020-07-15T15:14:00Z">
              <w:r>
                <w:rPr>
                  <w:rFonts w:cs="Arial"/>
                  <w:color w:val="000000" w:themeColor="text1"/>
                  <w:szCs w:val="22"/>
                </w:rPr>
                <w:t>.</w:t>
              </w:r>
            </w:ins>
          </w:p>
        </w:tc>
      </w:tr>
      <w:tr w:rsidR="000D129D" w:rsidRPr="00FB5797" w14:paraId="1D163CA9" w14:textId="77777777" w:rsidTr="00C236B4">
        <w:trPr>
          <w:trHeight w:val="255"/>
          <w:ins w:id="2514" w:author="Rodriguez-flores, Raul (R.)" w:date="2020-07-15T14:44:00Z"/>
        </w:trPr>
        <w:tc>
          <w:tcPr>
            <w:tcW w:w="2235" w:type="dxa"/>
            <w:shd w:val="clear" w:color="auto" w:fill="D9D9D9" w:themeFill="background1" w:themeFillShade="D9"/>
          </w:tcPr>
          <w:p w14:paraId="10D0CE97" w14:textId="77777777" w:rsidR="000D129D" w:rsidRPr="00F92EE6" w:rsidRDefault="000D129D" w:rsidP="00C236B4">
            <w:pPr>
              <w:rPr>
                <w:ins w:id="2515" w:author="Rodriguez-flores, Raul (R.)" w:date="2020-07-15T14:44:00Z"/>
                <w:rFonts w:cs="Arial"/>
                <w:b/>
                <w:bCs/>
                <w:color w:val="000000" w:themeColor="text1"/>
                <w:szCs w:val="22"/>
              </w:rPr>
            </w:pPr>
          </w:p>
        </w:tc>
        <w:tc>
          <w:tcPr>
            <w:tcW w:w="669" w:type="dxa"/>
            <w:shd w:val="clear" w:color="auto" w:fill="auto"/>
          </w:tcPr>
          <w:p w14:paraId="3592278F" w14:textId="77777777" w:rsidR="000D129D" w:rsidRPr="00F92EE6" w:rsidRDefault="000D129D" w:rsidP="00C236B4">
            <w:pPr>
              <w:rPr>
                <w:ins w:id="2516" w:author="Rodriguez-flores, Raul (R.)" w:date="2020-07-15T14:44:00Z"/>
                <w:rFonts w:cs="Arial"/>
                <w:color w:val="000000" w:themeColor="text1"/>
                <w:szCs w:val="22"/>
              </w:rPr>
            </w:pPr>
          </w:p>
        </w:tc>
        <w:tc>
          <w:tcPr>
            <w:tcW w:w="7552" w:type="dxa"/>
            <w:shd w:val="clear" w:color="auto" w:fill="auto"/>
          </w:tcPr>
          <w:p w14:paraId="43047556" w14:textId="77777777" w:rsidR="000D129D" w:rsidRPr="00F92EE6" w:rsidRDefault="000D129D" w:rsidP="00C236B4">
            <w:pPr>
              <w:rPr>
                <w:ins w:id="2517" w:author="Rodriguez-flores, Raul (R.)" w:date="2020-07-15T14:44:00Z"/>
                <w:rFonts w:cs="Arial"/>
                <w:color w:val="000000" w:themeColor="text1"/>
                <w:szCs w:val="22"/>
              </w:rPr>
            </w:pPr>
          </w:p>
        </w:tc>
      </w:tr>
      <w:tr w:rsidR="000D129D" w:rsidRPr="00FB5797" w14:paraId="19AD3493" w14:textId="77777777" w:rsidTr="00C236B4">
        <w:trPr>
          <w:trHeight w:val="255"/>
          <w:ins w:id="2518" w:author="Rodriguez-flores, Raul (R.)" w:date="2020-07-15T14:44:00Z"/>
        </w:trPr>
        <w:tc>
          <w:tcPr>
            <w:tcW w:w="2235" w:type="dxa"/>
            <w:shd w:val="clear" w:color="auto" w:fill="D9D9D9" w:themeFill="background1" w:themeFillShade="D9"/>
          </w:tcPr>
          <w:p w14:paraId="7921DFC1" w14:textId="77777777" w:rsidR="000D129D" w:rsidRPr="00F92EE6" w:rsidRDefault="000D129D" w:rsidP="00C236B4">
            <w:pPr>
              <w:rPr>
                <w:ins w:id="2519" w:author="Rodriguez-flores, Raul (R.)" w:date="2020-07-15T14:44:00Z"/>
                <w:rFonts w:cs="Arial"/>
                <w:b/>
                <w:bCs/>
                <w:color w:val="000000" w:themeColor="text1"/>
                <w:szCs w:val="22"/>
              </w:rPr>
            </w:pPr>
            <w:ins w:id="2520" w:author="Rodriguez-flores, Raul (R.)" w:date="2020-07-15T14:44:00Z">
              <w:r w:rsidRPr="00F92EE6">
                <w:rPr>
                  <w:rFonts w:cs="Arial"/>
                  <w:b/>
                  <w:bCs/>
                  <w:color w:val="000000" w:themeColor="text1"/>
                  <w:szCs w:val="22"/>
                </w:rPr>
                <w:t>Post-condition</w:t>
              </w:r>
            </w:ins>
          </w:p>
        </w:tc>
        <w:tc>
          <w:tcPr>
            <w:tcW w:w="669" w:type="dxa"/>
            <w:shd w:val="clear" w:color="auto" w:fill="auto"/>
          </w:tcPr>
          <w:p w14:paraId="2391F071" w14:textId="77777777" w:rsidR="000D129D" w:rsidRPr="00F92EE6" w:rsidRDefault="000D129D" w:rsidP="00C236B4">
            <w:pPr>
              <w:rPr>
                <w:ins w:id="2521" w:author="Rodriguez-flores, Raul (R.)" w:date="2020-07-15T14:44:00Z"/>
                <w:rFonts w:cs="Arial"/>
                <w:color w:val="000000" w:themeColor="text1"/>
                <w:szCs w:val="22"/>
              </w:rPr>
            </w:pPr>
          </w:p>
        </w:tc>
        <w:tc>
          <w:tcPr>
            <w:tcW w:w="7552" w:type="dxa"/>
            <w:shd w:val="clear" w:color="auto" w:fill="auto"/>
          </w:tcPr>
          <w:p w14:paraId="30C1E64F" w14:textId="77777777" w:rsidR="000D129D" w:rsidRPr="00F92EE6" w:rsidRDefault="000D129D" w:rsidP="00C236B4">
            <w:pPr>
              <w:rPr>
                <w:ins w:id="2522" w:author="Rodriguez-flores, Raul (R.)" w:date="2020-07-15T14:44:00Z"/>
                <w:rFonts w:cs="Arial"/>
                <w:color w:val="000000" w:themeColor="text1"/>
                <w:szCs w:val="22"/>
              </w:rPr>
            </w:pPr>
            <w:ins w:id="2523" w:author="Rodriguez-flores, Raul (R.)" w:date="2020-07-15T15:16:00Z">
              <w:r>
                <w:rPr>
                  <w:rFonts w:cs="Arial"/>
                  <w:color w:val="000000" w:themeColor="text1"/>
                  <w:szCs w:val="22"/>
                </w:rPr>
                <w:t xml:space="preserve">HMI </w:t>
              </w:r>
            </w:ins>
            <w:r>
              <w:rPr>
                <w:rFonts w:cs="Arial"/>
                <w:color w:val="000000" w:themeColor="text1"/>
                <w:szCs w:val="22"/>
              </w:rPr>
              <w:t>Visual Screen shall return to the previous Trailer Trip screen</w:t>
            </w:r>
          </w:p>
        </w:tc>
      </w:tr>
    </w:tbl>
    <w:p w14:paraId="24C6B702" w14:textId="764965AC" w:rsidR="000D129D" w:rsidRDefault="000D129D" w:rsidP="000D129D"/>
    <w:p w14:paraId="78CE5CB6" w14:textId="181945F6" w:rsidR="00B737BD" w:rsidRDefault="00B737BD" w:rsidP="000D129D"/>
    <w:p w14:paraId="2F60EEDD" w14:textId="6867A922" w:rsidR="00B737BD" w:rsidRPr="0095065C" w:rsidRDefault="00B737BD" w:rsidP="00B737BD">
      <w:pPr>
        <w:pStyle w:val="REUseCase"/>
        <w:numPr>
          <w:ilvl w:val="0"/>
          <w:numId w:val="43"/>
        </w:numPr>
        <w:ind w:left="0" w:firstLine="0"/>
        <w:rPr>
          <w:ins w:id="2524" w:author="Rodriguez-flores, Raul (R.)" w:date="2020-07-15T09:30:00Z"/>
          <w:color w:val="000000" w:themeColor="text1"/>
        </w:rPr>
      </w:pPr>
      <w:r>
        <w:rPr>
          <w:color w:val="000000" w:themeColor="text1"/>
        </w:rPr>
        <w:t>###UC_F_</w:t>
      </w:r>
      <w:ins w:id="2525" w:author="Rodriguez-flores, Raul (R.)" w:date="2020-07-15T09:30:00Z">
        <w:r w:rsidRPr="009220E8">
          <w:rPr>
            <w:color w:val="000000" w:themeColor="text1"/>
          </w:rPr>
          <w:t>Trailer Trip</w:t>
        </w:r>
      </w:ins>
      <w:r>
        <w:rPr>
          <w:color w:val="000000" w:themeColor="text1"/>
        </w:rPr>
        <w:t>_00004### User</w:t>
      </w:r>
      <w:ins w:id="2526" w:author="Rodriguez-flores, Raul (R.)" w:date="2020-07-15T09:30:00Z">
        <w:r w:rsidRPr="0095065C">
          <w:rPr>
            <w:color w:val="000000" w:themeColor="text1"/>
          </w:rPr>
          <w:t xml:space="preserve"> would like to reset </w:t>
        </w:r>
      </w:ins>
      <w:r>
        <w:rPr>
          <w:color w:val="000000" w:themeColor="text1"/>
        </w:rPr>
        <w:t>Trailer Distance and Trailer Fuel Economy</w:t>
      </w:r>
      <w:ins w:id="2527" w:author="Rodriguez-flores, Raul (R.)" w:date="2020-07-15T09:30:00Z">
        <w:r w:rsidRPr="0095065C">
          <w:rPr>
            <w:color w:val="000000" w:themeColor="text1"/>
          </w:rPr>
          <w:t xml:space="preserve"> on </w:t>
        </w:r>
      </w:ins>
      <w:r>
        <w:rPr>
          <w:color w:val="000000" w:themeColor="text1"/>
        </w:rPr>
        <w:t xml:space="preserve">the Active </w:t>
      </w:r>
      <w:ins w:id="2528" w:author="Rodriguez-flores, Raul (R.)" w:date="2020-07-15T09:30:00Z">
        <w:r w:rsidRPr="0095065C">
          <w:rPr>
            <w:color w:val="000000" w:themeColor="text1"/>
          </w:rPr>
          <w:t>Trailer Profile.</w:t>
        </w:r>
      </w:ins>
      <w:r>
        <w:rPr>
          <w:color w:val="000000" w:themeColor="text1"/>
        </w:rPr>
        <w:t xml:space="preserve"> </w:t>
      </w:r>
      <w:ins w:id="2529" w:author="Rodriguez-flores, Raul (R.)" w:date="2020-07-15T09:30:00Z">
        <w:r w:rsidRPr="0095065C">
          <w:rPr>
            <w:color w:val="000000" w:themeColor="text1"/>
            <w:sz w:val="20"/>
          </w:rPr>
          <w:t>Allow user to reset the trailer mileage on an already created Trailer Profile</w:t>
        </w:r>
      </w:ins>
      <w:r w:rsidR="008B5FB3">
        <w:rPr>
          <w:color w:val="000000" w:themeColor="text1"/>
          <w:sz w:val="20"/>
        </w:rPr>
        <w:t xml:space="preserve"> (BEV or Not BEV vehicles)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B737BD" w:rsidRPr="00FB5797" w14:paraId="7E132E63" w14:textId="77777777" w:rsidTr="0011735B">
        <w:trPr>
          <w:trHeight w:val="255"/>
          <w:ins w:id="2530" w:author="Rodriguez-flores, Raul (R.)" w:date="2020-07-15T14:44:00Z"/>
        </w:trPr>
        <w:tc>
          <w:tcPr>
            <w:tcW w:w="2235" w:type="dxa"/>
            <w:shd w:val="clear" w:color="auto" w:fill="D9D9D9" w:themeFill="background1" w:themeFillShade="D9"/>
            <w:hideMark/>
          </w:tcPr>
          <w:p w14:paraId="34B8729F" w14:textId="77777777" w:rsidR="00B737BD" w:rsidRPr="00F92EE6" w:rsidRDefault="00B737BD" w:rsidP="0011735B">
            <w:pPr>
              <w:rPr>
                <w:ins w:id="2531" w:author="Rodriguez-flores, Raul (R.)" w:date="2020-07-15T14:44:00Z"/>
                <w:rFonts w:cs="Arial"/>
                <w:b/>
                <w:bCs/>
                <w:color w:val="000000" w:themeColor="text1"/>
                <w:szCs w:val="22"/>
              </w:rPr>
            </w:pPr>
            <w:ins w:id="2532" w:author="Rodriguez-flores, Raul (R.)" w:date="2020-07-15T14:44:00Z">
              <w:r w:rsidRPr="00F92EE6">
                <w:rPr>
                  <w:rFonts w:cs="Arial"/>
                  <w:b/>
                  <w:bCs/>
                  <w:color w:val="000000" w:themeColor="text1"/>
                  <w:szCs w:val="22"/>
                </w:rPr>
                <w:t>Purpose</w:t>
              </w:r>
            </w:ins>
          </w:p>
        </w:tc>
        <w:tc>
          <w:tcPr>
            <w:tcW w:w="669" w:type="dxa"/>
            <w:shd w:val="clear" w:color="auto" w:fill="auto"/>
            <w:hideMark/>
          </w:tcPr>
          <w:p w14:paraId="23120B8A" w14:textId="77777777" w:rsidR="00B737BD" w:rsidRPr="00F92EE6" w:rsidRDefault="00B737BD" w:rsidP="0011735B">
            <w:pPr>
              <w:rPr>
                <w:ins w:id="2533" w:author="Rodriguez-flores, Raul (R.)" w:date="2020-07-15T14:44:00Z"/>
                <w:rFonts w:cs="Arial"/>
                <w:color w:val="000000" w:themeColor="text1"/>
                <w:szCs w:val="22"/>
              </w:rPr>
            </w:pPr>
          </w:p>
        </w:tc>
        <w:tc>
          <w:tcPr>
            <w:tcW w:w="7552" w:type="dxa"/>
            <w:shd w:val="clear" w:color="auto" w:fill="auto"/>
          </w:tcPr>
          <w:p w14:paraId="06517571" w14:textId="77777777" w:rsidR="00B737BD" w:rsidRPr="00F92EE6" w:rsidRDefault="00B737BD" w:rsidP="0011735B">
            <w:pPr>
              <w:rPr>
                <w:ins w:id="2534" w:author="Rodriguez-flores, Raul (R.)" w:date="2020-07-15T14:44:00Z"/>
                <w:rFonts w:cs="Arial"/>
                <w:color w:val="000000" w:themeColor="text1"/>
                <w:szCs w:val="22"/>
              </w:rPr>
            </w:pPr>
            <w:r>
              <w:rPr>
                <w:color w:val="000000" w:themeColor="text1"/>
              </w:rPr>
              <w:t xml:space="preserve">User </w:t>
            </w:r>
            <w:ins w:id="2535" w:author="Rodriguez-flores, Raul (R.)" w:date="2020-07-15T09:30:00Z">
              <w:r w:rsidRPr="009220E8">
                <w:rPr>
                  <w:rFonts w:ascii="Univers" w:hAnsi="Univers"/>
                  <w:color w:val="000000" w:themeColor="text1"/>
                </w:rPr>
                <w:t xml:space="preserve">would like to </w:t>
              </w:r>
            </w:ins>
            <w:r>
              <w:rPr>
                <w:rFonts w:ascii="Univers" w:hAnsi="Univers"/>
                <w:color w:val="000000" w:themeColor="text1"/>
              </w:rPr>
              <w:t>reset</w:t>
            </w:r>
            <w:ins w:id="2536" w:author="Rodriguez-flores, Raul (R.)" w:date="2020-07-15T09:30:00Z">
              <w:r w:rsidRPr="009220E8">
                <w:rPr>
                  <w:rFonts w:ascii="Univers" w:hAnsi="Univers"/>
                  <w:color w:val="000000" w:themeColor="text1"/>
                </w:rPr>
                <w:t xml:space="preserve"> the </w:t>
              </w:r>
            </w:ins>
            <w:r>
              <w:rPr>
                <w:rFonts w:ascii="Univers" w:hAnsi="Univers"/>
                <w:color w:val="000000" w:themeColor="text1"/>
              </w:rPr>
              <w:t>Trailer Distance and Trailer Fuel Economy</w:t>
            </w:r>
            <w:ins w:id="2537" w:author="Rodriguez-flores, Raul (R.)" w:date="2020-07-15T09:30:00Z">
              <w:r w:rsidRPr="009220E8">
                <w:rPr>
                  <w:rFonts w:ascii="Univers" w:hAnsi="Univers"/>
                  <w:color w:val="000000" w:themeColor="text1"/>
                </w:rPr>
                <w:t xml:space="preserve"> on (2 or more) Trailer Profiles</w:t>
              </w:r>
            </w:ins>
            <w:r w:rsidRPr="00CF1989">
              <w:rPr>
                <w:rFonts w:cs="Arial"/>
                <w:color w:val="000000" w:themeColor="text1"/>
                <w:szCs w:val="22"/>
              </w:rPr>
              <w:t xml:space="preserve"> </w:t>
            </w:r>
            <w:ins w:id="2538" w:author="Rodriguez-flores, Raul (R.)" w:date="2020-07-15T14:44:00Z">
              <w:r w:rsidRPr="00CF1989">
                <w:rPr>
                  <w:rFonts w:cs="Arial"/>
                  <w:color w:val="000000" w:themeColor="text1"/>
                  <w:szCs w:val="22"/>
                </w:rPr>
                <w:t>via SYNC HMI</w:t>
              </w:r>
            </w:ins>
          </w:p>
        </w:tc>
      </w:tr>
      <w:tr w:rsidR="00B737BD" w:rsidRPr="00FB5797" w14:paraId="4D00074F" w14:textId="77777777" w:rsidTr="0011735B">
        <w:trPr>
          <w:trHeight w:val="255"/>
          <w:ins w:id="2539" w:author="Rodriguez-flores, Raul (R.)" w:date="2020-07-15T14:44:00Z"/>
        </w:trPr>
        <w:tc>
          <w:tcPr>
            <w:tcW w:w="2235" w:type="dxa"/>
            <w:shd w:val="clear" w:color="auto" w:fill="D9D9D9" w:themeFill="background1" w:themeFillShade="D9"/>
          </w:tcPr>
          <w:p w14:paraId="40E790F6" w14:textId="77777777" w:rsidR="00B737BD" w:rsidRPr="00F92EE6" w:rsidRDefault="00B737BD" w:rsidP="0011735B">
            <w:pPr>
              <w:rPr>
                <w:ins w:id="2540" w:author="Rodriguez-flores, Raul (R.)" w:date="2020-07-15T14:44:00Z"/>
                <w:rFonts w:cs="Arial"/>
                <w:b/>
                <w:bCs/>
                <w:color w:val="000000" w:themeColor="text1"/>
                <w:szCs w:val="22"/>
              </w:rPr>
            </w:pPr>
            <w:ins w:id="2541" w:author="Rodriguez-flores, Raul (R.)" w:date="2020-07-15T14:44:00Z">
              <w:r w:rsidRPr="00F92EE6">
                <w:rPr>
                  <w:rFonts w:cs="Arial"/>
                  <w:b/>
                  <w:bCs/>
                  <w:color w:val="000000" w:themeColor="text1"/>
                  <w:szCs w:val="22"/>
                </w:rPr>
                <w:t>Actors</w:t>
              </w:r>
            </w:ins>
          </w:p>
        </w:tc>
        <w:tc>
          <w:tcPr>
            <w:tcW w:w="669" w:type="dxa"/>
            <w:shd w:val="clear" w:color="auto" w:fill="auto"/>
          </w:tcPr>
          <w:p w14:paraId="0EB11718" w14:textId="77777777" w:rsidR="00B737BD" w:rsidRPr="00F92EE6" w:rsidRDefault="00B737BD" w:rsidP="0011735B">
            <w:pPr>
              <w:rPr>
                <w:ins w:id="2542" w:author="Rodriguez-flores, Raul (R.)" w:date="2020-07-15T14:44:00Z"/>
                <w:rFonts w:cs="Arial"/>
                <w:color w:val="000000" w:themeColor="text1"/>
                <w:szCs w:val="22"/>
              </w:rPr>
            </w:pPr>
          </w:p>
        </w:tc>
        <w:tc>
          <w:tcPr>
            <w:tcW w:w="7552" w:type="dxa"/>
            <w:shd w:val="clear" w:color="auto" w:fill="auto"/>
          </w:tcPr>
          <w:p w14:paraId="3ACFB282" w14:textId="77777777" w:rsidR="00B737BD" w:rsidRPr="00F92EE6" w:rsidRDefault="00B737BD" w:rsidP="0011735B">
            <w:pPr>
              <w:rPr>
                <w:ins w:id="2543" w:author="Rodriguez-flores, Raul (R.)" w:date="2020-07-15T14:44:00Z"/>
                <w:rFonts w:cs="Arial"/>
                <w:color w:val="000000" w:themeColor="text1"/>
                <w:szCs w:val="22"/>
              </w:rPr>
            </w:pPr>
            <w:ins w:id="2544" w:author="Rodriguez-flores, Raul (R.)" w:date="2020-07-15T14:44:00Z">
              <w:r w:rsidRPr="00F92EE6">
                <w:rPr>
                  <w:rFonts w:cs="Arial"/>
                  <w:color w:val="000000" w:themeColor="text1"/>
                  <w:szCs w:val="22"/>
                </w:rPr>
                <w:t>User</w:t>
              </w:r>
            </w:ins>
          </w:p>
        </w:tc>
      </w:tr>
      <w:tr w:rsidR="00B737BD" w:rsidRPr="00FB5797" w14:paraId="7CEAC272" w14:textId="77777777" w:rsidTr="0011735B">
        <w:trPr>
          <w:trHeight w:val="255"/>
          <w:ins w:id="2545" w:author="Rodriguez-flores, Raul (R.)" w:date="2020-07-15T14:44:00Z"/>
        </w:trPr>
        <w:tc>
          <w:tcPr>
            <w:tcW w:w="2235" w:type="dxa"/>
            <w:shd w:val="clear" w:color="auto" w:fill="D9D9D9" w:themeFill="background1" w:themeFillShade="D9"/>
            <w:hideMark/>
          </w:tcPr>
          <w:p w14:paraId="152532A0" w14:textId="77777777" w:rsidR="00B737BD" w:rsidRPr="00F92EE6" w:rsidRDefault="00B737BD" w:rsidP="0011735B">
            <w:pPr>
              <w:rPr>
                <w:ins w:id="2546" w:author="Rodriguez-flores, Raul (R.)" w:date="2020-07-15T14:44:00Z"/>
                <w:rFonts w:cs="Arial"/>
                <w:b/>
                <w:bCs/>
                <w:color w:val="000000" w:themeColor="text1"/>
                <w:szCs w:val="22"/>
              </w:rPr>
            </w:pPr>
            <w:ins w:id="2547"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4F13DE32" w14:textId="77777777" w:rsidR="00B737BD" w:rsidRPr="00F92EE6" w:rsidRDefault="00B737BD" w:rsidP="0011735B">
            <w:pPr>
              <w:rPr>
                <w:ins w:id="2548" w:author="Rodriguez-flores, Raul (R.)" w:date="2020-07-15T14:44:00Z"/>
                <w:rFonts w:cs="Arial"/>
                <w:color w:val="000000" w:themeColor="text1"/>
                <w:szCs w:val="22"/>
              </w:rPr>
            </w:pPr>
          </w:p>
        </w:tc>
        <w:tc>
          <w:tcPr>
            <w:tcW w:w="7552" w:type="dxa"/>
            <w:shd w:val="clear" w:color="auto" w:fill="auto"/>
          </w:tcPr>
          <w:p w14:paraId="483FF53C" w14:textId="77777777" w:rsidR="00B737BD" w:rsidRPr="00F92EE6" w:rsidRDefault="00B737BD" w:rsidP="0011735B">
            <w:pPr>
              <w:rPr>
                <w:ins w:id="2549" w:author="Rodriguez-flores, Raul (R.)" w:date="2020-07-15T14:44:00Z"/>
                <w:rFonts w:cs="Arial"/>
                <w:color w:val="000000" w:themeColor="text1"/>
                <w:szCs w:val="22"/>
              </w:rPr>
            </w:pPr>
            <w:ins w:id="2550" w:author="Rodriguez-flores, Raul (R.)" w:date="2020-07-15T14:44:00Z">
              <w:r w:rsidRPr="00F92EE6">
                <w:rPr>
                  <w:rFonts w:cs="Arial"/>
                  <w:color w:val="000000" w:themeColor="text1"/>
                  <w:szCs w:val="22"/>
                </w:rPr>
                <w:t>Vehicle has factory or dealer installed trailer wiring</w:t>
              </w:r>
            </w:ins>
          </w:p>
          <w:p w14:paraId="58AFED2A" w14:textId="77777777" w:rsidR="00B737BD" w:rsidRDefault="00B737BD" w:rsidP="0011735B">
            <w:pPr>
              <w:rPr>
                <w:rFonts w:cs="Arial"/>
                <w:color w:val="000000" w:themeColor="text1"/>
                <w:szCs w:val="22"/>
              </w:rPr>
            </w:pPr>
            <w:ins w:id="2551"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702A5373" w14:textId="77777777" w:rsidR="00B737BD" w:rsidRPr="00F92EE6" w:rsidRDefault="00B737BD" w:rsidP="0011735B">
            <w:pPr>
              <w:rPr>
                <w:ins w:id="2552" w:author="Rodriguez-flores, Raul (R.)" w:date="2020-07-15T14:44:00Z"/>
                <w:rFonts w:cs="Arial"/>
                <w:color w:val="000000" w:themeColor="text1"/>
                <w:szCs w:val="22"/>
              </w:rPr>
            </w:pPr>
            <w:r>
              <w:rPr>
                <w:rFonts w:cs="Arial"/>
                <w:color w:val="000000" w:themeColor="text1"/>
                <w:szCs w:val="22"/>
              </w:rPr>
              <w:t>Trailer</w:t>
            </w:r>
            <w:ins w:id="2553"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2554" w:author="Rodriguez-flores, Raul (R.)" w:date="2020-07-15T15:26:00Z">
              <w:r>
                <w:rPr>
                  <w:rFonts w:cs="Arial"/>
                  <w:color w:val="000000" w:themeColor="text1"/>
                  <w:szCs w:val="22"/>
                </w:rPr>
                <w:t>signal must be present on HS3 CAN bus.</w:t>
              </w:r>
            </w:ins>
          </w:p>
          <w:p w14:paraId="22D051E6" w14:textId="77777777" w:rsidR="00B737BD" w:rsidRPr="00F92EE6" w:rsidRDefault="00B737BD" w:rsidP="0011735B">
            <w:pPr>
              <w:rPr>
                <w:ins w:id="2555" w:author="Rodriguez-flores, Raul (R.)" w:date="2020-07-15T14:44:00Z"/>
                <w:rFonts w:cs="Arial"/>
                <w:color w:val="000000" w:themeColor="text1"/>
                <w:szCs w:val="22"/>
              </w:rPr>
            </w:pPr>
            <w:ins w:id="2556" w:author="Rodriguez-flores, Raul (R.)" w:date="2020-07-15T14:44:00Z">
              <w:r w:rsidRPr="00F92EE6">
                <w:rPr>
                  <w:rFonts w:cs="Arial"/>
                  <w:color w:val="000000" w:themeColor="text1"/>
                  <w:szCs w:val="22"/>
                </w:rPr>
                <w:t>Vehicle battery is &gt;= 75% state of charge with engine off</w:t>
              </w:r>
            </w:ins>
          </w:p>
          <w:p w14:paraId="2CE2A66B" w14:textId="77777777" w:rsidR="00B737BD" w:rsidRPr="00F92EE6" w:rsidRDefault="00B737BD" w:rsidP="0011735B">
            <w:pPr>
              <w:rPr>
                <w:ins w:id="2557" w:author="Rodriguez-flores, Raul (R.)" w:date="2020-07-15T14:44:00Z"/>
                <w:rFonts w:cs="Arial"/>
                <w:color w:val="000000" w:themeColor="text1"/>
                <w:szCs w:val="22"/>
              </w:rPr>
            </w:pPr>
            <w:ins w:id="2558" w:author="Rodriguez-flores, Raul (R.)" w:date="2020-07-15T14:44:00Z">
              <w:r w:rsidRPr="00F92EE6">
                <w:rPr>
                  <w:rFonts w:cs="Arial"/>
                  <w:color w:val="000000" w:themeColor="text1"/>
                  <w:szCs w:val="22"/>
                </w:rPr>
                <w:t>Ignition is ON or ACC</w:t>
              </w:r>
            </w:ins>
          </w:p>
          <w:p w14:paraId="0E1723C0" w14:textId="77777777" w:rsidR="00B737BD" w:rsidRPr="00F92EE6" w:rsidRDefault="00B737BD" w:rsidP="0011735B">
            <w:pPr>
              <w:rPr>
                <w:ins w:id="2559" w:author="Rodriguez-flores, Raul (R.)" w:date="2020-07-15T14:44:00Z"/>
                <w:rFonts w:cs="Arial"/>
                <w:color w:val="000000" w:themeColor="text1"/>
                <w:szCs w:val="22"/>
              </w:rPr>
            </w:pPr>
            <w:ins w:id="2560" w:author="Rodriguez-flores, Raul (R.)" w:date="2020-07-15T14:44:00Z">
              <w:r>
                <w:rPr>
                  <w:rFonts w:cs="Arial"/>
                  <w:color w:val="000000" w:themeColor="text1"/>
                  <w:szCs w:val="22"/>
                </w:rPr>
                <w:t>Vehicle is stationary</w:t>
              </w:r>
            </w:ins>
            <w:ins w:id="2561" w:author="Rodriguez-flores, Raul (R.)" w:date="2020-07-15T15:27:00Z">
              <w:r>
                <w:rPr>
                  <w:rFonts w:cs="Arial"/>
                  <w:color w:val="000000" w:themeColor="text1"/>
                  <w:szCs w:val="22"/>
                </w:rPr>
                <w:t xml:space="preserve"> or Gear Shift must be in Park Position</w:t>
              </w:r>
            </w:ins>
          </w:p>
          <w:p w14:paraId="28C33E2A" w14:textId="77777777" w:rsidR="00B737BD" w:rsidRDefault="00B737BD" w:rsidP="0011735B">
            <w:pPr>
              <w:rPr>
                <w:ins w:id="2562" w:author="Rodriguez-flores, Raul (R.)" w:date="2020-07-15T14:45:00Z"/>
                <w:rFonts w:cs="Arial"/>
                <w:color w:val="000000" w:themeColor="text1"/>
                <w:szCs w:val="22"/>
              </w:rPr>
            </w:pPr>
            <w:ins w:id="2563" w:author="Rodriguez-flores, Raul (R.)" w:date="2020-07-15T14:45:00Z">
              <w:r>
                <w:rPr>
                  <w:rFonts w:cs="Arial"/>
                  <w:color w:val="000000" w:themeColor="text1"/>
                  <w:szCs w:val="22"/>
                </w:rPr>
                <w:t>Time and Date are set up to date</w:t>
              </w:r>
            </w:ins>
          </w:p>
          <w:p w14:paraId="65349AB0" w14:textId="77777777" w:rsidR="00B737BD" w:rsidRDefault="00B737BD" w:rsidP="0011735B">
            <w:pPr>
              <w:rPr>
                <w:ins w:id="2564" w:author="Rodriguez-flores, Raul (R.)" w:date="2020-07-15T15:23:00Z"/>
                <w:rFonts w:cs="Arial"/>
                <w:color w:val="000000" w:themeColor="text1"/>
                <w:szCs w:val="22"/>
              </w:rPr>
            </w:pPr>
            <w:ins w:id="2565" w:author="Rodriguez-flores, Raul (R.)" w:date="2020-07-15T14:46:00Z">
              <w:r>
                <w:rPr>
                  <w:rFonts w:cs="Arial"/>
                  <w:color w:val="000000" w:themeColor="text1"/>
                  <w:szCs w:val="22"/>
                </w:rPr>
                <w:t xml:space="preserve">Mileage message is available on the </w:t>
              </w:r>
            </w:ins>
            <w:ins w:id="2566" w:author="Rodriguez-flores, Raul (R.)" w:date="2020-07-15T14:47:00Z">
              <w:r>
                <w:rPr>
                  <w:rFonts w:cs="Arial"/>
                  <w:color w:val="000000" w:themeColor="text1"/>
                  <w:szCs w:val="22"/>
                </w:rPr>
                <w:t>vehicle</w:t>
              </w:r>
            </w:ins>
          </w:p>
          <w:p w14:paraId="2E1F2C14" w14:textId="77777777" w:rsidR="00B737BD" w:rsidRPr="00F92EE6" w:rsidRDefault="00B737BD" w:rsidP="0011735B">
            <w:pPr>
              <w:rPr>
                <w:ins w:id="2567" w:author="Rodriguez-flores, Raul (R.)" w:date="2020-07-15T14:44:00Z"/>
                <w:rFonts w:cs="Arial"/>
                <w:color w:val="000000" w:themeColor="text1"/>
                <w:szCs w:val="22"/>
              </w:rPr>
            </w:pPr>
            <w:ins w:id="2568" w:author="Rodriguez-flores, Raul (R.)" w:date="2020-07-15T14:47:00Z">
              <w:r>
                <w:rPr>
                  <w:rFonts w:cs="Arial"/>
                  <w:color w:val="000000" w:themeColor="text1"/>
                  <w:szCs w:val="22"/>
                </w:rPr>
                <w:t>An active Trailer Profile is currently selected</w:t>
              </w:r>
            </w:ins>
          </w:p>
        </w:tc>
      </w:tr>
      <w:tr w:rsidR="00B737BD" w:rsidRPr="00FB5797" w14:paraId="4C7F15C0" w14:textId="77777777" w:rsidTr="0011735B">
        <w:trPr>
          <w:trHeight w:val="255"/>
          <w:ins w:id="2569" w:author="Rodriguez-flores, Raul (R.)" w:date="2020-07-15T14:44:00Z"/>
        </w:trPr>
        <w:tc>
          <w:tcPr>
            <w:tcW w:w="2235" w:type="dxa"/>
            <w:shd w:val="clear" w:color="auto" w:fill="D9D9D9" w:themeFill="background1" w:themeFillShade="D9"/>
            <w:hideMark/>
          </w:tcPr>
          <w:p w14:paraId="55327EAE" w14:textId="77777777" w:rsidR="00B737BD" w:rsidRPr="00F92EE6" w:rsidRDefault="00B737BD" w:rsidP="0011735B">
            <w:pPr>
              <w:rPr>
                <w:ins w:id="2570" w:author="Rodriguez-flores, Raul (R.)" w:date="2020-07-15T14:44:00Z"/>
                <w:rFonts w:cs="Arial"/>
                <w:b/>
                <w:bCs/>
                <w:color w:val="000000" w:themeColor="text1"/>
                <w:szCs w:val="22"/>
              </w:rPr>
            </w:pPr>
          </w:p>
        </w:tc>
        <w:tc>
          <w:tcPr>
            <w:tcW w:w="669" w:type="dxa"/>
            <w:shd w:val="clear" w:color="auto" w:fill="auto"/>
            <w:hideMark/>
          </w:tcPr>
          <w:p w14:paraId="0D32CF60" w14:textId="77777777" w:rsidR="00B737BD" w:rsidRPr="00F92EE6" w:rsidRDefault="00B737BD" w:rsidP="0011735B">
            <w:pPr>
              <w:rPr>
                <w:ins w:id="2571" w:author="Rodriguez-flores, Raul (R.)" w:date="2020-07-15T14:44:00Z"/>
                <w:rFonts w:cs="Arial"/>
                <w:color w:val="000000" w:themeColor="text1"/>
                <w:szCs w:val="22"/>
              </w:rPr>
            </w:pPr>
          </w:p>
        </w:tc>
        <w:tc>
          <w:tcPr>
            <w:tcW w:w="7552" w:type="dxa"/>
            <w:shd w:val="clear" w:color="auto" w:fill="auto"/>
          </w:tcPr>
          <w:p w14:paraId="714A5A82" w14:textId="77777777" w:rsidR="00B737BD" w:rsidRPr="00F92EE6" w:rsidRDefault="00B737BD" w:rsidP="0011735B">
            <w:pPr>
              <w:rPr>
                <w:ins w:id="2572" w:author="Rodriguez-flores, Raul (R.)" w:date="2020-07-15T14:44:00Z"/>
                <w:rFonts w:cs="Arial"/>
                <w:color w:val="000000" w:themeColor="text1"/>
                <w:szCs w:val="22"/>
              </w:rPr>
            </w:pPr>
          </w:p>
        </w:tc>
      </w:tr>
      <w:tr w:rsidR="00B737BD" w:rsidRPr="00FB5797" w14:paraId="48F21F1A" w14:textId="77777777" w:rsidTr="0011735B">
        <w:trPr>
          <w:trHeight w:val="255"/>
          <w:ins w:id="2573" w:author="Rodriguez-flores, Raul (R.)" w:date="2020-07-15T14:44:00Z"/>
        </w:trPr>
        <w:tc>
          <w:tcPr>
            <w:tcW w:w="2235" w:type="dxa"/>
            <w:shd w:val="clear" w:color="auto" w:fill="D9D9D9" w:themeFill="background1" w:themeFillShade="D9"/>
            <w:hideMark/>
          </w:tcPr>
          <w:p w14:paraId="42724F93" w14:textId="77777777" w:rsidR="00B737BD" w:rsidRPr="00F92EE6" w:rsidRDefault="00B737BD" w:rsidP="0011735B">
            <w:pPr>
              <w:rPr>
                <w:ins w:id="2574" w:author="Rodriguez-flores, Raul (R.)" w:date="2020-07-15T14:44:00Z"/>
                <w:rFonts w:cs="Arial"/>
                <w:b/>
                <w:bCs/>
                <w:color w:val="000000" w:themeColor="text1"/>
                <w:szCs w:val="22"/>
              </w:rPr>
            </w:pPr>
            <w:ins w:id="2575" w:author="Rodriguez-flores, Raul (R.)" w:date="2020-07-15T14:44:00Z">
              <w:r w:rsidRPr="00F92EE6">
                <w:rPr>
                  <w:rFonts w:cs="Arial"/>
                  <w:b/>
                  <w:bCs/>
                  <w:color w:val="000000" w:themeColor="text1"/>
                  <w:szCs w:val="22"/>
                </w:rPr>
                <w:t>Main Flow</w:t>
              </w:r>
            </w:ins>
          </w:p>
        </w:tc>
        <w:tc>
          <w:tcPr>
            <w:tcW w:w="669" w:type="dxa"/>
            <w:shd w:val="clear" w:color="auto" w:fill="auto"/>
            <w:hideMark/>
          </w:tcPr>
          <w:p w14:paraId="366398AA" w14:textId="77777777" w:rsidR="00B737BD" w:rsidRPr="00F92EE6" w:rsidRDefault="00B737BD" w:rsidP="0011735B">
            <w:pPr>
              <w:rPr>
                <w:ins w:id="2576" w:author="Rodriguez-flores, Raul (R.)" w:date="2020-07-15T14:44:00Z"/>
                <w:rFonts w:cs="Arial"/>
                <w:color w:val="000000" w:themeColor="text1"/>
                <w:szCs w:val="22"/>
              </w:rPr>
            </w:pPr>
            <w:ins w:id="2577" w:author="Rodriguez-flores, Raul (R.)" w:date="2020-07-15T14:44:00Z">
              <w:r w:rsidRPr="00F92EE6">
                <w:rPr>
                  <w:rFonts w:cs="Arial"/>
                  <w:color w:val="000000" w:themeColor="text1"/>
                  <w:szCs w:val="22"/>
                </w:rPr>
                <w:t>M1</w:t>
              </w:r>
            </w:ins>
          </w:p>
        </w:tc>
        <w:tc>
          <w:tcPr>
            <w:tcW w:w="7552" w:type="dxa"/>
            <w:shd w:val="clear" w:color="auto" w:fill="auto"/>
          </w:tcPr>
          <w:p w14:paraId="25E47891" w14:textId="7A49ED36" w:rsidR="00B737BD" w:rsidRPr="00F92EE6" w:rsidRDefault="002869DA" w:rsidP="0011735B">
            <w:pPr>
              <w:rPr>
                <w:ins w:id="2578" w:author="Rodriguez-flores, Raul (R.)" w:date="2020-07-15T14:44:00Z"/>
                <w:rFonts w:cs="Arial"/>
                <w:color w:val="000000" w:themeColor="text1"/>
                <w:szCs w:val="22"/>
              </w:rPr>
            </w:pPr>
            <w:r>
              <w:t>U</w:t>
            </w:r>
            <w:ins w:id="2579" w:author="Rodriguez-flores, Raul (R.)" w:date="2020-07-15T15:07:00Z">
              <w:r>
                <w:t xml:space="preserve">ser </w:t>
              </w:r>
            </w:ins>
            <w:r>
              <w:t>shall select “Select Active Trailer” option under Towing Main Menu.</w:t>
            </w:r>
          </w:p>
        </w:tc>
      </w:tr>
      <w:tr w:rsidR="00B737BD" w:rsidRPr="00FB5797" w14:paraId="2DFD2B6A" w14:textId="77777777" w:rsidTr="0011735B">
        <w:trPr>
          <w:trHeight w:val="255"/>
          <w:ins w:id="2580" w:author="Rodriguez-flores, Raul (R.)" w:date="2020-07-15T14:44:00Z"/>
        </w:trPr>
        <w:tc>
          <w:tcPr>
            <w:tcW w:w="2235" w:type="dxa"/>
            <w:shd w:val="clear" w:color="auto" w:fill="D9D9D9" w:themeFill="background1" w:themeFillShade="D9"/>
          </w:tcPr>
          <w:p w14:paraId="0BA00CC7" w14:textId="77777777" w:rsidR="00B737BD" w:rsidRPr="00F92EE6" w:rsidRDefault="00B737BD" w:rsidP="0011735B">
            <w:pPr>
              <w:rPr>
                <w:ins w:id="2581" w:author="Rodriguez-flores, Raul (R.)" w:date="2020-07-15T14:44:00Z"/>
                <w:rFonts w:cs="Arial"/>
                <w:b/>
                <w:bCs/>
                <w:color w:val="000000" w:themeColor="text1"/>
                <w:szCs w:val="22"/>
              </w:rPr>
            </w:pPr>
          </w:p>
        </w:tc>
        <w:tc>
          <w:tcPr>
            <w:tcW w:w="669" w:type="dxa"/>
            <w:shd w:val="clear" w:color="auto" w:fill="auto"/>
          </w:tcPr>
          <w:p w14:paraId="1616EA17" w14:textId="77777777" w:rsidR="00B737BD" w:rsidRPr="00F92EE6" w:rsidRDefault="00B737BD" w:rsidP="0011735B">
            <w:pPr>
              <w:rPr>
                <w:ins w:id="2582" w:author="Rodriguez-flores, Raul (R.)" w:date="2020-07-15T14:44:00Z"/>
                <w:rFonts w:cs="Arial"/>
                <w:color w:val="000000" w:themeColor="text1"/>
                <w:szCs w:val="22"/>
              </w:rPr>
            </w:pPr>
            <w:ins w:id="2583" w:author="Rodriguez-flores, Raul (R.)" w:date="2020-07-15T14:44:00Z">
              <w:r w:rsidRPr="00F92EE6">
                <w:rPr>
                  <w:rFonts w:cs="Arial"/>
                  <w:color w:val="000000" w:themeColor="text1"/>
                  <w:szCs w:val="22"/>
                </w:rPr>
                <w:t>M2</w:t>
              </w:r>
            </w:ins>
          </w:p>
        </w:tc>
        <w:tc>
          <w:tcPr>
            <w:tcW w:w="7552" w:type="dxa"/>
            <w:shd w:val="clear" w:color="auto" w:fill="auto"/>
          </w:tcPr>
          <w:p w14:paraId="081F25E3" w14:textId="03FD57E9" w:rsidR="00B737BD" w:rsidRPr="00F92EE6" w:rsidRDefault="002869DA" w:rsidP="0011735B">
            <w:pPr>
              <w:rPr>
                <w:ins w:id="2584" w:author="Rodriguez-flores, Raul (R.)" w:date="2020-07-15T14:44:00Z"/>
                <w:rFonts w:cs="Arial"/>
                <w:color w:val="000000" w:themeColor="text1"/>
              </w:rPr>
            </w:pPr>
            <w:r>
              <w:t xml:space="preserve">User select “Trailer Trip” and then </w:t>
            </w:r>
            <w:r w:rsidR="00B737BD">
              <w:t>click on Reset All soft Button</w:t>
            </w:r>
          </w:p>
        </w:tc>
      </w:tr>
      <w:tr w:rsidR="00B737BD" w:rsidRPr="00FB5797" w14:paraId="10D775A2" w14:textId="77777777" w:rsidTr="0011735B">
        <w:trPr>
          <w:trHeight w:val="255"/>
          <w:ins w:id="2585" w:author="Rodriguez-flores, Raul (R.)" w:date="2020-07-15T14:44:00Z"/>
        </w:trPr>
        <w:tc>
          <w:tcPr>
            <w:tcW w:w="2235" w:type="dxa"/>
            <w:shd w:val="clear" w:color="auto" w:fill="D9D9D9" w:themeFill="background1" w:themeFillShade="D9"/>
          </w:tcPr>
          <w:p w14:paraId="647752F4" w14:textId="77777777" w:rsidR="00B737BD" w:rsidRPr="00F92EE6" w:rsidRDefault="00B737BD" w:rsidP="0011735B">
            <w:pPr>
              <w:rPr>
                <w:ins w:id="2586" w:author="Rodriguez-flores, Raul (R.)" w:date="2020-07-15T14:44:00Z"/>
                <w:rFonts w:cs="Arial"/>
                <w:b/>
                <w:bCs/>
                <w:color w:val="000000" w:themeColor="text1"/>
                <w:szCs w:val="22"/>
              </w:rPr>
            </w:pPr>
          </w:p>
        </w:tc>
        <w:tc>
          <w:tcPr>
            <w:tcW w:w="669" w:type="dxa"/>
            <w:shd w:val="clear" w:color="auto" w:fill="auto"/>
          </w:tcPr>
          <w:p w14:paraId="50B6457D" w14:textId="77777777" w:rsidR="00B737BD" w:rsidRPr="00F92EE6" w:rsidRDefault="00B737BD" w:rsidP="0011735B">
            <w:pPr>
              <w:rPr>
                <w:ins w:id="2587" w:author="Rodriguez-flores, Raul (R.)" w:date="2020-07-15T14:44:00Z"/>
                <w:rFonts w:cs="Arial"/>
                <w:color w:val="000000" w:themeColor="text1"/>
                <w:szCs w:val="22"/>
              </w:rPr>
            </w:pPr>
            <w:ins w:id="2588" w:author="Rodriguez-flores, Raul (R.)" w:date="2020-07-15T14:44:00Z">
              <w:r w:rsidRPr="00F92EE6">
                <w:rPr>
                  <w:rFonts w:cs="Arial"/>
                  <w:color w:val="000000" w:themeColor="text1"/>
                  <w:szCs w:val="22"/>
                </w:rPr>
                <w:t>M</w:t>
              </w:r>
            </w:ins>
            <w:r>
              <w:rPr>
                <w:rFonts w:cs="Arial"/>
                <w:color w:val="000000" w:themeColor="text1"/>
                <w:szCs w:val="22"/>
              </w:rPr>
              <w:t>4</w:t>
            </w:r>
          </w:p>
        </w:tc>
        <w:tc>
          <w:tcPr>
            <w:tcW w:w="7552" w:type="dxa"/>
            <w:shd w:val="clear" w:color="auto" w:fill="auto"/>
          </w:tcPr>
          <w:p w14:paraId="7B94A6FF" w14:textId="77777777" w:rsidR="00B737BD" w:rsidRPr="00F92EE6" w:rsidRDefault="00B737BD" w:rsidP="0011735B">
            <w:pPr>
              <w:rPr>
                <w:ins w:id="2589" w:author="Rodriguez-flores, Raul (R.)" w:date="2020-07-15T14:44:00Z"/>
                <w:rFonts w:cs="Arial"/>
                <w:color w:val="000000" w:themeColor="text1"/>
                <w:szCs w:val="22"/>
              </w:rPr>
            </w:pPr>
            <w:ins w:id="2590" w:author="Rodriguez-flores, Raul (R.)" w:date="2020-07-15T15:08:00Z">
              <w:r>
                <w:rPr>
                  <w:rFonts w:cs="Arial"/>
                  <w:color w:val="000000" w:themeColor="text1"/>
                  <w:szCs w:val="22"/>
                </w:rPr>
                <w:t>User</w:t>
              </w:r>
            </w:ins>
            <w:r>
              <w:rPr>
                <w:rFonts w:cs="Arial"/>
                <w:color w:val="000000" w:themeColor="text1"/>
                <w:szCs w:val="22"/>
              </w:rPr>
              <w:t xml:space="preserve"> shall receive a Notification/Pop Up to confirm the reset command.  </w:t>
            </w:r>
          </w:p>
        </w:tc>
      </w:tr>
      <w:tr w:rsidR="00B737BD" w:rsidRPr="00FB5797" w14:paraId="038F7B53" w14:textId="77777777" w:rsidTr="0011735B">
        <w:trPr>
          <w:trHeight w:val="255"/>
          <w:ins w:id="2591" w:author="Rodriguez-flores, Raul (R.)" w:date="2020-07-15T14:44:00Z"/>
        </w:trPr>
        <w:tc>
          <w:tcPr>
            <w:tcW w:w="2235" w:type="dxa"/>
            <w:shd w:val="clear" w:color="auto" w:fill="D9D9D9" w:themeFill="background1" w:themeFillShade="D9"/>
          </w:tcPr>
          <w:p w14:paraId="34C87808" w14:textId="77777777" w:rsidR="00B737BD" w:rsidRPr="00F92EE6" w:rsidRDefault="00B737BD" w:rsidP="0011735B">
            <w:pPr>
              <w:rPr>
                <w:ins w:id="2592" w:author="Rodriguez-flores, Raul (R.)" w:date="2020-07-15T14:44:00Z"/>
                <w:rFonts w:cs="Arial"/>
                <w:b/>
                <w:bCs/>
                <w:color w:val="000000" w:themeColor="text1"/>
                <w:szCs w:val="22"/>
              </w:rPr>
            </w:pPr>
          </w:p>
        </w:tc>
        <w:tc>
          <w:tcPr>
            <w:tcW w:w="669" w:type="dxa"/>
            <w:shd w:val="clear" w:color="auto" w:fill="auto"/>
          </w:tcPr>
          <w:p w14:paraId="09B19CE2" w14:textId="77777777" w:rsidR="00B737BD" w:rsidRPr="00F92EE6" w:rsidRDefault="00B737BD" w:rsidP="0011735B">
            <w:pPr>
              <w:rPr>
                <w:ins w:id="2593" w:author="Rodriguez-flores, Raul (R.)" w:date="2020-07-15T14:44:00Z"/>
                <w:rFonts w:cs="Arial"/>
                <w:color w:val="000000" w:themeColor="text1"/>
                <w:szCs w:val="22"/>
              </w:rPr>
            </w:pPr>
            <w:r>
              <w:rPr>
                <w:rFonts w:cs="Arial"/>
                <w:color w:val="000000" w:themeColor="text1"/>
                <w:szCs w:val="22"/>
              </w:rPr>
              <w:t>M5</w:t>
            </w:r>
          </w:p>
        </w:tc>
        <w:tc>
          <w:tcPr>
            <w:tcW w:w="7552" w:type="dxa"/>
            <w:shd w:val="clear" w:color="auto" w:fill="auto"/>
          </w:tcPr>
          <w:p w14:paraId="7DDC32A2" w14:textId="7C8B2A85" w:rsidR="00B737BD" w:rsidRPr="00F92EE6" w:rsidRDefault="00B737BD" w:rsidP="0011735B">
            <w:pPr>
              <w:rPr>
                <w:ins w:id="2594" w:author="Rodriguez-flores, Raul (R.)" w:date="2020-07-15T14:44:00Z"/>
                <w:rFonts w:cs="Arial"/>
                <w:color w:val="000000" w:themeColor="text1"/>
                <w:szCs w:val="22"/>
              </w:rPr>
            </w:pPr>
            <w:r>
              <w:rPr>
                <w:rFonts w:cs="Arial"/>
                <w:color w:val="000000" w:themeColor="text1"/>
                <w:szCs w:val="22"/>
              </w:rPr>
              <w:t xml:space="preserve">User shall click on “YES” option to reset to 0 the </w:t>
            </w:r>
            <w:r w:rsidR="00D076A0">
              <w:t>Trailer Fuel Economy option (Non BEV Vehicle)/</w:t>
            </w:r>
            <w:r w:rsidR="00D076A0">
              <w:rPr>
                <w:rFonts w:cs="Arial"/>
                <w:color w:val="000000" w:themeColor="text1"/>
              </w:rPr>
              <w:t xml:space="preserve">Trailer Range per Full Charge (BEV Vehicle) </w:t>
            </w:r>
            <w:r>
              <w:rPr>
                <w:rFonts w:cs="Arial"/>
                <w:color w:val="000000" w:themeColor="text1"/>
                <w:szCs w:val="22"/>
              </w:rPr>
              <w:t>and Trailer Distance mileage or “NO” to close the Notification / Pop Up</w:t>
            </w:r>
          </w:p>
        </w:tc>
      </w:tr>
      <w:tr w:rsidR="00B737BD" w:rsidRPr="00FB5797" w14:paraId="246BB526" w14:textId="77777777" w:rsidTr="0011735B">
        <w:trPr>
          <w:trHeight w:val="255"/>
          <w:ins w:id="2595" w:author="Rodriguez-flores, Raul (R.)" w:date="2020-07-15T14:44:00Z"/>
        </w:trPr>
        <w:tc>
          <w:tcPr>
            <w:tcW w:w="2235" w:type="dxa"/>
            <w:shd w:val="clear" w:color="auto" w:fill="D9D9D9" w:themeFill="background1" w:themeFillShade="D9"/>
          </w:tcPr>
          <w:p w14:paraId="327AC60B" w14:textId="77777777" w:rsidR="00B737BD" w:rsidRPr="00F92EE6" w:rsidRDefault="00B737BD" w:rsidP="0011735B">
            <w:pPr>
              <w:rPr>
                <w:ins w:id="2596" w:author="Rodriguez-flores, Raul (R.)" w:date="2020-07-15T14:44:00Z"/>
                <w:rFonts w:cs="Arial"/>
                <w:b/>
                <w:bCs/>
                <w:color w:val="000000" w:themeColor="text1"/>
                <w:szCs w:val="22"/>
              </w:rPr>
            </w:pPr>
            <w:ins w:id="2597"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2</w:t>
            </w:r>
          </w:p>
        </w:tc>
        <w:tc>
          <w:tcPr>
            <w:tcW w:w="669" w:type="dxa"/>
            <w:shd w:val="clear" w:color="auto" w:fill="auto"/>
          </w:tcPr>
          <w:p w14:paraId="2B0C51E3" w14:textId="77777777" w:rsidR="00B737BD" w:rsidRPr="00F92EE6" w:rsidRDefault="00B737BD" w:rsidP="0011735B">
            <w:pPr>
              <w:rPr>
                <w:ins w:id="2598" w:author="Rodriguez-flores, Raul (R.)" w:date="2020-07-15T14:44:00Z"/>
                <w:rFonts w:cs="Arial"/>
                <w:color w:val="000000" w:themeColor="text1"/>
                <w:szCs w:val="22"/>
              </w:rPr>
            </w:pPr>
            <w:ins w:id="2599" w:author="Rodriguez-flores, Raul (R.)" w:date="2020-07-15T14:44:00Z">
              <w:r w:rsidRPr="00F92EE6">
                <w:rPr>
                  <w:rFonts w:cs="Arial"/>
                  <w:color w:val="000000" w:themeColor="text1"/>
                  <w:szCs w:val="22"/>
                </w:rPr>
                <w:t>A</w:t>
              </w:r>
            </w:ins>
            <w:r>
              <w:rPr>
                <w:rFonts w:cs="Arial"/>
                <w:color w:val="000000" w:themeColor="text1"/>
                <w:szCs w:val="22"/>
              </w:rPr>
              <w:t>2</w:t>
            </w:r>
          </w:p>
        </w:tc>
        <w:tc>
          <w:tcPr>
            <w:tcW w:w="7552" w:type="dxa"/>
            <w:shd w:val="clear" w:color="auto" w:fill="auto"/>
          </w:tcPr>
          <w:p w14:paraId="12AE4CA8" w14:textId="77777777" w:rsidR="00B737BD" w:rsidRPr="00F92EE6" w:rsidRDefault="00B737BD" w:rsidP="0011735B">
            <w:pPr>
              <w:pStyle w:val="ListParagraph"/>
              <w:numPr>
                <w:ilvl w:val="0"/>
                <w:numId w:val="59"/>
              </w:numPr>
              <w:overflowPunct/>
              <w:autoSpaceDE/>
              <w:autoSpaceDN/>
              <w:adjustRightInd/>
              <w:contextualSpacing/>
              <w:textAlignment w:val="auto"/>
              <w:rPr>
                <w:ins w:id="2600" w:author="Rodriguez-flores, Raul (R.)" w:date="2020-07-15T14:44:00Z"/>
                <w:rFonts w:cs="Arial"/>
                <w:color w:val="000000" w:themeColor="text1"/>
                <w:szCs w:val="22"/>
              </w:rPr>
            </w:pPr>
            <w:ins w:id="2601" w:author="Rodriguez-flores, Raul (R.)" w:date="2020-07-15T14:44:00Z">
              <w:r>
                <w:rPr>
                  <w:rFonts w:cs="Arial"/>
                  <w:color w:val="000000" w:themeColor="text1"/>
                  <w:szCs w:val="22"/>
                </w:rPr>
                <w:t xml:space="preserve">User can </w:t>
              </w:r>
            </w:ins>
            <w:ins w:id="2602" w:author="Rodriguez-flores, Raul (R.)" w:date="2020-07-15T15:13:00Z">
              <w:r>
                <w:rPr>
                  <w:rFonts w:cs="Arial"/>
                  <w:color w:val="000000" w:themeColor="text1"/>
                  <w:szCs w:val="22"/>
                </w:rPr>
                <w:t xml:space="preserve">change the Vehicle </w:t>
              </w:r>
            </w:ins>
            <w:ins w:id="2603" w:author="Rodriguez-flores, Raul (R.)" w:date="2020-07-15T15:14:00Z">
              <w:r>
                <w:rPr>
                  <w:rFonts w:cs="Arial"/>
                  <w:color w:val="000000" w:themeColor="text1"/>
                  <w:szCs w:val="22"/>
                </w:rPr>
                <w:t>from the stationary position.</w:t>
              </w:r>
            </w:ins>
          </w:p>
          <w:p w14:paraId="43BF7EAE" w14:textId="77777777" w:rsidR="00B737BD" w:rsidRPr="009F1BB3" w:rsidRDefault="00B737BD" w:rsidP="0011735B">
            <w:pPr>
              <w:pStyle w:val="ListParagraph"/>
              <w:numPr>
                <w:ilvl w:val="0"/>
                <w:numId w:val="59"/>
              </w:numPr>
              <w:overflowPunct/>
              <w:autoSpaceDE/>
              <w:autoSpaceDN/>
              <w:adjustRightInd/>
              <w:contextualSpacing/>
              <w:textAlignment w:val="auto"/>
              <w:rPr>
                <w:ins w:id="2604" w:author="Rodriguez-flores, Raul (R.)" w:date="2020-07-15T14:44:00Z"/>
                <w:rFonts w:cs="Arial"/>
                <w:color w:val="000000" w:themeColor="text1"/>
                <w:szCs w:val="22"/>
              </w:rPr>
            </w:pPr>
            <w:ins w:id="2605" w:author="Rodriguez-flores, Raul (R.)" w:date="2020-07-15T14:44:00Z">
              <w:r>
                <w:rPr>
                  <w:rFonts w:cs="Arial"/>
                  <w:color w:val="000000" w:themeColor="text1"/>
                  <w:szCs w:val="22"/>
                </w:rPr>
                <w:t>Feature shall</w:t>
              </w:r>
            </w:ins>
            <w:ins w:id="2606"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607" w:author="Rodriguez-flores, Raul (R.)" w:date="2020-07-15T15:14:00Z">
              <w:r>
                <w:rPr>
                  <w:rFonts w:cs="Arial"/>
                  <w:color w:val="000000" w:themeColor="text1"/>
                  <w:szCs w:val="22"/>
                </w:rPr>
                <w:t xml:space="preserve"> the Trailer </w:t>
              </w:r>
            </w:ins>
            <w:r>
              <w:rPr>
                <w:rFonts w:cs="Arial"/>
                <w:color w:val="000000" w:themeColor="text1"/>
                <w:szCs w:val="22"/>
              </w:rPr>
              <w:t>Trip</w:t>
            </w:r>
            <w:ins w:id="2608" w:author="Rodriguez-flores, Raul (R.)" w:date="2020-07-15T15:14:00Z">
              <w:r>
                <w:rPr>
                  <w:rFonts w:cs="Arial"/>
                  <w:color w:val="000000" w:themeColor="text1"/>
                  <w:szCs w:val="22"/>
                </w:rPr>
                <w:t xml:space="preserve"> </w:t>
              </w:r>
            </w:ins>
            <w:r>
              <w:rPr>
                <w:rFonts w:cs="Arial"/>
                <w:color w:val="000000" w:themeColor="text1"/>
                <w:szCs w:val="22"/>
              </w:rPr>
              <w:t>Menu</w:t>
            </w:r>
            <w:ins w:id="2609" w:author="Rodriguez-flores, Raul (R.)" w:date="2020-07-15T15:14:00Z">
              <w:r>
                <w:rPr>
                  <w:rFonts w:cs="Arial"/>
                  <w:color w:val="000000" w:themeColor="text1"/>
                  <w:szCs w:val="22"/>
                </w:rPr>
                <w:t>.</w:t>
              </w:r>
            </w:ins>
          </w:p>
        </w:tc>
      </w:tr>
      <w:tr w:rsidR="00B737BD" w:rsidRPr="00FB5797" w14:paraId="13D818D8" w14:textId="77777777" w:rsidTr="0011735B">
        <w:trPr>
          <w:trHeight w:val="255"/>
          <w:ins w:id="2610" w:author="Rodriguez-flores, Raul (R.)" w:date="2020-07-15T14:44:00Z"/>
        </w:trPr>
        <w:tc>
          <w:tcPr>
            <w:tcW w:w="2235" w:type="dxa"/>
            <w:shd w:val="clear" w:color="auto" w:fill="D9D9D9" w:themeFill="background1" w:themeFillShade="D9"/>
          </w:tcPr>
          <w:p w14:paraId="531147C6" w14:textId="77777777" w:rsidR="00B737BD" w:rsidRPr="00F92EE6" w:rsidRDefault="00B737BD" w:rsidP="0011735B">
            <w:pPr>
              <w:rPr>
                <w:ins w:id="2611" w:author="Rodriguez-flores, Raul (R.)" w:date="2020-07-15T14:44:00Z"/>
                <w:rFonts w:cs="Arial"/>
                <w:b/>
                <w:bCs/>
                <w:color w:val="000000" w:themeColor="text1"/>
                <w:szCs w:val="22"/>
              </w:rPr>
            </w:pPr>
            <w:ins w:id="2612"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3</w:t>
            </w:r>
          </w:p>
        </w:tc>
        <w:tc>
          <w:tcPr>
            <w:tcW w:w="669" w:type="dxa"/>
            <w:shd w:val="clear" w:color="auto" w:fill="auto"/>
          </w:tcPr>
          <w:p w14:paraId="58FB5005" w14:textId="77777777" w:rsidR="00B737BD" w:rsidRPr="00F92EE6" w:rsidRDefault="00B737BD" w:rsidP="0011735B">
            <w:pPr>
              <w:rPr>
                <w:ins w:id="2613" w:author="Rodriguez-flores, Raul (R.)" w:date="2020-07-15T14:44:00Z"/>
                <w:rFonts w:cs="Arial"/>
                <w:color w:val="000000" w:themeColor="text1"/>
                <w:szCs w:val="22"/>
              </w:rPr>
            </w:pPr>
            <w:r>
              <w:rPr>
                <w:rFonts w:cs="Arial"/>
                <w:color w:val="000000" w:themeColor="text1"/>
                <w:szCs w:val="22"/>
              </w:rPr>
              <w:t>A3</w:t>
            </w:r>
          </w:p>
        </w:tc>
        <w:tc>
          <w:tcPr>
            <w:tcW w:w="7552" w:type="dxa"/>
            <w:shd w:val="clear" w:color="auto" w:fill="auto"/>
          </w:tcPr>
          <w:p w14:paraId="3C39A888" w14:textId="77777777" w:rsidR="00B737BD" w:rsidRDefault="00B737BD" w:rsidP="0011735B">
            <w:pPr>
              <w:pStyle w:val="ListParagraph"/>
              <w:numPr>
                <w:ilvl w:val="0"/>
                <w:numId w:val="59"/>
              </w:numPr>
              <w:overflowPunct/>
              <w:autoSpaceDE/>
              <w:autoSpaceDN/>
              <w:adjustRightInd/>
              <w:contextualSpacing/>
              <w:textAlignment w:val="auto"/>
              <w:rPr>
                <w:rFonts w:cs="Arial"/>
                <w:color w:val="000000" w:themeColor="text1"/>
                <w:szCs w:val="22"/>
              </w:rPr>
            </w:pPr>
            <w:ins w:id="2614" w:author="Rodriguez-flores, Raul (R.)" w:date="2020-07-15T14:44:00Z">
              <w:r>
                <w:rPr>
                  <w:rFonts w:cs="Arial"/>
                  <w:color w:val="000000" w:themeColor="text1"/>
                  <w:szCs w:val="22"/>
                </w:rPr>
                <w:t xml:space="preserve">User </w:t>
              </w:r>
            </w:ins>
            <w:r>
              <w:rPr>
                <w:rFonts w:cs="Arial"/>
                <w:color w:val="000000" w:themeColor="text1"/>
                <w:szCs w:val="22"/>
              </w:rPr>
              <w:t>request access to the Trailer Trip when the Default Trailer profiles has been selected.</w:t>
            </w:r>
          </w:p>
          <w:p w14:paraId="0B0345A6" w14:textId="77777777" w:rsidR="00B737BD" w:rsidRDefault="00B737BD" w:rsidP="0011735B">
            <w:pPr>
              <w:pStyle w:val="ListParagraph"/>
              <w:numPr>
                <w:ilvl w:val="0"/>
                <w:numId w:val="59"/>
              </w:numPr>
              <w:overflowPunct/>
              <w:autoSpaceDE/>
              <w:autoSpaceDN/>
              <w:adjustRightInd/>
              <w:contextualSpacing/>
              <w:textAlignment w:val="auto"/>
              <w:rPr>
                <w:rFonts w:cs="Arial"/>
                <w:color w:val="000000" w:themeColor="text1"/>
                <w:szCs w:val="22"/>
              </w:rPr>
            </w:pPr>
            <w:ins w:id="2615" w:author="Rodriguez-flores, Raul (R.)" w:date="2020-07-15T14:44:00Z">
              <w:r w:rsidRPr="006038F2">
                <w:rPr>
                  <w:rFonts w:cs="Arial"/>
                  <w:color w:val="000000" w:themeColor="text1"/>
                  <w:szCs w:val="22"/>
                </w:rPr>
                <w:t>Feature shall</w:t>
              </w:r>
            </w:ins>
            <w:ins w:id="2616" w:author="Rodriguez-flores, Raul (R.)" w:date="2020-07-15T15:14:00Z">
              <w:r w:rsidRPr="006038F2">
                <w:rPr>
                  <w:rFonts w:cs="Arial"/>
                  <w:color w:val="000000" w:themeColor="text1"/>
                  <w:szCs w:val="22"/>
                </w:rPr>
                <w:t xml:space="preserve"> </w:t>
              </w:r>
            </w:ins>
            <w:r>
              <w:rPr>
                <w:rFonts w:cs="Arial"/>
                <w:color w:val="000000" w:themeColor="text1"/>
                <w:szCs w:val="22"/>
              </w:rPr>
              <w:t>send a Notification/Pop up to notify the Trailer Trip Status is not available for the Default Trailer Profile.</w:t>
            </w:r>
          </w:p>
          <w:p w14:paraId="1793956C" w14:textId="77777777" w:rsidR="00B737BD" w:rsidRPr="006038F2" w:rsidRDefault="00B737BD" w:rsidP="0011735B">
            <w:pPr>
              <w:pStyle w:val="ListParagraph"/>
              <w:numPr>
                <w:ilvl w:val="0"/>
                <w:numId w:val="59"/>
              </w:numPr>
              <w:overflowPunct/>
              <w:autoSpaceDE/>
              <w:autoSpaceDN/>
              <w:adjustRightInd/>
              <w:contextualSpacing/>
              <w:textAlignment w:val="auto"/>
              <w:rPr>
                <w:ins w:id="2617" w:author="Rodriguez-flores, Raul (R.)" w:date="2020-07-15T14:44:00Z"/>
                <w:rFonts w:cs="Arial"/>
                <w:color w:val="000000" w:themeColor="text1"/>
                <w:szCs w:val="22"/>
              </w:rPr>
            </w:pPr>
            <w:r>
              <w:rPr>
                <w:rFonts w:cs="Arial"/>
                <w:color w:val="000000" w:themeColor="text1"/>
                <w:szCs w:val="22"/>
              </w:rPr>
              <w:t>Feature shall disable the Trailer Trip component list.</w:t>
            </w:r>
          </w:p>
        </w:tc>
      </w:tr>
      <w:tr w:rsidR="00B737BD" w:rsidRPr="00FB5797" w14:paraId="5B6AC01D" w14:textId="77777777" w:rsidTr="0011735B">
        <w:trPr>
          <w:trHeight w:val="255"/>
          <w:ins w:id="2618" w:author="Rodriguez-flores, Raul (R.)" w:date="2020-07-15T14:44:00Z"/>
        </w:trPr>
        <w:tc>
          <w:tcPr>
            <w:tcW w:w="2235" w:type="dxa"/>
            <w:shd w:val="clear" w:color="auto" w:fill="D9D9D9" w:themeFill="background1" w:themeFillShade="D9"/>
          </w:tcPr>
          <w:p w14:paraId="643DCA51" w14:textId="77777777" w:rsidR="00B737BD" w:rsidRPr="00F92EE6" w:rsidRDefault="00B737BD" w:rsidP="0011735B">
            <w:pPr>
              <w:rPr>
                <w:ins w:id="2619" w:author="Rodriguez-flores, Raul (R.)" w:date="2020-07-15T14:44:00Z"/>
                <w:rFonts w:cs="Arial"/>
                <w:b/>
                <w:bCs/>
                <w:color w:val="000000" w:themeColor="text1"/>
                <w:szCs w:val="22"/>
              </w:rPr>
            </w:pPr>
            <w:ins w:id="2620"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4</w:t>
            </w:r>
          </w:p>
        </w:tc>
        <w:tc>
          <w:tcPr>
            <w:tcW w:w="669" w:type="dxa"/>
            <w:shd w:val="clear" w:color="auto" w:fill="auto"/>
          </w:tcPr>
          <w:p w14:paraId="318779F1" w14:textId="77777777" w:rsidR="00B737BD" w:rsidRPr="00F92EE6" w:rsidRDefault="00B737BD" w:rsidP="0011735B">
            <w:pPr>
              <w:rPr>
                <w:ins w:id="2621" w:author="Rodriguez-flores, Raul (R.)" w:date="2020-07-15T14:44:00Z"/>
                <w:rFonts w:cs="Arial"/>
                <w:color w:val="000000" w:themeColor="text1"/>
                <w:szCs w:val="22"/>
              </w:rPr>
            </w:pPr>
            <w:ins w:id="2622" w:author="Rodriguez-flores, Raul (R.)" w:date="2020-07-15T14:44:00Z">
              <w:r w:rsidRPr="00F92EE6">
                <w:rPr>
                  <w:rFonts w:cs="Arial"/>
                  <w:color w:val="000000" w:themeColor="text1"/>
                  <w:szCs w:val="22"/>
                </w:rPr>
                <w:t>A</w:t>
              </w:r>
            </w:ins>
            <w:r>
              <w:rPr>
                <w:rFonts w:cs="Arial"/>
                <w:color w:val="000000" w:themeColor="text1"/>
                <w:szCs w:val="22"/>
              </w:rPr>
              <w:t>4</w:t>
            </w:r>
          </w:p>
        </w:tc>
        <w:tc>
          <w:tcPr>
            <w:tcW w:w="7552" w:type="dxa"/>
            <w:shd w:val="clear" w:color="auto" w:fill="auto"/>
          </w:tcPr>
          <w:p w14:paraId="355DD756" w14:textId="77777777" w:rsidR="00B737BD" w:rsidRPr="00F92EE6" w:rsidRDefault="00B737BD" w:rsidP="0011735B">
            <w:pPr>
              <w:pStyle w:val="ListParagraph"/>
              <w:numPr>
                <w:ilvl w:val="0"/>
                <w:numId w:val="60"/>
              </w:numPr>
              <w:rPr>
                <w:ins w:id="2623" w:author="Rodriguez-flores, Raul (R.)" w:date="2020-07-15T14:44:00Z"/>
                <w:rFonts w:cs="Arial"/>
                <w:color w:val="000000" w:themeColor="text1"/>
                <w:szCs w:val="22"/>
              </w:rPr>
            </w:pPr>
            <w:ins w:id="2624" w:author="Rodriguez-flores, Raul (R.)" w:date="2020-07-15T15:21:00Z">
              <w:r>
                <w:rPr>
                  <w:rFonts w:cs="Arial"/>
                  <w:color w:val="000000" w:themeColor="text1"/>
                  <w:szCs w:val="22"/>
                </w:rPr>
                <w:t xml:space="preserve">Trailer Tow harness may get </w:t>
              </w:r>
            </w:ins>
            <w:ins w:id="2625" w:author="Rodriguez-flores, Raul (R.)" w:date="2020-07-15T15:22:00Z">
              <w:r>
                <w:rPr>
                  <w:rFonts w:cs="Arial"/>
                  <w:color w:val="000000" w:themeColor="text1"/>
                  <w:szCs w:val="22"/>
                </w:rPr>
                <w:t>disconnected.</w:t>
              </w:r>
            </w:ins>
          </w:p>
          <w:p w14:paraId="6C1ACE57" w14:textId="77777777" w:rsidR="00B737BD" w:rsidRPr="00123D1A" w:rsidRDefault="00B737BD" w:rsidP="0011735B">
            <w:pPr>
              <w:pStyle w:val="ListParagraph"/>
              <w:numPr>
                <w:ilvl w:val="0"/>
                <w:numId w:val="60"/>
              </w:numPr>
              <w:rPr>
                <w:ins w:id="2626" w:author="Rodriguez-flores, Raul (R.)" w:date="2020-07-15T14:44:00Z"/>
                <w:rFonts w:cs="Arial"/>
                <w:color w:val="000000" w:themeColor="text1"/>
                <w:szCs w:val="22"/>
                <w:rPrChange w:id="2627" w:author="Rodriguez-flores, Raul (R.)" w:date="2020-07-15T15:31:00Z">
                  <w:rPr>
                    <w:ins w:id="2628" w:author="Rodriguez-flores, Raul (R.)" w:date="2020-07-15T14:44:00Z"/>
                  </w:rPr>
                </w:rPrChange>
              </w:rPr>
            </w:pPr>
            <w:ins w:id="2629" w:author="Rodriguez-flores, Raul (R.)" w:date="2020-07-15T14:44:00Z">
              <w:r w:rsidRPr="00F92EE6">
                <w:rPr>
                  <w:rFonts w:cs="Arial"/>
                  <w:color w:val="000000" w:themeColor="text1"/>
                  <w:szCs w:val="22"/>
                </w:rPr>
                <w:t>Featur</w:t>
              </w:r>
              <w:r>
                <w:rPr>
                  <w:rFonts w:cs="Arial"/>
                  <w:color w:val="000000" w:themeColor="text1"/>
                  <w:szCs w:val="22"/>
                </w:rPr>
                <w:t>e shall</w:t>
              </w:r>
            </w:ins>
            <w:ins w:id="2630"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631" w:author="Rodriguez-flores, Raul (R.)" w:date="2020-07-15T15:14:00Z">
              <w:r>
                <w:rPr>
                  <w:rFonts w:cs="Arial"/>
                  <w:color w:val="000000" w:themeColor="text1"/>
                  <w:szCs w:val="22"/>
                </w:rPr>
                <w:t xml:space="preserve"> the Trailer</w:t>
              </w:r>
            </w:ins>
            <w:r>
              <w:rPr>
                <w:rFonts w:cs="Arial"/>
                <w:color w:val="000000" w:themeColor="text1"/>
                <w:szCs w:val="22"/>
              </w:rPr>
              <w:t xml:space="preserve"> Trip</w:t>
            </w:r>
            <w:ins w:id="2632" w:author="Rodriguez-flores, Raul (R.)" w:date="2020-07-15T15:14:00Z">
              <w:r>
                <w:rPr>
                  <w:rFonts w:cs="Arial"/>
                  <w:color w:val="000000" w:themeColor="text1"/>
                  <w:szCs w:val="22"/>
                </w:rPr>
                <w:t xml:space="preserve"> </w:t>
              </w:r>
            </w:ins>
            <w:r>
              <w:rPr>
                <w:rFonts w:cs="Arial"/>
                <w:color w:val="000000" w:themeColor="text1"/>
                <w:szCs w:val="22"/>
              </w:rPr>
              <w:t>Menu</w:t>
            </w:r>
            <w:ins w:id="2633" w:author="Rodriguez-flores, Raul (R.)" w:date="2020-07-15T15:14:00Z">
              <w:r>
                <w:rPr>
                  <w:rFonts w:cs="Arial"/>
                  <w:color w:val="000000" w:themeColor="text1"/>
                  <w:szCs w:val="22"/>
                </w:rPr>
                <w:t>.</w:t>
              </w:r>
            </w:ins>
          </w:p>
        </w:tc>
      </w:tr>
      <w:tr w:rsidR="00B737BD" w:rsidRPr="00FB5797" w14:paraId="183D729D" w14:textId="77777777" w:rsidTr="0011735B">
        <w:trPr>
          <w:trHeight w:val="255"/>
          <w:ins w:id="2634" w:author="Rodriguez-flores, Raul (R.)" w:date="2020-07-15T14:44:00Z"/>
        </w:trPr>
        <w:tc>
          <w:tcPr>
            <w:tcW w:w="2235" w:type="dxa"/>
            <w:shd w:val="clear" w:color="auto" w:fill="D9D9D9" w:themeFill="background1" w:themeFillShade="D9"/>
          </w:tcPr>
          <w:p w14:paraId="2958F094" w14:textId="77777777" w:rsidR="00B737BD" w:rsidRPr="00F92EE6" w:rsidRDefault="00B737BD" w:rsidP="0011735B">
            <w:pPr>
              <w:rPr>
                <w:ins w:id="2635" w:author="Rodriguez-flores, Raul (R.)" w:date="2020-07-15T14:44:00Z"/>
                <w:rFonts w:cs="Arial"/>
                <w:b/>
                <w:bCs/>
                <w:color w:val="000000" w:themeColor="text1"/>
                <w:szCs w:val="22"/>
              </w:rPr>
            </w:pPr>
          </w:p>
        </w:tc>
        <w:tc>
          <w:tcPr>
            <w:tcW w:w="669" w:type="dxa"/>
            <w:shd w:val="clear" w:color="auto" w:fill="auto"/>
          </w:tcPr>
          <w:p w14:paraId="541221A6" w14:textId="77777777" w:rsidR="00B737BD" w:rsidRPr="00F92EE6" w:rsidRDefault="00B737BD" w:rsidP="0011735B">
            <w:pPr>
              <w:rPr>
                <w:ins w:id="2636" w:author="Rodriguez-flores, Raul (R.)" w:date="2020-07-15T14:44:00Z"/>
                <w:rFonts w:cs="Arial"/>
                <w:color w:val="000000" w:themeColor="text1"/>
                <w:szCs w:val="22"/>
              </w:rPr>
            </w:pPr>
          </w:p>
        </w:tc>
        <w:tc>
          <w:tcPr>
            <w:tcW w:w="7552" w:type="dxa"/>
            <w:shd w:val="clear" w:color="auto" w:fill="auto"/>
          </w:tcPr>
          <w:p w14:paraId="56A1CCDF" w14:textId="77777777" w:rsidR="00B737BD" w:rsidRPr="00F92EE6" w:rsidRDefault="00B737BD" w:rsidP="0011735B">
            <w:pPr>
              <w:rPr>
                <w:ins w:id="2637" w:author="Rodriguez-flores, Raul (R.)" w:date="2020-07-15T14:44:00Z"/>
                <w:rFonts w:cs="Arial"/>
                <w:color w:val="000000" w:themeColor="text1"/>
                <w:szCs w:val="22"/>
              </w:rPr>
            </w:pPr>
          </w:p>
        </w:tc>
      </w:tr>
      <w:tr w:rsidR="00B737BD" w:rsidRPr="00FB5797" w14:paraId="378F7921" w14:textId="77777777" w:rsidTr="0011735B">
        <w:trPr>
          <w:trHeight w:val="255"/>
          <w:ins w:id="2638" w:author="Rodriguez-flores, Raul (R.)" w:date="2020-07-15T14:44:00Z"/>
        </w:trPr>
        <w:tc>
          <w:tcPr>
            <w:tcW w:w="2235" w:type="dxa"/>
            <w:shd w:val="clear" w:color="auto" w:fill="D9D9D9" w:themeFill="background1" w:themeFillShade="D9"/>
          </w:tcPr>
          <w:p w14:paraId="08629E38" w14:textId="77777777" w:rsidR="00B737BD" w:rsidRPr="00F92EE6" w:rsidRDefault="00B737BD" w:rsidP="0011735B">
            <w:pPr>
              <w:rPr>
                <w:ins w:id="2639" w:author="Rodriguez-flores, Raul (R.)" w:date="2020-07-15T14:44:00Z"/>
                <w:rFonts w:cs="Arial"/>
                <w:b/>
                <w:bCs/>
                <w:color w:val="000000" w:themeColor="text1"/>
                <w:szCs w:val="22"/>
              </w:rPr>
            </w:pPr>
            <w:ins w:id="2640" w:author="Rodriguez-flores, Raul (R.)" w:date="2020-07-15T14:44:00Z">
              <w:r w:rsidRPr="00F92EE6">
                <w:rPr>
                  <w:rFonts w:cs="Arial"/>
                  <w:b/>
                  <w:bCs/>
                  <w:color w:val="000000" w:themeColor="text1"/>
                  <w:szCs w:val="22"/>
                </w:rPr>
                <w:t>Post-condition</w:t>
              </w:r>
            </w:ins>
          </w:p>
        </w:tc>
        <w:tc>
          <w:tcPr>
            <w:tcW w:w="669" w:type="dxa"/>
            <w:shd w:val="clear" w:color="auto" w:fill="auto"/>
          </w:tcPr>
          <w:p w14:paraId="4A5C9220" w14:textId="77777777" w:rsidR="00B737BD" w:rsidRPr="00F92EE6" w:rsidRDefault="00B737BD" w:rsidP="0011735B">
            <w:pPr>
              <w:rPr>
                <w:ins w:id="2641" w:author="Rodriguez-flores, Raul (R.)" w:date="2020-07-15T14:44:00Z"/>
                <w:rFonts w:cs="Arial"/>
                <w:color w:val="000000" w:themeColor="text1"/>
                <w:szCs w:val="22"/>
              </w:rPr>
            </w:pPr>
          </w:p>
        </w:tc>
        <w:tc>
          <w:tcPr>
            <w:tcW w:w="7552" w:type="dxa"/>
            <w:shd w:val="clear" w:color="auto" w:fill="auto"/>
          </w:tcPr>
          <w:p w14:paraId="5C5EAFEA" w14:textId="77777777" w:rsidR="00B737BD" w:rsidRPr="00F92EE6" w:rsidRDefault="00B737BD" w:rsidP="0011735B">
            <w:pPr>
              <w:rPr>
                <w:ins w:id="2642" w:author="Rodriguez-flores, Raul (R.)" w:date="2020-07-15T14:44:00Z"/>
                <w:rFonts w:cs="Arial"/>
                <w:color w:val="000000" w:themeColor="text1"/>
                <w:szCs w:val="22"/>
              </w:rPr>
            </w:pPr>
            <w:ins w:id="2643" w:author="Rodriguez-flores, Raul (R.)" w:date="2020-07-15T15:16:00Z">
              <w:r>
                <w:rPr>
                  <w:rFonts w:cs="Arial"/>
                  <w:color w:val="000000" w:themeColor="text1"/>
                  <w:szCs w:val="22"/>
                </w:rPr>
                <w:t xml:space="preserve">HMI </w:t>
              </w:r>
            </w:ins>
            <w:r>
              <w:rPr>
                <w:rFonts w:cs="Arial"/>
                <w:color w:val="000000" w:themeColor="text1"/>
                <w:szCs w:val="22"/>
              </w:rPr>
              <w:t>Visual Screen shall return to the previous Trailer Trip screen</w:t>
            </w:r>
          </w:p>
        </w:tc>
      </w:tr>
    </w:tbl>
    <w:p w14:paraId="1C9DB540" w14:textId="77777777" w:rsidR="00B737BD" w:rsidRDefault="00B737BD" w:rsidP="000D129D"/>
    <w:p w14:paraId="766785C4" w14:textId="77777777" w:rsidR="000D129D" w:rsidRPr="000D129D" w:rsidRDefault="000D129D" w:rsidP="000D129D"/>
    <w:p w14:paraId="7C839953" w14:textId="2DEDF34C" w:rsidR="000D129D" w:rsidRPr="008B5FB3" w:rsidRDefault="000D129D" w:rsidP="008B5FB3">
      <w:pPr>
        <w:pStyle w:val="REUseCase"/>
        <w:numPr>
          <w:ilvl w:val="0"/>
          <w:numId w:val="43"/>
        </w:numPr>
        <w:ind w:left="0" w:firstLine="0"/>
        <w:rPr>
          <w:ins w:id="2644" w:author="Rodriguez-flores, Raul (R.)" w:date="2020-07-15T09:30:00Z"/>
          <w:color w:val="000000" w:themeColor="text1"/>
        </w:rPr>
      </w:pPr>
      <w:r>
        <w:rPr>
          <w:color w:val="000000" w:themeColor="text1"/>
        </w:rPr>
        <w:lastRenderedPageBreak/>
        <w:t>###UC_F_</w:t>
      </w:r>
      <w:ins w:id="2645" w:author="Rodriguez-flores, Raul (R.)" w:date="2020-07-15T09:30:00Z">
        <w:r w:rsidRPr="009220E8">
          <w:rPr>
            <w:color w:val="000000" w:themeColor="text1"/>
          </w:rPr>
          <w:t>Trailer Trip</w:t>
        </w:r>
      </w:ins>
      <w:r w:rsidR="00B737BD">
        <w:rPr>
          <w:color w:val="000000" w:themeColor="text1"/>
        </w:rPr>
        <w:t>_00005</w:t>
      </w:r>
      <w:r>
        <w:rPr>
          <w:color w:val="000000" w:themeColor="text1"/>
        </w:rPr>
        <w:t>### User</w:t>
      </w:r>
      <w:ins w:id="2646" w:author="Rodriguez-flores, Raul (R.)" w:date="2020-07-15T09:30:00Z">
        <w:r w:rsidRPr="0095065C">
          <w:rPr>
            <w:color w:val="000000" w:themeColor="text1"/>
          </w:rPr>
          <w:t xml:space="preserve"> would like to </w:t>
        </w:r>
      </w:ins>
      <w:r w:rsidR="00B737BD">
        <w:rPr>
          <w:color w:val="000000" w:themeColor="text1"/>
        </w:rPr>
        <w:t>see the</w:t>
      </w:r>
      <w:ins w:id="2647" w:author="Rodriguez-flores, Raul (R.)" w:date="2020-07-15T09:30:00Z">
        <w:r w:rsidRPr="0095065C">
          <w:rPr>
            <w:color w:val="000000" w:themeColor="text1"/>
          </w:rPr>
          <w:t xml:space="preserve"> </w:t>
        </w:r>
      </w:ins>
      <w:r>
        <w:rPr>
          <w:color w:val="000000" w:themeColor="text1"/>
        </w:rPr>
        <w:t>Trailer Dista</w:t>
      </w:r>
      <w:r w:rsidR="00D43037">
        <w:rPr>
          <w:color w:val="000000" w:themeColor="text1"/>
        </w:rPr>
        <w:t>nce and Trailer Fuel Economy</w:t>
      </w:r>
      <w:ins w:id="2648" w:author="Rodriguez-flores, Raul (R.)" w:date="2020-07-15T09:30:00Z">
        <w:r w:rsidRPr="0095065C">
          <w:rPr>
            <w:color w:val="000000" w:themeColor="text1"/>
          </w:rPr>
          <w:t xml:space="preserve"> </w:t>
        </w:r>
      </w:ins>
      <w:r w:rsidR="00B737BD">
        <w:rPr>
          <w:color w:val="000000" w:themeColor="text1"/>
        </w:rPr>
        <w:t>status on the Active Trailer Selected</w:t>
      </w:r>
      <w:ins w:id="2649" w:author="Rodriguez-flores, Raul (R.)" w:date="2020-07-15T09:30:00Z">
        <w:r w:rsidRPr="0095065C">
          <w:rPr>
            <w:color w:val="000000" w:themeColor="text1"/>
          </w:rPr>
          <w:t>.</w:t>
        </w:r>
      </w:ins>
      <w:r>
        <w:rPr>
          <w:color w:val="000000" w:themeColor="text1"/>
        </w:rPr>
        <w:t xml:space="preserve"> </w:t>
      </w:r>
      <w:r w:rsidR="008B5FB3">
        <w:rPr>
          <w:color w:val="000000" w:themeColor="text1"/>
          <w:sz w:val="20"/>
        </w:rPr>
        <w:t>(BEV or Not BEV vehicles)</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0D129D" w:rsidRPr="00FB5797" w14:paraId="3CE0C80C" w14:textId="77777777" w:rsidTr="00C236B4">
        <w:trPr>
          <w:trHeight w:val="255"/>
          <w:ins w:id="2650" w:author="Rodriguez-flores, Raul (R.)" w:date="2020-07-15T14:44:00Z"/>
        </w:trPr>
        <w:tc>
          <w:tcPr>
            <w:tcW w:w="2235" w:type="dxa"/>
            <w:shd w:val="clear" w:color="auto" w:fill="D9D9D9" w:themeFill="background1" w:themeFillShade="D9"/>
            <w:hideMark/>
          </w:tcPr>
          <w:p w14:paraId="5F9DFF5C" w14:textId="77777777" w:rsidR="000D129D" w:rsidRPr="00F92EE6" w:rsidRDefault="000D129D" w:rsidP="00C236B4">
            <w:pPr>
              <w:rPr>
                <w:ins w:id="2651" w:author="Rodriguez-flores, Raul (R.)" w:date="2020-07-15T14:44:00Z"/>
                <w:rFonts w:cs="Arial"/>
                <w:b/>
                <w:bCs/>
                <w:color w:val="000000" w:themeColor="text1"/>
                <w:szCs w:val="22"/>
              </w:rPr>
            </w:pPr>
            <w:ins w:id="2652" w:author="Rodriguez-flores, Raul (R.)" w:date="2020-07-15T14:44:00Z">
              <w:r w:rsidRPr="00F92EE6">
                <w:rPr>
                  <w:rFonts w:cs="Arial"/>
                  <w:b/>
                  <w:bCs/>
                  <w:color w:val="000000" w:themeColor="text1"/>
                  <w:szCs w:val="22"/>
                </w:rPr>
                <w:t>Purpose</w:t>
              </w:r>
            </w:ins>
          </w:p>
        </w:tc>
        <w:tc>
          <w:tcPr>
            <w:tcW w:w="669" w:type="dxa"/>
            <w:shd w:val="clear" w:color="auto" w:fill="auto"/>
            <w:hideMark/>
          </w:tcPr>
          <w:p w14:paraId="4B5A5027" w14:textId="77777777" w:rsidR="000D129D" w:rsidRPr="00F92EE6" w:rsidRDefault="000D129D" w:rsidP="00C236B4">
            <w:pPr>
              <w:rPr>
                <w:ins w:id="2653" w:author="Rodriguez-flores, Raul (R.)" w:date="2020-07-15T14:44:00Z"/>
                <w:rFonts w:cs="Arial"/>
                <w:color w:val="000000" w:themeColor="text1"/>
                <w:szCs w:val="22"/>
              </w:rPr>
            </w:pPr>
          </w:p>
        </w:tc>
        <w:tc>
          <w:tcPr>
            <w:tcW w:w="7552" w:type="dxa"/>
            <w:shd w:val="clear" w:color="auto" w:fill="auto"/>
          </w:tcPr>
          <w:p w14:paraId="62C1B8F0" w14:textId="77777777" w:rsidR="000D129D" w:rsidRPr="00F92EE6" w:rsidRDefault="000D129D" w:rsidP="00C236B4">
            <w:pPr>
              <w:rPr>
                <w:ins w:id="2654" w:author="Rodriguez-flores, Raul (R.)" w:date="2020-07-15T14:44:00Z"/>
                <w:rFonts w:cs="Arial"/>
                <w:color w:val="000000" w:themeColor="text1"/>
                <w:szCs w:val="22"/>
              </w:rPr>
            </w:pPr>
            <w:r>
              <w:rPr>
                <w:color w:val="000000" w:themeColor="text1"/>
              </w:rPr>
              <w:t xml:space="preserve">User </w:t>
            </w:r>
            <w:ins w:id="2655" w:author="Rodriguez-flores, Raul (R.)" w:date="2020-07-15T09:30:00Z">
              <w:r w:rsidRPr="009220E8">
                <w:rPr>
                  <w:rFonts w:ascii="Univers" w:hAnsi="Univers"/>
                  <w:color w:val="000000" w:themeColor="text1"/>
                </w:rPr>
                <w:t xml:space="preserve">would like to </w:t>
              </w:r>
            </w:ins>
            <w:r>
              <w:rPr>
                <w:rFonts w:ascii="Univers" w:hAnsi="Univers"/>
                <w:color w:val="000000" w:themeColor="text1"/>
              </w:rPr>
              <w:t>reset</w:t>
            </w:r>
            <w:ins w:id="2656" w:author="Rodriguez-flores, Raul (R.)" w:date="2020-07-15T09:30:00Z">
              <w:r w:rsidRPr="009220E8">
                <w:rPr>
                  <w:rFonts w:ascii="Univers" w:hAnsi="Univers"/>
                  <w:color w:val="000000" w:themeColor="text1"/>
                </w:rPr>
                <w:t xml:space="preserve"> the </w:t>
              </w:r>
            </w:ins>
            <w:r w:rsidR="00F25D54">
              <w:rPr>
                <w:rFonts w:ascii="Univers" w:hAnsi="Univers"/>
                <w:color w:val="000000" w:themeColor="text1"/>
              </w:rPr>
              <w:t>Trailer Distance and Trailer Fuel Economy</w:t>
            </w:r>
            <w:ins w:id="2657" w:author="Rodriguez-flores, Raul (R.)" w:date="2020-07-15T09:30:00Z">
              <w:r w:rsidRPr="009220E8">
                <w:rPr>
                  <w:rFonts w:ascii="Univers" w:hAnsi="Univers"/>
                  <w:color w:val="000000" w:themeColor="text1"/>
                </w:rPr>
                <w:t xml:space="preserve"> on (2 or more) Trailer Profiles</w:t>
              </w:r>
            </w:ins>
            <w:r w:rsidRPr="00CF1989">
              <w:rPr>
                <w:rFonts w:cs="Arial"/>
                <w:color w:val="000000" w:themeColor="text1"/>
                <w:szCs w:val="22"/>
              </w:rPr>
              <w:t xml:space="preserve"> </w:t>
            </w:r>
            <w:ins w:id="2658" w:author="Rodriguez-flores, Raul (R.)" w:date="2020-07-15T14:44:00Z">
              <w:r w:rsidRPr="00CF1989">
                <w:rPr>
                  <w:rFonts w:cs="Arial"/>
                  <w:color w:val="000000" w:themeColor="text1"/>
                  <w:szCs w:val="22"/>
                </w:rPr>
                <w:t>via SYNC HMI</w:t>
              </w:r>
            </w:ins>
          </w:p>
        </w:tc>
      </w:tr>
      <w:tr w:rsidR="000D129D" w:rsidRPr="00FB5797" w14:paraId="3C3C692D" w14:textId="77777777" w:rsidTr="00C236B4">
        <w:trPr>
          <w:trHeight w:val="255"/>
          <w:ins w:id="2659" w:author="Rodriguez-flores, Raul (R.)" w:date="2020-07-15T14:44:00Z"/>
        </w:trPr>
        <w:tc>
          <w:tcPr>
            <w:tcW w:w="2235" w:type="dxa"/>
            <w:shd w:val="clear" w:color="auto" w:fill="D9D9D9" w:themeFill="background1" w:themeFillShade="D9"/>
          </w:tcPr>
          <w:p w14:paraId="16674DAD" w14:textId="77777777" w:rsidR="000D129D" w:rsidRPr="00F92EE6" w:rsidRDefault="000D129D" w:rsidP="00C236B4">
            <w:pPr>
              <w:rPr>
                <w:ins w:id="2660" w:author="Rodriguez-flores, Raul (R.)" w:date="2020-07-15T14:44:00Z"/>
                <w:rFonts w:cs="Arial"/>
                <w:b/>
                <w:bCs/>
                <w:color w:val="000000" w:themeColor="text1"/>
                <w:szCs w:val="22"/>
              </w:rPr>
            </w:pPr>
            <w:ins w:id="2661" w:author="Rodriguez-flores, Raul (R.)" w:date="2020-07-15T14:44:00Z">
              <w:r w:rsidRPr="00F92EE6">
                <w:rPr>
                  <w:rFonts w:cs="Arial"/>
                  <w:b/>
                  <w:bCs/>
                  <w:color w:val="000000" w:themeColor="text1"/>
                  <w:szCs w:val="22"/>
                </w:rPr>
                <w:t>Actors</w:t>
              </w:r>
            </w:ins>
          </w:p>
        </w:tc>
        <w:tc>
          <w:tcPr>
            <w:tcW w:w="669" w:type="dxa"/>
            <w:shd w:val="clear" w:color="auto" w:fill="auto"/>
          </w:tcPr>
          <w:p w14:paraId="141BAD1C" w14:textId="77777777" w:rsidR="000D129D" w:rsidRPr="00F92EE6" w:rsidRDefault="000D129D" w:rsidP="00C236B4">
            <w:pPr>
              <w:rPr>
                <w:ins w:id="2662" w:author="Rodriguez-flores, Raul (R.)" w:date="2020-07-15T14:44:00Z"/>
                <w:rFonts w:cs="Arial"/>
                <w:color w:val="000000" w:themeColor="text1"/>
                <w:szCs w:val="22"/>
              </w:rPr>
            </w:pPr>
          </w:p>
        </w:tc>
        <w:tc>
          <w:tcPr>
            <w:tcW w:w="7552" w:type="dxa"/>
            <w:shd w:val="clear" w:color="auto" w:fill="auto"/>
          </w:tcPr>
          <w:p w14:paraId="04CCB4B0" w14:textId="77777777" w:rsidR="000D129D" w:rsidRPr="00F92EE6" w:rsidRDefault="000D129D" w:rsidP="00C236B4">
            <w:pPr>
              <w:rPr>
                <w:ins w:id="2663" w:author="Rodriguez-flores, Raul (R.)" w:date="2020-07-15T14:44:00Z"/>
                <w:rFonts w:cs="Arial"/>
                <w:color w:val="000000" w:themeColor="text1"/>
                <w:szCs w:val="22"/>
              </w:rPr>
            </w:pPr>
            <w:ins w:id="2664" w:author="Rodriguez-flores, Raul (R.)" w:date="2020-07-15T14:44:00Z">
              <w:r w:rsidRPr="00F92EE6">
                <w:rPr>
                  <w:rFonts w:cs="Arial"/>
                  <w:color w:val="000000" w:themeColor="text1"/>
                  <w:szCs w:val="22"/>
                </w:rPr>
                <w:t>User</w:t>
              </w:r>
            </w:ins>
          </w:p>
        </w:tc>
      </w:tr>
      <w:tr w:rsidR="000D129D" w:rsidRPr="00FB5797" w14:paraId="291231E8" w14:textId="77777777" w:rsidTr="00C236B4">
        <w:trPr>
          <w:trHeight w:val="255"/>
          <w:ins w:id="2665" w:author="Rodriguez-flores, Raul (R.)" w:date="2020-07-15T14:44:00Z"/>
        </w:trPr>
        <w:tc>
          <w:tcPr>
            <w:tcW w:w="2235" w:type="dxa"/>
            <w:shd w:val="clear" w:color="auto" w:fill="D9D9D9" w:themeFill="background1" w:themeFillShade="D9"/>
            <w:hideMark/>
          </w:tcPr>
          <w:p w14:paraId="749BC7C0" w14:textId="77777777" w:rsidR="000D129D" w:rsidRPr="00F92EE6" w:rsidRDefault="000D129D" w:rsidP="00C236B4">
            <w:pPr>
              <w:rPr>
                <w:ins w:id="2666" w:author="Rodriguez-flores, Raul (R.)" w:date="2020-07-15T14:44:00Z"/>
                <w:rFonts w:cs="Arial"/>
                <w:b/>
                <w:bCs/>
                <w:color w:val="000000" w:themeColor="text1"/>
                <w:szCs w:val="22"/>
              </w:rPr>
            </w:pPr>
            <w:ins w:id="2667"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174AF9E1" w14:textId="77777777" w:rsidR="000D129D" w:rsidRPr="00F92EE6" w:rsidRDefault="000D129D" w:rsidP="00C236B4">
            <w:pPr>
              <w:rPr>
                <w:ins w:id="2668" w:author="Rodriguez-flores, Raul (R.)" w:date="2020-07-15T14:44:00Z"/>
                <w:rFonts w:cs="Arial"/>
                <w:color w:val="000000" w:themeColor="text1"/>
                <w:szCs w:val="22"/>
              </w:rPr>
            </w:pPr>
          </w:p>
        </w:tc>
        <w:tc>
          <w:tcPr>
            <w:tcW w:w="7552" w:type="dxa"/>
            <w:shd w:val="clear" w:color="auto" w:fill="auto"/>
          </w:tcPr>
          <w:p w14:paraId="3260DA39" w14:textId="77777777" w:rsidR="000D129D" w:rsidRPr="00F92EE6" w:rsidRDefault="000D129D" w:rsidP="00C236B4">
            <w:pPr>
              <w:rPr>
                <w:ins w:id="2669" w:author="Rodriguez-flores, Raul (R.)" w:date="2020-07-15T14:44:00Z"/>
                <w:rFonts w:cs="Arial"/>
                <w:color w:val="000000" w:themeColor="text1"/>
                <w:szCs w:val="22"/>
              </w:rPr>
            </w:pPr>
            <w:ins w:id="2670" w:author="Rodriguez-flores, Raul (R.)" w:date="2020-07-15T14:44:00Z">
              <w:r w:rsidRPr="00F92EE6">
                <w:rPr>
                  <w:rFonts w:cs="Arial"/>
                  <w:color w:val="000000" w:themeColor="text1"/>
                  <w:szCs w:val="22"/>
                </w:rPr>
                <w:t>Vehicle has factory or dealer installed trailer wiring</w:t>
              </w:r>
            </w:ins>
          </w:p>
          <w:p w14:paraId="48A07A00" w14:textId="77777777" w:rsidR="000D129D" w:rsidRDefault="000D129D" w:rsidP="00C236B4">
            <w:pPr>
              <w:rPr>
                <w:rFonts w:cs="Arial"/>
                <w:color w:val="000000" w:themeColor="text1"/>
                <w:szCs w:val="22"/>
              </w:rPr>
            </w:pPr>
            <w:ins w:id="2671" w:author="Rodriguez-flores, Raul (R.)" w:date="2020-07-15T14:44:00Z">
              <w:r w:rsidRPr="00F92EE6">
                <w:rPr>
                  <w:rFonts w:cs="Arial"/>
                  <w:color w:val="000000" w:themeColor="text1"/>
                  <w:szCs w:val="22"/>
                </w:rPr>
                <w:t xml:space="preserve">Trailer is connected </w:t>
              </w:r>
              <w:r>
                <w:rPr>
                  <w:rFonts w:cs="Arial"/>
                  <w:color w:val="000000" w:themeColor="text1"/>
                  <w:szCs w:val="22"/>
                </w:rPr>
                <w:t>to the</w:t>
              </w:r>
              <w:r w:rsidRPr="00F92EE6">
                <w:rPr>
                  <w:rFonts w:cs="Arial"/>
                  <w:color w:val="000000" w:themeColor="text1"/>
                  <w:szCs w:val="22"/>
                </w:rPr>
                <w:t xml:space="preserve"> Vehicle</w:t>
              </w:r>
            </w:ins>
          </w:p>
          <w:p w14:paraId="4F751BCE" w14:textId="77777777" w:rsidR="000D129D" w:rsidRPr="00F92EE6" w:rsidRDefault="000D129D" w:rsidP="00C236B4">
            <w:pPr>
              <w:rPr>
                <w:ins w:id="2672" w:author="Rodriguez-flores, Raul (R.)" w:date="2020-07-15T14:44:00Z"/>
                <w:rFonts w:cs="Arial"/>
                <w:color w:val="000000" w:themeColor="text1"/>
                <w:szCs w:val="22"/>
              </w:rPr>
            </w:pPr>
            <w:r>
              <w:rPr>
                <w:rFonts w:cs="Arial"/>
                <w:color w:val="000000" w:themeColor="text1"/>
                <w:szCs w:val="22"/>
              </w:rPr>
              <w:t>Trailer</w:t>
            </w:r>
            <w:ins w:id="2673"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2674" w:author="Rodriguez-flores, Raul (R.)" w:date="2020-07-15T15:26:00Z">
              <w:r>
                <w:rPr>
                  <w:rFonts w:cs="Arial"/>
                  <w:color w:val="000000" w:themeColor="text1"/>
                  <w:szCs w:val="22"/>
                </w:rPr>
                <w:t>signal must be present on HS3 CAN bus.</w:t>
              </w:r>
            </w:ins>
          </w:p>
          <w:p w14:paraId="5AB88474" w14:textId="77777777" w:rsidR="000D129D" w:rsidRPr="00F92EE6" w:rsidRDefault="000D129D" w:rsidP="00C236B4">
            <w:pPr>
              <w:rPr>
                <w:ins w:id="2675" w:author="Rodriguez-flores, Raul (R.)" w:date="2020-07-15T14:44:00Z"/>
                <w:rFonts w:cs="Arial"/>
                <w:color w:val="000000" w:themeColor="text1"/>
                <w:szCs w:val="22"/>
              </w:rPr>
            </w:pPr>
            <w:ins w:id="2676" w:author="Rodriguez-flores, Raul (R.)" w:date="2020-07-15T14:44:00Z">
              <w:r w:rsidRPr="00F92EE6">
                <w:rPr>
                  <w:rFonts w:cs="Arial"/>
                  <w:color w:val="000000" w:themeColor="text1"/>
                  <w:szCs w:val="22"/>
                </w:rPr>
                <w:t>Vehicle battery is &gt;= 75% state of charge with engine off</w:t>
              </w:r>
            </w:ins>
          </w:p>
          <w:p w14:paraId="73BE2F14" w14:textId="77777777" w:rsidR="000D129D" w:rsidRPr="00F92EE6" w:rsidRDefault="000D129D" w:rsidP="00C236B4">
            <w:pPr>
              <w:rPr>
                <w:ins w:id="2677" w:author="Rodriguez-flores, Raul (R.)" w:date="2020-07-15T14:44:00Z"/>
                <w:rFonts w:cs="Arial"/>
                <w:color w:val="000000" w:themeColor="text1"/>
                <w:szCs w:val="22"/>
              </w:rPr>
            </w:pPr>
            <w:ins w:id="2678" w:author="Rodriguez-flores, Raul (R.)" w:date="2020-07-15T14:44:00Z">
              <w:r w:rsidRPr="00F92EE6">
                <w:rPr>
                  <w:rFonts w:cs="Arial"/>
                  <w:color w:val="000000" w:themeColor="text1"/>
                  <w:szCs w:val="22"/>
                </w:rPr>
                <w:t>Ignition is ON or ACC</w:t>
              </w:r>
            </w:ins>
          </w:p>
          <w:p w14:paraId="62210368" w14:textId="77777777" w:rsidR="000D129D" w:rsidRPr="00F92EE6" w:rsidRDefault="000D129D" w:rsidP="00C236B4">
            <w:pPr>
              <w:rPr>
                <w:ins w:id="2679" w:author="Rodriguez-flores, Raul (R.)" w:date="2020-07-15T14:44:00Z"/>
                <w:rFonts w:cs="Arial"/>
                <w:color w:val="000000" w:themeColor="text1"/>
                <w:szCs w:val="22"/>
              </w:rPr>
            </w:pPr>
            <w:ins w:id="2680" w:author="Rodriguez-flores, Raul (R.)" w:date="2020-07-15T14:44:00Z">
              <w:r>
                <w:rPr>
                  <w:rFonts w:cs="Arial"/>
                  <w:color w:val="000000" w:themeColor="text1"/>
                  <w:szCs w:val="22"/>
                </w:rPr>
                <w:t>Vehicle is stationary</w:t>
              </w:r>
            </w:ins>
            <w:ins w:id="2681" w:author="Rodriguez-flores, Raul (R.)" w:date="2020-07-15T15:27:00Z">
              <w:r>
                <w:rPr>
                  <w:rFonts w:cs="Arial"/>
                  <w:color w:val="000000" w:themeColor="text1"/>
                  <w:szCs w:val="22"/>
                </w:rPr>
                <w:t xml:space="preserve"> or Gear Shift must be in Park Position</w:t>
              </w:r>
            </w:ins>
          </w:p>
          <w:p w14:paraId="278C9169" w14:textId="77777777" w:rsidR="000D129D" w:rsidRDefault="000D129D" w:rsidP="00C236B4">
            <w:pPr>
              <w:rPr>
                <w:ins w:id="2682" w:author="Rodriguez-flores, Raul (R.)" w:date="2020-07-15T14:45:00Z"/>
                <w:rFonts w:cs="Arial"/>
                <w:color w:val="000000" w:themeColor="text1"/>
                <w:szCs w:val="22"/>
              </w:rPr>
            </w:pPr>
            <w:ins w:id="2683" w:author="Rodriguez-flores, Raul (R.)" w:date="2020-07-15T14:45:00Z">
              <w:r>
                <w:rPr>
                  <w:rFonts w:cs="Arial"/>
                  <w:color w:val="000000" w:themeColor="text1"/>
                  <w:szCs w:val="22"/>
                </w:rPr>
                <w:t>Time and Date are set up to date</w:t>
              </w:r>
            </w:ins>
          </w:p>
          <w:p w14:paraId="56B340CF" w14:textId="77777777" w:rsidR="000D129D" w:rsidRDefault="000D129D" w:rsidP="00C236B4">
            <w:pPr>
              <w:rPr>
                <w:ins w:id="2684" w:author="Rodriguez-flores, Raul (R.)" w:date="2020-07-15T15:23:00Z"/>
                <w:rFonts w:cs="Arial"/>
                <w:color w:val="000000" w:themeColor="text1"/>
                <w:szCs w:val="22"/>
              </w:rPr>
            </w:pPr>
            <w:ins w:id="2685" w:author="Rodriguez-flores, Raul (R.)" w:date="2020-07-15T14:46:00Z">
              <w:r>
                <w:rPr>
                  <w:rFonts w:cs="Arial"/>
                  <w:color w:val="000000" w:themeColor="text1"/>
                  <w:szCs w:val="22"/>
                </w:rPr>
                <w:t xml:space="preserve">Mileage message is available on the </w:t>
              </w:r>
            </w:ins>
            <w:ins w:id="2686" w:author="Rodriguez-flores, Raul (R.)" w:date="2020-07-15T14:47:00Z">
              <w:r>
                <w:rPr>
                  <w:rFonts w:cs="Arial"/>
                  <w:color w:val="000000" w:themeColor="text1"/>
                  <w:szCs w:val="22"/>
                </w:rPr>
                <w:t>vehicle</w:t>
              </w:r>
            </w:ins>
          </w:p>
          <w:p w14:paraId="35CA32F8" w14:textId="77777777" w:rsidR="000D129D" w:rsidRPr="00F92EE6" w:rsidRDefault="000D129D" w:rsidP="00C236B4">
            <w:pPr>
              <w:rPr>
                <w:ins w:id="2687" w:author="Rodriguez-flores, Raul (R.)" w:date="2020-07-15T14:44:00Z"/>
                <w:rFonts w:cs="Arial"/>
                <w:color w:val="000000" w:themeColor="text1"/>
                <w:szCs w:val="22"/>
              </w:rPr>
            </w:pPr>
            <w:ins w:id="2688" w:author="Rodriguez-flores, Raul (R.)" w:date="2020-07-15T14:47:00Z">
              <w:r>
                <w:rPr>
                  <w:rFonts w:cs="Arial"/>
                  <w:color w:val="000000" w:themeColor="text1"/>
                  <w:szCs w:val="22"/>
                </w:rPr>
                <w:t>An active Trailer Profile is currently selected</w:t>
              </w:r>
            </w:ins>
          </w:p>
        </w:tc>
      </w:tr>
      <w:tr w:rsidR="000D129D" w:rsidRPr="00FB5797" w14:paraId="75538E5F" w14:textId="77777777" w:rsidTr="00C236B4">
        <w:trPr>
          <w:trHeight w:val="255"/>
          <w:ins w:id="2689" w:author="Rodriguez-flores, Raul (R.)" w:date="2020-07-15T14:44:00Z"/>
        </w:trPr>
        <w:tc>
          <w:tcPr>
            <w:tcW w:w="2235" w:type="dxa"/>
            <w:shd w:val="clear" w:color="auto" w:fill="D9D9D9" w:themeFill="background1" w:themeFillShade="D9"/>
            <w:hideMark/>
          </w:tcPr>
          <w:p w14:paraId="3A1154A4" w14:textId="77777777" w:rsidR="000D129D" w:rsidRPr="00F92EE6" w:rsidRDefault="000D129D" w:rsidP="00C236B4">
            <w:pPr>
              <w:rPr>
                <w:ins w:id="2690" w:author="Rodriguez-flores, Raul (R.)" w:date="2020-07-15T14:44:00Z"/>
                <w:rFonts w:cs="Arial"/>
                <w:b/>
                <w:bCs/>
                <w:color w:val="000000" w:themeColor="text1"/>
                <w:szCs w:val="22"/>
              </w:rPr>
            </w:pPr>
          </w:p>
        </w:tc>
        <w:tc>
          <w:tcPr>
            <w:tcW w:w="669" w:type="dxa"/>
            <w:shd w:val="clear" w:color="auto" w:fill="auto"/>
            <w:hideMark/>
          </w:tcPr>
          <w:p w14:paraId="45E8FCBB" w14:textId="77777777" w:rsidR="000D129D" w:rsidRPr="00F92EE6" w:rsidRDefault="000D129D" w:rsidP="00C236B4">
            <w:pPr>
              <w:rPr>
                <w:ins w:id="2691" w:author="Rodriguez-flores, Raul (R.)" w:date="2020-07-15T14:44:00Z"/>
                <w:rFonts w:cs="Arial"/>
                <w:color w:val="000000" w:themeColor="text1"/>
                <w:szCs w:val="22"/>
              </w:rPr>
            </w:pPr>
          </w:p>
        </w:tc>
        <w:tc>
          <w:tcPr>
            <w:tcW w:w="7552" w:type="dxa"/>
            <w:shd w:val="clear" w:color="auto" w:fill="auto"/>
          </w:tcPr>
          <w:p w14:paraId="16347405" w14:textId="77777777" w:rsidR="000D129D" w:rsidRPr="00F92EE6" w:rsidRDefault="000D129D" w:rsidP="00C236B4">
            <w:pPr>
              <w:rPr>
                <w:ins w:id="2692" w:author="Rodriguez-flores, Raul (R.)" w:date="2020-07-15T14:44:00Z"/>
                <w:rFonts w:cs="Arial"/>
                <w:color w:val="000000" w:themeColor="text1"/>
                <w:szCs w:val="22"/>
              </w:rPr>
            </w:pPr>
          </w:p>
        </w:tc>
      </w:tr>
      <w:tr w:rsidR="000D129D" w:rsidRPr="00FB5797" w14:paraId="7BD44CE8" w14:textId="77777777" w:rsidTr="00C236B4">
        <w:trPr>
          <w:trHeight w:val="255"/>
          <w:ins w:id="2693" w:author="Rodriguez-flores, Raul (R.)" w:date="2020-07-15T14:44:00Z"/>
        </w:trPr>
        <w:tc>
          <w:tcPr>
            <w:tcW w:w="2235" w:type="dxa"/>
            <w:shd w:val="clear" w:color="auto" w:fill="D9D9D9" w:themeFill="background1" w:themeFillShade="D9"/>
            <w:hideMark/>
          </w:tcPr>
          <w:p w14:paraId="2189D94F" w14:textId="77777777" w:rsidR="000D129D" w:rsidRPr="00F92EE6" w:rsidRDefault="000D129D" w:rsidP="00C236B4">
            <w:pPr>
              <w:rPr>
                <w:ins w:id="2694" w:author="Rodriguez-flores, Raul (R.)" w:date="2020-07-15T14:44:00Z"/>
                <w:rFonts w:cs="Arial"/>
                <w:b/>
                <w:bCs/>
                <w:color w:val="000000" w:themeColor="text1"/>
                <w:szCs w:val="22"/>
              </w:rPr>
            </w:pPr>
            <w:ins w:id="2695" w:author="Rodriguez-flores, Raul (R.)" w:date="2020-07-15T14:44:00Z">
              <w:r w:rsidRPr="00F92EE6">
                <w:rPr>
                  <w:rFonts w:cs="Arial"/>
                  <w:b/>
                  <w:bCs/>
                  <w:color w:val="000000" w:themeColor="text1"/>
                  <w:szCs w:val="22"/>
                </w:rPr>
                <w:t>Main Flow</w:t>
              </w:r>
            </w:ins>
          </w:p>
        </w:tc>
        <w:tc>
          <w:tcPr>
            <w:tcW w:w="669" w:type="dxa"/>
            <w:shd w:val="clear" w:color="auto" w:fill="auto"/>
            <w:hideMark/>
          </w:tcPr>
          <w:p w14:paraId="40627CD9" w14:textId="77777777" w:rsidR="000D129D" w:rsidRPr="00F92EE6" w:rsidRDefault="000D129D" w:rsidP="00C236B4">
            <w:pPr>
              <w:rPr>
                <w:ins w:id="2696" w:author="Rodriguez-flores, Raul (R.)" w:date="2020-07-15T14:44:00Z"/>
                <w:rFonts w:cs="Arial"/>
                <w:color w:val="000000" w:themeColor="text1"/>
                <w:szCs w:val="22"/>
              </w:rPr>
            </w:pPr>
            <w:ins w:id="2697" w:author="Rodriguez-flores, Raul (R.)" w:date="2020-07-15T14:44:00Z">
              <w:r w:rsidRPr="00F92EE6">
                <w:rPr>
                  <w:rFonts w:cs="Arial"/>
                  <w:color w:val="000000" w:themeColor="text1"/>
                  <w:szCs w:val="22"/>
                </w:rPr>
                <w:t>M1</w:t>
              </w:r>
            </w:ins>
          </w:p>
        </w:tc>
        <w:tc>
          <w:tcPr>
            <w:tcW w:w="7552" w:type="dxa"/>
            <w:shd w:val="clear" w:color="auto" w:fill="auto"/>
          </w:tcPr>
          <w:p w14:paraId="1D5C5FCF" w14:textId="779208DC" w:rsidR="000D129D" w:rsidRPr="00F92EE6" w:rsidRDefault="002869DA" w:rsidP="002869DA">
            <w:pPr>
              <w:rPr>
                <w:ins w:id="2698" w:author="Rodriguez-flores, Raul (R.)" w:date="2020-07-15T14:44:00Z"/>
                <w:rFonts w:cs="Arial"/>
                <w:color w:val="000000" w:themeColor="text1"/>
                <w:szCs w:val="22"/>
              </w:rPr>
            </w:pPr>
            <w:r>
              <w:t>U</w:t>
            </w:r>
            <w:ins w:id="2699" w:author="Rodriguez-flores, Raul (R.)" w:date="2020-07-15T15:07:00Z">
              <w:r w:rsidR="000D129D">
                <w:t xml:space="preserve">ser </w:t>
              </w:r>
            </w:ins>
            <w:r w:rsidR="000D129D">
              <w:t xml:space="preserve">shall select </w:t>
            </w:r>
            <w:r>
              <w:t xml:space="preserve">“Select Active </w:t>
            </w:r>
            <w:r w:rsidR="000D129D">
              <w:t>Trailer</w:t>
            </w:r>
            <w:r>
              <w:t>” option</w:t>
            </w:r>
            <w:r w:rsidR="000D129D">
              <w:t xml:space="preserve"> </w:t>
            </w:r>
            <w:r>
              <w:t>under Towing</w:t>
            </w:r>
            <w:r w:rsidR="000D129D">
              <w:t xml:space="preserve"> Main Menu.</w:t>
            </w:r>
          </w:p>
        </w:tc>
      </w:tr>
      <w:tr w:rsidR="000D129D" w:rsidRPr="00FB5797" w14:paraId="153D20CF" w14:textId="77777777" w:rsidTr="00C236B4">
        <w:trPr>
          <w:trHeight w:val="255"/>
          <w:ins w:id="2700" w:author="Rodriguez-flores, Raul (R.)" w:date="2020-07-15T14:44:00Z"/>
        </w:trPr>
        <w:tc>
          <w:tcPr>
            <w:tcW w:w="2235" w:type="dxa"/>
            <w:shd w:val="clear" w:color="auto" w:fill="D9D9D9" w:themeFill="background1" w:themeFillShade="D9"/>
          </w:tcPr>
          <w:p w14:paraId="1A974FC7" w14:textId="77777777" w:rsidR="000D129D" w:rsidRPr="00F92EE6" w:rsidRDefault="000D129D" w:rsidP="00C236B4">
            <w:pPr>
              <w:rPr>
                <w:ins w:id="2701" w:author="Rodriguez-flores, Raul (R.)" w:date="2020-07-15T14:44:00Z"/>
                <w:rFonts w:cs="Arial"/>
                <w:b/>
                <w:bCs/>
                <w:color w:val="000000" w:themeColor="text1"/>
                <w:szCs w:val="22"/>
              </w:rPr>
            </w:pPr>
          </w:p>
        </w:tc>
        <w:tc>
          <w:tcPr>
            <w:tcW w:w="669" w:type="dxa"/>
            <w:shd w:val="clear" w:color="auto" w:fill="auto"/>
          </w:tcPr>
          <w:p w14:paraId="39DC438F" w14:textId="77777777" w:rsidR="000D129D" w:rsidRPr="00F92EE6" w:rsidRDefault="000D129D" w:rsidP="00C236B4">
            <w:pPr>
              <w:rPr>
                <w:ins w:id="2702" w:author="Rodriguez-flores, Raul (R.)" w:date="2020-07-15T14:44:00Z"/>
                <w:rFonts w:cs="Arial"/>
                <w:color w:val="000000" w:themeColor="text1"/>
                <w:szCs w:val="22"/>
              </w:rPr>
            </w:pPr>
            <w:ins w:id="2703" w:author="Rodriguez-flores, Raul (R.)" w:date="2020-07-15T14:44:00Z">
              <w:r w:rsidRPr="00F92EE6">
                <w:rPr>
                  <w:rFonts w:cs="Arial"/>
                  <w:color w:val="000000" w:themeColor="text1"/>
                  <w:szCs w:val="22"/>
                </w:rPr>
                <w:t>M2</w:t>
              </w:r>
            </w:ins>
          </w:p>
        </w:tc>
        <w:tc>
          <w:tcPr>
            <w:tcW w:w="7552" w:type="dxa"/>
            <w:shd w:val="clear" w:color="auto" w:fill="auto"/>
          </w:tcPr>
          <w:p w14:paraId="5FD72ABD" w14:textId="77777777" w:rsidR="000D129D" w:rsidRDefault="008B5FB3" w:rsidP="00F25D54">
            <w:r>
              <w:t>The user will have the following options depending if the vehicle is BEV or not:</w:t>
            </w:r>
          </w:p>
          <w:p w14:paraId="2E069693" w14:textId="77777777" w:rsidR="008B5FB3" w:rsidRPr="00B962A3" w:rsidRDefault="008B5FB3" w:rsidP="00B962A3">
            <w:pPr>
              <w:rPr>
                <w:rFonts w:cs="Arial"/>
                <w:color w:val="000000" w:themeColor="text1"/>
              </w:rPr>
            </w:pPr>
            <w:r w:rsidRPr="00B962A3">
              <w:rPr>
                <w:rFonts w:cs="Arial"/>
                <w:color w:val="000000" w:themeColor="text1"/>
              </w:rPr>
              <w:t>BEV Vehicle</w:t>
            </w:r>
          </w:p>
          <w:p w14:paraId="274A9259" w14:textId="77777777" w:rsidR="008B5FB3" w:rsidRDefault="008B5FB3" w:rsidP="008B5FB3">
            <w:pPr>
              <w:pStyle w:val="ListParagraph"/>
              <w:numPr>
                <w:ilvl w:val="0"/>
                <w:numId w:val="43"/>
              </w:numPr>
              <w:rPr>
                <w:rFonts w:cs="Arial"/>
                <w:color w:val="000000" w:themeColor="text1"/>
              </w:rPr>
            </w:pPr>
            <w:r>
              <w:rPr>
                <w:rFonts w:cs="Arial"/>
                <w:color w:val="000000" w:themeColor="text1"/>
              </w:rPr>
              <w:t>Edit Trailer Distance {Current Trailer Distance} {units}</w:t>
            </w:r>
          </w:p>
          <w:p w14:paraId="48481E4D" w14:textId="65895A99" w:rsidR="008B5FB3" w:rsidRDefault="008B5FB3" w:rsidP="008B5FB3">
            <w:pPr>
              <w:pStyle w:val="ListParagraph"/>
              <w:numPr>
                <w:ilvl w:val="0"/>
                <w:numId w:val="43"/>
              </w:numPr>
              <w:rPr>
                <w:rFonts w:cs="Arial"/>
                <w:color w:val="000000" w:themeColor="text1"/>
              </w:rPr>
            </w:pPr>
            <w:r>
              <w:rPr>
                <w:rFonts w:cs="Arial"/>
                <w:color w:val="000000" w:themeColor="text1"/>
              </w:rPr>
              <w:t>Reset Trailer Range per Full Charge {Current Range per Full Charge}</w:t>
            </w:r>
            <w:r w:rsidR="00B962A3">
              <w:rPr>
                <w:rFonts w:cs="Arial"/>
                <w:color w:val="000000" w:themeColor="text1"/>
              </w:rPr>
              <w:t xml:space="preserve"> </w:t>
            </w:r>
            <w:r>
              <w:rPr>
                <w:rFonts w:cs="Arial"/>
                <w:color w:val="000000" w:themeColor="text1"/>
              </w:rPr>
              <w:t>{units}</w:t>
            </w:r>
          </w:p>
          <w:p w14:paraId="316E4071" w14:textId="2B916E43" w:rsidR="008B5FB3" w:rsidRPr="00B962A3" w:rsidRDefault="008B5FB3" w:rsidP="00B962A3">
            <w:pPr>
              <w:rPr>
                <w:rFonts w:cs="Arial"/>
                <w:color w:val="000000" w:themeColor="text1"/>
              </w:rPr>
            </w:pPr>
            <w:r w:rsidRPr="00B962A3">
              <w:rPr>
                <w:rFonts w:cs="Arial"/>
                <w:color w:val="000000" w:themeColor="text1"/>
              </w:rPr>
              <w:t>Not BEV Vehicle</w:t>
            </w:r>
          </w:p>
          <w:p w14:paraId="024E1861" w14:textId="77777777" w:rsidR="008B5FB3" w:rsidRDefault="008B5FB3" w:rsidP="008B5FB3">
            <w:pPr>
              <w:pStyle w:val="ListParagraph"/>
              <w:numPr>
                <w:ilvl w:val="0"/>
                <w:numId w:val="43"/>
              </w:numPr>
              <w:rPr>
                <w:rFonts w:cs="Arial"/>
                <w:color w:val="000000" w:themeColor="text1"/>
              </w:rPr>
            </w:pPr>
            <w:r>
              <w:rPr>
                <w:rFonts w:cs="Arial"/>
                <w:color w:val="000000" w:themeColor="text1"/>
              </w:rPr>
              <w:t>Edit Trailer Distance {Current Trailer Distance} {units}</w:t>
            </w:r>
          </w:p>
          <w:p w14:paraId="52189C9D" w14:textId="4E316D29" w:rsidR="008B5FB3" w:rsidRPr="008B5FB3" w:rsidRDefault="008B5FB3" w:rsidP="00B962A3">
            <w:pPr>
              <w:pStyle w:val="ListParagraph"/>
              <w:numPr>
                <w:ilvl w:val="0"/>
                <w:numId w:val="43"/>
              </w:numPr>
              <w:rPr>
                <w:ins w:id="2704" w:author="Rodriguez-flores, Raul (R.)" w:date="2020-07-15T14:44:00Z"/>
                <w:rFonts w:cs="Arial"/>
                <w:color w:val="000000" w:themeColor="text1"/>
              </w:rPr>
            </w:pPr>
            <w:r>
              <w:rPr>
                <w:rFonts w:cs="Arial"/>
                <w:color w:val="000000" w:themeColor="text1"/>
              </w:rPr>
              <w:t xml:space="preserve">Reset Trailer </w:t>
            </w:r>
            <w:r w:rsidR="00B962A3">
              <w:rPr>
                <w:rFonts w:cs="Arial"/>
                <w:color w:val="000000" w:themeColor="text1"/>
              </w:rPr>
              <w:t>Fuel Economy</w:t>
            </w:r>
            <w:r>
              <w:rPr>
                <w:rFonts w:cs="Arial"/>
                <w:color w:val="000000" w:themeColor="text1"/>
              </w:rPr>
              <w:t xml:space="preserve"> {Current </w:t>
            </w:r>
            <w:r w:rsidR="00B962A3">
              <w:rPr>
                <w:rFonts w:cs="Arial"/>
                <w:color w:val="000000" w:themeColor="text1"/>
              </w:rPr>
              <w:t>Trailer Fuel Economy</w:t>
            </w:r>
            <w:r>
              <w:rPr>
                <w:rFonts w:cs="Arial"/>
                <w:color w:val="000000" w:themeColor="text1"/>
              </w:rPr>
              <w:t>}{units}</w:t>
            </w:r>
          </w:p>
        </w:tc>
      </w:tr>
      <w:tr w:rsidR="000D129D" w:rsidRPr="00FB5797" w14:paraId="7679B9B9" w14:textId="77777777" w:rsidTr="00C236B4">
        <w:trPr>
          <w:trHeight w:val="255"/>
          <w:ins w:id="2705" w:author="Rodriguez-flores, Raul (R.)" w:date="2020-07-15T14:44:00Z"/>
        </w:trPr>
        <w:tc>
          <w:tcPr>
            <w:tcW w:w="2235" w:type="dxa"/>
            <w:shd w:val="clear" w:color="auto" w:fill="D9D9D9" w:themeFill="background1" w:themeFillShade="D9"/>
          </w:tcPr>
          <w:p w14:paraId="65205CA5" w14:textId="77777777" w:rsidR="000D129D" w:rsidRPr="00F92EE6" w:rsidRDefault="000D129D" w:rsidP="00C236B4">
            <w:pPr>
              <w:rPr>
                <w:ins w:id="2706" w:author="Rodriguez-flores, Raul (R.)" w:date="2020-07-15T14:44:00Z"/>
                <w:rFonts w:cs="Arial"/>
                <w:b/>
                <w:bCs/>
                <w:color w:val="000000" w:themeColor="text1"/>
                <w:szCs w:val="22"/>
              </w:rPr>
            </w:pPr>
          </w:p>
        </w:tc>
        <w:tc>
          <w:tcPr>
            <w:tcW w:w="669" w:type="dxa"/>
            <w:shd w:val="clear" w:color="auto" w:fill="auto"/>
          </w:tcPr>
          <w:p w14:paraId="258F0FAB" w14:textId="33EBEE8B" w:rsidR="000D129D" w:rsidRPr="00F92EE6" w:rsidRDefault="000D129D" w:rsidP="00C236B4">
            <w:pPr>
              <w:rPr>
                <w:ins w:id="2707" w:author="Rodriguez-flores, Raul (R.)" w:date="2020-07-15T14:44:00Z"/>
                <w:rFonts w:cs="Arial"/>
                <w:color w:val="000000" w:themeColor="text1"/>
                <w:szCs w:val="22"/>
              </w:rPr>
            </w:pPr>
          </w:p>
        </w:tc>
        <w:tc>
          <w:tcPr>
            <w:tcW w:w="7552" w:type="dxa"/>
            <w:shd w:val="clear" w:color="auto" w:fill="auto"/>
          </w:tcPr>
          <w:p w14:paraId="7C58D1E8" w14:textId="6D6B35B0" w:rsidR="000D129D" w:rsidRPr="00F92EE6" w:rsidRDefault="000D129D" w:rsidP="00C236B4">
            <w:pPr>
              <w:rPr>
                <w:ins w:id="2708" w:author="Rodriguez-flores, Raul (R.)" w:date="2020-07-15T14:44:00Z"/>
                <w:rFonts w:cs="Arial"/>
                <w:color w:val="000000" w:themeColor="text1"/>
                <w:szCs w:val="22"/>
              </w:rPr>
            </w:pPr>
          </w:p>
        </w:tc>
      </w:tr>
      <w:tr w:rsidR="000D129D" w:rsidRPr="00FB5797" w14:paraId="28465D9E" w14:textId="77777777" w:rsidTr="00C236B4">
        <w:trPr>
          <w:trHeight w:val="255"/>
          <w:ins w:id="2709" w:author="Rodriguez-flores, Raul (R.)" w:date="2020-07-15T14:44:00Z"/>
        </w:trPr>
        <w:tc>
          <w:tcPr>
            <w:tcW w:w="2235" w:type="dxa"/>
            <w:shd w:val="clear" w:color="auto" w:fill="D9D9D9" w:themeFill="background1" w:themeFillShade="D9"/>
          </w:tcPr>
          <w:p w14:paraId="36D6E592" w14:textId="77777777" w:rsidR="000D129D" w:rsidRPr="00F92EE6" w:rsidRDefault="000D129D" w:rsidP="00C236B4">
            <w:pPr>
              <w:rPr>
                <w:ins w:id="2710" w:author="Rodriguez-flores, Raul (R.)" w:date="2020-07-15T14:44:00Z"/>
                <w:rFonts w:cs="Arial"/>
                <w:b/>
                <w:bCs/>
                <w:color w:val="000000" w:themeColor="text1"/>
                <w:szCs w:val="22"/>
              </w:rPr>
            </w:pPr>
          </w:p>
        </w:tc>
        <w:tc>
          <w:tcPr>
            <w:tcW w:w="669" w:type="dxa"/>
            <w:shd w:val="clear" w:color="auto" w:fill="auto"/>
          </w:tcPr>
          <w:p w14:paraId="6D31D326" w14:textId="7D2B10C7" w:rsidR="000D129D" w:rsidRPr="00F92EE6" w:rsidRDefault="000D129D" w:rsidP="00C236B4">
            <w:pPr>
              <w:rPr>
                <w:ins w:id="2711" w:author="Rodriguez-flores, Raul (R.)" w:date="2020-07-15T14:44:00Z"/>
                <w:rFonts w:cs="Arial"/>
                <w:color w:val="000000" w:themeColor="text1"/>
                <w:szCs w:val="22"/>
              </w:rPr>
            </w:pPr>
          </w:p>
        </w:tc>
        <w:tc>
          <w:tcPr>
            <w:tcW w:w="7552" w:type="dxa"/>
            <w:shd w:val="clear" w:color="auto" w:fill="auto"/>
          </w:tcPr>
          <w:p w14:paraId="2B7E5317" w14:textId="44F79C45" w:rsidR="000D129D" w:rsidRPr="00F92EE6" w:rsidRDefault="000D129D" w:rsidP="00C236B4">
            <w:pPr>
              <w:rPr>
                <w:ins w:id="2712" w:author="Rodriguez-flores, Raul (R.)" w:date="2020-07-15T14:44:00Z"/>
                <w:rFonts w:cs="Arial"/>
                <w:color w:val="000000" w:themeColor="text1"/>
                <w:szCs w:val="22"/>
              </w:rPr>
            </w:pPr>
          </w:p>
        </w:tc>
      </w:tr>
      <w:tr w:rsidR="000D129D" w:rsidRPr="00FB5797" w14:paraId="6E1E0D3C" w14:textId="77777777" w:rsidTr="00C236B4">
        <w:trPr>
          <w:trHeight w:val="255"/>
          <w:ins w:id="2713" w:author="Rodriguez-flores, Raul (R.)" w:date="2020-07-15T14:44:00Z"/>
        </w:trPr>
        <w:tc>
          <w:tcPr>
            <w:tcW w:w="2235" w:type="dxa"/>
            <w:shd w:val="clear" w:color="auto" w:fill="D9D9D9" w:themeFill="background1" w:themeFillShade="D9"/>
          </w:tcPr>
          <w:p w14:paraId="2E823C15" w14:textId="77777777" w:rsidR="000D129D" w:rsidRPr="00F92EE6" w:rsidRDefault="000D129D" w:rsidP="00C236B4">
            <w:pPr>
              <w:rPr>
                <w:ins w:id="2714" w:author="Rodriguez-flores, Raul (R.)" w:date="2020-07-15T14:44:00Z"/>
                <w:rFonts w:cs="Arial"/>
                <w:b/>
                <w:bCs/>
                <w:color w:val="000000" w:themeColor="text1"/>
                <w:szCs w:val="22"/>
              </w:rPr>
            </w:pPr>
            <w:ins w:id="2715"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2</w:t>
            </w:r>
          </w:p>
        </w:tc>
        <w:tc>
          <w:tcPr>
            <w:tcW w:w="669" w:type="dxa"/>
            <w:shd w:val="clear" w:color="auto" w:fill="auto"/>
          </w:tcPr>
          <w:p w14:paraId="5547C89F" w14:textId="77777777" w:rsidR="000D129D" w:rsidRPr="00F92EE6" w:rsidRDefault="000D129D" w:rsidP="00C236B4">
            <w:pPr>
              <w:rPr>
                <w:ins w:id="2716" w:author="Rodriguez-flores, Raul (R.)" w:date="2020-07-15T14:44:00Z"/>
                <w:rFonts w:cs="Arial"/>
                <w:color w:val="000000" w:themeColor="text1"/>
                <w:szCs w:val="22"/>
              </w:rPr>
            </w:pPr>
            <w:ins w:id="2717" w:author="Rodriguez-flores, Raul (R.)" w:date="2020-07-15T14:44:00Z">
              <w:r w:rsidRPr="00F92EE6">
                <w:rPr>
                  <w:rFonts w:cs="Arial"/>
                  <w:color w:val="000000" w:themeColor="text1"/>
                  <w:szCs w:val="22"/>
                </w:rPr>
                <w:t>A</w:t>
              </w:r>
            </w:ins>
            <w:r>
              <w:rPr>
                <w:rFonts w:cs="Arial"/>
                <w:color w:val="000000" w:themeColor="text1"/>
                <w:szCs w:val="22"/>
              </w:rPr>
              <w:t>2</w:t>
            </w:r>
          </w:p>
        </w:tc>
        <w:tc>
          <w:tcPr>
            <w:tcW w:w="7552" w:type="dxa"/>
            <w:shd w:val="clear" w:color="auto" w:fill="auto"/>
          </w:tcPr>
          <w:p w14:paraId="3DE8512E" w14:textId="77777777" w:rsidR="000D129D" w:rsidRPr="00F92EE6" w:rsidRDefault="000D129D" w:rsidP="00C236B4">
            <w:pPr>
              <w:pStyle w:val="ListParagraph"/>
              <w:numPr>
                <w:ilvl w:val="0"/>
                <w:numId w:val="59"/>
              </w:numPr>
              <w:overflowPunct/>
              <w:autoSpaceDE/>
              <w:autoSpaceDN/>
              <w:adjustRightInd/>
              <w:contextualSpacing/>
              <w:textAlignment w:val="auto"/>
              <w:rPr>
                <w:ins w:id="2718" w:author="Rodriguez-flores, Raul (R.)" w:date="2020-07-15T14:44:00Z"/>
                <w:rFonts w:cs="Arial"/>
                <w:color w:val="000000" w:themeColor="text1"/>
                <w:szCs w:val="22"/>
              </w:rPr>
            </w:pPr>
            <w:ins w:id="2719" w:author="Rodriguez-flores, Raul (R.)" w:date="2020-07-15T14:44:00Z">
              <w:r>
                <w:rPr>
                  <w:rFonts w:cs="Arial"/>
                  <w:color w:val="000000" w:themeColor="text1"/>
                  <w:szCs w:val="22"/>
                </w:rPr>
                <w:t xml:space="preserve">User can </w:t>
              </w:r>
            </w:ins>
            <w:ins w:id="2720" w:author="Rodriguez-flores, Raul (R.)" w:date="2020-07-15T15:13:00Z">
              <w:r>
                <w:rPr>
                  <w:rFonts w:cs="Arial"/>
                  <w:color w:val="000000" w:themeColor="text1"/>
                  <w:szCs w:val="22"/>
                </w:rPr>
                <w:t xml:space="preserve">change the Vehicle </w:t>
              </w:r>
            </w:ins>
            <w:ins w:id="2721" w:author="Rodriguez-flores, Raul (R.)" w:date="2020-07-15T15:14:00Z">
              <w:r>
                <w:rPr>
                  <w:rFonts w:cs="Arial"/>
                  <w:color w:val="000000" w:themeColor="text1"/>
                  <w:szCs w:val="22"/>
                </w:rPr>
                <w:t>from the stationary position.</w:t>
              </w:r>
            </w:ins>
          </w:p>
          <w:p w14:paraId="147F2E40" w14:textId="77777777" w:rsidR="000D129D" w:rsidRPr="009F1BB3" w:rsidRDefault="000D129D" w:rsidP="00C236B4">
            <w:pPr>
              <w:pStyle w:val="ListParagraph"/>
              <w:numPr>
                <w:ilvl w:val="0"/>
                <w:numId w:val="59"/>
              </w:numPr>
              <w:overflowPunct/>
              <w:autoSpaceDE/>
              <w:autoSpaceDN/>
              <w:adjustRightInd/>
              <w:contextualSpacing/>
              <w:textAlignment w:val="auto"/>
              <w:rPr>
                <w:ins w:id="2722" w:author="Rodriguez-flores, Raul (R.)" w:date="2020-07-15T14:44:00Z"/>
                <w:rFonts w:cs="Arial"/>
                <w:color w:val="000000" w:themeColor="text1"/>
                <w:szCs w:val="22"/>
              </w:rPr>
            </w:pPr>
            <w:ins w:id="2723" w:author="Rodriguez-flores, Raul (R.)" w:date="2020-07-15T14:44:00Z">
              <w:r>
                <w:rPr>
                  <w:rFonts w:cs="Arial"/>
                  <w:color w:val="000000" w:themeColor="text1"/>
                  <w:szCs w:val="22"/>
                </w:rPr>
                <w:t>Feature shall</w:t>
              </w:r>
            </w:ins>
            <w:ins w:id="2724"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725" w:author="Rodriguez-flores, Raul (R.)" w:date="2020-07-15T15:14:00Z">
              <w:r>
                <w:rPr>
                  <w:rFonts w:cs="Arial"/>
                  <w:color w:val="000000" w:themeColor="text1"/>
                  <w:szCs w:val="22"/>
                </w:rPr>
                <w:t xml:space="preserve"> the Trailer </w:t>
              </w:r>
            </w:ins>
            <w:r>
              <w:rPr>
                <w:rFonts w:cs="Arial"/>
                <w:color w:val="000000" w:themeColor="text1"/>
                <w:szCs w:val="22"/>
              </w:rPr>
              <w:t>Trip</w:t>
            </w:r>
            <w:ins w:id="2726" w:author="Rodriguez-flores, Raul (R.)" w:date="2020-07-15T15:14:00Z">
              <w:r>
                <w:rPr>
                  <w:rFonts w:cs="Arial"/>
                  <w:color w:val="000000" w:themeColor="text1"/>
                  <w:szCs w:val="22"/>
                </w:rPr>
                <w:t xml:space="preserve"> </w:t>
              </w:r>
            </w:ins>
            <w:r>
              <w:rPr>
                <w:rFonts w:cs="Arial"/>
                <w:color w:val="000000" w:themeColor="text1"/>
                <w:szCs w:val="22"/>
              </w:rPr>
              <w:t>Menu</w:t>
            </w:r>
            <w:ins w:id="2727" w:author="Rodriguez-flores, Raul (R.)" w:date="2020-07-15T15:14:00Z">
              <w:r>
                <w:rPr>
                  <w:rFonts w:cs="Arial"/>
                  <w:color w:val="000000" w:themeColor="text1"/>
                  <w:szCs w:val="22"/>
                </w:rPr>
                <w:t>.</w:t>
              </w:r>
            </w:ins>
          </w:p>
        </w:tc>
      </w:tr>
      <w:tr w:rsidR="000D129D" w:rsidRPr="00FB5797" w14:paraId="37246B93" w14:textId="77777777" w:rsidTr="00C236B4">
        <w:trPr>
          <w:trHeight w:val="255"/>
          <w:ins w:id="2728" w:author="Rodriguez-flores, Raul (R.)" w:date="2020-07-15T14:44:00Z"/>
        </w:trPr>
        <w:tc>
          <w:tcPr>
            <w:tcW w:w="2235" w:type="dxa"/>
            <w:shd w:val="clear" w:color="auto" w:fill="D9D9D9" w:themeFill="background1" w:themeFillShade="D9"/>
          </w:tcPr>
          <w:p w14:paraId="11EEBBA6" w14:textId="77777777" w:rsidR="000D129D" w:rsidRPr="00F92EE6" w:rsidRDefault="000D129D" w:rsidP="00C236B4">
            <w:pPr>
              <w:rPr>
                <w:ins w:id="2729" w:author="Rodriguez-flores, Raul (R.)" w:date="2020-07-15T14:44:00Z"/>
                <w:rFonts w:cs="Arial"/>
                <w:b/>
                <w:bCs/>
                <w:color w:val="000000" w:themeColor="text1"/>
                <w:szCs w:val="22"/>
              </w:rPr>
            </w:pPr>
            <w:ins w:id="2730"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3</w:t>
            </w:r>
          </w:p>
        </w:tc>
        <w:tc>
          <w:tcPr>
            <w:tcW w:w="669" w:type="dxa"/>
            <w:shd w:val="clear" w:color="auto" w:fill="auto"/>
          </w:tcPr>
          <w:p w14:paraId="0EA184BB" w14:textId="77777777" w:rsidR="000D129D" w:rsidRPr="00F92EE6" w:rsidRDefault="000D129D" w:rsidP="00C236B4">
            <w:pPr>
              <w:rPr>
                <w:ins w:id="2731" w:author="Rodriguez-flores, Raul (R.)" w:date="2020-07-15T14:44:00Z"/>
                <w:rFonts w:cs="Arial"/>
                <w:color w:val="000000" w:themeColor="text1"/>
                <w:szCs w:val="22"/>
              </w:rPr>
            </w:pPr>
            <w:r>
              <w:rPr>
                <w:rFonts w:cs="Arial"/>
                <w:color w:val="000000" w:themeColor="text1"/>
                <w:szCs w:val="22"/>
              </w:rPr>
              <w:t>A3</w:t>
            </w:r>
          </w:p>
        </w:tc>
        <w:tc>
          <w:tcPr>
            <w:tcW w:w="7552" w:type="dxa"/>
            <w:shd w:val="clear" w:color="auto" w:fill="auto"/>
          </w:tcPr>
          <w:p w14:paraId="656DC0F7" w14:textId="77777777" w:rsidR="000D129D" w:rsidRDefault="000D129D" w:rsidP="00C236B4">
            <w:pPr>
              <w:pStyle w:val="ListParagraph"/>
              <w:numPr>
                <w:ilvl w:val="0"/>
                <w:numId w:val="59"/>
              </w:numPr>
              <w:overflowPunct/>
              <w:autoSpaceDE/>
              <w:autoSpaceDN/>
              <w:adjustRightInd/>
              <w:contextualSpacing/>
              <w:textAlignment w:val="auto"/>
              <w:rPr>
                <w:rFonts w:cs="Arial"/>
                <w:color w:val="000000" w:themeColor="text1"/>
                <w:szCs w:val="22"/>
              </w:rPr>
            </w:pPr>
            <w:ins w:id="2732" w:author="Rodriguez-flores, Raul (R.)" w:date="2020-07-15T14:44:00Z">
              <w:r>
                <w:rPr>
                  <w:rFonts w:cs="Arial"/>
                  <w:color w:val="000000" w:themeColor="text1"/>
                  <w:szCs w:val="22"/>
                </w:rPr>
                <w:t xml:space="preserve">User </w:t>
              </w:r>
            </w:ins>
            <w:r>
              <w:rPr>
                <w:rFonts w:cs="Arial"/>
                <w:color w:val="000000" w:themeColor="text1"/>
                <w:szCs w:val="22"/>
              </w:rPr>
              <w:t>request access to the Trailer Trip when the Default Trailer profiles has been selected.</w:t>
            </w:r>
          </w:p>
          <w:p w14:paraId="3E90A510" w14:textId="77777777" w:rsidR="000D129D" w:rsidRDefault="000D129D" w:rsidP="00C236B4">
            <w:pPr>
              <w:pStyle w:val="ListParagraph"/>
              <w:numPr>
                <w:ilvl w:val="0"/>
                <w:numId w:val="59"/>
              </w:numPr>
              <w:overflowPunct/>
              <w:autoSpaceDE/>
              <w:autoSpaceDN/>
              <w:adjustRightInd/>
              <w:contextualSpacing/>
              <w:textAlignment w:val="auto"/>
              <w:rPr>
                <w:rFonts w:cs="Arial"/>
                <w:color w:val="000000" w:themeColor="text1"/>
                <w:szCs w:val="22"/>
              </w:rPr>
            </w:pPr>
            <w:ins w:id="2733" w:author="Rodriguez-flores, Raul (R.)" w:date="2020-07-15T14:44:00Z">
              <w:r w:rsidRPr="006038F2">
                <w:rPr>
                  <w:rFonts w:cs="Arial"/>
                  <w:color w:val="000000" w:themeColor="text1"/>
                  <w:szCs w:val="22"/>
                </w:rPr>
                <w:t>Feature shall</w:t>
              </w:r>
            </w:ins>
            <w:ins w:id="2734" w:author="Rodriguez-flores, Raul (R.)" w:date="2020-07-15T15:14:00Z">
              <w:r w:rsidRPr="006038F2">
                <w:rPr>
                  <w:rFonts w:cs="Arial"/>
                  <w:color w:val="000000" w:themeColor="text1"/>
                  <w:szCs w:val="22"/>
                </w:rPr>
                <w:t xml:space="preserve"> </w:t>
              </w:r>
            </w:ins>
            <w:r>
              <w:rPr>
                <w:rFonts w:cs="Arial"/>
                <w:color w:val="000000" w:themeColor="text1"/>
                <w:szCs w:val="22"/>
              </w:rPr>
              <w:t>send a Notification/Pop up to notify the Trailer Trip Status is not available for the Default Trailer Profile.</w:t>
            </w:r>
          </w:p>
          <w:p w14:paraId="4E192EC7" w14:textId="77777777" w:rsidR="000D129D" w:rsidRPr="006038F2" w:rsidRDefault="000D129D" w:rsidP="00C236B4">
            <w:pPr>
              <w:pStyle w:val="ListParagraph"/>
              <w:numPr>
                <w:ilvl w:val="0"/>
                <w:numId w:val="59"/>
              </w:numPr>
              <w:overflowPunct/>
              <w:autoSpaceDE/>
              <w:autoSpaceDN/>
              <w:adjustRightInd/>
              <w:contextualSpacing/>
              <w:textAlignment w:val="auto"/>
              <w:rPr>
                <w:ins w:id="2735" w:author="Rodriguez-flores, Raul (R.)" w:date="2020-07-15T14:44:00Z"/>
                <w:rFonts w:cs="Arial"/>
                <w:color w:val="000000" w:themeColor="text1"/>
                <w:szCs w:val="22"/>
              </w:rPr>
            </w:pPr>
            <w:r>
              <w:rPr>
                <w:rFonts w:cs="Arial"/>
                <w:color w:val="000000" w:themeColor="text1"/>
                <w:szCs w:val="22"/>
              </w:rPr>
              <w:t>Feature shall disable the Trailer Trip component list.</w:t>
            </w:r>
          </w:p>
        </w:tc>
      </w:tr>
      <w:tr w:rsidR="000D129D" w:rsidRPr="00FB5797" w14:paraId="198CB4C5" w14:textId="77777777" w:rsidTr="00C236B4">
        <w:trPr>
          <w:trHeight w:val="255"/>
          <w:ins w:id="2736" w:author="Rodriguez-flores, Raul (R.)" w:date="2020-07-15T14:44:00Z"/>
        </w:trPr>
        <w:tc>
          <w:tcPr>
            <w:tcW w:w="2235" w:type="dxa"/>
            <w:shd w:val="clear" w:color="auto" w:fill="D9D9D9" w:themeFill="background1" w:themeFillShade="D9"/>
          </w:tcPr>
          <w:p w14:paraId="0B3FB3BB" w14:textId="77777777" w:rsidR="000D129D" w:rsidRPr="00F92EE6" w:rsidRDefault="000D129D" w:rsidP="00C236B4">
            <w:pPr>
              <w:rPr>
                <w:ins w:id="2737" w:author="Rodriguez-flores, Raul (R.)" w:date="2020-07-15T14:44:00Z"/>
                <w:rFonts w:cs="Arial"/>
                <w:b/>
                <w:bCs/>
                <w:color w:val="000000" w:themeColor="text1"/>
                <w:szCs w:val="22"/>
              </w:rPr>
            </w:pPr>
            <w:ins w:id="2738" w:author="Rodriguez-flores, Raul (R.)" w:date="2020-07-15T14:44:00Z">
              <w:r w:rsidRPr="00F92EE6">
                <w:rPr>
                  <w:rFonts w:cs="Arial"/>
                  <w:b/>
                  <w:bCs/>
                  <w:color w:val="000000" w:themeColor="text1"/>
                  <w:szCs w:val="22"/>
                </w:rPr>
                <w:t xml:space="preserve">Alternative Flow </w:t>
              </w:r>
            </w:ins>
            <w:r>
              <w:rPr>
                <w:rFonts w:cs="Arial"/>
                <w:b/>
                <w:bCs/>
                <w:color w:val="000000" w:themeColor="text1"/>
                <w:szCs w:val="22"/>
              </w:rPr>
              <w:t>4</w:t>
            </w:r>
          </w:p>
        </w:tc>
        <w:tc>
          <w:tcPr>
            <w:tcW w:w="669" w:type="dxa"/>
            <w:shd w:val="clear" w:color="auto" w:fill="auto"/>
          </w:tcPr>
          <w:p w14:paraId="25DED1CB" w14:textId="77777777" w:rsidR="000D129D" w:rsidRPr="00F92EE6" w:rsidRDefault="000D129D" w:rsidP="00C236B4">
            <w:pPr>
              <w:rPr>
                <w:ins w:id="2739" w:author="Rodriguez-flores, Raul (R.)" w:date="2020-07-15T14:44:00Z"/>
                <w:rFonts w:cs="Arial"/>
                <w:color w:val="000000" w:themeColor="text1"/>
                <w:szCs w:val="22"/>
              </w:rPr>
            </w:pPr>
            <w:ins w:id="2740" w:author="Rodriguez-flores, Raul (R.)" w:date="2020-07-15T14:44:00Z">
              <w:r w:rsidRPr="00F92EE6">
                <w:rPr>
                  <w:rFonts w:cs="Arial"/>
                  <w:color w:val="000000" w:themeColor="text1"/>
                  <w:szCs w:val="22"/>
                </w:rPr>
                <w:t>A</w:t>
              </w:r>
            </w:ins>
            <w:r>
              <w:rPr>
                <w:rFonts w:cs="Arial"/>
                <w:color w:val="000000" w:themeColor="text1"/>
                <w:szCs w:val="22"/>
              </w:rPr>
              <w:t>4</w:t>
            </w:r>
          </w:p>
        </w:tc>
        <w:tc>
          <w:tcPr>
            <w:tcW w:w="7552" w:type="dxa"/>
            <w:shd w:val="clear" w:color="auto" w:fill="auto"/>
          </w:tcPr>
          <w:p w14:paraId="70232FCF" w14:textId="77777777" w:rsidR="000D129D" w:rsidRPr="00F92EE6" w:rsidRDefault="000D129D" w:rsidP="00C236B4">
            <w:pPr>
              <w:pStyle w:val="ListParagraph"/>
              <w:numPr>
                <w:ilvl w:val="0"/>
                <w:numId w:val="60"/>
              </w:numPr>
              <w:rPr>
                <w:ins w:id="2741" w:author="Rodriguez-flores, Raul (R.)" w:date="2020-07-15T14:44:00Z"/>
                <w:rFonts w:cs="Arial"/>
                <w:color w:val="000000" w:themeColor="text1"/>
                <w:szCs w:val="22"/>
              </w:rPr>
            </w:pPr>
            <w:ins w:id="2742" w:author="Rodriguez-flores, Raul (R.)" w:date="2020-07-15T15:21:00Z">
              <w:r>
                <w:rPr>
                  <w:rFonts w:cs="Arial"/>
                  <w:color w:val="000000" w:themeColor="text1"/>
                  <w:szCs w:val="22"/>
                </w:rPr>
                <w:t xml:space="preserve">Trailer Tow harness may get </w:t>
              </w:r>
            </w:ins>
            <w:ins w:id="2743" w:author="Rodriguez-flores, Raul (R.)" w:date="2020-07-15T15:22:00Z">
              <w:r>
                <w:rPr>
                  <w:rFonts w:cs="Arial"/>
                  <w:color w:val="000000" w:themeColor="text1"/>
                  <w:szCs w:val="22"/>
                </w:rPr>
                <w:t>disconnected.</w:t>
              </w:r>
            </w:ins>
          </w:p>
          <w:p w14:paraId="10EE1AF4" w14:textId="77777777" w:rsidR="000D129D" w:rsidRPr="00123D1A" w:rsidRDefault="000D129D" w:rsidP="00C236B4">
            <w:pPr>
              <w:pStyle w:val="ListParagraph"/>
              <w:numPr>
                <w:ilvl w:val="0"/>
                <w:numId w:val="60"/>
              </w:numPr>
              <w:rPr>
                <w:ins w:id="2744" w:author="Rodriguez-flores, Raul (R.)" w:date="2020-07-15T14:44:00Z"/>
                <w:rFonts w:cs="Arial"/>
                <w:color w:val="000000" w:themeColor="text1"/>
                <w:szCs w:val="22"/>
                <w:rPrChange w:id="2745" w:author="Rodriguez-flores, Raul (R.)" w:date="2020-07-15T15:31:00Z">
                  <w:rPr>
                    <w:ins w:id="2746" w:author="Rodriguez-flores, Raul (R.)" w:date="2020-07-15T14:44:00Z"/>
                  </w:rPr>
                </w:rPrChange>
              </w:rPr>
            </w:pPr>
            <w:ins w:id="2747" w:author="Rodriguez-flores, Raul (R.)" w:date="2020-07-15T14:44:00Z">
              <w:r w:rsidRPr="00F92EE6">
                <w:rPr>
                  <w:rFonts w:cs="Arial"/>
                  <w:color w:val="000000" w:themeColor="text1"/>
                  <w:szCs w:val="22"/>
                </w:rPr>
                <w:t>Featur</w:t>
              </w:r>
              <w:r>
                <w:rPr>
                  <w:rFonts w:cs="Arial"/>
                  <w:color w:val="000000" w:themeColor="text1"/>
                  <w:szCs w:val="22"/>
                </w:rPr>
                <w:t>e shall</w:t>
              </w:r>
            </w:ins>
            <w:ins w:id="2748" w:author="Rodriguez-flores, Raul (R.)" w:date="2020-07-15T15:14:00Z">
              <w:r>
                <w:rPr>
                  <w:rFonts w:cs="Arial"/>
                  <w:color w:val="000000" w:themeColor="text1"/>
                  <w:szCs w:val="22"/>
                </w:rPr>
                <w:t xml:space="preserve"> hide</w:t>
              </w:r>
            </w:ins>
            <w:r>
              <w:rPr>
                <w:rFonts w:cs="Arial"/>
                <w:color w:val="000000" w:themeColor="text1"/>
                <w:szCs w:val="22"/>
              </w:rPr>
              <w:t xml:space="preserve"> and Disable</w:t>
            </w:r>
            <w:ins w:id="2749" w:author="Rodriguez-flores, Raul (R.)" w:date="2020-07-15T15:14:00Z">
              <w:r>
                <w:rPr>
                  <w:rFonts w:cs="Arial"/>
                  <w:color w:val="000000" w:themeColor="text1"/>
                  <w:szCs w:val="22"/>
                </w:rPr>
                <w:t xml:space="preserve"> the Trailer</w:t>
              </w:r>
            </w:ins>
            <w:r>
              <w:rPr>
                <w:rFonts w:cs="Arial"/>
                <w:color w:val="000000" w:themeColor="text1"/>
                <w:szCs w:val="22"/>
              </w:rPr>
              <w:t xml:space="preserve"> Trip</w:t>
            </w:r>
            <w:ins w:id="2750" w:author="Rodriguez-flores, Raul (R.)" w:date="2020-07-15T15:14:00Z">
              <w:r>
                <w:rPr>
                  <w:rFonts w:cs="Arial"/>
                  <w:color w:val="000000" w:themeColor="text1"/>
                  <w:szCs w:val="22"/>
                </w:rPr>
                <w:t xml:space="preserve"> </w:t>
              </w:r>
            </w:ins>
            <w:r>
              <w:rPr>
                <w:rFonts w:cs="Arial"/>
                <w:color w:val="000000" w:themeColor="text1"/>
                <w:szCs w:val="22"/>
              </w:rPr>
              <w:t>Menu</w:t>
            </w:r>
            <w:ins w:id="2751" w:author="Rodriguez-flores, Raul (R.)" w:date="2020-07-15T15:14:00Z">
              <w:r>
                <w:rPr>
                  <w:rFonts w:cs="Arial"/>
                  <w:color w:val="000000" w:themeColor="text1"/>
                  <w:szCs w:val="22"/>
                </w:rPr>
                <w:t>.</w:t>
              </w:r>
            </w:ins>
          </w:p>
        </w:tc>
      </w:tr>
      <w:tr w:rsidR="000D129D" w:rsidRPr="00FB5797" w14:paraId="44EBEAB3" w14:textId="77777777" w:rsidTr="00C236B4">
        <w:trPr>
          <w:trHeight w:val="255"/>
          <w:ins w:id="2752" w:author="Rodriguez-flores, Raul (R.)" w:date="2020-07-15T14:44:00Z"/>
        </w:trPr>
        <w:tc>
          <w:tcPr>
            <w:tcW w:w="2235" w:type="dxa"/>
            <w:shd w:val="clear" w:color="auto" w:fill="D9D9D9" w:themeFill="background1" w:themeFillShade="D9"/>
          </w:tcPr>
          <w:p w14:paraId="45FFB0E6" w14:textId="77777777" w:rsidR="000D129D" w:rsidRPr="00F92EE6" w:rsidRDefault="000D129D" w:rsidP="00C236B4">
            <w:pPr>
              <w:rPr>
                <w:ins w:id="2753" w:author="Rodriguez-flores, Raul (R.)" w:date="2020-07-15T14:44:00Z"/>
                <w:rFonts w:cs="Arial"/>
                <w:b/>
                <w:bCs/>
                <w:color w:val="000000" w:themeColor="text1"/>
                <w:szCs w:val="22"/>
              </w:rPr>
            </w:pPr>
          </w:p>
        </w:tc>
        <w:tc>
          <w:tcPr>
            <w:tcW w:w="669" w:type="dxa"/>
            <w:shd w:val="clear" w:color="auto" w:fill="auto"/>
          </w:tcPr>
          <w:p w14:paraId="7D323E65" w14:textId="77777777" w:rsidR="000D129D" w:rsidRPr="00F92EE6" w:rsidRDefault="000D129D" w:rsidP="00C236B4">
            <w:pPr>
              <w:rPr>
                <w:ins w:id="2754" w:author="Rodriguez-flores, Raul (R.)" w:date="2020-07-15T14:44:00Z"/>
                <w:rFonts w:cs="Arial"/>
                <w:color w:val="000000" w:themeColor="text1"/>
                <w:szCs w:val="22"/>
              </w:rPr>
            </w:pPr>
          </w:p>
        </w:tc>
        <w:tc>
          <w:tcPr>
            <w:tcW w:w="7552" w:type="dxa"/>
            <w:shd w:val="clear" w:color="auto" w:fill="auto"/>
          </w:tcPr>
          <w:p w14:paraId="0B90968A" w14:textId="77777777" w:rsidR="000D129D" w:rsidRPr="00F92EE6" w:rsidRDefault="000D129D" w:rsidP="00C236B4">
            <w:pPr>
              <w:rPr>
                <w:ins w:id="2755" w:author="Rodriguez-flores, Raul (R.)" w:date="2020-07-15T14:44:00Z"/>
                <w:rFonts w:cs="Arial"/>
                <w:color w:val="000000" w:themeColor="text1"/>
                <w:szCs w:val="22"/>
              </w:rPr>
            </w:pPr>
          </w:p>
        </w:tc>
      </w:tr>
      <w:tr w:rsidR="000D129D" w:rsidRPr="00FB5797" w14:paraId="025A23AC" w14:textId="77777777" w:rsidTr="00C236B4">
        <w:trPr>
          <w:trHeight w:val="255"/>
          <w:ins w:id="2756" w:author="Rodriguez-flores, Raul (R.)" w:date="2020-07-15T14:44:00Z"/>
        </w:trPr>
        <w:tc>
          <w:tcPr>
            <w:tcW w:w="2235" w:type="dxa"/>
            <w:shd w:val="clear" w:color="auto" w:fill="D9D9D9" w:themeFill="background1" w:themeFillShade="D9"/>
          </w:tcPr>
          <w:p w14:paraId="2997A235" w14:textId="77777777" w:rsidR="000D129D" w:rsidRPr="00F92EE6" w:rsidRDefault="000D129D" w:rsidP="00C236B4">
            <w:pPr>
              <w:rPr>
                <w:ins w:id="2757" w:author="Rodriguez-flores, Raul (R.)" w:date="2020-07-15T14:44:00Z"/>
                <w:rFonts w:cs="Arial"/>
                <w:b/>
                <w:bCs/>
                <w:color w:val="000000" w:themeColor="text1"/>
                <w:szCs w:val="22"/>
              </w:rPr>
            </w:pPr>
            <w:ins w:id="2758" w:author="Rodriguez-flores, Raul (R.)" w:date="2020-07-15T14:44:00Z">
              <w:r w:rsidRPr="00F92EE6">
                <w:rPr>
                  <w:rFonts w:cs="Arial"/>
                  <w:b/>
                  <w:bCs/>
                  <w:color w:val="000000" w:themeColor="text1"/>
                  <w:szCs w:val="22"/>
                </w:rPr>
                <w:t>Post-condition</w:t>
              </w:r>
            </w:ins>
          </w:p>
        </w:tc>
        <w:tc>
          <w:tcPr>
            <w:tcW w:w="669" w:type="dxa"/>
            <w:shd w:val="clear" w:color="auto" w:fill="auto"/>
          </w:tcPr>
          <w:p w14:paraId="3936822D" w14:textId="77777777" w:rsidR="000D129D" w:rsidRPr="00F92EE6" w:rsidRDefault="000D129D" w:rsidP="00C236B4">
            <w:pPr>
              <w:rPr>
                <w:ins w:id="2759" w:author="Rodriguez-flores, Raul (R.)" w:date="2020-07-15T14:44:00Z"/>
                <w:rFonts w:cs="Arial"/>
                <w:color w:val="000000" w:themeColor="text1"/>
                <w:szCs w:val="22"/>
              </w:rPr>
            </w:pPr>
          </w:p>
        </w:tc>
        <w:tc>
          <w:tcPr>
            <w:tcW w:w="7552" w:type="dxa"/>
            <w:shd w:val="clear" w:color="auto" w:fill="auto"/>
          </w:tcPr>
          <w:p w14:paraId="7B2CD7A7" w14:textId="77777777" w:rsidR="000D129D" w:rsidRPr="00F92EE6" w:rsidRDefault="000D129D" w:rsidP="00C236B4">
            <w:pPr>
              <w:rPr>
                <w:ins w:id="2760" w:author="Rodriguez-flores, Raul (R.)" w:date="2020-07-15T14:44:00Z"/>
                <w:rFonts w:cs="Arial"/>
                <w:color w:val="000000" w:themeColor="text1"/>
                <w:szCs w:val="22"/>
              </w:rPr>
            </w:pPr>
            <w:ins w:id="2761" w:author="Rodriguez-flores, Raul (R.)" w:date="2020-07-15T15:16:00Z">
              <w:r>
                <w:rPr>
                  <w:rFonts w:cs="Arial"/>
                  <w:color w:val="000000" w:themeColor="text1"/>
                  <w:szCs w:val="22"/>
                </w:rPr>
                <w:t xml:space="preserve">HMI </w:t>
              </w:r>
            </w:ins>
            <w:r>
              <w:rPr>
                <w:rFonts w:cs="Arial"/>
                <w:color w:val="000000" w:themeColor="text1"/>
                <w:szCs w:val="22"/>
              </w:rPr>
              <w:t>Visual Screen shall return to the previous Trailer Trip screen</w:t>
            </w:r>
          </w:p>
        </w:tc>
      </w:tr>
    </w:tbl>
    <w:p w14:paraId="2F265760" w14:textId="77777777" w:rsidR="004D7C06" w:rsidRDefault="004D7C06" w:rsidP="00B92B95">
      <w:pPr>
        <w:pStyle w:val="Heading3"/>
      </w:pPr>
      <w:bookmarkStart w:id="2762" w:name="_Toc35002527"/>
      <w:r>
        <w:t>Driving Scenarios</w:t>
      </w:r>
      <w:bookmarkEnd w:id="2149"/>
      <w:bookmarkEnd w:id="2762"/>
    </w:p>
    <w:p w14:paraId="6CF2D2C4" w14:textId="77777777" w:rsidR="00EB420E" w:rsidRPr="002573C6" w:rsidRDefault="00150393" w:rsidP="00B92B95">
      <w:pPr>
        <w:pStyle w:val="BodyText"/>
      </w:pPr>
      <w:bookmarkStart w:id="2763" w:name="_Toc446420195"/>
      <w:r>
        <w:t>NA</w:t>
      </w:r>
    </w:p>
    <w:p w14:paraId="3A8CA1B0" w14:textId="77777777" w:rsidR="004D7C06" w:rsidRDefault="004D7C06" w:rsidP="00B92B95">
      <w:pPr>
        <w:pStyle w:val="Heading3"/>
      </w:pPr>
      <w:bookmarkStart w:id="2764" w:name="_Toc35002528"/>
      <w:r>
        <w:t>Decision Tables</w:t>
      </w:r>
      <w:bookmarkEnd w:id="2763"/>
      <w:bookmarkEnd w:id="2764"/>
    </w:p>
    <w:p w14:paraId="4023B9C6" w14:textId="77777777" w:rsidR="00357A72" w:rsidRDefault="00150393" w:rsidP="00357A72">
      <w:r>
        <w:t>NA</w:t>
      </w:r>
    </w:p>
    <w:p w14:paraId="359ABCCB" w14:textId="77777777" w:rsidR="00150393" w:rsidRDefault="00150393" w:rsidP="00357A72"/>
    <w:tbl>
      <w:tblPr>
        <w:tblStyle w:val="TableGrid"/>
        <w:tblW w:w="0" w:type="auto"/>
        <w:tblInd w:w="108" w:type="dxa"/>
        <w:tblLook w:val="04A0" w:firstRow="1" w:lastRow="0" w:firstColumn="1" w:lastColumn="0" w:noHBand="0" w:noVBand="1"/>
      </w:tblPr>
      <w:tblGrid>
        <w:gridCol w:w="1943"/>
        <w:gridCol w:w="2051"/>
        <w:gridCol w:w="2050"/>
        <w:gridCol w:w="2050"/>
        <w:gridCol w:w="1971"/>
      </w:tblGrid>
      <w:tr w:rsidR="00357A72" w14:paraId="0D7F038C" w14:textId="77777777" w:rsidTr="00850F94">
        <w:tc>
          <w:tcPr>
            <w:tcW w:w="1971" w:type="dxa"/>
            <w:shd w:val="clear" w:color="auto" w:fill="D9D9D9" w:themeFill="background1" w:themeFillShade="D9"/>
          </w:tcPr>
          <w:p w14:paraId="0C4985C0" w14:textId="77777777" w:rsidR="00357A72" w:rsidRPr="00C62038" w:rsidRDefault="00357A72" w:rsidP="00E315BF">
            <w:pPr>
              <w:rPr>
                <w:b/>
              </w:rPr>
            </w:pPr>
            <w:r w:rsidRPr="00C62038">
              <w:rPr>
                <w:b/>
              </w:rPr>
              <w:t>Input 1</w:t>
            </w:r>
          </w:p>
        </w:tc>
        <w:tc>
          <w:tcPr>
            <w:tcW w:w="2080" w:type="dxa"/>
            <w:shd w:val="clear" w:color="auto" w:fill="D9D9D9" w:themeFill="background1" w:themeFillShade="D9"/>
          </w:tcPr>
          <w:p w14:paraId="7B9CCD98" w14:textId="77777777" w:rsidR="00357A72" w:rsidRPr="00C62038" w:rsidRDefault="00357A72" w:rsidP="00E315BF">
            <w:pPr>
              <w:rPr>
                <w:b/>
              </w:rPr>
            </w:pPr>
            <w:r w:rsidRPr="00C62038">
              <w:rPr>
                <w:b/>
              </w:rPr>
              <w:t>Input 2</w:t>
            </w:r>
          </w:p>
        </w:tc>
        <w:tc>
          <w:tcPr>
            <w:tcW w:w="2080" w:type="dxa"/>
            <w:shd w:val="clear" w:color="auto" w:fill="D9D9D9" w:themeFill="background1" w:themeFillShade="D9"/>
          </w:tcPr>
          <w:p w14:paraId="49883EEC" w14:textId="77777777" w:rsidR="00357A72" w:rsidRPr="00C62038" w:rsidRDefault="00357A72" w:rsidP="00E315BF">
            <w:pPr>
              <w:rPr>
                <w:b/>
              </w:rPr>
            </w:pPr>
            <w:r w:rsidRPr="00C62038">
              <w:rPr>
                <w:b/>
              </w:rPr>
              <w:t>Input 3</w:t>
            </w:r>
          </w:p>
        </w:tc>
        <w:tc>
          <w:tcPr>
            <w:tcW w:w="2080" w:type="dxa"/>
            <w:tcBorders>
              <w:right w:val="double" w:sz="4" w:space="0" w:color="auto"/>
            </w:tcBorders>
            <w:shd w:val="clear" w:color="auto" w:fill="D9D9D9" w:themeFill="background1" w:themeFillShade="D9"/>
          </w:tcPr>
          <w:p w14:paraId="0AE2C392" w14:textId="77777777" w:rsidR="00357A72" w:rsidRPr="00C62038" w:rsidRDefault="00357A72" w:rsidP="00E315BF">
            <w:pPr>
              <w:rPr>
                <w:b/>
              </w:rPr>
            </w:pPr>
            <w:r w:rsidRPr="00C62038">
              <w:rPr>
                <w:b/>
              </w:rPr>
              <w:t>Input 4</w:t>
            </w:r>
          </w:p>
        </w:tc>
        <w:tc>
          <w:tcPr>
            <w:tcW w:w="1995" w:type="dxa"/>
            <w:tcBorders>
              <w:left w:val="double" w:sz="4" w:space="0" w:color="auto"/>
            </w:tcBorders>
            <w:shd w:val="clear" w:color="auto" w:fill="D9D9D9" w:themeFill="background1" w:themeFillShade="D9"/>
          </w:tcPr>
          <w:p w14:paraId="387577BB" w14:textId="77777777" w:rsidR="00357A72" w:rsidRPr="00C62038" w:rsidRDefault="00357A72" w:rsidP="00E315BF">
            <w:pPr>
              <w:rPr>
                <w:b/>
              </w:rPr>
            </w:pPr>
            <w:r w:rsidRPr="00C62038">
              <w:rPr>
                <w:b/>
              </w:rPr>
              <w:t xml:space="preserve">Output </w:t>
            </w:r>
          </w:p>
        </w:tc>
      </w:tr>
      <w:tr w:rsidR="00357A72" w14:paraId="68BAD5B3" w14:textId="77777777" w:rsidTr="00850F94">
        <w:tc>
          <w:tcPr>
            <w:tcW w:w="1971" w:type="dxa"/>
          </w:tcPr>
          <w:p w14:paraId="5CB7D7B1" w14:textId="77777777" w:rsidR="00357A72" w:rsidRPr="00467068" w:rsidRDefault="00357A72" w:rsidP="00E315BF">
            <w:pPr>
              <w:rPr>
                <w:caps/>
              </w:rPr>
            </w:pPr>
            <w:r>
              <w:t xml:space="preserve">Value </w:t>
            </w:r>
            <w:r>
              <w:rPr>
                <w:caps/>
              </w:rPr>
              <w:t>I1</w:t>
            </w:r>
          </w:p>
        </w:tc>
        <w:tc>
          <w:tcPr>
            <w:tcW w:w="2080" w:type="dxa"/>
          </w:tcPr>
          <w:p w14:paraId="13DA863B" w14:textId="77777777" w:rsidR="00357A72" w:rsidRDefault="00357A72" w:rsidP="00E315BF">
            <w:r>
              <w:t>Value I2</w:t>
            </w:r>
          </w:p>
        </w:tc>
        <w:tc>
          <w:tcPr>
            <w:tcW w:w="2080" w:type="dxa"/>
          </w:tcPr>
          <w:p w14:paraId="415C529C" w14:textId="77777777" w:rsidR="00357A72" w:rsidRDefault="00357A72" w:rsidP="00E315BF"/>
        </w:tc>
        <w:tc>
          <w:tcPr>
            <w:tcW w:w="2080" w:type="dxa"/>
            <w:tcBorders>
              <w:right w:val="double" w:sz="4" w:space="0" w:color="auto"/>
            </w:tcBorders>
          </w:tcPr>
          <w:p w14:paraId="0DDA07F6" w14:textId="77777777" w:rsidR="00357A72" w:rsidRDefault="00357A72" w:rsidP="00E315BF"/>
        </w:tc>
        <w:tc>
          <w:tcPr>
            <w:tcW w:w="1995" w:type="dxa"/>
            <w:tcBorders>
              <w:left w:val="double" w:sz="4" w:space="0" w:color="auto"/>
            </w:tcBorders>
          </w:tcPr>
          <w:p w14:paraId="00702151" w14:textId="77777777" w:rsidR="00357A72" w:rsidRDefault="00357A72" w:rsidP="00E315BF">
            <w:r>
              <w:t>Value O1</w:t>
            </w:r>
          </w:p>
        </w:tc>
      </w:tr>
      <w:tr w:rsidR="00357A72" w14:paraId="4B998EDC" w14:textId="77777777" w:rsidTr="00850F94">
        <w:tc>
          <w:tcPr>
            <w:tcW w:w="1971" w:type="dxa"/>
          </w:tcPr>
          <w:p w14:paraId="62A5137C" w14:textId="77777777" w:rsidR="00357A72" w:rsidRDefault="00357A72" w:rsidP="00E315BF"/>
        </w:tc>
        <w:tc>
          <w:tcPr>
            <w:tcW w:w="2080" w:type="dxa"/>
          </w:tcPr>
          <w:p w14:paraId="71E97115" w14:textId="77777777" w:rsidR="00357A72" w:rsidRDefault="00357A72" w:rsidP="00E315BF"/>
        </w:tc>
        <w:tc>
          <w:tcPr>
            <w:tcW w:w="2080" w:type="dxa"/>
          </w:tcPr>
          <w:p w14:paraId="23A42832" w14:textId="77777777" w:rsidR="00357A72" w:rsidRDefault="00357A72" w:rsidP="00E315BF"/>
        </w:tc>
        <w:tc>
          <w:tcPr>
            <w:tcW w:w="2080" w:type="dxa"/>
            <w:tcBorders>
              <w:right w:val="double" w:sz="4" w:space="0" w:color="auto"/>
            </w:tcBorders>
          </w:tcPr>
          <w:p w14:paraId="6BA6B97D" w14:textId="77777777" w:rsidR="00357A72" w:rsidRDefault="00357A72" w:rsidP="00E315BF"/>
        </w:tc>
        <w:tc>
          <w:tcPr>
            <w:tcW w:w="1995" w:type="dxa"/>
            <w:tcBorders>
              <w:left w:val="double" w:sz="4" w:space="0" w:color="auto"/>
            </w:tcBorders>
          </w:tcPr>
          <w:p w14:paraId="7626DA81" w14:textId="77777777" w:rsidR="00357A72" w:rsidRDefault="00357A72" w:rsidP="00E315BF"/>
        </w:tc>
      </w:tr>
    </w:tbl>
    <w:p w14:paraId="5D0A5B79" w14:textId="77777777" w:rsidR="00357A72" w:rsidRPr="003036CD" w:rsidRDefault="00357A72" w:rsidP="00357A72"/>
    <w:p w14:paraId="71640AB8" w14:textId="77777777" w:rsidR="004D7C06" w:rsidRDefault="00236F77" w:rsidP="00B92B95">
      <w:pPr>
        <w:pStyle w:val="Heading2"/>
      </w:pPr>
      <w:bookmarkStart w:id="2765" w:name="_Ref300051457"/>
      <w:bookmarkStart w:id="2766" w:name="_Ref357774543"/>
      <w:bookmarkStart w:id="2767" w:name="_Toc397081459"/>
      <w:bookmarkStart w:id="2768" w:name="_Toc446420196"/>
      <w:bookmarkStart w:id="2769" w:name="_Toc35002529"/>
      <w:bookmarkEnd w:id="1077"/>
      <w:bookmarkEnd w:id="1078"/>
      <w:bookmarkEnd w:id="1079"/>
      <w:r>
        <w:t>Feature Requirement</w:t>
      </w:r>
      <w:bookmarkEnd w:id="2765"/>
      <w:bookmarkEnd w:id="2766"/>
      <w:bookmarkEnd w:id="2767"/>
      <w:bookmarkEnd w:id="2768"/>
      <w:r>
        <w:t>s</w:t>
      </w:r>
      <w:bookmarkEnd w:id="2769"/>
    </w:p>
    <w:p w14:paraId="25FC25EA" w14:textId="77777777" w:rsidR="004D7C06" w:rsidRDefault="004D7C06" w:rsidP="00B92B95">
      <w:pPr>
        <w:pStyle w:val="Heading3"/>
      </w:pPr>
      <w:bookmarkStart w:id="2770" w:name="_Toc397081466"/>
      <w:bookmarkStart w:id="2771" w:name="_Toc446420197"/>
      <w:bookmarkStart w:id="2772" w:name="_Toc35002530"/>
      <w:r w:rsidRPr="007C20FA">
        <w:t>Functional Requirements</w:t>
      </w:r>
      <w:bookmarkEnd w:id="2770"/>
      <w:bookmarkEnd w:id="2771"/>
      <w:bookmarkEnd w:id="2772"/>
    </w:p>
    <w:p w14:paraId="5547393B" w14:textId="77777777" w:rsidR="00150393" w:rsidRDefault="00150393" w:rsidP="00150393">
      <w:pPr>
        <w:rPr>
          <w:rFonts w:cs="Arial"/>
          <w:color w:val="000000" w:themeColor="text1"/>
        </w:rPr>
      </w:pPr>
    </w:p>
    <w:p w14:paraId="286B6141" w14:textId="77777777" w:rsidR="00C002B8" w:rsidRPr="00FB5797" w:rsidRDefault="00C002B8" w:rsidP="00C002B8">
      <w:pPr>
        <w:pStyle w:val="RERequirement"/>
        <w:rPr>
          <w:color w:val="000000" w:themeColor="text1"/>
          <w:rPrChange w:id="2773" w:author="SM Fairus Hasan" w:date="2020-02-27T16:11:00Z">
            <w:rPr/>
          </w:rPrChange>
        </w:rPr>
      </w:pPr>
      <w:r w:rsidRPr="00FB5797">
        <w:rPr>
          <w:color w:val="000000" w:themeColor="text1"/>
          <w:rPrChange w:id="2774" w:author="SM Fairus Hasan" w:date="2020-02-27T16:11:00Z">
            <w:rPr/>
          </w:rPrChange>
        </w:rPr>
        <w:t>###R_F_</w:t>
      </w:r>
      <w:r>
        <w:rPr>
          <w:color w:val="000000" w:themeColor="text1"/>
        </w:rPr>
        <w:t>Trailer Settings and Profiles</w:t>
      </w:r>
      <w:r w:rsidRPr="00FB5797">
        <w:rPr>
          <w:color w:val="000000" w:themeColor="text1"/>
          <w:rPrChange w:id="2775" w:author="SM Fairus Hasan" w:date="2020-02-27T16:11:00Z">
            <w:rPr/>
          </w:rPrChange>
        </w:rPr>
        <w:t>_00001</w:t>
      </w:r>
      <w:r>
        <w:rPr>
          <w:color w:val="000000" w:themeColor="text1"/>
        </w:rPr>
        <w:t>### Feature Enable</w:t>
      </w:r>
    </w:p>
    <w:p w14:paraId="3A7EC5C4" w14:textId="77777777" w:rsidR="00C002B8" w:rsidRDefault="00C002B8" w:rsidP="00C002B8">
      <w:pPr>
        <w:rPr>
          <w:rFonts w:cs="Arial"/>
          <w:color w:val="000000" w:themeColor="text1"/>
        </w:rPr>
      </w:pPr>
      <w:r>
        <w:rPr>
          <w:rFonts w:cs="Arial"/>
          <w:color w:val="000000" w:themeColor="text1"/>
        </w:rPr>
        <w:lastRenderedPageBreak/>
        <w:t>Trailer Settings and Profile</w:t>
      </w:r>
      <w:r w:rsidRPr="00FB5797">
        <w:rPr>
          <w:rFonts w:cs="Arial"/>
          <w:color w:val="000000" w:themeColor="text1"/>
          <w:rPrChange w:id="2776" w:author="SM Fairus Hasan" w:date="2020-02-27T16:11:00Z">
            <w:rPr>
              <w:rFonts w:cs="Arial"/>
            </w:rPr>
          </w:rPrChange>
        </w:rPr>
        <w:t xml:space="preserve"> feature s</w:t>
      </w:r>
      <w:r>
        <w:rPr>
          <w:rFonts w:cs="Arial"/>
          <w:color w:val="000000" w:themeColor="text1"/>
        </w:rPr>
        <w:t>hall enable the user to configure</w:t>
      </w:r>
      <w:r w:rsidRPr="00FB5797">
        <w:rPr>
          <w:rFonts w:cs="Arial"/>
          <w:color w:val="000000" w:themeColor="text1"/>
          <w:rPrChange w:id="2777" w:author="SM Fairus Hasan" w:date="2020-02-27T16:11:00Z">
            <w:rPr>
              <w:rFonts w:cs="Arial"/>
            </w:rPr>
          </w:rPrChange>
        </w:rPr>
        <w:t xml:space="preserve"> the </w:t>
      </w:r>
      <w:r>
        <w:rPr>
          <w:rFonts w:cs="Arial"/>
          <w:color w:val="000000" w:themeColor="text1"/>
        </w:rPr>
        <w:t>Trailer Maintenance and Trailer Trip functions</w:t>
      </w:r>
      <w:r w:rsidRPr="00FB5797">
        <w:rPr>
          <w:rFonts w:cs="Arial"/>
          <w:color w:val="000000" w:themeColor="text1"/>
          <w:rPrChange w:id="2778" w:author="SM Fairus Hasan" w:date="2020-02-27T16:11:00Z">
            <w:rPr>
              <w:rFonts w:cs="Arial"/>
            </w:rPr>
          </w:rPrChange>
        </w:rPr>
        <w:t xml:space="preserve"> </w:t>
      </w:r>
      <w:r>
        <w:rPr>
          <w:rFonts w:cs="Arial"/>
          <w:color w:val="000000" w:themeColor="text1"/>
        </w:rPr>
        <w:t>when the following preconditions are met</w:t>
      </w:r>
      <w:r w:rsidRPr="00FB5797">
        <w:rPr>
          <w:rFonts w:cs="Arial"/>
          <w:color w:val="000000" w:themeColor="text1"/>
          <w:rPrChange w:id="2779" w:author="SM Fairus Hasan" w:date="2020-02-27T16:11:00Z">
            <w:rPr>
              <w:rFonts w:cs="Arial"/>
            </w:rPr>
          </w:rPrChange>
        </w:rPr>
        <w:t>.</w:t>
      </w:r>
    </w:p>
    <w:p w14:paraId="2C75D129" w14:textId="77777777" w:rsidR="00C002B8" w:rsidRPr="00C002B8" w:rsidRDefault="00C002B8" w:rsidP="00C002B8">
      <w:pPr>
        <w:pStyle w:val="ListParagraph"/>
        <w:numPr>
          <w:ilvl w:val="0"/>
          <w:numId w:val="70"/>
        </w:numPr>
        <w:rPr>
          <w:ins w:id="2780" w:author="Rodriguez-flores, Raul (R.)" w:date="2020-07-15T14:44:00Z"/>
          <w:rFonts w:cs="Arial"/>
          <w:color w:val="000000" w:themeColor="text1"/>
          <w:szCs w:val="22"/>
        </w:rPr>
      </w:pPr>
      <w:ins w:id="2781" w:author="Rodriguez-flores, Raul (R.)" w:date="2020-07-15T14:44:00Z">
        <w:r w:rsidRPr="00C002B8">
          <w:rPr>
            <w:rFonts w:cs="Arial"/>
            <w:color w:val="000000" w:themeColor="text1"/>
            <w:szCs w:val="22"/>
          </w:rPr>
          <w:t>Vehicle has factory or dealer installed trailer wiring</w:t>
        </w:r>
      </w:ins>
    </w:p>
    <w:p w14:paraId="3EE5ED62" w14:textId="77777777" w:rsidR="00C002B8" w:rsidRPr="00C002B8" w:rsidRDefault="00C002B8" w:rsidP="00C002B8">
      <w:pPr>
        <w:pStyle w:val="ListParagraph"/>
        <w:numPr>
          <w:ilvl w:val="0"/>
          <w:numId w:val="70"/>
        </w:numPr>
        <w:rPr>
          <w:rFonts w:cs="Arial"/>
          <w:color w:val="000000" w:themeColor="text1"/>
          <w:szCs w:val="22"/>
        </w:rPr>
      </w:pPr>
      <w:commentRangeStart w:id="2782"/>
      <w:ins w:id="2783" w:author="Rodriguez-flores, Raul (R.)" w:date="2020-07-15T14:44:00Z">
        <w:r w:rsidRPr="00C002B8">
          <w:rPr>
            <w:rFonts w:cs="Arial"/>
            <w:color w:val="000000" w:themeColor="text1"/>
            <w:szCs w:val="22"/>
          </w:rPr>
          <w:t>Trailer is connected to the Vehicle</w:t>
        </w:r>
      </w:ins>
      <w:commentRangeEnd w:id="2782"/>
      <w:r w:rsidR="009A59DF">
        <w:rPr>
          <w:rStyle w:val="CommentReference"/>
          <w:rFonts w:ascii="Times New Roman" w:hAnsi="Times New Roman"/>
        </w:rPr>
        <w:commentReference w:id="2782"/>
      </w:r>
    </w:p>
    <w:p w14:paraId="15D09A20" w14:textId="77777777" w:rsidR="00C002B8" w:rsidRPr="00C002B8" w:rsidRDefault="00C002B8" w:rsidP="00C002B8">
      <w:pPr>
        <w:pStyle w:val="ListParagraph"/>
        <w:numPr>
          <w:ilvl w:val="0"/>
          <w:numId w:val="70"/>
        </w:numPr>
        <w:rPr>
          <w:ins w:id="2784" w:author="Rodriguez-flores, Raul (R.)" w:date="2020-07-15T14:44:00Z"/>
          <w:rFonts w:cs="Arial"/>
          <w:color w:val="000000" w:themeColor="text1"/>
          <w:szCs w:val="22"/>
        </w:rPr>
      </w:pPr>
      <w:r w:rsidRPr="00C002B8">
        <w:rPr>
          <w:rFonts w:cs="Arial"/>
          <w:color w:val="000000" w:themeColor="text1"/>
          <w:szCs w:val="22"/>
        </w:rPr>
        <w:t>Trailer</w:t>
      </w:r>
      <w:ins w:id="2785" w:author="Rodriguez-flores, Raul (R.)" w:date="2020-07-15T15:26:00Z">
        <w:r w:rsidRPr="00C002B8">
          <w:rPr>
            <w:rFonts w:cs="Arial"/>
            <w:color w:val="000000" w:themeColor="text1"/>
            <w:szCs w:val="22"/>
          </w:rPr>
          <w:t xml:space="preserve"> </w:t>
        </w:r>
      </w:ins>
      <w:r w:rsidRPr="00C002B8">
        <w:rPr>
          <w:rFonts w:cs="Arial"/>
          <w:color w:val="000000" w:themeColor="text1"/>
          <w:szCs w:val="22"/>
        </w:rPr>
        <w:t xml:space="preserve">connected/attached </w:t>
      </w:r>
      <w:ins w:id="2786" w:author="Rodriguez-flores, Raul (R.)" w:date="2020-07-15T15:26:00Z">
        <w:r w:rsidRPr="00C002B8">
          <w:rPr>
            <w:rFonts w:cs="Arial"/>
            <w:color w:val="000000" w:themeColor="text1"/>
            <w:szCs w:val="22"/>
          </w:rPr>
          <w:t>signal must be present.</w:t>
        </w:r>
      </w:ins>
    </w:p>
    <w:p w14:paraId="7EB58913" w14:textId="77777777" w:rsidR="00C002B8" w:rsidRPr="00C002B8" w:rsidRDefault="00C002B8" w:rsidP="00C002B8">
      <w:pPr>
        <w:pStyle w:val="ListParagraph"/>
        <w:numPr>
          <w:ilvl w:val="0"/>
          <w:numId w:val="70"/>
        </w:numPr>
        <w:rPr>
          <w:ins w:id="2787" w:author="Rodriguez-flores, Raul (R.)" w:date="2020-07-15T14:44:00Z"/>
          <w:rFonts w:cs="Arial"/>
          <w:color w:val="000000" w:themeColor="text1"/>
          <w:szCs w:val="22"/>
        </w:rPr>
      </w:pPr>
      <w:ins w:id="2788" w:author="Rodriguez-flores, Raul (R.)" w:date="2020-07-15T14:44:00Z">
        <w:r w:rsidRPr="00C002B8">
          <w:rPr>
            <w:rFonts w:cs="Arial"/>
            <w:color w:val="000000" w:themeColor="text1"/>
            <w:szCs w:val="22"/>
          </w:rPr>
          <w:t>Vehicle battery is &gt;= 75% state of charge with engine off</w:t>
        </w:r>
      </w:ins>
    </w:p>
    <w:p w14:paraId="15589ABC" w14:textId="77777777" w:rsidR="00C002B8" w:rsidRPr="00C002B8" w:rsidRDefault="00C002B8" w:rsidP="00C002B8">
      <w:pPr>
        <w:pStyle w:val="ListParagraph"/>
        <w:numPr>
          <w:ilvl w:val="0"/>
          <w:numId w:val="70"/>
        </w:numPr>
        <w:rPr>
          <w:ins w:id="2789" w:author="Rodriguez-flores, Raul (R.)" w:date="2020-07-15T14:44:00Z"/>
          <w:rFonts w:cs="Arial"/>
          <w:color w:val="000000" w:themeColor="text1"/>
          <w:szCs w:val="22"/>
        </w:rPr>
      </w:pPr>
      <w:ins w:id="2790" w:author="Rodriguez-flores, Raul (R.)" w:date="2020-07-15T14:44:00Z">
        <w:r w:rsidRPr="00C002B8">
          <w:rPr>
            <w:rFonts w:cs="Arial"/>
            <w:color w:val="000000" w:themeColor="text1"/>
            <w:szCs w:val="22"/>
          </w:rPr>
          <w:t>Ignition is ON or ACC</w:t>
        </w:r>
      </w:ins>
    </w:p>
    <w:p w14:paraId="0334E974" w14:textId="77777777" w:rsidR="00C002B8" w:rsidRPr="00C002B8" w:rsidRDefault="00C002B8" w:rsidP="00C002B8">
      <w:pPr>
        <w:pStyle w:val="ListParagraph"/>
        <w:numPr>
          <w:ilvl w:val="0"/>
          <w:numId w:val="70"/>
        </w:numPr>
        <w:rPr>
          <w:ins w:id="2791" w:author="Rodriguez-flores, Raul (R.)" w:date="2020-07-15T14:44:00Z"/>
          <w:rFonts w:cs="Arial"/>
          <w:color w:val="000000" w:themeColor="text1"/>
          <w:szCs w:val="22"/>
        </w:rPr>
      </w:pPr>
      <w:ins w:id="2792" w:author="Rodriguez-flores, Raul (R.)" w:date="2020-07-15T14:44:00Z">
        <w:r w:rsidRPr="00C002B8">
          <w:rPr>
            <w:rFonts w:cs="Arial"/>
            <w:color w:val="000000" w:themeColor="text1"/>
            <w:szCs w:val="22"/>
          </w:rPr>
          <w:t>Vehicle is stationary</w:t>
        </w:r>
      </w:ins>
      <w:ins w:id="2793" w:author="Rodriguez-flores, Raul (R.)" w:date="2020-07-15T15:27:00Z">
        <w:r w:rsidRPr="00C002B8">
          <w:rPr>
            <w:rFonts w:cs="Arial"/>
            <w:color w:val="000000" w:themeColor="text1"/>
            <w:szCs w:val="22"/>
          </w:rPr>
          <w:t xml:space="preserve"> or Gear Shift must be in Park Position</w:t>
        </w:r>
      </w:ins>
    </w:p>
    <w:p w14:paraId="1FECC1BD" w14:textId="77777777" w:rsidR="00C002B8" w:rsidRPr="00C002B8" w:rsidRDefault="00C002B8" w:rsidP="00C002B8">
      <w:pPr>
        <w:pStyle w:val="ListParagraph"/>
        <w:numPr>
          <w:ilvl w:val="0"/>
          <w:numId w:val="70"/>
        </w:numPr>
        <w:rPr>
          <w:ins w:id="2794" w:author="Rodriguez-flores, Raul (R.)" w:date="2020-07-15T14:45:00Z"/>
          <w:rFonts w:cs="Arial"/>
          <w:color w:val="000000" w:themeColor="text1"/>
          <w:szCs w:val="22"/>
        </w:rPr>
      </w:pPr>
      <w:ins w:id="2795" w:author="Rodriguez-flores, Raul (R.)" w:date="2020-07-15T14:45:00Z">
        <w:r w:rsidRPr="00C002B8">
          <w:rPr>
            <w:rFonts w:cs="Arial"/>
            <w:color w:val="000000" w:themeColor="text1"/>
            <w:szCs w:val="22"/>
          </w:rPr>
          <w:t>Time and Date are set up to date</w:t>
        </w:r>
      </w:ins>
    </w:p>
    <w:p w14:paraId="58D124C9" w14:textId="77777777" w:rsidR="00C002B8" w:rsidRPr="00C002B8" w:rsidRDefault="00C002B8" w:rsidP="00C002B8">
      <w:pPr>
        <w:pStyle w:val="ListParagraph"/>
        <w:numPr>
          <w:ilvl w:val="0"/>
          <w:numId w:val="70"/>
        </w:numPr>
        <w:rPr>
          <w:ins w:id="2796" w:author="Rodriguez-flores, Raul (R.)" w:date="2020-07-15T15:23:00Z"/>
          <w:rFonts w:cs="Arial"/>
          <w:color w:val="000000" w:themeColor="text1"/>
          <w:szCs w:val="22"/>
        </w:rPr>
      </w:pPr>
      <w:ins w:id="2797" w:author="Rodriguez-flores, Raul (R.)" w:date="2020-07-15T14:46:00Z">
        <w:r w:rsidRPr="00C002B8">
          <w:rPr>
            <w:rFonts w:cs="Arial"/>
            <w:color w:val="000000" w:themeColor="text1"/>
            <w:szCs w:val="22"/>
          </w:rPr>
          <w:t xml:space="preserve">Mileage message is available on the </w:t>
        </w:r>
      </w:ins>
      <w:ins w:id="2798" w:author="Rodriguez-flores, Raul (R.)" w:date="2020-07-15T14:47:00Z">
        <w:r w:rsidRPr="00C002B8">
          <w:rPr>
            <w:rFonts w:cs="Arial"/>
            <w:color w:val="000000" w:themeColor="text1"/>
            <w:szCs w:val="22"/>
          </w:rPr>
          <w:t>vehicle</w:t>
        </w:r>
      </w:ins>
    </w:p>
    <w:p w14:paraId="6A7D1B8B" w14:textId="77777777" w:rsidR="00C002B8" w:rsidRPr="00C002B8" w:rsidRDefault="00C002B8" w:rsidP="00C002B8">
      <w:pPr>
        <w:pStyle w:val="ListParagraph"/>
        <w:numPr>
          <w:ilvl w:val="0"/>
          <w:numId w:val="70"/>
        </w:numPr>
        <w:rPr>
          <w:rFonts w:cs="Arial"/>
          <w:color w:val="000000" w:themeColor="text1"/>
        </w:rPr>
      </w:pPr>
      <w:ins w:id="2799" w:author="Rodriguez-flores, Raul (R.)" w:date="2020-07-15T14:47:00Z">
        <w:r w:rsidRPr="00C002B8">
          <w:rPr>
            <w:rFonts w:cs="Arial"/>
            <w:color w:val="000000" w:themeColor="text1"/>
            <w:szCs w:val="22"/>
          </w:rPr>
          <w:t>An active Trailer Profile is currently selected</w:t>
        </w:r>
      </w:ins>
    </w:p>
    <w:p w14:paraId="5C968C3F" w14:textId="77777777" w:rsidR="00C002B8" w:rsidRDefault="00C002B8" w:rsidP="00150393">
      <w:pPr>
        <w:rPr>
          <w:rFonts w:cs="Arial"/>
          <w:color w:val="000000" w:themeColor="text1"/>
        </w:rPr>
      </w:pPr>
    </w:p>
    <w:p w14:paraId="168F242E" w14:textId="77777777" w:rsidR="00C3732E" w:rsidRPr="00FB5797" w:rsidRDefault="00C3732E" w:rsidP="00C3732E">
      <w:pPr>
        <w:pStyle w:val="RERequirement"/>
        <w:rPr>
          <w:color w:val="000000" w:themeColor="text1"/>
          <w:rPrChange w:id="2800" w:author="SM Fairus Hasan" w:date="2020-02-27T16:11:00Z">
            <w:rPr/>
          </w:rPrChange>
        </w:rPr>
      </w:pPr>
      <w:r w:rsidRPr="00FB5797">
        <w:rPr>
          <w:color w:val="000000" w:themeColor="text1"/>
          <w:rPrChange w:id="2801" w:author="SM Fairus Hasan" w:date="2020-02-27T16:11:00Z">
            <w:rPr/>
          </w:rPrChange>
        </w:rPr>
        <w:t>###R_F_</w:t>
      </w:r>
      <w:r>
        <w:rPr>
          <w:color w:val="000000" w:themeColor="text1"/>
        </w:rPr>
        <w:t>Trailer Settings and Profiles</w:t>
      </w:r>
      <w:r w:rsidRPr="00FB5797">
        <w:rPr>
          <w:color w:val="000000" w:themeColor="text1"/>
          <w:rPrChange w:id="2802" w:author="SM Fairus Hasan" w:date="2020-02-27T16:11:00Z">
            <w:rPr/>
          </w:rPrChange>
        </w:rPr>
        <w:t>_0000</w:t>
      </w:r>
      <w:r>
        <w:rPr>
          <w:color w:val="000000" w:themeColor="text1"/>
        </w:rPr>
        <w:t>2### Feature Disclaimer</w:t>
      </w:r>
    </w:p>
    <w:p w14:paraId="0C6BC3A5" w14:textId="77777777" w:rsidR="00C3732E" w:rsidRDefault="00C3732E" w:rsidP="00C3732E">
      <w:pPr>
        <w:rPr>
          <w:rFonts w:cs="Arial"/>
          <w:color w:val="000000" w:themeColor="text1"/>
        </w:rPr>
      </w:pPr>
      <w:r>
        <w:rPr>
          <w:rFonts w:cs="Arial"/>
          <w:color w:val="000000" w:themeColor="text1"/>
        </w:rPr>
        <w:t>When the Feature is selected and preconditions are met, Trailer Settings and Profile Feature shall provide a discla</w:t>
      </w:r>
      <w:r w:rsidR="00A93D37">
        <w:rPr>
          <w:rFonts w:cs="Arial"/>
          <w:color w:val="000000" w:themeColor="text1"/>
        </w:rPr>
        <w:t>imer to define the capabilities and limits.</w:t>
      </w:r>
      <w:r w:rsidR="00792F3F">
        <w:rPr>
          <w:rFonts w:cs="Arial"/>
          <w:color w:val="000000" w:themeColor="text1"/>
        </w:rPr>
        <w:t xml:space="preserve"> </w:t>
      </w:r>
    </w:p>
    <w:p w14:paraId="1D3D36A2" w14:textId="77777777" w:rsidR="00792F3F" w:rsidRDefault="00792F3F" w:rsidP="00C3732E">
      <w:pPr>
        <w:rPr>
          <w:rFonts w:cs="Arial"/>
          <w:color w:val="000000" w:themeColor="text1"/>
        </w:rPr>
      </w:pPr>
    </w:p>
    <w:p w14:paraId="5065A657" w14:textId="77777777" w:rsidR="00792F3F" w:rsidRPr="00FB5797" w:rsidRDefault="00792F3F" w:rsidP="00792F3F">
      <w:pPr>
        <w:pStyle w:val="RERequirement"/>
        <w:rPr>
          <w:color w:val="000000" w:themeColor="text1"/>
          <w:rPrChange w:id="2803" w:author="SM Fairus Hasan" w:date="2020-02-27T16:11:00Z">
            <w:rPr/>
          </w:rPrChange>
        </w:rPr>
      </w:pPr>
      <w:r w:rsidRPr="00FB5797">
        <w:rPr>
          <w:color w:val="000000" w:themeColor="text1"/>
          <w:rPrChange w:id="2804" w:author="SM Fairus Hasan" w:date="2020-02-27T16:11:00Z">
            <w:rPr/>
          </w:rPrChange>
        </w:rPr>
        <w:t>###R_F_</w:t>
      </w:r>
      <w:r>
        <w:rPr>
          <w:color w:val="000000" w:themeColor="text1"/>
        </w:rPr>
        <w:t>Trailer Settings and Profiles</w:t>
      </w:r>
      <w:r w:rsidRPr="00FB5797">
        <w:rPr>
          <w:color w:val="000000" w:themeColor="text1"/>
          <w:rPrChange w:id="2805" w:author="SM Fairus Hasan" w:date="2020-02-27T16:11:00Z">
            <w:rPr/>
          </w:rPrChange>
        </w:rPr>
        <w:t>_0000</w:t>
      </w:r>
      <w:r>
        <w:rPr>
          <w:color w:val="000000" w:themeColor="text1"/>
        </w:rPr>
        <w:t>3### Feature Disclaimer Recurrence</w:t>
      </w:r>
    </w:p>
    <w:p w14:paraId="66AB2800" w14:textId="77777777" w:rsidR="00792F3F" w:rsidRDefault="00792F3F" w:rsidP="00C3732E">
      <w:pPr>
        <w:rPr>
          <w:rFonts w:cs="Arial"/>
          <w:color w:val="000000" w:themeColor="text1"/>
        </w:rPr>
      </w:pPr>
      <w:r>
        <w:rPr>
          <w:rFonts w:cs="Arial"/>
          <w:color w:val="000000" w:themeColor="text1"/>
        </w:rPr>
        <w:t>Trailer Settings and Profile Feature disclaimer shall be present when a Trailer Profile is being configure for the first time or after a Trailer Profile has been reset to the Factory Values.</w:t>
      </w:r>
    </w:p>
    <w:p w14:paraId="4F2A8461" w14:textId="46991B08" w:rsidR="00C002B8" w:rsidRDefault="00C002B8" w:rsidP="00150393">
      <w:pPr>
        <w:rPr>
          <w:rFonts w:cs="Arial"/>
          <w:color w:val="000000" w:themeColor="text1"/>
        </w:rPr>
      </w:pPr>
    </w:p>
    <w:p w14:paraId="24D65CC6" w14:textId="1542F2E0" w:rsidR="007057AE" w:rsidRPr="00FB5797" w:rsidRDefault="007057AE" w:rsidP="007057AE">
      <w:pPr>
        <w:pStyle w:val="RERequirement"/>
        <w:rPr>
          <w:color w:val="000000" w:themeColor="text1"/>
          <w:rPrChange w:id="2806" w:author="SM Fairus Hasan" w:date="2020-02-27T16:11:00Z">
            <w:rPr/>
          </w:rPrChange>
        </w:rPr>
      </w:pPr>
      <w:r w:rsidRPr="00FB5797">
        <w:rPr>
          <w:color w:val="000000" w:themeColor="text1"/>
          <w:rPrChange w:id="2807" w:author="SM Fairus Hasan" w:date="2020-02-27T16:11:00Z">
            <w:rPr/>
          </w:rPrChange>
        </w:rPr>
        <w:t>###R_F_</w:t>
      </w:r>
      <w:r>
        <w:rPr>
          <w:color w:val="000000" w:themeColor="text1"/>
        </w:rPr>
        <w:t>Trailer Settings and Profiles</w:t>
      </w:r>
      <w:r w:rsidRPr="00FB5797">
        <w:rPr>
          <w:color w:val="000000" w:themeColor="text1"/>
          <w:rPrChange w:id="2808" w:author="SM Fairus Hasan" w:date="2020-02-27T16:11:00Z">
            <w:rPr/>
          </w:rPrChange>
        </w:rPr>
        <w:t>_</w:t>
      </w:r>
      <w:r w:rsidRPr="004C2FEC">
        <w:t>0000</w:t>
      </w:r>
      <w:r w:rsidR="00DD6F9E" w:rsidRPr="004C2FEC">
        <w:t>4</w:t>
      </w:r>
      <w:r>
        <w:rPr>
          <w:color w:val="000000" w:themeColor="text1"/>
        </w:rPr>
        <w:t>### Feature Disclaimer Content</w:t>
      </w:r>
    </w:p>
    <w:p w14:paraId="4EB1CD5A" w14:textId="6631859D" w:rsidR="007057AE" w:rsidRDefault="007057AE" w:rsidP="007057AE">
      <w:pPr>
        <w:rPr>
          <w:rFonts w:cs="Arial"/>
          <w:color w:val="000000" w:themeColor="text1"/>
        </w:rPr>
      </w:pPr>
      <w:r>
        <w:rPr>
          <w:rFonts w:cs="Arial"/>
          <w:color w:val="000000" w:themeColor="text1"/>
        </w:rPr>
        <w:t>When Trailer Maintenance Disclaimer is displayer, Trailer Settings and Profile Feature disclaimer shall cover the following statements:</w:t>
      </w:r>
    </w:p>
    <w:p w14:paraId="14DFBEC4" w14:textId="1E6C09AF" w:rsidR="007057AE" w:rsidRDefault="007057AE" w:rsidP="007057AE">
      <w:pPr>
        <w:pStyle w:val="ListParagraph"/>
        <w:numPr>
          <w:ilvl w:val="0"/>
          <w:numId w:val="87"/>
        </w:numPr>
        <w:rPr>
          <w:rFonts w:cs="Arial"/>
          <w:color w:val="000000" w:themeColor="text1"/>
        </w:rPr>
      </w:pPr>
      <w:r>
        <w:rPr>
          <w:rFonts w:cs="Arial"/>
          <w:color w:val="000000" w:themeColor="text1"/>
        </w:rPr>
        <w:t xml:space="preserve">Trailer Maintenance feature is </w:t>
      </w:r>
      <w:r w:rsidR="00D75F11">
        <w:rPr>
          <w:rFonts w:cs="Arial"/>
          <w:color w:val="000000" w:themeColor="text1"/>
        </w:rPr>
        <w:t>not replacing the Trailer Owner</w:t>
      </w:r>
      <w:r>
        <w:rPr>
          <w:rFonts w:cs="Arial"/>
          <w:color w:val="000000" w:themeColor="text1"/>
        </w:rPr>
        <w:t xml:space="preserve"> Manual</w:t>
      </w:r>
    </w:p>
    <w:p w14:paraId="6599F75E" w14:textId="4B527361" w:rsidR="007057AE" w:rsidRDefault="007057AE" w:rsidP="007057AE">
      <w:pPr>
        <w:pStyle w:val="ListParagraph"/>
        <w:numPr>
          <w:ilvl w:val="0"/>
          <w:numId w:val="87"/>
        </w:numPr>
        <w:rPr>
          <w:rFonts w:cs="Arial"/>
          <w:color w:val="000000" w:themeColor="text1"/>
        </w:rPr>
      </w:pPr>
      <w:r>
        <w:rPr>
          <w:rFonts w:cs="Arial"/>
          <w:color w:val="000000" w:themeColor="text1"/>
        </w:rPr>
        <w:t>Information displayed by the feature shall be taken as reference only</w:t>
      </w:r>
    </w:p>
    <w:p w14:paraId="35213FBC" w14:textId="6C0A99AE" w:rsidR="007057AE" w:rsidRPr="007057AE" w:rsidRDefault="007057AE" w:rsidP="007057AE">
      <w:pPr>
        <w:pStyle w:val="ListParagraph"/>
        <w:numPr>
          <w:ilvl w:val="0"/>
          <w:numId w:val="87"/>
        </w:numPr>
        <w:rPr>
          <w:rFonts w:cs="Arial"/>
          <w:color w:val="000000" w:themeColor="text1"/>
        </w:rPr>
      </w:pPr>
      <w:r>
        <w:rPr>
          <w:rFonts w:cs="Arial"/>
          <w:color w:val="000000" w:themeColor="text1"/>
        </w:rPr>
        <w:t>All the Notifications and Pop-Ups are displayed based on the user configuration.</w:t>
      </w:r>
    </w:p>
    <w:p w14:paraId="672B03A3" w14:textId="6B67E12F" w:rsidR="007057AE" w:rsidRDefault="007057AE" w:rsidP="00150393">
      <w:pPr>
        <w:rPr>
          <w:rFonts w:cs="Arial"/>
          <w:color w:val="000000" w:themeColor="text1"/>
        </w:rPr>
      </w:pPr>
    </w:p>
    <w:p w14:paraId="2D256B29" w14:textId="727BD35D" w:rsidR="00150393" w:rsidRPr="00FB5797" w:rsidRDefault="00150393" w:rsidP="00150393">
      <w:pPr>
        <w:pStyle w:val="RERequirement"/>
        <w:rPr>
          <w:color w:val="000000" w:themeColor="text1"/>
          <w:rPrChange w:id="2809" w:author="SM Fairus Hasan" w:date="2020-02-27T16:11:00Z">
            <w:rPr/>
          </w:rPrChange>
        </w:rPr>
      </w:pPr>
      <w:r w:rsidRPr="00FB5797">
        <w:rPr>
          <w:color w:val="000000" w:themeColor="text1"/>
          <w:rPrChange w:id="2810" w:author="SM Fairus Hasan" w:date="2020-02-27T16:11:00Z">
            <w:rPr/>
          </w:rPrChange>
        </w:rPr>
        <w:t>###R_F_</w:t>
      </w:r>
      <w:r>
        <w:rPr>
          <w:color w:val="000000" w:themeColor="text1"/>
        </w:rPr>
        <w:t>Trailer Settings and Profiles</w:t>
      </w:r>
      <w:r w:rsidRPr="00FB5797">
        <w:rPr>
          <w:color w:val="000000" w:themeColor="text1"/>
          <w:rPrChange w:id="2811" w:author="SM Fairus Hasan" w:date="2020-02-27T16:11:00Z">
            <w:rPr/>
          </w:rPrChange>
        </w:rPr>
        <w:t>_0000</w:t>
      </w:r>
      <w:r w:rsidR="00DD6F9E">
        <w:rPr>
          <w:color w:val="000000" w:themeColor="text1"/>
        </w:rPr>
        <w:t>5</w:t>
      </w:r>
      <w:r>
        <w:rPr>
          <w:color w:val="000000" w:themeColor="text1"/>
        </w:rPr>
        <w:t>### Feature Operation</w:t>
      </w:r>
    </w:p>
    <w:p w14:paraId="0F8CC948" w14:textId="77777777" w:rsidR="00150393" w:rsidRDefault="008B6908" w:rsidP="00150393">
      <w:pPr>
        <w:rPr>
          <w:rFonts w:cs="Arial"/>
          <w:color w:val="000000" w:themeColor="text1"/>
        </w:rPr>
      </w:pPr>
      <w:r>
        <w:rPr>
          <w:rFonts w:cs="Arial"/>
          <w:color w:val="000000" w:themeColor="text1"/>
        </w:rPr>
        <w:t>When the Trailer connection/attachment to the vehicle and the precondition</w:t>
      </w:r>
      <w:r w:rsidR="006278DF">
        <w:rPr>
          <w:rFonts w:cs="Arial"/>
          <w:color w:val="000000" w:themeColor="text1"/>
        </w:rPr>
        <w:t>s</w:t>
      </w:r>
      <w:r>
        <w:rPr>
          <w:rFonts w:cs="Arial"/>
          <w:color w:val="000000" w:themeColor="text1"/>
        </w:rPr>
        <w:t xml:space="preserve"> are met, Trailer Settings and Profile Feature shall provide the following functionality:</w:t>
      </w:r>
    </w:p>
    <w:p w14:paraId="27128A47" w14:textId="77777777" w:rsidR="008B6908" w:rsidRDefault="00BB4BAA" w:rsidP="008B6908">
      <w:pPr>
        <w:pStyle w:val="ListParagraph"/>
        <w:numPr>
          <w:ilvl w:val="0"/>
          <w:numId w:val="61"/>
        </w:numPr>
        <w:rPr>
          <w:rFonts w:cs="Arial"/>
          <w:color w:val="000000" w:themeColor="text1"/>
        </w:rPr>
      </w:pPr>
      <w:r>
        <w:rPr>
          <w:rFonts w:cs="Arial"/>
          <w:color w:val="000000" w:themeColor="text1"/>
        </w:rPr>
        <w:t xml:space="preserve">Trailer Maintenance and Trailer Trip </w:t>
      </w:r>
      <w:r w:rsidR="009D7D81">
        <w:rPr>
          <w:rFonts w:cs="Arial"/>
          <w:color w:val="000000" w:themeColor="text1"/>
        </w:rPr>
        <w:t>HMI Menus</w:t>
      </w:r>
      <w:r>
        <w:rPr>
          <w:rFonts w:cs="Arial"/>
          <w:color w:val="000000" w:themeColor="text1"/>
        </w:rPr>
        <w:t xml:space="preserve"> became enabled/available.</w:t>
      </w:r>
    </w:p>
    <w:p w14:paraId="0D4F8556" w14:textId="77777777" w:rsidR="00BB4BAA" w:rsidRDefault="009D7D81" w:rsidP="008B6908">
      <w:pPr>
        <w:pStyle w:val="ListParagraph"/>
        <w:numPr>
          <w:ilvl w:val="0"/>
          <w:numId w:val="61"/>
        </w:numPr>
        <w:rPr>
          <w:rFonts w:cs="Arial"/>
          <w:color w:val="000000" w:themeColor="text1"/>
        </w:rPr>
      </w:pPr>
      <w:r>
        <w:rPr>
          <w:rFonts w:cs="Arial"/>
          <w:color w:val="000000" w:themeColor="text1"/>
        </w:rPr>
        <w:t>Trailer Maintenance Notifications/Pop Ups shall be present in the Center Console Display.</w:t>
      </w:r>
    </w:p>
    <w:p w14:paraId="3EBAE8EB" w14:textId="77777777" w:rsidR="00560990" w:rsidRDefault="00560990" w:rsidP="008B6908">
      <w:pPr>
        <w:pStyle w:val="ListParagraph"/>
        <w:numPr>
          <w:ilvl w:val="0"/>
          <w:numId w:val="61"/>
        </w:numPr>
        <w:rPr>
          <w:rFonts w:cs="Arial"/>
          <w:color w:val="000000" w:themeColor="text1"/>
        </w:rPr>
      </w:pPr>
      <w:r>
        <w:rPr>
          <w:rFonts w:cs="Arial"/>
          <w:color w:val="000000" w:themeColor="text1"/>
        </w:rPr>
        <w:t>Trailer Maintenance and Trailer Trip status shall be available on the Cluster.</w:t>
      </w:r>
    </w:p>
    <w:p w14:paraId="23864D73" w14:textId="77777777" w:rsidR="00FF055E" w:rsidRDefault="00FF055E" w:rsidP="00FF055E">
      <w:pPr>
        <w:rPr>
          <w:rFonts w:cs="Arial"/>
          <w:color w:val="000000" w:themeColor="text1"/>
        </w:rPr>
      </w:pPr>
    </w:p>
    <w:p w14:paraId="7255F297" w14:textId="751FC4C5" w:rsidR="00FF055E" w:rsidRPr="00FB5797" w:rsidRDefault="00FF055E" w:rsidP="00FF055E">
      <w:pPr>
        <w:pStyle w:val="RERequirement"/>
        <w:rPr>
          <w:color w:val="000000" w:themeColor="text1"/>
          <w:rPrChange w:id="2812" w:author="SM Fairus Hasan" w:date="2020-02-27T16:11:00Z">
            <w:rPr/>
          </w:rPrChange>
        </w:rPr>
      </w:pPr>
      <w:r w:rsidRPr="00FB5797">
        <w:rPr>
          <w:color w:val="000000" w:themeColor="text1"/>
          <w:rPrChange w:id="2813" w:author="SM Fairus Hasan" w:date="2020-02-27T16:11:00Z">
            <w:rPr/>
          </w:rPrChange>
        </w:rPr>
        <w:t>###R_F_</w:t>
      </w:r>
      <w:r>
        <w:rPr>
          <w:color w:val="000000" w:themeColor="text1"/>
        </w:rPr>
        <w:t>Trailer Settings and Profiles</w:t>
      </w:r>
      <w:r w:rsidRPr="00FB5797">
        <w:rPr>
          <w:color w:val="000000" w:themeColor="text1"/>
          <w:rPrChange w:id="2814" w:author="SM Fairus Hasan" w:date="2020-02-27T16:11:00Z">
            <w:rPr/>
          </w:rPrChange>
        </w:rPr>
        <w:t>_0000</w:t>
      </w:r>
      <w:r w:rsidR="00DD6F9E">
        <w:rPr>
          <w:color w:val="000000" w:themeColor="text1"/>
        </w:rPr>
        <w:t>6</w:t>
      </w:r>
      <w:r>
        <w:rPr>
          <w:color w:val="000000" w:themeColor="text1"/>
        </w:rPr>
        <w:t>### Feature precondition violation</w:t>
      </w:r>
    </w:p>
    <w:p w14:paraId="66488570" w14:textId="77777777" w:rsidR="00FF055E" w:rsidRDefault="00FF055E" w:rsidP="00FF055E">
      <w:pPr>
        <w:rPr>
          <w:rFonts w:cs="Arial"/>
          <w:color w:val="000000" w:themeColor="text1"/>
        </w:rPr>
      </w:pPr>
      <w:r>
        <w:rPr>
          <w:rFonts w:cs="Arial"/>
          <w:color w:val="000000" w:themeColor="text1"/>
        </w:rPr>
        <w:t>When the Trailer connection/attachment to the vehicle and the preconditions are not met, Trailer Settings and Profile Feature shall disable all the Feature functionality until the precondition</w:t>
      </w:r>
      <w:r w:rsidR="00560990">
        <w:rPr>
          <w:rFonts w:cs="Arial"/>
          <w:color w:val="000000" w:themeColor="text1"/>
        </w:rPr>
        <w:t>s</w:t>
      </w:r>
      <w:r>
        <w:rPr>
          <w:rFonts w:cs="Arial"/>
          <w:color w:val="000000" w:themeColor="text1"/>
        </w:rPr>
        <w:t xml:space="preserve"> are met</w:t>
      </w:r>
      <w:r w:rsidR="008B51D3">
        <w:rPr>
          <w:rFonts w:cs="Arial"/>
          <w:color w:val="000000" w:themeColor="text1"/>
        </w:rPr>
        <w:t xml:space="preserve"> again</w:t>
      </w:r>
      <w:r>
        <w:rPr>
          <w:rFonts w:cs="Arial"/>
          <w:color w:val="000000" w:themeColor="text1"/>
        </w:rPr>
        <w:t>.</w:t>
      </w:r>
    </w:p>
    <w:p w14:paraId="0733F9D3" w14:textId="77777777" w:rsidR="00FF055E" w:rsidRPr="006278DF" w:rsidRDefault="00FF055E" w:rsidP="00FF055E">
      <w:pPr>
        <w:rPr>
          <w:rFonts w:cs="Arial"/>
          <w:color w:val="000000" w:themeColor="text1"/>
          <w:rPrChange w:id="2815" w:author="SM Fairus Hasan" w:date="2020-02-27T16:11:00Z">
            <w:rPr>
              <w:rFonts w:cs="Arial"/>
            </w:rPr>
          </w:rPrChange>
        </w:rPr>
      </w:pPr>
    </w:p>
    <w:p w14:paraId="7003C8D9" w14:textId="515AD49C" w:rsidR="005B2824" w:rsidRPr="00FB5797" w:rsidRDefault="005B2824" w:rsidP="005B2824">
      <w:pPr>
        <w:pStyle w:val="RERequirement"/>
        <w:rPr>
          <w:color w:val="000000" w:themeColor="text1"/>
          <w:rPrChange w:id="2816" w:author="SM Fairus Hasan" w:date="2020-02-27T16:11:00Z">
            <w:rPr/>
          </w:rPrChange>
        </w:rPr>
      </w:pPr>
      <w:bookmarkStart w:id="2817" w:name="_Toc446420199"/>
      <w:bookmarkStart w:id="2818" w:name="_Toc35002531"/>
      <w:r w:rsidRPr="00FB5797">
        <w:rPr>
          <w:color w:val="000000" w:themeColor="text1"/>
          <w:rPrChange w:id="2819" w:author="SM Fairus Hasan" w:date="2020-02-27T16:11:00Z">
            <w:rPr/>
          </w:rPrChange>
        </w:rPr>
        <w:t>###R_F_</w:t>
      </w:r>
      <w:r>
        <w:rPr>
          <w:color w:val="000000" w:themeColor="text1"/>
        </w:rPr>
        <w:t>Trailer Settings and Profiles</w:t>
      </w:r>
      <w:r w:rsidRPr="00FB5797">
        <w:rPr>
          <w:color w:val="000000" w:themeColor="text1"/>
          <w:rPrChange w:id="2820" w:author="SM Fairus Hasan" w:date="2020-02-27T16:11:00Z">
            <w:rPr/>
          </w:rPrChange>
        </w:rPr>
        <w:t>_0000</w:t>
      </w:r>
      <w:r w:rsidR="00DD6F9E">
        <w:rPr>
          <w:color w:val="000000" w:themeColor="text1"/>
        </w:rPr>
        <w:t>7</w:t>
      </w:r>
      <w:r>
        <w:rPr>
          <w:color w:val="000000" w:themeColor="text1"/>
        </w:rPr>
        <w:t>### Trailer Maintenance Configuration</w:t>
      </w:r>
    </w:p>
    <w:p w14:paraId="5C3D2BAF" w14:textId="2D692AEF" w:rsidR="005B2824" w:rsidRDefault="005B2824" w:rsidP="005B2824">
      <w:pPr>
        <w:rPr>
          <w:rFonts w:cs="Arial"/>
          <w:color w:val="000000" w:themeColor="text1"/>
        </w:rPr>
      </w:pPr>
      <w:r>
        <w:rPr>
          <w:rFonts w:cs="Arial"/>
          <w:color w:val="000000" w:themeColor="text1"/>
        </w:rPr>
        <w:t>When Trailer Maintenance function is selected the user shall be allowed to provide the following Trailer components maintenance traceability (Mi</w:t>
      </w:r>
      <w:r w:rsidR="007057AE">
        <w:rPr>
          <w:rFonts w:cs="Arial"/>
          <w:color w:val="000000" w:themeColor="text1"/>
        </w:rPr>
        <w:t>leage/Months since the Maintenance was configured</w:t>
      </w:r>
      <w:r>
        <w:rPr>
          <w:rFonts w:cs="Arial"/>
          <w:color w:val="000000" w:themeColor="text1"/>
        </w:rPr>
        <w:t>):</w:t>
      </w:r>
    </w:p>
    <w:p w14:paraId="31C1C658" w14:textId="77777777" w:rsidR="002B2DBD" w:rsidRDefault="005B2824" w:rsidP="005B2824">
      <w:pPr>
        <w:pStyle w:val="ListParagraph"/>
        <w:numPr>
          <w:ilvl w:val="0"/>
          <w:numId w:val="62"/>
        </w:numPr>
        <w:rPr>
          <w:rFonts w:cs="Arial"/>
          <w:color w:val="000000" w:themeColor="text1"/>
        </w:rPr>
      </w:pPr>
      <w:r>
        <w:rPr>
          <w:rFonts w:cs="Arial"/>
          <w:color w:val="000000" w:themeColor="text1"/>
        </w:rPr>
        <w:t xml:space="preserve">Trailer </w:t>
      </w:r>
      <w:r w:rsidR="008B409E">
        <w:rPr>
          <w:rFonts w:cs="Arial"/>
          <w:color w:val="000000" w:themeColor="text1"/>
        </w:rPr>
        <w:t xml:space="preserve">Axle Maintenance </w:t>
      </w:r>
      <w:r w:rsidR="002B2DBD">
        <w:rPr>
          <w:rFonts w:cs="Arial"/>
          <w:color w:val="000000" w:themeColor="text1"/>
        </w:rPr>
        <w:t>components.</w:t>
      </w:r>
    </w:p>
    <w:p w14:paraId="71E2FBC7" w14:textId="77777777" w:rsidR="002B2DBD" w:rsidRDefault="002B2DBD" w:rsidP="002B2DBD">
      <w:pPr>
        <w:pStyle w:val="ListParagraph"/>
        <w:rPr>
          <w:rFonts w:cs="Arial"/>
          <w:color w:val="000000" w:themeColor="text1"/>
        </w:rPr>
      </w:pPr>
      <w:r>
        <w:rPr>
          <w:rFonts w:cs="Arial"/>
          <w:color w:val="000000" w:themeColor="text1"/>
        </w:rPr>
        <w:t>- Wheel Bearings and Cups</w:t>
      </w:r>
    </w:p>
    <w:p w14:paraId="2BE1EB05" w14:textId="77777777" w:rsidR="002B2DBD" w:rsidRDefault="002B2DBD" w:rsidP="002B2DBD">
      <w:pPr>
        <w:pStyle w:val="ListParagraph"/>
        <w:rPr>
          <w:rFonts w:cs="Arial"/>
          <w:color w:val="000000" w:themeColor="text1"/>
        </w:rPr>
      </w:pPr>
      <w:r>
        <w:rPr>
          <w:rFonts w:cs="Arial"/>
          <w:color w:val="000000" w:themeColor="text1"/>
        </w:rPr>
        <w:t xml:space="preserve">- </w:t>
      </w:r>
      <w:r w:rsidR="005B2824">
        <w:rPr>
          <w:rFonts w:cs="Arial"/>
          <w:color w:val="000000" w:themeColor="text1"/>
        </w:rPr>
        <w:t>Axle Seals</w:t>
      </w:r>
    </w:p>
    <w:p w14:paraId="1501DDAF" w14:textId="77777777" w:rsidR="002B2DBD" w:rsidRDefault="002B2DBD" w:rsidP="002B2DBD">
      <w:pPr>
        <w:pStyle w:val="ListParagraph"/>
        <w:rPr>
          <w:rFonts w:cs="Arial"/>
          <w:color w:val="000000" w:themeColor="text1"/>
        </w:rPr>
      </w:pPr>
      <w:r>
        <w:rPr>
          <w:rFonts w:cs="Arial"/>
          <w:color w:val="000000" w:themeColor="text1"/>
        </w:rPr>
        <w:t>- Springs</w:t>
      </w:r>
    </w:p>
    <w:p w14:paraId="03A24544" w14:textId="77777777" w:rsidR="005B2824" w:rsidRDefault="002B2DBD" w:rsidP="002B2DBD">
      <w:pPr>
        <w:pStyle w:val="ListParagraph"/>
        <w:rPr>
          <w:rFonts w:cs="Arial"/>
          <w:color w:val="000000" w:themeColor="text1"/>
        </w:rPr>
      </w:pPr>
      <w:r>
        <w:rPr>
          <w:rFonts w:cs="Arial"/>
          <w:color w:val="000000" w:themeColor="text1"/>
        </w:rPr>
        <w:t xml:space="preserve">- </w:t>
      </w:r>
      <w:r w:rsidR="005B2824">
        <w:rPr>
          <w:rFonts w:cs="Arial"/>
          <w:color w:val="000000" w:themeColor="text1"/>
        </w:rPr>
        <w:t>Suspension</w:t>
      </w:r>
    </w:p>
    <w:p w14:paraId="0347E825" w14:textId="77777777" w:rsidR="002B2DBD" w:rsidRDefault="008B409E" w:rsidP="008B409E">
      <w:pPr>
        <w:pStyle w:val="ListParagraph"/>
        <w:numPr>
          <w:ilvl w:val="0"/>
          <w:numId w:val="62"/>
        </w:numPr>
        <w:rPr>
          <w:rFonts w:cs="Arial"/>
          <w:color w:val="000000" w:themeColor="text1"/>
        </w:rPr>
      </w:pPr>
      <w:r>
        <w:rPr>
          <w:rFonts w:cs="Arial"/>
          <w:color w:val="000000" w:themeColor="text1"/>
        </w:rPr>
        <w:t xml:space="preserve">Trailer Brake Maintenance components. </w:t>
      </w:r>
    </w:p>
    <w:p w14:paraId="78A18DE2" w14:textId="77777777" w:rsidR="002B2DBD" w:rsidRPr="002B2DBD" w:rsidRDefault="002B2DBD" w:rsidP="002B2DBD">
      <w:pPr>
        <w:ind w:firstLine="720"/>
        <w:rPr>
          <w:rFonts w:cs="Arial"/>
          <w:color w:val="000000" w:themeColor="text1"/>
        </w:rPr>
      </w:pPr>
      <w:r>
        <w:rPr>
          <w:rFonts w:cs="Arial"/>
          <w:color w:val="000000" w:themeColor="text1"/>
        </w:rPr>
        <w:t xml:space="preserve">- </w:t>
      </w:r>
      <w:r w:rsidR="008B409E" w:rsidRPr="002B2DBD">
        <w:rPr>
          <w:rFonts w:cs="Arial"/>
          <w:color w:val="000000" w:themeColor="text1"/>
        </w:rPr>
        <w:t>Break Adjustment</w:t>
      </w:r>
    </w:p>
    <w:p w14:paraId="68CD0B04" w14:textId="77777777" w:rsidR="002B2DBD" w:rsidRDefault="002B2DBD" w:rsidP="002B2DBD">
      <w:pPr>
        <w:pStyle w:val="ListParagraph"/>
        <w:rPr>
          <w:rFonts w:cs="Arial"/>
          <w:color w:val="000000" w:themeColor="text1"/>
        </w:rPr>
      </w:pPr>
      <w:r>
        <w:rPr>
          <w:rFonts w:cs="Arial"/>
          <w:color w:val="000000" w:themeColor="text1"/>
        </w:rPr>
        <w:t xml:space="preserve">- </w:t>
      </w:r>
      <w:r w:rsidR="008B409E">
        <w:rPr>
          <w:rFonts w:cs="Arial"/>
          <w:color w:val="000000" w:themeColor="text1"/>
        </w:rPr>
        <w:t>Brake Linings</w:t>
      </w:r>
    </w:p>
    <w:p w14:paraId="1D2C8939" w14:textId="77777777" w:rsidR="002B2DBD" w:rsidRDefault="002B2DBD" w:rsidP="002B2DBD">
      <w:pPr>
        <w:pStyle w:val="ListParagraph"/>
        <w:rPr>
          <w:rFonts w:cs="Arial"/>
          <w:color w:val="000000" w:themeColor="text1"/>
        </w:rPr>
      </w:pPr>
      <w:r>
        <w:rPr>
          <w:rFonts w:cs="Arial"/>
          <w:color w:val="000000" w:themeColor="text1"/>
        </w:rPr>
        <w:t xml:space="preserve">- </w:t>
      </w:r>
      <w:r w:rsidR="008B409E">
        <w:rPr>
          <w:rFonts w:cs="Arial"/>
          <w:color w:val="000000" w:themeColor="text1"/>
        </w:rPr>
        <w:t>Hubs and Drum Brakes</w:t>
      </w:r>
    </w:p>
    <w:p w14:paraId="50991158" w14:textId="77777777" w:rsidR="002B2DBD" w:rsidRDefault="002B2DBD" w:rsidP="002B2DBD">
      <w:pPr>
        <w:pStyle w:val="ListParagraph"/>
        <w:rPr>
          <w:rFonts w:cs="Arial"/>
          <w:color w:val="000000" w:themeColor="text1"/>
        </w:rPr>
      </w:pPr>
      <w:r>
        <w:rPr>
          <w:rFonts w:cs="Arial"/>
          <w:color w:val="000000" w:themeColor="text1"/>
        </w:rPr>
        <w:t xml:space="preserve">- </w:t>
      </w:r>
      <w:r w:rsidR="008B409E">
        <w:rPr>
          <w:rFonts w:cs="Arial"/>
          <w:color w:val="000000" w:themeColor="text1"/>
        </w:rPr>
        <w:t>Hydraulic Brakes</w:t>
      </w:r>
    </w:p>
    <w:p w14:paraId="1B3B3B4E" w14:textId="77777777" w:rsidR="002B2DBD" w:rsidRDefault="002B2DBD" w:rsidP="002B2DBD">
      <w:pPr>
        <w:pStyle w:val="ListParagraph"/>
        <w:rPr>
          <w:rFonts w:cs="Arial"/>
          <w:color w:val="000000" w:themeColor="text1"/>
        </w:rPr>
      </w:pPr>
      <w:r>
        <w:rPr>
          <w:rFonts w:cs="Arial"/>
          <w:color w:val="000000" w:themeColor="text1"/>
        </w:rPr>
        <w:t xml:space="preserve">- </w:t>
      </w:r>
      <w:r w:rsidR="008B409E">
        <w:rPr>
          <w:rFonts w:cs="Arial"/>
          <w:color w:val="000000" w:themeColor="text1"/>
        </w:rPr>
        <w:t>Brake Lines</w:t>
      </w:r>
    </w:p>
    <w:p w14:paraId="4A5EED1C" w14:textId="77777777" w:rsidR="002B2DBD" w:rsidRDefault="002B2DBD" w:rsidP="002B2DBD">
      <w:pPr>
        <w:pStyle w:val="ListParagraph"/>
        <w:rPr>
          <w:rFonts w:cs="Arial"/>
          <w:color w:val="000000" w:themeColor="text1"/>
        </w:rPr>
      </w:pPr>
      <w:r>
        <w:rPr>
          <w:rFonts w:cs="Arial"/>
          <w:color w:val="000000" w:themeColor="text1"/>
        </w:rPr>
        <w:t xml:space="preserve">- </w:t>
      </w:r>
      <w:r w:rsidR="008B409E">
        <w:rPr>
          <w:rFonts w:cs="Arial"/>
          <w:color w:val="000000" w:themeColor="text1"/>
        </w:rPr>
        <w:t>Trailer Brake Wiring</w:t>
      </w:r>
    </w:p>
    <w:p w14:paraId="36BB39D8" w14:textId="77777777" w:rsidR="008B409E" w:rsidRDefault="002B2DBD" w:rsidP="002B2DBD">
      <w:pPr>
        <w:pStyle w:val="ListParagraph"/>
        <w:rPr>
          <w:rFonts w:cs="Arial"/>
          <w:color w:val="000000" w:themeColor="text1"/>
        </w:rPr>
      </w:pPr>
      <w:r>
        <w:rPr>
          <w:rFonts w:cs="Arial"/>
          <w:color w:val="000000" w:themeColor="text1"/>
        </w:rPr>
        <w:lastRenderedPageBreak/>
        <w:t xml:space="preserve">- </w:t>
      </w:r>
      <w:r w:rsidR="008B409E">
        <w:rPr>
          <w:rFonts w:cs="Arial"/>
          <w:color w:val="000000" w:themeColor="text1"/>
        </w:rPr>
        <w:t>Trailer Brake Magnets.</w:t>
      </w:r>
    </w:p>
    <w:p w14:paraId="47A6D1CF" w14:textId="77777777" w:rsidR="007B4D76" w:rsidRDefault="00457959" w:rsidP="008B409E">
      <w:pPr>
        <w:pStyle w:val="ListParagraph"/>
        <w:numPr>
          <w:ilvl w:val="0"/>
          <w:numId w:val="62"/>
        </w:numPr>
        <w:rPr>
          <w:rFonts w:cs="Arial"/>
          <w:color w:val="000000" w:themeColor="text1"/>
        </w:rPr>
      </w:pPr>
      <w:r>
        <w:rPr>
          <w:rFonts w:cs="Arial"/>
          <w:color w:val="000000" w:themeColor="text1"/>
        </w:rPr>
        <w:t xml:space="preserve">Trailer Wheel and Tire Maintenance components. </w:t>
      </w:r>
    </w:p>
    <w:p w14:paraId="65CBD0D5" w14:textId="77777777" w:rsidR="007B4D76" w:rsidRDefault="007B4D76" w:rsidP="007B4D76">
      <w:pPr>
        <w:pStyle w:val="ListParagraph"/>
        <w:rPr>
          <w:rFonts w:cs="Arial"/>
          <w:color w:val="000000" w:themeColor="text1"/>
        </w:rPr>
      </w:pPr>
      <w:r>
        <w:rPr>
          <w:rFonts w:cs="Arial"/>
          <w:color w:val="000000" w:themeColor="text1"/>
        </w:rPr>
        <w:t xml:space="preserve">- </w:t>
      </w:r>
      <w:r w:rsidR="00457959">
        <w:rPr>
          <w:rFonts w:cs="Arial"/>
          <w:color w:val="000000" w:themeColor="text1"/>
        </w:rPr>
        <w:t>Lug Nuts</w:t>
      </w:r>
    </w:p>
    <w:p w14:paraId="57176507" w14:textId="77777777" w:rsidR="00966D19" w:rsidRDefault="007B4D76" w:rsidP="007B4D76">
      <w:pPr>
        <w:pStyle w:val="ListParagraph"/>
        <w:rPr>
          <w:rFonts w:cs="Arial"/>
          <w:color w:val="000000" w:themeColor="text1"/>
        </w:rPr>
      </w:pPr>
      <w:r>
        <w:rPr>
          <w:rFonts w:cs="Arial"/>
          <w:color w:val="000000" w:themeColor="text1"/>
        </w:rPr>
        <w:t>- W</w:t>
      </w:r>
      <w:r w:rsidR="00457959">
        <w:rPr>
          <w:rFonts w:cs="Arial"/>
          <w:color w:val="000000" w:themeColor="text1"/>
        </w:rPr>
        <w:t>heels and Rims</w:t>
      </w:r>
    </w:p>
    <w:p w14:paraId="378B9BBB" w14:textId="774C6E4D" w:rsidR="00966D19" w:rsidRDefault="00966D19" w:rsidP="005B2824">
      <w:pPr>
        <w:ind w:left="360"/>
        <w:rPr>
          <w:rFonts w:cs="Arial"/>
          <w:color w:val="000000" w:themeColor="text1"/>
        </w:rPr>
      </w:pPr>
    </w:p>
    <w:p w14:paraId="4A306C8B" w14:textId="49C3F232" w:rsidR="005A447B" w:rsidRDefault="005A447B" w:rsidP="005A447B">
      <w:pPr>
        <w:rPr>
          <w:rFonts w:cs="Arial"/>
          <w:color w:val="000000" w:themeColor="text1"/>
        </w:rPr>
      </w:pPr>
    </w:p>
    <w:p w14:paraId="436156A7" w14:textId="5C23B132" w:rsidR="005A447B" w:rsidRPr="00636766" w:rsidRDefault="005A447B" w:rsidP="005A447B">
      <w:pPr>
        <w:pStyle w:val="RERequirement"/>
      </w:pPr>
      <w:r w:rsidRPr="00FB5797">
        <w:rPr>
          <w:color w:val="000000" w:themeColor="text1"/>
          <w:rPrChange w:id="2821" w:author="SM Fairus Hasan" w:date="2020-02-27T16:11:00Z">
            <w:rPr/>
          </w:rPrChange>
        </w:rPr>
        <w:t>###R_F_</w:t>
      </w:r>
      <w:r>
        <w:rPr>
          <w:color w:val="000000" w:themeColor="text1"/>
        </w:rPr>
        <w:t>Trailer Settings and Profiles</w:t>
      </w:r>
      <w:r w:rsidRPr="00FB5797">
        <w:rPr>
          <w:color w:val="000000" w:themeColor="text1"/>
          <w:rPrChange w:id="2822" w:author="SM Fairus Hasan" w:date="2020-02-27T16:11:00Z">
            <w:rPr/>
          </w:rPrChange>
        </w:rPr>
        <w:t>_</w:t>
      </w:r>
      <w:r w:rsidRPr="00636766">
        <w:t>0000</w:t>
      </w:r>
      <w:r w:rsidR="00DD6F9E" w:rsidRPr="00636766">
        <w:t>8</w:t>
      </w:r>
      <w:r w:rsidR="00B63901" w:rsidRPr="00636766">
        <w:t xml:space="preserve">### </w:t>
      </w:r>
      <w:commentRangeStart w:id="2823"/>
      <w:r w:rsidR="00B63901" w:rsidRPr="00636766">
        <w:t xml:space="preserve">Trailer Maintenance </w:t>
      </w:r>
      <w:r w:rsidR="007E3616" w:rsidRPr="00636766">
        <w:t>I</w:t>
      </w:r>
      <w:r w:rsidR="00B63901" w:rsidRPr="00636766">
        <w:t>nterval Configuration</w:t>
      </w:r>
      <w:commentRangeEnd w:id="2823"/>
      <w:r w:rsidR="0011735B" w:rsidRPr="00636766">
        <w:rPr>
          <w:rStyle w:val="CommentReference"/>
          <w:rFonts w:ascii="Times New Roman" w:hAnsi="Times New Roman"/>
          <w:b w:val="0"/>
          <w:color w:val="auto"/>
        </w:rPr>
        <w:commentReference w:id="2823"/>
      </w:r>
    </w:p>
    <w:p w14:paraId="08461991" w14:textId="11212206" w:rsidR="005A447B" w:rsidRPr="00636766" w:rsidRDefault="00B63901" w:rsidP="005A447B">
      <w:pPr>
        <w:rPr>
          <w:rFonts w:cs="Arial"/>
        </w:rPr>
      </w:pPr>
      <w:r w:rsidRPr="00636766">
        <w:rPr>
          <w:rFonts w:cs="Arial"/>
        </w:rPr>
        <w:t>When the user starts/update the Maintenance configuration, t</w:t>
      </w:r>
      <w:r w:rsidR="005A447B" w:rsidRPr="00636766">
        <w:rPr>
          <w:rFonts w:cs="Arial"/>
        </w:rPr>
        <w:t>he user shall be able to customize the time and</w:t>
      </w:r>
      <w:r w:rsidRPr="00636766">
        <w:rPr>
          <w:rFonts w:cs="Arial"/>
        </w:rPr>
        <w:t>/or</w:t>
      </w:r>
      <w:r w:rsidR="005A447B" w:rsidRPr="00636766">
        <w:rPr>
          <w:rFonts w:cs="Arial"/>
        </w:rPr>
        <w:t xml:space="preserve"> mileage maintenance intervals</w:t>
      </w:r>
      <w:r w:rsidRPr="00636766">
        <w:rPr>
          <w:rFonts w:cs="Arial"/>
        </w:rPr>
        <w:t>. (1k-24k Miles / 1-24 Months)</w:t>
      </w:r>
    </w:p>
    <w:p w14:paraId="3F22EF03" w14:textId="2F8D991D" w:rsidR="00E75495" w:rsidRPr="00636766" w:rsidRDefault="00E75495" w:rsidP="005A447B">
      <w:pPr>
        <w:rPr>
          <w:rFonts w:cs="Arial"/>
        </w:rPr>
      </w:pPr>
    </w:p>
    <w:p w14:paraId="04C50059" w14:textId="254C9E05" w:rsidR="00E75495" w:rsidRPr="00636766" w:rsidRDefault="00E75495" w:rsidP="00E75495">
      <w:pPr>
        <w:pStyle w:val="RERequirement"/>
      </w:pPr>
      <w:r w:rsidRPr="00636766">
        <w:t>###R_F_Trailer Settings and Profiles_0000</w:t>
      </w:r>
      <w:r w:rsidR="00DD6F9E" w:rsidRPr="00636766">
        <w:t>9</w:t>
      </w:r>
      <w:r w:rsidRPr="00636766">
        <w:t>### Trailer Maintenance Interval Steps</w:t>
      </w:r>
    </w:p>
    <w:p w14:paraId="6637CAD2" w14:textId="64091B00" w:rsidR="00E75495" w:rsidRPr="00636766" w:rsidRDefault="00E75495" w:rsidP="005A447B">
      <w:pPr>
        <w:rPr>
          <w:rFonts w:cs="Arial"/>
        </w:rPr>
      </w:pPr>
      <w:r w:rsidRPr="00636766">
        <w:rPr>
          <w:rFonts w:cs="Arial"/>
        </w:rPr>
        <w:t>When the user starts/update the Maintenance configuration, the user shall be able to customize th</w:t>
      </w:r>
      <w:r w:rsidR="00074A3E" w:rsidRPr="00636766">
        <w:rPr>
          <w:rFonts w:cs="Arial"/>
        </w:rPr>
        <w:t>e time interval by 1 month</w:t>
      </w:r>
      <w:r w:rsidRPr="00636766">
        <w:rPr>
          <w:rFonts w:cs="Arial"/>
        </w:rPr>
        <w:t xml:space="preserve"> and/or milea</w:t>
      </w:r>
      <w:r w:rsidR="00074A3E" w:rsidRPr="00636766">
        <w:rPr>
          <w:rFonts w:cs="Arial"/>
        </w:rPr>
        <w:t>ge interval by 1000 miles increments</w:t>
      </w:r>
      <w:r w:rsidRPr="00636766">
        <w:rPr>
          <w:rFonts w:cs="Arial"/>
        </w:rPr>
        <w:t>.</w:t>
      </w:r>
    </w:p>
    <w:p w14:paraId="6AD813A8" w14:textId="0584FD04" w:rsidR="007E3616" w:rsidRPr="00636766" w:rsidRDefault="007E3616" w:rsidP="005A447B">
      <w:pPr>
        <w:rPr>
          <w:rFonts w:cs="Arial"/>
        </w:rPr>
      </w:pPr>
    </w:p>
    <w:p w14:paraId="501E5A0B" w14:textId="6B586AE9" w:rsidR="007E3616" w:rsidRPr="00636766" w:rsidRDefault="007E3616" w:rsidP="007E3616">
      <w:pPr>
        <w:pStyle w:val="RERequirement"/>
      </w:pPr>
      <w:r w:rsidRPr="00636766">
        <w:t>###R_F_Trailer Settings and Profiles_000</w:t>
      </w:r>
      <w:r w:rsidR="00DD6F9E" w:rsidRPr="00636766">
        <w:t>10</w:t>
      </w:r>
      <w:r w:rsidRPr="00636766">
        <w:t>### Trailer Maintenance Interval Turn off</w:t>
      </w:r>
    </w:p>
    <w:p w14:paraId="7D2F4ED0" w14:textId="57AAAB28" w:rsidR="005A447B" w:rsidRPr="00636766" w:rsidRDefault="007E3616" w:rsidP="007E3616">
      <w:pPr>
        <w:rPr>
          <w:rFonts w:cs="Arial"/>
        </w:rPr>
      </w:pPr>
      <w:r w:rsidRPr="00636766">
        <w:rPr>
          <w:rFonts w:cs="Arial"/>
        </w:rPr>
        <w:t>When the Trailer Maintenance is being configured, the user shall be able to turn off time or mileage and keep the maintenance tracking with the remaining active criteria (time/mileage).</w:t>
      </w:r>
    </w:p>
    <w:p w14:paraId="51AC7EA5" w14:textId="77777777" w:rsidR="007E3616" w:rsidRPr="00636766" w:rsidRDefault="007E3616" w:rsidP="005B2824">
      <w:pPr>
        <w:ind w:left="360"/>
        <w:rPr>
          <w:rFonts w:cs="Arial"/>
        </w:rPr>
      </w:pPr>
    </w:p>
    <w:p w14:paraId="34CCBD3B" w14:textId="7C42E6B4" w:rsidR="00BB2EFB" w:rsidRPr="00636766" w:rsidRDefault="00BB2EFB" w:rsidP="00BB2EFB">
      <w:pPr>
        <w:pStyle w:val="RERequirement"/>
      </w:pPr>
      <w:r w:rsidRPr="00636766">
        <w:t>###R_F_Trailer Settings and Profiles_000</w:t>
      </w:r>
      <w:r w:rsidR="00DD6F9E" w:rsidRPr="00636766">
        <w:t>11</w:t>
      </w:r>
      <w:r w:rsidRPr="00636766">
        <w:t>### Trailer Maintenance Items disabled</w:t>
      </w:r>
    </w:p>
    <w:p w14:paraId="2D8445D2" w14:textId="4319ADF2" w:rsidR="00BB2EFB" w:rsidRPr="00636766" w:rsidRDefault="00BB2EFB" w:rsidP="00BB2EFB">
      <w:pPr>
        <w:rPr>
          <w:rFonts w:cs="Arial"/>
        </w:rPr>
      </w:pPr>
      <w:r w:rsidRPr="00636766">
        <w:rPr>
          <w:rFonts w:cs="Arial"/>
        </w:rPr>
        <w:t>When the user is not using one of the predefined maintenance items, the items can be turned off and they will change their position to the bottom of the Maintenance item list.</w:t>
      </w:r>
    </w:p>
    <w:p w14:paraId="4B32E332" w14:textId="7232739B" w:rsidR="00342878" w:rsidRPr="00636766" w:rsidRDefault="00342878" w:rsidP="00BB2EFB">
      <w:pPr>
        <w:rPr>
          <w:rFonts w:cs="Arial"/>
        </w:rPr>
      </w:pPr>
    </w:p>
    <w:p w14:paraId="3578374B" w14:textId="7520BCDF" w:rsidR="00342878" w:rsidRPr="00FB5797" w:rsidRDefault="00342878" w:rsidP="00342878">
      <w:pPr>
        <w:pStyle w:val="RERequirement"/>
        <w:rPr>
          <w:color w:val="000000" w:themeColor="text1"/>
          <w:rPrChange w:id="2824" w:author="SM Fairus Hasan" w:date="2020-02-27T16:11:00Z">
            <w:rPr/>
          </w:rPrChange>
        </w:rPr>
      </w:pPr>
      <w:r w:rsidRPr="00636766">
        <w:t>###R_F_Trailer Settings and Profiles_000</w:t>
      </w:r>
      <w:r w:rsidR="00636766" w:rsidRPr="00636766">
        <w:t>12</w:t>
      </w:r>
      <w:r w:rsidRPr="00636766">
        <w:t xml:space="preserve">### Trailer Maintenance Configuration Profile </w:t>
      </w:r>
      <w:r>
        <w:rPr>
          <w:color w:val="000000" w:themeColor="text1"/>
        </w:rPr>
        <w:t xml:space="preserve">Store </w:t>
      </w:r>
    </w:p>
    <w:p w14:paraId="5FEE0499" w14:textId="54F3E38B" w:rsidR="00342878" w:rsidRDefault="00342878" w:rsidP="00342878">
      <w:pPr>
        <w:rPr>
          <w:rFonts w:cs="Arial"/>
          <w:color w:val="000000" w:themeColor="text1"/>
        </w:rPr>
      </w:pPr>
      <w:r>
        <w:rPr>
          <w:rFonts w:cs="Arial"/>
          <w:color w:val="000000" w:themeColor="text1"/>
        </w:rPr>
        <w:t xml:space="preserve">When the </w:t>
      </w:r>
      <w:r w:rsidR="00636766">
        <w:rPr>
          <w:rFonts w:cs="Arial"/>
          <w:color w:val="000000" w:themeColor="text1"/>
        </w:rPr>
        <w:t xml:space="preserve">vehicle </w:t>
      </w:r>
      <w:r>
        <w:rPr>
          <w:rFonts w:cs="Arial"/>
          <w:color w:val="000000" w:themeColor="text1"/>
        </w:rPr>
        <w:t>user modifies or update</w:t>
      </w:r>
      <w:r w:rsidR="00636766">
        <w:rPr>
          <w:rFonts w:cs="Arial"/>
          <w:color w:val="000000" w:themeColor="text1"/>
        </w:rPr>
        <w:t>s maintenance items, APIM</w:t>
      </w:r>
      <w:r>
        <w:rPr>
          <w:rFonts w:cs="Arial"/>
          <w:color w:val="000000" w:themeColor="text1"/>
        </w:rPr>
        <w:t xml:space="preserve"> shall store the last updates performed to the Maintenance </w:t>
      </w:r>
      <w:r w:rsidR="00636766">
        <w:rPr>
          <w:rFonts w:cs="Arial"/>
          <w:color w:val="000000" w:themeColor="text1"/>
        </w:rPr>
        <w:t>items configuration</w:t>
      </w:r>
      <w:r>
        <w:rPr>
          <w:rFonts w:cs="Arial"/>
          <w:color w:val="000000" w:themeColor="text1"/>
        </w:rPr>
        <w:t>.</w:t>
      </w:r>
    </w:p>
    <w:p w14:paraId="09D46EE5" w14:textId="77777777" w:rsidR="00BB2EFB" w:rsidRDefault="00BB2EFB" w:rsidP="005B2824">
      <w:pPr>
        <w:ind w:left="360"/>
        <w:rPr>
          <w:rFonts w:cs="Arial"/>
          <w:color w:val="000000" w:themeColor="text1"/>
        </w:rPr>
      </w:pPr>
    </w:p>
    <w:p w14:paraId="01E214C7" w14:textId="7030A988" w:rsidR="00E255E0" w:rsidRPr="00FB5797" w:rsidRDefault="00E255E0" w:rsidP="00E255E0">
      <w:pPr>
        <w:pStyle w:val="RERequirement"/>
        <w:rPr>
          <w:color w:val="000000" w:themeColor="text1"/>
          <w:rPrChange w:id="2825" w:author="SM Fairus Hasan" w:date="2020-02-27T16:11:00Z">
            <w:rPr/>
          </w:rPrChange>
        </w:rPr>
      </w:pPr>
      <w:r w:rsidRPr="00FB5797">
        <w:rPr>
          <w:color w:val="000000" w:themeColor="text1"/>
          <w:rPrChange w:id="2826" w:author="SM Fairus Hasan" w:date="2020-02-27T16:11:00Z">
            <w:rPr/>
          </w:rPrChange>
        </w:rPr>
        <w:t>###R_F_</w:t>
      </w:r>
      <w:r>
        <w:rPr>
          <w:color w:val="000000" w:themeColor="text1"/>
        </w:rPr>
        <w:t>Trailer Settings and Profiles</w:t>
      </w:r>
      <w:r w:rsidRPr="00FB5797">
        <w:rPr>
          <w:color w:val="000000" w:themeColor="text1"/>
          <w:rPrChange w:id="2827" w:author="SM Fairus Hasan" w:date="2020-02-27T16:11:00Z">
            <w:rPr/>
          </w:rPrChange>
        </w:rPr>
        <w:t>_000</w:t>
      </w:r>
      <w:r w:rsidR="00636766">
        <w:rPr>
          <w:color w:val="000000" w:themeColor="text1"/>
        </w:rPr>
        <w:t>13</w:t>
      </w:r>
      <w:r>
        <w:rPr>
          <w:color w:val="000000" w:themeColor="text1"/>
        </w:rPr>
        <w:t>### Trailer Maintenance Axle Components</w:t>
      </w:r>
    </w:p>
    <w:p w14:paraId="5943C07A" w14:textId="77777777" w:rsidR="00E255E0" w:rsidRDefault="00E255E0" w:rsidP="00E255E0">
      <w:pPr>
        <w:rPr>
          <w:rFonts w:cs="Arial"/>
          <w:color w:val="000000" w:themeColor="text1"/>
        </w:rPr>
      </w:pPr>
      <w:r>
        <w:rPr>
          <w:rFonts w:cs="Arial"/>
          <w:color w:val="000000" w:themeColor="text1"/>
        </w:rPr>
        <w:t xml:space="preserve">When </w:t>
      </w:r>
      <w:r w:rsidRPr="00E255E0">
        <w:rPr>
          <w:rFonts w:cs="Arial"/>
          <w:color w:val="000000" w:themeColor="text1"/>
        </w:rPr>
        <w:t xml:space="preserve">Trailer </w:t>
      </w:r>
      <w:r>
        <w:rPr>
          <w:rFonts w:cs="Arial"/>
          <w:color w:val="000000" w:themeColor="text1"/>
        </w:rPr>
        <w:t>Axle</w:t>
      </w:r>
      <w:r w:rsidRPr="00E255E0">
        <w:rPr>
          <w:rFonts w:cs="Arial"/>
          <w:color w:val="000000" w:themeColor="text1"/>
        </w:rPr>
        <w:t xml:space="preserve"> components</w:t>
      </w:r>
      <w:r>
        <w:rPr>
          <w:rFonts w:cs="Arial"/>
          <w:color w:val="000000" w:themeColor="text1"/>
        </w:rPr>
        <w:t xml:space="preserve"> are selected the m</w:t>
      </w:r>
      <w:r w:rsidRPr="008B409E">
        <w:rPr>
          <w:rFonts w:cs="Arial"/>
          <w:color w:val="000000" w:themeColor="text1"/>
        </w:rPr>
        <w:t xml:space="preserve">aintenance components shall </w:t>
      </w:r>
      <w:r>
        <w:rPr>
          <w:rFonts w:cs="Arial"/>
          <w:color w:val="000000" w:themeColor="text1"/>
        </w:rPr>
        <w:t xml:space="preserve">be </w:t>
      </w:r>
      <w:r w:rsidRPr="008B409E">
        <w:rPr>
          <w:rFonts w:cs="Arial"/>
          <w:color w:val="000000" w:themeColor="text1"/>
        </w:rPr>
        <w:t>set as the default threshold</w:t>
      </w:r>
      <w:r>
        <w:rPr>
          <w:rFonts w:cs="Arial"/>
          <w:color w:val="000000" w:themeColor="text1"/>
        </w:rPr>
        <w:t xml:space="preserve"> as the following diagram</w:t>
      </w:r>
      <w:r w:rsidRPr="008B409E">
        <w:rPr>
          <w:rFonts w:cs="Arial"/>
          <w:color w:val="000000" w:themeColor="text1"/>
        </w:rPr>
        <w:t>.</w:t>
      </w:r>
    </w:p>
    <w:p w14:paraId="173BEC48" w14:textId="77777777" w:rsidR="00E255E0" w:rsidRPr="008B409E" w:rsidRDefault="00A403DB" w:rsidP="00E255E0">
      <w:pPr>
        <w:rPr>
          <w:rFonts w:cs="Arial"/>
          <w:color w:val="000000" w:themeColor="text1"/>
        </w:rPr>
      </w:pPr>
      <w:r w:rsidRPr="00E255E0">
        <w:rPr>
          <w:noProof/>
        </w:rPr>
        <mc:AlternateContent>
          <mc:Choice Requires="wpg">
            <w:drawing>
              <wp:anchor distT="0" distB="0" distL="114300" distR="114300" simplePos="0" relativeHeight="251687936" behindDoc="1" locked="0" layoutInCell="1" allowOverlap="1" wp14:anchorId="64D70D5C" wp14:editId="2928725E">
                <wp:simplePos x="0" y="0"/>
                <wp:positionH relativeFrom="column">
                  <wp:posOffset>2291080</wp:posOffset>
                </wp:positionH>
                <wp:positionV relativeFrom="paragraph">
                  <wp:posOffset>0</wp:posOffset>
                </wp:positionV>
                <wp:extent cx="1805305" cy="2833370"/>
                <wp:effectExtent l="0" t="0" r="23495" b="24130"/>
                <wp:wrapTopAndBottom/>
                <wp:docPr id="17" name="Group 6"/>
                <wp:cNvGraphicFramePr/>
                <a:graphic xmlns:a="http://schemas.openxmlformats.org/drawingml/2006/main">
                  <a:graphicData uri="http://schemas.microsoft.com/office/word/2010/wordprocessingGroup">
                    <wpg:wgp>
                      <wpg:cNvGrpSpPr/>
                      <wpg:grpSpPr>
                        <a:xfrm>
                          <a:off x="0" y="0"/>
                          <a:ext cx="1805305" cy="2833370"/>
                          <a:chOff x="0" y="0"/>
                          <a:chExt cx="1805828" cy="2833407"/>
                        </a:xfrm>
                      </wpg:grpSpPr>
                      <wps:wsp>
                        <wps:cNvPr id="18" name="Rounded Rectangle 18"/>
                        <wps:cNvSpPr/>
                        <wps:spPr>
                          <a:xfrm>
                            <a:off x="0" y="0"/>
                            <a:ext cx="1805828" cy="2833407"/>
                          </a:xfrm>
                          <a:prstGeom prst="roundRect">
                            <a:avLst/>
                          </a:prstGeom>
                        </wps:spPr>
                        <wps:style>
                          <a:lnRef idx="2">
                            <a:schemeClr val="accent4"/>
                          </a:lnRef>
                          <a:fillRef idx="1">
                            <a:schemeClr val="lt1"/>
                          </a:fillRef>
                          <a:effectRef idx="0">
                            <a:schemeClr val="accent4"/>
                          </a:effectRef>
                          <a:fontRef idx="minor">
                            <a:schemeClr val="dk1"/>
                          </a:fontRef>
                        </wps:style>
                        <wps:bodyPr rtlCol="0" anchor="t"/>
                      </wps:wsp>
                      <wps:wsp>
                        <wps:cNvPr id="19" name="TextBox 8"/>
                        <wps:cNvSpPr txBox="1"/>
                        <wps:spPr>
                          <a:xfrm>
                            <a:off x="462243" y="147357"/>
                            <a:ext cx="938493" cy="50426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DCD2B70"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sz w:val="20"/>
                                  <w:szCs w:val="20"/>
                                </w:rPr>
                                <w:t>Axle Components</w:t>
                              </w:r>
                            </w:p>
                          </w:txbxContent>
                        </wps:txbx>
                        <wps:bodyPr wrap="square" rtlCol="0" anchor="t"/>
                      </wps:wsp>
                      <wps:wsp>
                        <wps:cNvPr id="20" name="TextBox 26"/>
                        <wps:cNvSpPr txBox="1"/>
                        <wps:spPr>
                          <a:xfrm rot="16200000">
                            <a:off x="-733982" y="1623173"/>
                            <a:ext cx="1911160" cy="252693"/>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35E517CC"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rPr>
                                <w:t>12,000 Miles / 12 Months</w:t>
                              </w:r>
                            </w:p>
                          </w:txbxContent>
                        </wps:txbx>
                        <wps:bodyPr wrap="square" rtlCol="0" anchor="t"/>
                      </wps:wsp>
                      <wps:wsp>
                        <wps:cNvPr id="21" name="TextBox 27"/>
                        <wps:cNvSpPr txBox="1"/>
                        <wps:spPr>
                          <a:xfrm>
                            <a:off x="719418" y="760879"/>
                            <a:ext cx="1010210" cy="403973"/>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081205AF"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sz w:val="18"/>
                                  <w:szCs w:val="18"/>
                                </w:rPr>
                                <w:t>Wheel Bearings and Cups</w:t>
                              </w:r>
                            </w:p>
                          </w:txbxContent>
                        </wps:txbx>
                        <wps:bodyPr wrap="square" rtlCol="0" anchor="t"/>
                      </wps:wsp>
                      <wps:wsp>
                        <wps:cNvPr id="22" name="TextBox 28"/>
                        <wps:cNvSpPr txBox="1"/>
                        <wps:spPr>
                          <a:xfrm>
                            <a:off x="700368" y="1274109"/>
                            <a:ext cx="1010210" cy="40901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0C44D0A"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sz w:val="18"/>
                                  <w:szCs w:val="18"/>
                                </w:rPr>
                                <w:t>Axle Seals</w:t>
                              </w:r>
                            </w:p>
                          </w:txbxContent>
                        </wps:txbx>
                        <wps:bodyPr wrap="square" rtlCol="0" anchor="t"/>
                      </wps:wsp>
                      <wps:wsp>
                        <wps:cNvPr id="23" name="TextBox 29"/>
                        <wps:cNvSpPr txBox="1"/>
                        <wps:spPr>
                          <a:xfrm>
                            <a:off x="690843" y="1792381"/>
                            <a:ext cx="1010210" cy="403972"/>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83D37E2"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sz w:val="18"/>
                                  <w:szCs w:val="18"/>
                                </w:rPr>
                                <w:t>Springs</w:t>
                              </w:r>
                            </w:p>
                          </w:txbxContent>
                        </wps:txbx>
                        <wps:bodyPr wrap="square" rtlCol="0" anchor="t"/>
                      </wps:wsp>
                      <wps:wsp>
                        <wps:cNvPr id="24" name="TextBox 30"/>
                        <wps:cNvSpPr txBox="1"/>
                        <wps:spPr>
                          <a:xfrm>
                            <a:off x="690843" y="2301128"/>
                            <a:ext cx="1010210" cy="403972"/>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3BD0C6CD"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sz w:val="18"/>
                                  <w:szCs w:val="18"/>
                                </w:rPr>
                                <w:t>Suspension</w:t>
                              </w:r>
                            </w:p>
                          </w:txbxContent>
                        </wps:txbx>
                        <wps:bodyPr wrap="square" rtlCol="0" anchor="t"/>
                      </wps:wsp>
                      <wps:wsp>
                        <wps:cNvPr id="25" name="Straight Arrow Connector 25"/>
                        <wps:cNvCnPr/>
                        <wps:spPr>
                          <a:xfrm flipV="1">
                            <a:off x="347945" y="960344"/>
                            <a:ext cx="371473" cy="789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V="1">
                            <a:off x="347945" y="1478616"/>
                            <a:ext cx="352423" cy="2709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347945" y="1749520"/>
                            <a:ext cx="342898" cy="247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a:off x="347945" y="1749520"/>
                            <a:ext cx="342898" cy="7510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D70D5C" id="Group 6" o:spid="_x0000_s1026" style="position:absolute;margin-left:180.4pt;margin-top:0;width:142.15pt;height:223.1pt;z-index:-251628544" coordsize="18058,2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">
                <v:roundrect id="Rounded Rectangle 18" o:spid="_x0000_s1027" style="position:absolute;width:18058;height:283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" fillcolor="white [3201]" strokecolor="#8064a2 [3207]" strokeweight="2pt"/>
                <v:shapetype id="_x0000_t202" coordsize="21600,21600" o:spt="202" path="m,l,21600r21600,l21600,xe">
                  <v:stroke joinstyle="miter"/>
                  <v:path gradientshapeok="t" o:connecttype="rect"/>
                </v:shapetype>
                <v:shape id="TextBox 8" o:spid="_x0000_s1028" type="#_x0000_t202" style="position:absolute;left:4622;top:1473;width:9385;height:5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" fillcolor="white [3201]" strokecolor="#7f7f7f [1601]">
                  <v:textbox>
                    <w:txbxContent>
                      <w:p w14:paraId="7DCD2B70"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sz w:val="20"/>
                            <w:szCs w:val="20"/>
                          </w:rPr>
                          <w:t>Axle Components</w:t>
                        </w:r>
                      </w:p>
                    </w:txbxContent>
                  </v:textbox>
                </v:shape>
                <v:shape id="TextBox 26" o:spid="_x0000_s1029" type="#_x0000_t202" style="position:absolute;left:-7340;top:16231;width:19112;height:252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" fillcolor="white [3201]" strokecolor="#7f7f7f [1601]">
                  <v:textbox>
                    <w:txbxContent>
                      <w:p w14:paraId="35E517CC"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rPr>
                          <w:t>12,000 Miles / 12 Months</w:t>
                        </w:r>
                      </w:p>
                    </w:txbxContent>
                  </v:textbox>
                </v:shape>
                <v:shape id="TextBox 27" o:spid="_x0000_s1030" type="#_x0000_t202" style="position:absolute;left:7194;top:7608;width:10102;height: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" fillcolor="white [3201]" strokecolor="#7f7f7f [1601]">
                  <v:textbox>
                    <w:txbxContent>
                      <w:p w14:paraId="081205AF"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sz w:val="18"/>
                            <w:szCs w:val="18"/>
                          </w:rPr>
                          <w:t>Wheel Bearings and Cups</w:t>
                        </w:r>
                      </w:p>
                    </w:txbxContent>
                  </v:textbox>
                </v:shape>
                <v:shape id="TextBox 28" o:spid="_x0000_s1031" type="#_x0000_t202" style="position:absolute;left:7003;top:12741;width:10102;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" fillcolor="white [3201]" strokecolor="#7f7f7f [1601]">
                  <v:textbox>
                    <w:txbxContent>
                      <w:p w14:paraId="20C44D0A"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sz w:val="18"/>
                            <w:szCs w:val="18"/>
                          </w:rPr>
                          <w:t>Axle Seals</w:t>
                        </w:r>
                      </w:p>
                    </w:txbxContent>
                  </v:textbox>
                </v:shape>
                <v:shape id="TextBox 29" o:spid="_x0000_s1032" type="#_x0000_t202" style="position:absolute;left:6908;top:17923;width:10102;height: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" fillcolor="white [3201]" strokecolor="#7f7f7f [1601]">
                  <v:textbox>
                    <w:txbxContent>
                      <w:p w14:paraId="283D37E2"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sz w:val="18"/>
                            <w:szCs w:val="18"/>
                          </w:rPr>
                          <w:t>Springs</w:t>
                        </w:r>
                      </w:p>
                    </w:txbxContent>
                  </v:textbox>
                </v:shape>
                <v:shape id="TextBox 30" o:spid="_x0000_s1033" type="#_x0000_t202" style="position:absolute;left:6908;top:23011;width:10102;height:4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" fillcolor="white [3201]" strokecolor="#7f7f7f [1601]">
                  <v:textbox>
                    <w:txbxContent>
                      <w:p w14:paraId="3BD0C6CD" w14:textId="77777777" w:rsidR="004550A3" w:rsidRDefault="004550A3" w:rsidP="00E255E0">
                        <w:pPr>
                          <w:pStyle w:val="NormalWeb"/>
                          <w:spacing w:before="0" w:beforeAutospacing="0" w:after="0" w:afterAutospacing="0"/>
                          <w:jc w:val="center"/>
                        </w:pPr>
                        <w:r>
                          <w:rPr>
                            <w:rFonts w:asciiTheme="minorHAnsi" w:hAnsi="Calibri" w:cstheme="minorBidi"/>
                            <w:color w:val="000000" w:themeColor="dark1"/>
                            <w:sz w:val="18"/>
                            <w:szCs w:val="18"/>
                          </w:rPr>
                          <w:t>Suspension</w:t>
                        </w:r>
                      </w:p>
                    </w:txbxContent>
                  </v:textbox>
                </v:shape>
                <v:shapetype id="_x0000_t32" coordsize="21600,21600" o:spt="32" o:oned="t" path="m,l21600,21600e" filled="f">
                  <v:path arrowok="t" fillok="f" o:connecttype="none"/>
                  <o:lock v:ext="edit" shapetype="t"/>
                </v:shapetype>
                <v:shape id="Straight Arrow Connector 25" o:spid="_x0000_s1034" type="#_x0000_t32" style="position:absolute;left:3479;top:9603;width:3715;height:78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" strokecolor="#4579b8 [3044]">
                  <v:stroke endarrow="block"/>
                </v:shape>
                <v:shape id="Straight Arrow Connector 26" o:spid="_x0000_s1035" type="#_x0000_t32" style="position:absolute;left:3479;top:14786;width:3524;height:27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" strokecolor="#4579b8 [3044]">
                  <v:stroke endarrow="block"/>
                </v:shape>
                <v:shape id="Straight Arrow Connector 32" o:spid="_x0000_s1036" type="#_x0000_t32" style="position:absolute;left:3479;top:17495;width:3429;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" strokecolor="#4579b8 [3044]">
                  <v:stroke endarrow="block"/>
                </v:shape>
                <v:shape id="Straight Arrow Connector 33" o:spid="_x0000_s1037" type="#_x0000_t32" style="position:absolute;left:3479;top:17495;width:3429;height:75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" strokecolor="#4579b8 [3044]">
                  <v:stroke endarrow="block"/>
                </v:shape>
                <w10:wrap type="topAndBottom"/>
              </v:group>
            </w:pict>
          </mc:Fallback>
        </mc:AlternateContent>
      </w:r>
    </w:p>
    <w:p w14:paraId="70E4361C" w14:textId="77777777" w:rsidR="00E255E0" w:rsidRDefault="00E255E0" w:rsidP="005B2824">
      <w:pPr>
        <w:ind w:left="360"/>
        <w:rPr>
          <w:rFonts w:cs="Arial"/>
          <w:color w:val="000000" w:themeColor="text1"/>
        </w:rPr>
      </w:pPr>
    </w:p>
    <w:p w14:paraId="7DFCB399" w14:textId="6BE720CE" w:rsidR="00E255E0" w:rsidRPr="00FB5797" w:rsidRDefault="00E255E0" w:rsidP="00E255E0">
      <w:pPr>
        <w:pStyle w:val="RERequirement"/>
        <w:rPr>
          <w:color w:val="000000" w:themeColor="text1"/>
          <w:rPrChange w:id="2828" w:author="SM Fairus Hasan" w:date="2020-02-27T16:11:00Z">
            <w:rPr/>
          </w:rPrChange>
        </w:rPr>
      </w:pPr>
      <w:r w:rsidRPr="00FB5797">
        <w:rPr>
          <w:color w:val="000000" w:themeColor="text1"/>
          <w:rPrChange w:id="2829" w:author="SM Fairus Hasan" w:date="2020-02-27T16:11:00Z">
            <w:rPr/>
          </w:rPrChange>
        </w:rPr>
        <w:t>###R_F_</w:t>
      </w:r>
      <w:r>
        <w:rPr>
          <w:color w:val="000000" w:themeColor="text1"/>
        </w:rPr>
        <w:t>Trailer Settings and Profiles</w:t>
      </w:r>
      <w:r w:rsidRPr="00FB5797">
        <w:rPr>
          <w:color w:val="000000" w:themeColor="text1"/>
          <w:rPrChange w:id="2830" w:author="SM Fairus Hasan" w:date="2020-02-27T16:11:00Z">
            <w:rPr/>
          </w:rPrChange>
        </w:rPr>
        <w:t>_000</w:t>
      </w:r>
      <w:r w:rsidR="00636766">
        <w:rPr>
          <w:color w:val="000000" w:themeColor="text1"/>
        </w:rPr>
        <w:t>14</w:t>
      </w:r>
      <w:r>
        <w:rPr>
          <w:color w:val="000000" w:themeColor="text1"/>
        </w:rPr>
        <w:t xml:space="preserve">### Trailer Maintenance </w:t>
      </w:r>
      <w:r w:rsidR="002B2DBD">
        <w:rPr>
          <w:color w:val="000000" w:themeColor="text1"/>
        </w:rPr>
        <w:t>Brake</w:t>
      </w:r>
      <w:r>
        <w:rPr>
          <w:color w:val="000000" w:themeColor="text1"/>
        </w:rPr>
        <w:t xml:space="preserve"> Components</w:t>
      </w:r>
    </w:p>
    <w:p w14:paraId="6282F648" w14:textId="77777777" w:rsidR="00E255E0" w:rsidRDefault="00E255E0" w:rsidP="00A403DB">
      <w:pPr>
        <w:rPr>
          <w:rFonts w:cs="Arial"/>
          <w:color w:val="000000" w:themeColor="text1"/>
        </w:rPr>
      </w:pPr>
      <w:r>
        <w:rPr>
          <w:rFonts w:cs="Arial"/>
          <w:color w:val="000000" w:themeColor="text1"/>
        </w:rPr>
        <w:lastRenderedPageBreak/>
        <w:t xml:space="preserve">When </w:t>
      </w:r>
      <w:r w:rsidRPr="00E255E0">
        <w:rPr>
          <w:rFonts w:cs="Arial"/>
          <w:color w:val="000000" w:themeColor="text1"/>
        </w:rPr>
        <w:t xml:space="preserve">Trailer </w:t>
      </w:r>
      <w:r>
        <w:rPr>
          <w:rFonts w:cs="Arial"/>
          <w:color w:val="000000" w:themeColor="text1"/>
        </w:rPr>
        <w:t>Brake</w:t>
      </w:r>
      <w:r w:rsidRPr="00E255E0">
        <w:rPr>
          <w:rFonts w:cs="Arial"/>
          <w:color w:val="000000" w:themeColor="text1"/>
        </w:rPr>
        <w:t xml:space="preserve"> components</w:t>
      </w:r>
      <w:r>
        <w:rPr>
          <w:rFonts w:cs="Arial"/>
          <w:color w:val="000000" w:themeColor="text1"/>
        </w:rPr>
        <w:t xml:space="preserve"> are selected the m</w:t>
      </w:r>
      <w:r w:rsidRPr="008B409E">
        <w:rPr>
          <w:rFonts w:cs="Arial"/>
          <w:color w:val="000000" w:themeColor="text1"/>
        </w:rPr>
        <w:t xml:space="preserve">aintenance components </w:t>
      </w:r>
      <w:r w:rsidR="00A403DB" w:rsidRPr="008B409E">
        <w:rPr>
          <w:rFonts w:cs="Arial"/>
          <w:color w:val="000000" w:themeColor="text1"/>
        </w:rPr>
        <w:t xml:space="preserve">shall </w:t>
      </w:r>
      <w:r w:rsidR="00A403DB">
        <w:rPr>
          <w:rFonts w:cs="Arial"/>
          <w:color w:val="000000" w:themeColor="text1"/>
        </w:rPr>
        <w:t xml:space="preserve">be </w:t>
      </w:r>
      <w:r w:rsidR="00A403DB" w:rsidRPr="008B409E">
        <w:rPr>
          <w:rFonts w:cs="Arial"/>
          <w:color w:val="000000" w:themeColor="text1"/>
        </w:rPr>
        <w:t>set as the default threshold</w:t>
      </w:r>
      <w:r w:rsidR="00A403DB">
        <w:rPr>
          <w:rFonts w:cs="Arial"/>
          <w:color w:val="000000" w:themeColor="text1"/>
        </w:rPr>
        <w:t xml:space="preserve"> as the following diagram</w:t>
      </w:r>
      <w:r w:rsidR="00A403DB" w:rsidRPr="008B409E">
        <w:rPr>
          <w:rFonts w:cs="Arial"/>
          <w:color w:val="000000" w:themeColor="text1"/>
        </w:rPr>
        <w:t>.</w:t>
      </w:r>
    </w:p>
    <w:p w14:paraId="552F122E" w14:textId="77777777" w:rsidR="007B4D76" w:rsidRDefault="007B4D76" w:rsidP="00A403DB">
      <w:pPr>
        <w:rPr>
          <w:rFonts w:cs="Arial"/>
          <w:color w:val="000000" w:themeColor="text1"/>
        </w:rPr>
      </w:pPr>
    </w:p>
    <w:p w14:paraId="09D94961" w14:textId="77777777" w:rsidR="007B4D76" w:rsidRPr="007B4D76" w:rsidRDefault="00A324CF" w:rsidP="009A25FE">
      <w:pPr>
        <w:ind w:left="360"/>
        <w:rPr>
          <w:rFonts w:cs="Arial"/>
        </w:rPr>
      </w:pPr>
      <w:r w:rsidRPr="00A324CF">
        <w:rPr>
          <w:noProof/>
        </w:rPr>
        <mc:AlternateContent>
          <mc:Choice Requires="wpg">
            <w:drawing>
              <wp:anchor distT="0" distB="0" distL="114300" distR="114300" simplePos="0" relativeHeight="251689984" behindDoc="0" locked="0" layoutInCell="1" allowOverlap="1" wp14:anchorId="0FB841DD" wp14:editId="2AC37A3A">
                <wp:simplePos x="0" y="0"/>
                <wp:positionH relativeFrom="column">
                  <wp:posOffset>1862455</wp:posOffset>
                </wp:positionH>
                <wp:positionV relativeFrom="paragraph">
                  <wp:posOffset>299720</wp:posOffset>
                </wp:positionV>
                <wp:extent cx="1805305" cy="4261485"/>
                <wp:effectExtent l="0" t="0" r="23495" b="24765"/>
                <wp:wrapTopAndBottom/>
                <wp:docPr id="59" name="Group 39"/>
                <wp:cNvGraphicFramePr/>
                <a:graphic xmlns:a="http://schemas.openxmlformats.org/drawingml/2006/main">
                  <a:graphicData uri="http://schemas.microsoft.com/office/word/2010/wordprocessingGroup">
                    <wpg:wgp>
                      <wpg:cNvGrpSpPr/>
                      <wpg:grpSpPr>
                        <a:xfrm>
                          <a:off x="0" y="0"/>
                          <a:ext cx="1805305" cy="4261485"/>
                          <a:chOff x="0" y="-38100"/>
                          <a:chExt cx="1805828" cy="4261597"/>
                        </a:xfrm>
                      </wpg:grpSpPr>
                      <wps:wsp>
                        <wps:cNvPr id="61" name="Rounded Rectangle 61"/>
                        <wps:cNvSpPr/>
                        <wps:spPr>
                          <a:xfrm>
                            <a:off x="0" y="-38100"/>
                            <a:ext cx="1805828" cy="4261597"/>
                          </a:xfrm>
                          <a:prstGeom prst="roundRect">
                            <a:avLst/>
                          </a:prstGeom>
                        </wps:spPr>
                        <wps:style>
                          <a:lnRef idx="2">
                            <a:schemeClr val="accent4"/>
                          </a:lnRef>
                          <a:fillRef idx="1">
                            <a:schemeClr val="lt1"/>
                          </a:fillRef>
                          <a:effectRef idx="0">
                            <a:schemeClr val="accent4"/>
                          </a:effectRef>
                          <a:fontRef idx="minor">
                            <a:schemeClr val="dk1"/>
                          </a:fontRef>
                        </wps:style>
                        <wps:bodyPr rtlCol="0" anchor="t"/>
                      </wps:wsp>
                      <wps:wsp>
                        <wps:cNvPr id="67" name="Straight Arrow Connector 67"/>
                        <wps:cNvCnPr/>
                        <wps:spPr>
                          <a:xfrm flipV="1">
                            <a:off x="299200" y="2835929"/>
                            <a:ext cx="248768" cy="601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 name="TextBox 9"/>
                        <wps:cNvSpPr txBox="1"/>
                        <wps:spPr>
                          <a:xfrm>
                            <a:off x="405092" y="95250"/>
                            <a:ext cx="1205193" cy="35186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463C1D04"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20"/>
                                  <w:szCs w:val="20"/>
                                </w:rPr>
                                <w:t>Brake Components</w:t>
                              </w:r>
                            </w:p>
                          </w:txbxContent>
                        </wps:txbx>
                        <wps:bodyPr wrap="square" rtlCol="0" anchor="t"/>
                      </wps:wsp>
                      <wps:wsp>
                        <wps:cNvPr id="71" name="TextBox 24"/>
                        <wps:cNvSpPr txBox="1"/>
                        <wps:spPr>
                          <a:xfrm rot="16200000">
                            <a:off x="-417138" y="893949"/>
                            <a:ext cx="1158689" cy="229159"/>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193828F2"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4"/>
                                  <w:szCs w:val="14"/>
                                </w:rPr>
                                <w:t>6,000 Miles / 6 Months</w:t>
                              </w:r>
                            </w:p>
                          </w:txbxContent>
                        </wps:txbx>
                        <wps:bodyPr wrap="square" rtlCol="0" anchor="t"/>
                      </wps:wsp>
                      <wps:wsp>
                        <wps:cNvPr id="73" name="TextBox 25"/>
                        <wps:cNvSpPr txBox="1"/>
                        <wps:spPr>
                          <a:xfrm rot="16200000">
                            <a:off x="-395287" y="2087934"/>
                            <a:ext cx="1161489" cy="22748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5B824D40" w14:textId="77777777" w:rsidR="004550A3" w:rsidRPr="00966D19" w:rsidRDefault="004550A3" w:rsidP="00A324CF">
                              <w:pPr>
                                <w:pStyle w:val="NormalWeb"/>
                                <w:spacing w:before="0" w:beforeAutospacing="0" w:after="0" w:afterAutospacing="0"/>
                                <w:rPr>
                                  <w:sz w:val="22"/>
                                </w:rPr>
                              </w:pPr>
                              <w:r w:rsidRPr="00966D19">
                                <w:rPr>
                                  <w:rFonts w:asciiTheme="minorHAnsi" w:hAnsi="Calibri" w:cstheme="minorBidi"/>
                                  <w:color w:val="000000" w:themeColor="dark1"/>
                                  <w:sz w:val="14"/>
                                  <w:szCs w:val="16"/>
                                </w:rPr>
                                <w:t>9,000 Miles / 9 Months</w:t>
                              </w:r>
                            </w:p>
                          </w:txbxContent>
                        </wps:txbx>
                        <wps:bodyPr wrap="square" rtlCol="0" anchor="t"/>
                      </wps:wsp>
                      <wps:wsp>
                        <wps:cNvPr id="74" name="TextBox 49"/>
                        <wps:cNvSpPr txBox="1"/>
                        <wps:spPr>
                          <a:xfrm>
                            <a:off x="557493" y="496421"/>
                            <a:ext cx="1010210" cy="416859"/>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4569EE6F"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Brake Adjustment</w:t>
                              </w:r>
                            </w:p>
                          </w:txbxContent>
                        </wps:txbx>
                        <wps:bodyPr wrap="square" rtlCol="0" anchor="t"/>
                      </wps:wsp>
                      <wps:wsp>
                        <wps:cNvPr id="75" name="TextBox 50"/>
                        <wps:cNvSpPr txBox="1"/>
                        <wps:spPr>
                          <a:xfrm>
                            <a:off x="547968" y="969869"/>
                            <a:ext cx="1010210" cy="242608"/>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1BE7E8DF"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Brake Linings</w:t>
                              </w:r>
                            </w:p>
                          </w:txbxContent>
                        </wps:txbx>
                        <wps:bodyPr wrap="square" rtlCol="0" anchor="t"/>
                      </wps:wsp>
                      <wps:wsp>
                        <wps:cNvPr id="76" name="TextBox 51"/>
                        <wps:cNvSpPr txBox="1"/>
                        <wps:spPr>
                          <a:xfrm>
                            <a:off x="547968" y="1302683"/>
                            <a:ext cx="1010210" cy="380441"/>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0E241362"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Hubs and Drum Brakes</w:t>
                              </w:r>
                            </w:p>
                          </w:txbxContent>
                        </wps:txbx>
                        <wps:bodyPr wrap="square" rtlCol="0" anchor="t"/>
                      </wps:wsp>
                      <wps:wsp>
                        <wps:cNvPr id="77" name="TextBox 52"/>
                        <wps:cNvSpPr txBox="1"/>
                        <wps:spPr>
                          <a:xfrm>
                            <a:off x="538443" y="2134722"/>
                            <a:ext cx="1010210" cy="303742"/>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6E1D124A"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Hydraulic Brakes</w:t>
                              </w:r>
                            </w:p>
                          </w:txbxContent>
                        </wps:txbx>
                        <wps:bodyPr wrap="square" rtlCol="0" anchor="t"/>
                      </wps:wsp>
                      <wps:wsp>
                        <wps:cNvPr id="78" name="Straight Arrow Connector 78"/>
                        <wps:cNvCnPr/>
                        <wps:spPr>
                          <a:xfrm flipV="1">
                            <a:off x="276786" y="704851"/>
                            <a:ext cx="280707" cy="3036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a:off x="276786" y="1008528"/>
                            <a:ext cx="271182" cy="82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Straight Arrow Connector 81"/>
                        <wps:cNvCnPr/>
                        <wps:spPr>
                          <a:xfrm>
                            <a:off x="276786" y="1008528"/>
                            <a:ext cx="271182" cy="4843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Arrow Connector 82"/>
                        <wps:cNvCnPr>
                          <a:stCxn id="73" idx="2"/>
                          <a:endCxn id="77" idx="1"/>
                        </wps:cNvCnPr>
                        <wps:spPr>
                          <a:xfrm>
                            <a:off x="299198" y="2201674"/>
                            <a:ext cx="239245" cy="84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TextBox 62"/>
                        <wps:cNvSpPr txBox="1"/>
                        <wps:spPr>
                          <a:xfrm rot="16200000">
                            <a:off x="-446833" y="3313858"/>
                            <a:ext cx="1245533" cy="246532"/>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5C2FDF27" w14:textId="77777777" w:rsidR="004550A3" w:rsidRPr="00966D19" w:rsidRDefault="004550A3" w:rsidP="00A324CF">
                              <w:pPr>
                                <w:pStyle w:val="NormalWeb"/>
                                <w:spacing w:before="0" w:beforeAutospacing="0" w:after="0" w:afterAutospacing="0"/>
                                <w:rPr>
                                  <w:sz w:val="22"/>
                                </w:rPr>
                              </w:pPr>
                              <w:r w:rsidRPr="00966D19">
                                <w:rPr>
                                  <w:rFonts w:asciiTheme="minorHAnsi" w:hAnsi="Calibri" w:cstheme="minorBidi"/>
                                  <w:color w:val="000000" w:themeColor="dark1"/>
                                  <w:sz w:val="14"/>
                                  <w:szCs w:val="16"/>
                                </w:rPr>
                                <w:t>12,000 Miles / 12 Months</w:t>
                              </w:r>
                            </w:p>
                          </w:txbxContent>
                        </wps:txbx>
                        <wps:bodyPr wrap="square" rtlCol="0" anchor="t"/>
                      </wps:wsp>
                      <wps:wsp>
                        <wps:cNvPr id="85" name="TextBox 63"/>
                        <wps:cNvSpPr txBox="1"/>
                        <wps:spPr>
                          <a:xfrm>
                            <a:off x="547968" y="2714625"/>
                            <a:ext cx="1010210" cy="242607"/>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54963BB4"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Brake Lines</w:t>
                              </w:r>
                            </w:p>
                          </w:txbxContent>
                        </wps:txbx>
                        <wps:bodyPr wrap="square" rtlCol="0" anchor="t"/>
                      </wps:wsp>
                      <wps:wsp>
                        <wps:cNvPr id="86" name="TextBox 64"/>
                        <wps:cNvSpPr txBox="1"/>
                        <wps:spPr>
                          <a:xfrm>
                            <a:off x="528918" y="3047439"/>
                            <a:ext cx="1010210" cy="474570"/>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3C56CC9A"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Trailer Brake Wiring</w:t>
                              </w:r>
                            </w:p>
                          </w:txbxContent>
                        </wps:txbx>
                        <wps:bodyPr wrap="square" rtlCol="0" anchor="t"/>
                      </wps:wsp>
                      <wps:wsp>
                        <wps:cNvPr id="87" name="TextBox 65"/>
                        <wps:cNvSpPr txBox="1"/>
                        <wps:spPr>
                          <a:xfrm>
                            <a:off x="528918" y="3583640"/>
                            <a:ext cx="1010210" cy="442633"/>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6DD2208"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Trailer Brake Magnets</w:t>
                              </w:r>
                            </w:p>
                          </w:txbxContent>
                        </wps:txbx>
                        <wps:bodyPr wrap="square" rtlCol="0" anchor="t"/>
                      </wps:wsp>
                      <wps:wsp>
                        <wps:cNvPr id="88" name="Straight Arrow Connector 88"/>
                        <wps:cNvCnPr/>
                        <wps:spPr>
                          <a:xfrm flipV="1">
                            <a:off x="299200" y="3284724"/>
                            <a:ext cx="229718"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99200" y="3437124"/>
                            <a:ext cx="229718" cy="36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B841DD" id="Group 39" o:spid="_x0000_s1038" style="position:absolute;left:0;text-align:left;margin-left:146.65pt;margin-top:23.6pt;width:142.15pt;height:335.55pt;z-index:251689984" coordorigin=",-381" coordsize="18058,42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">
                <v:roundrect id="Rounded Rectangle 61" o:spid="_x0000_s1039" style="position:absolute;top:-381;width:18058;height:4261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" fillcolor="white [3201]" strokecolor="#8064a2 [3207]" strokeweight="2pt"/>
                <v:shape id="Straight Arrow Connector 67" o:spid="_x0000_s1040" type="#_x0000_t32" style="position:absolute;left:2992;top:28359;width:2487;height:60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" strokecolor="#4579b8 [3044]">
                  <v:stroke endarrow="block"/>
                </v:shape>
                <v:shape id="TextBox 9" o:spid="_x0000_s1041" type="#_x0000_t202" style="position:absolute;left:4050;top:952;width:12052;height:3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" fillcolor="white [3201]" strokecolor="#7f7f7f [1601]">
                  <v:textbox>
                    <w:txbxContent>
                      <w:p w14:paraId="463C1D04"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20"/>
                            <w:szCs w:val="20"/>
                          </w:rPr>
                          <w:t>Brake Components</w:t>
                        </w:r>
                      </w:p>
                    </w:txbxContent>
                  </v:textbox>
                </v:shape>
                <v:shape id="TextBox 24" o:spid="_x0000_s1042" type="#_x0000_t202" style="position:absolute;left:-4172;top:8939;width:11587;height:22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" fillcolor="white [3201]" strokecolor="#7f7f7f [1601]">
                  <v:textbox>
                    <w:txbxContent>
                      <w:p w14:paraId="193828F2"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4"/>
                            <w:szCs w:val="14"/>
                          </w:rPr>
                          <w:t>6,000 Miles / 6 Months</w:t>
                        </w:r>
                      </w:p>
                    </w:txbxContent>
                  </v:textbox>
                </v:shape>
                <v:shape id="TextBox 25" o:spid="_x0000_s1043" type="#_x0000_t202" style="position:absolute;left:-3954;top:20880;width:11615;height:22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" fillcolor="white [3201]" strokecolor="#7f7f7f [1601]">
                  <v:textbox>
                    <w:txbxContent>
                      <w:p w14:paraId="5B824D40" w14:textId="77777777" w:rsidR="004550A3" w:rsidRPr="00966D19" w:rsidRDefault="004550A3" w:rsidP="00A324CF">
                        <w:pPr>
                          <w:pStyle w:val="NormalWeb"/>
                          <w:spacing w:before="0" w:beforeAutospacing="0" w:after="0" w:afterAutospacing="0"/>
                          <w:rPr>
                            <w:sz w:val="22"/>
                          </w:rPr>
                        </w:pPr>
                        <w:r w:rsidRPr="00966D19">
                          <w:rPr>
                            <w:rFonts w:asciiTheme="minorHAnsi" w:hAnsi="Calibri" w:cstheme="minorBidi"/>
                            <w:color w:val="000000" w:themeColor="dark1"/>
                            <w:sz w:val="14"/>
                            <w:szCs w:val="16"/>
                          </w:rPr>
                          <w:t>9,000 Miles / 9 Months</w:t>
                        </w:r>
                      </w:p>
                    </w:txbxContent>
                  </v:textbox>
                </v:shape>
                <v:shape id="TextBox 49" o:spid="_x0000_s1044" type="#_x0000_t202" style="position:absolute;left:5574;top:4964;width:10103;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" fillcolor="white [3201]" strokecolor="#7f7f7f [1601]">
                  <v:textbox>
                    <w:txbxContent>
                      <w:p w14:paraId="4569EE6F"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Brake Adjustment</w:t>
                        </w:r>
                      </w:p>
                    </w:txbxContent>
                  </v:textbox>
                </v:shape>
                <v:shape id="TextBox 50" o:spid="_x0000_s1045" type="#_x0000_t202" style="position:absolute;left:5479;top:9698;width:1010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" fillcolor="white [3201]" strokecolor="#7f7f7f [1601]">
                  <v:textbox>
                    <w:txbxContent>
                      <w:p w14:paraId="1BE7E8DF"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Brake Linings</w:t>
                        </w:r>
                      </w:p>
                    </w:txbxContent>
                  </v:textbox>
                </v:shape>
                <v:shape id="TextBox 51" o:spid="_x0000_s1046" type="#_x0000_t202" style="position:absolute;left:5479;top:13026;width:10102;height:3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" fillcolor="white [3201]" strokecolor="#7f7f7f [1601]">
                  <v:textbox>
                    <w:txbxContent>
                      <w:p w14:paraId="0E241362"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Hubs and Drum Brakes</w:t>
                        </w:r>
                      </w:p>
                    </w:txbxContent>
                  </v:textbox>
                </v:shape>
                <v:shape id="TextBox 52" o:spid="_x0000_s1047" type="#_x0000_t202" style="position:absolute;left:5384;top:21347;width:10102;height:3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" fillcolor="white [3201]" strokecolor="#7f7f7f [1601]">
                  <v:textbox>
                    <w:txbxContent>
                      <w:p w14:paraId="6E1D124A"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Hydraulic Brakes</w:t>
                        </w:r>
                      </w:p>
                    </w:txbxContent>
                  </v:textbox>
                </v:shape>
                <v:shape id="Straight Arrow Connector 78" o:spid="_x0000_s1048" type="#_x0000_t32" style="position:absolute;left:2767;top:7048;width:2807;height:30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" strokecolor="#4579b8 [3044]">
                  <v:stroke endarrow="block"/>
                </v:shape>
                <v:shape id="Straight Arrow Connector 79" o:spid="_x0000_s1049" type="#_x0000_t32" style="position:absolute;left:2767;top:10085;width:2712;height: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" strokecolor="#4579b8 [3044]">
                  <v:stroke endarrow="block"/>
                </v:shape>
                <v:shape id="Straight Arrow Connector 81" o:spid="_x0000_s1050" type="#_x0000_t32" style="position:absolute;left:2767;top:10085;width:2712;height:48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" strokecolor="#4579b8 [3044]">
                  <v:stroke endarrow="block"/>
                </v:shape>
                <v:shape id="Straight Arrow Connector 82" o:spid="_x0000_s1051" type="#_x0000_t32" style="position:absolute;left:2991;top:22016;width:2393;height:8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" strokecolor="#4579b8 [3044]">
                  <v:stroke endarrow="block"/>
                </v:shape>
                <v:shape id="TextBox 62" o:spid="_x0000_s1052" type="#_x0000_t202" style="position:absolute;left:-4469;top:33138;width:12455;height:246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" fillcolor="white [3201]" strokecolor="#7f7f7f [1601]">
                  <v:textbox>
                    <w:txbxContent>
                      <w:p w14:paraId="5C2FDF27" w14:textId="77777777" w:rsidR="004550A3" w:rsidRPr="00966D19" w:rsidRDefault="004550A3" w:rsidP="00A324CF">
                        <w:pPr>
                          <w:pStyle w:val="NormalWeb"/>
                          <w:spacing w:before="0" w:beforeAutospacing="0" w:after="0" w:afterAutospacing="0"/>
                          <w:rPr>
                            <w:sz w:val="22"/>
                          </w:rPr>
                        </w:pPr>
                        <w:r w:rsidRPr="00966D19">
                          <w:rPr>
                            <w:rFonts w:asciiTheme="minorHAnsi" w:hAnsi="Calibri" w:cstheme="minorBidi"/>
                            <w:color w:val="000000" w:themeColor="dark1"/>
                            <w:sz w:val="14"/>
                            <w:szCs w:val="16"/>
                          </w:rPr>
                          <w:t>12,000 Miles / 12 Months</w:t>
                        </w:r>
                      </w:p>
                    </w:txbxContent>
                  </v:textbox>
                </v:shape>
                <v:shape id="TextBox 63" o:spid="_x0000_s1053" type="#_x0000_t202" style="position:absolute;left:5479;top:27146;width:10102;height:2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" fillcolor="white [3201]" strokecolor="#7f7f7f [1601]">
                  <v:textbox>
                    <w:txbxContent>
                      <w:p w14:paraId="54963BB4"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Brake Lines</w:t>
                        </w:r>
                      </w:p>
                    </w:txbxContent>
                  </v:textbox>
                </v:shape>
                <v:shape id="TextBox 64" o:spid="_x0000_s1054" type="#_x0000_t202" style="position:absolute;left:5289;top:30474;width:10102;height:4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" fillcolor="white [3201]" strokecolor="#7f7f7f [1601]">
                  <v:textbox>
                    <w:txbxContent>
                      <w:p w14:paraId="3C56CC9A"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Trailer Brake Wiring</w:t>
                        </w:r>
                      </w:p>
                    </w:txbxContent>
                  </v:textbox>
                </v:shape>
                <v:shape id="TextBox 65" o:spid="_x0000_s1055" type="#_x0000_t202" style="position:absolute;left:5289;top:35836;width:10102;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" fillcolor="white [3201]" strokecolor="#7f7f7f [1601]">
                  <v:textbox>
                    <w:txbxContent>
                      <w:p w14:paraId="76DD2208" w14:textId="77777777" w:rsidR="004550A3" w:rsidRDefault="004550A3" w:rsidP="00A324CF">
                        <w:pPr>
                          <w:pStyle w:val="NormalWeb"/>
                          <w:spacing w:before="0" w:beforeAutospacing="0" w:after="0" w:afterAutospacing="0"/>
                          <w:jc w:val="center"/>
                        </w:pPr>
                        <w:r>
                          <w:rPr>
                            <w:rFonts w:asciiTheme="minorHAnsi" w:hAnsi="Calibri" w:cstheme="minorBidi"/>
                            <w:color w:val="000000" w:themeColor="dark1"/>
                            <w:sz w:val="18"/>
                            <w:szCs w:val="18"/>
                          </w:rPr>
                          <w:t>Trailer Brake Magnets</w:t>
                        </w:r>
                      </w:p>
                    </w:txbxContent>
                  </v:textbox>
                </v:shape>
                <v:shape id="Straight Arrow Connector 88" o:spid="_x0000_s1056" type="#_x0000_t32" style="position:absolute;left:2992;top:32847;width:2297;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" strokecolor="#4579b8 [3044]">
                  <v:stroke endarrow="block"/>
                </v:shape>
                <v:shape id="Straight Arrow Connector 89" o:spid="_x0000_s1057" type="#_x0000_t32" style="position:absolute;left:2992;top:34371;width:2297;height:36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" strokecolor="#4579b8 [3044]">
                  <v:stroke endarrow="block"/>
                </v:shape>
                <w10:wrap type="topAndBottom"/>
              </v:group>
            </w:pict>
          </mc:Fallback>
        </mc:AlternateContent>
      </w:r>
    </w:p>
    <w:p w14:paraId="6FE0B978" w14:textId="77777777" w:rsidR="007B4D76" w:rsidRDefault="007B4D76" w:rsidP="007B4D76">
      <w:pPr>
        <w:tabs>
          <w:tab w:val="left" w:pos="5850"/>
        </w:tabs>
        <w:rPr>
          <w:rFonts w:cs="Arial"/>
        </w:rPr>
      </w:pPr>
      <w:r>
        <w:rPr>
          <w:rFonts w:cs="Arial"/>
        </w:rPr>
        <w:tab/>
      </w:r>
    </w:p>
    <w:p w14:paraId="1B382961" w14:textId="77777777" w:rsidR="007B4D76" w:rsidRPr="007B4D76" w:rsidRDefault="007B4D76" w:rsidP="007B4D76">
      <w:pPr>
        <w:tabs>
          <w:tab w:val="left" w:pos="5850"/>
        </w:tabs>
        <w:rPr>
          <w:rFonts w:cs="Arial"/>
        </w:rPr>
      </w:pPr>
    </w:p>
    <w:p w14:paraId="54984095" w14:textId="77777777" w:rsidR="00966D19" w:rsidRPr="007B4D76" w:rsidRDefault="00966D19" w:rsidP="007B4D76">
      <w:pPr>
        <w:rPr>
          <w:rFonts w:cs="Arial"/>
        </w:rPr>
      </w:pPr>
    </w:p>
    <w:p w14:paraId="6FF285DE" w14:textId="285FFFDB" w:rsidR="00966D19" w:rsidRPr="00FB5797" w:rsidRDefault="00966D19" w:rsidP="00966D19">
      <w:pPr>
        <w:pStyle w:val="RERequirement"/>
        <w:rPr>
          <w:color w:val="000000" w:themeColor="text1"/>
          <w:rPrChange w:id="2831" w:author="SM Fairus Hasan" w:date="2020-02-27T16:11:00Z">
            <w:rPr/>
          </w:rPrChange>
        </w:rPr>
      </w:pPr>
      <w:r w:rsidRPr="00FB5797">
        <w:rPr>
          <w:color w:val="000000" w:themeColor="text1"/>
          <w:rPrChange w:id="2832" w:author="SM Fairus Hasan" w:date="2020-02-27T16:11:00Z">
            <w:rPr/>
          </w:rPrChange>
        </w:rPr>
        <w:t>###R_F_</w:t>
      </w:r>
      <w:r>
        <w:rPr>
          <w:color w:val="000000" w:themeColor="text1"/>
        </w:rPr>
        <w:t>Trailer Settings and Profiles</w:t>
      </w:r>
      <w:r w:rsidRPr="00FB5797">
        <w:rPr>
          <w:color w:val="000000" w:themeColor="text1"/>
          <w:rPrChange w:id="2833" w:author="SM Fairus Hasan" w:date="2020-02-27T16:11:00Z">
            <w:rPr/>
          </w:rPrChange>
        </w:rPr>
        <w:t>_000</w:t>
      </w:r>
      <w:r w:rsidR="00DD6F9E">
        <w:rPr>
          <w:color w:val="000000" w:themeColor="text1"/>
        </w:rPr>
        <w:t>1</w:t>
      </w:r>
      <w:r w:rsidR="00636766">
        <w:rPr>
          <w:color w:val="000000" w:themeColor="text1"/>
        </w:rPr>
        <w:t>5</w:t>
      </w:r>
      <w:r>
        <w:rPr>
          <w:color w:val="000000" w:themeColor="text1"/>
        </w:rPr>
        <w:t xml:space="preserve">### Trailer Maintenance </w:t>
      </w:r>
      <w:r w:rsidR="002B2DBD">
        <w:rPr>
          <w:color w:val="000000" w:themeColor="text1"/>
        </w:rPr>
        <w:t>Wheels and Tire</w:t>
      </w:r>
      <w:r>
        <w:rPr>
          <w:color w:val="000000" w:themeColor="text1"/>
        </w:rPr>
        <w:t xml:space="preserve"> Components</w:t>
      </w:r>
    </w:p>
    <w:p w14:paraId="46068B83" w14:textId="24012A74" w:rsidR="00966D19" w:rsidRDefault="00966D19" w:rsidP="00966D19">
      <w:pPr>
        <w:rPr>
          <w:rFonts w:cs="Arial"/>
          <w:color w:val="000000" w:themeColor="text1"/>
        </w:rPr>
      </w:pPr>
      <w:r>
        <w:rPr>
          <w:rFonts w:cs="Arial"/>
          <w:color w:val="000000" w:themeColor="text1"/>
        </w:rPr>
        <w:t xml:space="preserve">When </w:t>
      </w:r>
      <w:r w:rsidRPr="00E255E0">
        <w:rPr>
          <w:rFonts w:cs="Arial"/>
          <w:color w:val="000000" w:themeColor="text1"/>
        </w:rPr>
        <w:t xml:space="preserve">Trailer </w:t>
      </w:r>
      <w:r>
        <w:rPr>
          <w:rFonts w:cs="Arial"/>
          <w:color w:val="000000" w:themeColor="text1"/>
        </w:rPr>
        <w:t>Wheel and Rims</w:t>
      </w:r>
      <w:r w:rsidRPr="00E255E0">
        <w:rPr>
          <w:rFonts w:cs="Arial"/>
          <w:color w:val="000000" w:themeColor="text1"/>
        </w:rPr>
        <w:t xml:space="preserve"> components</w:t>
      </w:r>
      <w:r>
        <w:rPr>
          <w:rFonts w:cs="Arial"/>
          <w:color w:val="000000" w:themeColor="text1"/>
        </w:rPr>
        <w:t xml:space="preserve"> are selected the m</w:t>
      </w:r>
      <w:r w:rsidRPr="008B409E">
        <w:rPr>
          <w:rFonts w:cs="Arial"/>
          <w:color w:val="000000" w:themeColor="text1"/>
        </w:rPr>
        <w:t xml:space="preserve">aintenance components shall </w:t>
      </w:r>
      <w:r>
        <w:rPr>
          <w:rFonts w:cs="Arial"/>
          <w:color w:val="000000" w:themeColor="text1"/>
        </w:rPr>
        <w:t xml:space="preserve">be </w:t>
      </w:r>
      <w:r w:rsidRPr="008B409E">
        <w:rPr>
          <w:rFonts w:cs="Arial"/>
          <w:color w:val="000000" w:themeColor="text1"/>
        </w:rPr>
        <w:t>set as the default threshold</w:t>
      </w:r>
      <w:r>
        <w:rPr>
          <w:rFonts w:cs="Arial"/>
          <w:color w:val="000000" w:themeColor="text1"/>
        </w:rPr>
        <w:t xml:space="preserve"> as the following diagram</w:t>
      </w:r>
      <w:r w:rsidRPr="008B409E">
        <w:rPr>
          <w:rFonts w:cs="Arial"/>
          <w:color w:val="000000" w:themeColor="text1"/>
        </w:rPr>
        <w:t>.</w:t>
      </w:r>
    </w:p>
    <w:p w14:paraId="5BC65F42" w14:textId="7CFD4FDE" w:rsidR="002C5890" w:rsidRDefault="002C5890" w:rsidP="002C5890">
      <w:pPr>
        <w:jc w:val="center"/>
        <w:rPr>
          <w:rFonts w:cs="Arial"/>
          <w:color w:val="000000" w:themeColor="text1"/>
        </w:rPr>
      </w:pPr>
      <w:r w:rsidRPr="00966D19">
        <w:rPr>
          <w:noProof/>
        </w:rPr>
        <mc:AlternateContent>
          <mc:Choice Requires="wpg">
            <w:drawing>
              <wp:anchor distT="0" distB="0" distL="114300" distR="114300" simplePos="0" relativeHeight="251697152" behindDoc="0" locked="0" layoutInCell="1" allowOverlap="1" wp14:anchorId="1CEDF3E2" wp14:editId="6FB1DEDE">
                <wp:simplePos x="0" y="0"/>
                <wp:positionH relativeFrom="column">
                  <wp:posOffset>0</wp:posOffset>
                </wp:positionH>
                <wp:positionV relativeFrom="paragraph">
                  <wp:posOffset>151765</wp:posOffset>
                </wp:positionV>
                <wp:extent cx="1810310" cy="2828364"/>
                <wp:effectExtent l="0" t="0" r="19050" b="10160"/>
                <wp:wrapTopAndBottom/>
                <wp:docPr id="1" name="Group 45"/>
                <wp:cNvGraphicFramePr/>
                <a:graphic xmlns:a="http://schemas.openxmlformats.org/drawingml/2006/main">
                  <a:graphicData uri="http://schemas.microsoft.com/office/word/2010/wordprocessingGroup">
                    <wpg:wgp>
                      <wpg:cNvGrpSpPr/>
                      <wpg:grpSpPr>
                        <a:xfrm>
                          <a:off x="0" y="0"/>
                          <a:ext cx="1810310" cy="2828364"/>
                          <a:chOff x="0" y="0"/>
                          <a:chExt cx="1810310" cy="2828364"/>
                        </a:xfrm>
                      </wpg:grpSpPr>
                      <wps:wsp>
                        <wps:cNvPr id="3" name="Rounded Rectangle 3"/>
                        <wps:cNvSpPr/>
                        <wps:spPr>
                          <a:xfrm>
                            <a:off x="0" y="0"/>
                            <a:ext cx="1810310" cy="2828364"/>
                          </a:xfrm>
                          <a:prstGeom prst="roundRect">
                            <a:avLst/>
                          </a:prstGeom>
                        </wps:spPr>
                        <wps:style>
                          <a:lnRef idx="2">
                            <a:schemeClr val="accent4"/>
                          </a:lnRef>
                          <a:fillRef idx="1">
                            <a:schemeClr val="lt1"/>
                          </a:fillRef>
                          <a:effectRef idx="0">
                            <a:schemeClr val="accent4"/>
                          </a:effectRef>
                          <a:fontRef idx="minor">
                            <a:schemeClr val="dk1"/>
                          </a:fontRef>
                        </wps:style>
                        <wps:bodyPr rtlCol="0" anchor="t"/>
                      </wps:wsp>
                      <wps:wsp>
                        <wps:cNvPr id="6" name="TextBox 23"/>
                        <wps:cNvSpPr txBox="1"/>
                        <wps:spPr>
                          <a:xfrm rot="16200000">
                            <a:off x="-289110" y="1037662"/>
                            <a:ext cx="1037664" cy="302562"/>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2AF4373B" w14:textId="77777777" w:rsidR="004550A3" w:rsidRPr="00966D19" w:rsidRDefault="004550A3" w:rsidP="002C5890">
                              <w:pPr>
                                <w:pStyle w:val="NormalWeb"/>
                                <w:spacing w:before="0" w:beforeAutospacing="0" w:after="0" w:afterAutospacing="0"/>
                                <w:jc w:val="center"/>
                                <w:rPr>
                                  <w:sz w:val="22"/>
                                </w:rPr>
                              </w:pPr>
                              <w:r w:rsidRPr="00966D19">
                                <w:rPr>
                                  <w:rFonts w:asciiTheme="minorHAnsi" w:hAnsi="Calibri" w:cstheme="minorBidi"/>
                                  <w:color w:val="000000" w:themeColor="dark1"/>
                                  <w:sz w:val="14"/>
                                  <w:szCs w:val="16"/>
                                </w:rPr>
                                <w:t>3,000 Miles / 3Months</w:t>
                              </w:r>
                            </w:p>
                          </w:txbxContent>
                        </wps:txbx>
                        <wps:bodyPr wrap="square" rtlCol="0" anchor="t"/>
                      </wps:wsp>
                      <wps:wsp>
                        <wps:cNvPr id="9" name="Straight Arrow Connector 9"/>
                        <wps:cNvCnPr/>
                        <wps:spPr>
                          <a:xfrm>
                            <a:off x="381003" y="1188943"/>
                            <a:ext cx="233639" cy="1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381000" y="2210360"/>
                            <a:ext cx="2526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TextBox 88"/>
                        <wps:cNvSpPr txBox="1"/>
                        <wps:spPr>
                          <a:xfrm>
                            <a:off x="438150" y="128306"/>
                            <a:ext cx="934010" cy="44767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5F79FAF" w14:textId="77777777" w:rsidR="004550A3" w:rsidRDefault="004550A3" w:rsidP="002C5890">
                              <w:pPr>
                                <w:pStyle w:val="NormalWeb"/>
                                <w:spacing w:before="0" w:beforeAutospacing="0" w:after="0" w:afterAutospacing="0"/>
                                <w:jc w:val="center"/>
                              </w:pPr>
                              <w:r>
                                <w:rPr>
                                  <w:rFonts w:asciiTheme="minorHAnsi" w:hAnsi="Calibri" w:cstheme="minorBidi"/>
                                  <w:color w:val="000000" w:themeColor="dark1"/>
                                  <w:sz w:val="20"/>
                                  <w:szCs w:val="20"/>
                                </w:rPr>
                                <w:t>Wheel / Tire</w:t>
                              </w:r>
                            </w:p>
                            <w:p w14:paraId="37B5E0D4" w14:textId="77777777" w:rsidR="004550A3" w:rsidRDefault="004550A3" w:rsidP="002C5890">
                              <w:pPr>
                                <w:pStyle w:val="NormalWeb"/>
                                <w:spacing w:before="0" w:beforeAutospacing="0" w:after="0" w:afterAutospacing="0"/>
                                <w:jc w:val="center"/>
                              </w:pPr>
                              <w:r>
                                <w:rPr>
                                  <w:rFonts w:asciiTheme="minorHAnsi" w:hAnsi="Calibri" w:cstheme="minorBidi"/>
                                  <w:color w:val="000000" w:themeColor="dark1"/>
                                  <w:sz w:val="20"/>
                                  <w:szCs w:val="20"/>
                                </w:rPr>
                                <w:t>Components</w:t>
                              </w:r>
                            </w:p>
                          </w:txbxContent>
                        </wps:txbx>
                        <wps:bodyPr wrap="square" rtlCol="0" anchor="t"/>
                      </wps:wsp>
                      <wps:wsp>
                        <wps:cNvPr id="12" name="TextBox 89"/>
                        <wps:cNvSpPr txBox="1"/>
                        <wps:spPr>
                          <a:xfrm>
                            <a:off x="614642" y="1071282"/>
                            <a:ext cx="1014693" cy="23756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577F005A" w14:textId="77777777" w:rsidR="004550A3" w:rsidRDefault="004550A3" w:rsidP="002C5890">
                              <w:pPr>
                                <w:pStyle w:val="NormalWeb"/>
                                <w:spacing w:before="0" w:beforeAutospacing="0" w:after="0" w:afterAutospacing="0"/>
                                <w:jc w:val="center"/>
                              </w:pPr>
                              <w:r>
                                <w:rPr>
                                  <w:rFonts w:asciiTheme="minorHAnsi" w:hAnsi="Calibri" w:cstheme="minorBidi"/>
                                  <w:color w:val="000000" w:themeColor="dark1"/>
                                  <w:sz w:val="18"/>
                                  <w:szCs w:val="18"/>
                                </w:rPr>
                                <w:t>Lug Nuts</w:t>
                              </w:r>
                            </w:p>
                          </w:txbxContent>
                        </wps:txbx>
                        <wps:bodyPr wrap="square" rtlCol="0" anchor="t"/>
                      </wps:wsp>
                      <wps:wsp>
                        <wps:cNvPr id="13" name="TextBox 90"/>
                        <wps:cNvSpPr txBox="1"/>
                        <wps:spPr>
                          <a:xfrm rot="16200000">
                            <a:off x="-250451" y="2087655"/>
                            <a:ext cx="960344" cy="302559"/>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3E3D66A5" w14:textId="77777777" w:rsidR="004550A3" w:rsidRPr="00966D19" w:rsidRDefault="004550A3" w:rsidP="002C5890">
                              <w:pPr>
                                <w:pStyle w:val="NormalWeb"/>
                                <w:spacing w:before="0" w:beforeAutospacing="0" w:after="0" w:afterAutospacing="0"/>
                                <w:jc w:val="center"/>
                                <w:rPr>
                                  <w:sz w:val="22"/>
                                </w:rPr>
                              </w:pPr>
                              <w:r w:rsidRPr="00966D19">
                                <w:rPr>
                                  <w:rFonts w:asciiTheme="minorHAnsi" w:hAnsi="Calibri" w:cstheme="minorBidi"/>
                                  <w:color w:val="000000" w:themeColor="dark1"/>
                                  <w:sz w:val="14"/>
                                  <w:szCs w:val="16"/>
                                </w:rPr>
                                <w:t>12,000 Miles</w:t>
                              </w:r>
                            </w:p>
                            <w:p w14:paraId="54979BA3" w14:textId="77777777" w:rsidR="004550A3" w:rsidRPr="00966D19" w:rsidRDefault="004550A3" w:rsidP="002C5890">
                              <w:pPr>
                                <w:pStyle w:val="NormalWeb"/>
                                <w:spacing w:before="0" w:beforeAutospacing="0" w:after="0" w:afterAutospacing="0"/>
                                <w:jc w:val="center"/>
                                <w:rPr>
                                  <w:sz w:val="22"/>
                                </w:rPr>
                              </w:pPr>
                              <w:r w:rsidRPr="00966D19">
                                <w:rPr>
                                  <w:rFonts w:asciiTheme="minorHAnsi" w:hAnsi="Calibri" w:cstheme="minorBidi"/>
                                  <w:color w:val="000000" w:themeColor="dark1"/>
                                  <w:sz w:val="14"/>
                                  <w:szCs w:val="16"/>
                                </w:rPr>
                                <w:t>/ 12 Months</w:t>
                              </w:r>
                            </w:p>
                          </w:txbxContent>
                        </wps:txbx>
                        <wps:bodyPr wrap="square" rtlCol="0" anchor="t"/>
                      </wps:wsp>
                      <wps:wsp>
                        <wps:cNvPr id="14" name="TextBox 91"/>
                        <wps:cNvSpPr txBox="1"/>
                        <wps:spPr>
                          <a:xfrm>
                            <a:off x="633692" y="2120153"/>
                            <a:ext cx="1014693" cy="237564"/>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573A91EF" w14:textId="77777777" w:rsidR="004550A3" w:rsidRDefault="004550A3" w:rsidP="002C5890">
                              <w:pPr>
                                <w:pStyle w:val="NormalWeb"/>
                                <w:spacing w:before="0" w:beforeAutospacing="0" w:after="0" w:afterAutospacing="0"/>
                                <w:jc w:val="center"/>
                              </w:pPr>
                              <w:r>
                                <w:rPr>
                                  <w:rFonts w:asciiTheme="minorHAnsi" w:hAnsi="Calibri" w:cstheme="minorBidi"/>
                                  <w:color w:val="000000" w:themeColor="dark1"/>
                                  <w:sz w:val="18"/>
                                  <w:szCs w:val="18"/>
                                </w:rPr>
                                <w:t>Wheels / Rims</w:t>
                              </w:r>
                            </w:p>
                          </w:txbxContent>
                        </wps:txbx>
                        <wps:bodyPr wrap="square" rtlCol="0" anchor="t"/>
                      </wps:wsp>
                    </wpg:wgp>
                  </a:graphicData>
                </a:graphic>
              </wp:anchor>
            </w:drawing>
          </mc:Choice>
          <mc:Fallback>
            <w:pict>
              <v:group w14:anchorId="1CEDF3E2" id="Group 45" o:spid="_x0000_s1058" style="position:absolute;left:0;text-align:left;margin-left:0;margin-top:11.95pt;width:142.55pt;height:222.7pt;z-index:251697152" coordsize="18103,28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">
                <v:roundrect id="Rounded Rectangle 3" o:spid="_x0000_s1059" style="position:absolute;width:18103;height:282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" fillcolor="white [3201]" strokecolor="#8064a2 [3207]" strokeweight="2pt"/>
                <v:shape id="TextBox 23" o:spid="_x0000_s1060" type="#_x0000_t202" style="position:absolute;left:-2891;top:10376;width:10376;height:3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" fillcolor="white [3201]" strokecolor="#7f7f7f [1601]">
                  <v:textbox>
                    <w:txbxContent>
                      <w:p w14:paraId="2AF4373B" w14:textId="77777777" w:rsidR="004550A3" w:rsidRPr="00966D19" w:rsidRDefault="004550A3" w:rsidP="002C5890">
                        <w:pPr>
                          <w:pStyle w:val="NormalWeb"/>
                          <w:spacing w:before="0" w:beforeAutospacing="0" w:after="0" w:afterAutospacing="0"/>
                          <w:jc w:val="center"/>
                          <w:rPr>
                            <w:sz w:val="22"/>
                          </w:rPr>
                        </w:pPr>
                        <w:r w:rsidRPr="00966D19">
                          <w:rPr>
                            <w:rFonts w:asciiTheme="minorHAnsi" w:hAnsi="Calibri" w:cstheme="minorBidi"/>
                            <w:color w:val="000000" w:themeColor="dark1"/>
                            <w:sz w:val="14"/>
                            <w:szCs w:val="16"/>
                          </w:rPr>
                          <w:t>3,000 Miles / 3Months</w:t>
                        </w:r>
                      </w:p>
                    </w:txbxContent>
                  </v:textbox>
                </v:shape>
                <v:shape id="Straight Arrow Connector 9" o:spid="_x0000_s1061" type="#_x0000_t32" style="position:absolute;left:3810;top:11889;width:2336;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" strokecolor="#4579b8 [3044]">
                  <v:stroke endarrow="block"/>
                </v:shape>
                <v:shape id="Straight Arrow Connector 10" o:spid="_x0000_s1062" type="#_x0000_t32" style="position:absolute;left:3810;top:22103;width:25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" strokecolor="#4579b8 [3044]">
                  <v:stroke endarrow="block"/>
                </v:shape>
                <v:shape id="TextBox 88" o:spid="_x0000_s1063" type="#_x0000_t202" style="position:absolute;left:4381;top:1283;width:9340;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" fillcolor="white [3201]" strokecolor="#7f7f7f [1601]">
                  <v:textbox>
                    <w:txbxContent>
                      <w:p w14:paraId="75F79FAF" w14:textId="77777777" w:rsidR="004550A3" w:rsidRDefault="004550A3" w:rsidP="002C5890">
                        <w:pPr>
                          <w:pStyle w:val="NormalWeb"/>
                          <w:spacing w:before="0" w:beforeAutospacing="0" w:after="0" w:afterAutospacing="0"/>
                          <w:jc w:val="center"/>
                        </w:pPr>
                        <w:r>
                          <w:rPr>
                            <w:rFonts w:asciiTheme="minorHAnsi" w:hAnsi="Calibri" w:cstheme="minorBidi"/>
                            <w:color w:val="000000" w:themeColor="dark1"/>
                            <w:sz w:val="20"/>
                            <w:szCs w:val="20"/>
                          </w:rPr>
                          <w:t>Wheel / Tire</w:t>
                        </w:r>
                      </w:p>
                      <w:p w14:paraId="37B5E0D4" w14:textId="77777777" w:rsidR="004550A3" w:rsidRDefault="004550A3" w:rsidP="002C5890">
                        <w:pPr>
                          <w:pStyle w:val="NormalWeb"/>
                          <w:spacing w:before="0" w:beforeAutospacing="0" w:after="0" w:afterAutospacing="0"/>
                          <w:jc w:val="center"/>
                        </w:pPr>
                        <w:r>
                          <w:rPr>
                            <w:rFonts w:asciiTheme="minorHAnsi" w:hAnsi="Calibri" w:cstheme="minorBidi"/>
                            <w:color w:val="000000" w:themeColor="dark1"/>
                            <w:sz w:val="20"/>
                            <w:szCs w:val="20"/>
                          </w:rPr>
                          <w:t>Components</w:t>
                        </w:r>
                      </w:p>
                    </w:txbxContent>
                  </v:textbox>
                </v:shape>
                <v:shape id="TextBox 89" o:spid="_x0000_s1064" type="#_x0000_t202" style="position:absolute;left:6146;top:10712;width:10147;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" fillcolor="white [3201]" strokecolor="#7f7f7f [1601]">
                  <v:textbox>
                    <w:txbxContent>
                      <w:p w14:paraId="577F005A" w14:textId="77777777" w:rsidR="004550A3" w:rsidRDefault="004550A3" w:rsidP="002C5890">
                        <w:pPr>
                          <w:pStyle w:val="NormalWeb"/>
                          <w:spacing w:before="0" w:beforeAutospacing="0" w:after="0" w:afterAutospacing="0"/>
                          <w:jc w:val="center"/>
                        </w:pPr>
                        <w:r>
                          <w:rPr>
                            <w:rFonts w:asciiTheme="minorHAnsi" w:hAnsi="Calibri" w:cstheme="minorBidi"/>
                            <w:color w:val="000000" w:themeColor="dark1"/>
                            <w:sz w:val="18"/>
                            <w:szCs w:val="18"/>
                          </w:rPr>
                          <w:t>Lug Nuts</w:t>
                        </w:r>
                      </w:p>
                    </w:txbxContent>
                  </v:textbox>
                </v:shape>
                <v:shape id="TextBox 90" o:spid="_x0000_s1065" type="#_x0000_t202" style="position:absolute;left:-2505;top:20876;width:9604;height:3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" fillcolor="white [3201]" strokecolor="#7f7f7f [1601]">
                  <v:textbox>
                    <w:txbxContent>
                      <w:p w14:paraId="3E3D66A5" w14:textId="77777777" w:rsidR="004550A3" w:rsidRPr="00966D19" w:rsidRDefault="004550A3" w:rsidP="002C5890">
                        <w:pPr>
                          <w:pStyle w:val="NormalWeb"/>
                          <w:spacing w:before="0" w:beforeAutospacing="0" w:after="0" w:afterAutospacing="0"/>
                          <w:jc w:val="center"/>
                          <w:rPr>
                            <w:sz w:val="22"/>
                          </w:rPr>
                        </w:pPr>
                        <w:r w:rsidRPr="00966D19">
                          <w:rPr>
                            <w:rFonts w:asciiTheme="minorHAnsi" w:hAnsi="Calibri" w:cstheme="minorBidi"/>
                            <w:color w:val="000000" w:themeColor="dark1"/>
                            <w:sz w:val="14"/>
                            <w:szCs w:val="16"/>
                          </w:rPr>
                          <w:t>12,000 Miles</w:t>
                        </w:r>
                      </w:p>
                      <w:p w14:paraId="54979BA3" w14:textId="77777777" w:rsidR="004550A3" w:rsidRPr="00966D19" w:rsidRDefault="004550A3" w:rsidP="002C5890">
                        <w:pPr>
                          <w:pStyle w:val="NormalWeb"/>
                          <w:spacing w:before="0" w:beforeAutospacing="0" w:after="0" w:afterAutospacing="0"/>
                          <w:jc w:val="center"/>
                          <w:rPr>
                            <w:sz w:val="22"/>
                          </w:rPr>
                        </w:pPr>
                        <w:r w:rsidRPr="00966D19">
                          <w:rPr>
                            <w:rFonts w:asciiTheme="minorHAnsi" w:hAnsi="Calibri" w:cstheme="minorBidi"/>
                            <w:color w:val="000000" w:themeColor="dark1"/>
                            <w:sz w:val="14"/>
                            <w:szCs w:val="16"/>
                          </w:rPr>
                          <w:t>/ 12 Months</w:t>
                        </w:r>
                      </w:p>
                    </w:txbxContent>
                  </v:textbox>
                </v:shape>
                <v:shape id="TextBox 91" o:spid="_x0000_s1066" type="#_x0000_t202" style="position:absolute;left:6336;top:21201;width:10147;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" fillcolor="white [3201]" strokecolor="#7f7f7f [1601]">
                  <v:textbox>
                    <w:txbxContent>
                      <w:p w14:paraId="573A91EF" w14:textId="77777777" w:rsidR="004550A3" w:rsidRDefault="004550A3" w:rsidP="002C5890">
                        <w:pPr>
                          <w:pStyle w:val="NormalWeb"/>
                          <w:spacing w:before="0" w:beforeAutospacing="0" w:after="0" w:afterAutospacing="0"/>
                          <w:jc w:val="center"/>
                        </w:pPr>
                        <w:r>
                          <w:rPr>
                            <w:rFonts w:asciiTheme="minorHAnsi" w:hAnsi="Calibri" w:cstheme="minorBidi"/>
                            <w:color w:val="000000" w:themeColor="dark1"/>
                            <w:sz w:val="18"/>
                            <w:szCs w:val="18"/>
                          </w:rPr>
                          <w:t>Wheels / Rims</w:t>
                        </w:r>
                      </w:p>
                    </w:txbxContent>
                  </v:textbox>
                </v:shape>
                <w10:wrap type="topAndBottom"/>
              </v:group>
            </w:pict>
          </mc:Fallback>
        </mc:AlternateContent>
      </w:r>
    </w:p>
    <w:p w14:paraId="4C488736" w14:textId="77777777" w:rsidR="002C5890" w:rsidRDefault="002C5890" w:rsidP="00966D19">
      <w:pPr>
        <w:tabs>
          <w:tab w:val="left" w:pos="5865"/>
        </w:tabs>
        <w:rPr>
          <w:rFonts w:cs="Arial"/>
        </w:rPr>
      </w:pPr>
    </w:p>
    <w:p w14:paraId="2772A1AE" w14:textId="57FA5BC2" w:rsidR="002C5890" w:rsidRPr="00FB5797" w:rsidRDefault="002C5890" w:rsidP="002C5890">
      <w:pPr>
        <w:pStyle w:val="RERequirement"/>
        <w:rPr>
          <w:color w:val="000000" w:themeColor="text1"/>
          <w:rPrChange w:id="2834" w:author="SM Fairus Hasan" w:date="2020-02-27T16:11:00Z">
            <w:rPr/>
          </w:rPrChange>
        </w:rPr>
      </w:pPr>
      <w:r w:rsidRPr="00FB5797">
        <w:rPr>
          <w:color w:val="000000" w:themeColor="text1"/>
          <w:rPrChange w:id="2835" w:author="SM Fairus Hasan" w:date="2020-02-27T16:11:00Z">
            <w:rPr/>
          </w:rPrChange>
        </w:rPr>
        <w:t>###R_F_</w:t>
      </w:r>
      <w:r>
        <w:rPr>
          <w:color w:val="000000" w:themeColor="text1"/>
        </w:rPr>
        <w:t>Trailer Settings and Profiles</w:t>
      </w:r>
      <w:r w:rsidRPr="00FB5797">
        <w:rPr>
          <w:color w:val="000000" w:themeColor="text1"/>
          <w:rPrChange w:id="2836" w:author="SM Fairus Hasan" w:date="2020-02-27T16:11:00Z">
            <w:rPr/>
          </w:rPrChange>
        </w:rPr>
        <w:t>_000</w:t>
      </w:r>
      <w:r w:rsidR="00DD6F9E">
        <w:rPr>
          <w:color w:val="000000" w:themeColor="text1"/>
        </w:rPr>
        <w:t>1</w:t>
      </w:r>
      <w:r w:rsidR="00636766">
        <w:rPr>
          <w:color w:val="000000" w:themeColor="text1"/>
        </w:rPr>
        <w:t>6</w:t>
      </w:r>
      <w:r>
        <w:rPr>
          <w:color w:val="000000" w:themeColor="text1"/>
        </w:rPr>
        <w:t>### Trailer Maintenance Wiring / Harness Components</w:t>
      </w:r>
    </w:p>
    <w:p w14:paraId="73B1573D" w14:textId="4ED2BA57" w:rsidR="002C5890" w:rsidRDefault="002C5890" w:rsidP="002C5890">
      <w:pPr>
        <w:rPr>
          <w:rFonts w:cs="Arial"/>
          <w:color w:val="000000" w:themeColor="text1"/>
        </w:rPr>
      </w:pPr>
      <w:r>
        <w:rPr>
          <w:rFonts w:cs="Arial"/>
          <w:color w:val="000000" w:themeColor="text1"/>
        </w:rPr>
        <w:t xml:space="preserve">When </w:t>
      </w:r>
      <w:r w:rsidRPr="00E255E0">
        <w:rPr>
          <w:rFonts w:cs="Arial"/>
          <w:color w:val="000000" w:themeColor="text1"/>
        </w:rPr>
        <w:t xml:space="preserve">Trailer </w:t>
      </w:r>
      <w:r>
        <w:rPr>
          <w:rFonts w:cs="Arial"/>
          <w:color w:val="000000" w:themeColor="text1"/>
        </w:rPr>
        <w:t>Wiring / Harness</w:t>
      </w:r>
      <w:r w:rsidRPr="00E255E0">
        <w:rPr>
          <w:rFonts w:cs="Arial"/>
          <w:color w:val="000000" w:themeColor="text1"/>
        </w:rPr>
        <w:t xml:space="preserve"> components</w:t>
      </w:r>
      <w:r>
        <w:rPr>
          <w:rFonts w:cs="Arial"/>
          <w:color w:val="000000" w:themeColor="text1"/>
        </w:rPr>
        <w:t xml:space="preserve"> are selected the m</w:t>
      </w:r>
      <w:r w:rsidRPr="008B409E">
        <w:rPr>
          <w:rFonts w:cs="Arial"/>
          <w:color w:val="000000" w:themeColor="text1"/>
        </w:rPr>
        <w:t xml:space="preserve">aintenance components shall </w:t>
      </w:r>
      <w:r>
        <w:rPr>
          <w:rFonts w:cs="Arial"/>
          <w:color w:val="000000" w:themeColor="text1"/>
        </w:rPr>
        <w:t xml:space="preserve">be </w:t>
      </w:r>
      <w:r w:rsidRPr="008B409E">
        <w:rPr>
          <w:rFonts w:cs="Arial"/>
          <w:color w:val="000000" w:themeColor="text1"/>
        </w:rPr>
        <w:t>set as the default threshold</w:t>
      </w:r>
      <w:r>
        <w:rPr>
          <w:rFonts w:cs="Arial"/>
          <w:color w:val="000000" w:themeColor="text1"/>
        </w:rPr>
        <w:t xml:space="preserve"> as the following diagram</w:t>
      </w:r>
      <w:r w:rsidRPr="008B409E">
        <w:rPr>
          <w:rFonts w:cs="Arial"/>
          <w:color w:val="000000" w:themeColor="text1"/>
        </w:rPr>
        <w:t>.</w:t>
      </w:r>
    </w:p>
    <w:p w14:paraId="756CC6DA" w14:textId="79E3769F" w:rsidR="002C5890" w:rsidRPr="00966D19" w:rsidRDefault="002C5890" w:rsidP="002C5890">
      <w:pPr>
        <w:tabs>
          <w:tab w:val="left" w:pos="5865"/>
        </w:tabs>
        <w:rPr>
          <w:rFonts w:cs="Arial"/>
        </w:rPr>
      </w:pPr>
      <w:r w:rsidRPr="00966D19">
        <w:rPr>
          <w:noProof/>
        </w:rPr>
        <mc:AlternateContent>
          <mc:Choice Requires="wpg">
            <w:drawing>
              <wp:anchor distT="0" distB="0" distL="114300" distR="114300" simplePos="0" relativeHeight="251692032" behindDoc="0" locked="0" layoutInCell="1" allowOverlap="1" wp14:anchorId="2834CCBA" wp14:editId="3C1B6063">
                <wp:simplePos x="0" y="0"/>
                <wp:positionH relativeFrom="column">
                  <wp:posOffset>1967230</wp:posOffset>
                </wp:positionH>
                <wp:positionV relativeFrom="paragraph">
                  <wp:posOffset>285115</wp:posOffset>
                </wp:positionV>
                <wp:extent cx="1809750" cy="2333625"/>
                <wp:effectExtent l="0" t="0" r="19050" b="28575"/>
                <wp:wrapTopAndBottom/>
                <wp:docPr id="90" name="Group 45"/>
                <wp:cNvGraphicFramePr/>
                <a:graphic xmlns:a="http://schemas.openxmlformats.org/drawingml/2006/main">
                  <a:graphicData uri="http://schemas.microsoft.com/office/word/2010/wordprocessingGroup">
                    <wpg:wgp>
                      <wpg:cNvGrpSpPr/>
                      <wpg:grpSpPr>
                        <a:xfrm>
                          <a:off x="0" y="0"/>
                          <a:ext cx="1809750" cy="2333625"/>
                          <a:chOff x="0" y="0"/>
                          <a:chExt cx="1810310" cy="2828364"/>
                        </a:xfrm>
                      </wpg:grpSpPr>
                      <wps:wsp>
                        <wps:cNvPr id="91" name="Rounded Rectangle 91"/>
                        <wps:cNvSpPr/>
                        <wps:spPr>
                          <a:xfrm>
                            <a:off x="0" y="0"/>
                            <a:ext cx="1810310" cy="2828364"/>
                          </a:xfrm>
                          <a:prstGeom prst="roundRect">
                            <a:avLst/>
                          </a:prstGeom>
                        </wps:spPr>
                        <wps:style>
                          <a:lnRef idx="2">
                            <a:schemeClr val="accent4"/>
                          </a:lnRef>
                          <a:fillRef idx="1">
                            <a:schemeClr val="lt1"/>
                          </a:fillRef>
                          <a:effectRef idx="0">
                            <a:schemeClr val="accent4"/>
                          </a:effectRef>
                          <a:fontRef idx="minor">
                            <a:schemeClr val="dk1"/>
                          </a:fontRef>
                        </wps:style>
                        <wps:bodyPr rtlCol="0" anchor="t"/>
                      </wps:wsp>
                      <wps:wsp>
                        <wps:cNvPr id="92" name="TextBox 23"/>
                        <wps:cNvSpPr txBox="1"/>
                        <wps:spPr>
                          <a:xfrm rot="16200000">
                            <a:off x="-289110" y="1037662"/>
                            <a:ext cx="1037664" cy="302562"/>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7C91136B" w14:textId="094278EC" w:rsidR="004550A3" w:rsidRPr="00966D19" w:rsidRDefault="004550A3" w:rsidP="00966D19">
                              <w:pPr>
                                <w:pStyle w:val="NormalWeb"/>
                                <w:spacing w:before="0" w:beforeAutospacing="0" w:after="0" w:afterAutospacing="0"/>
                                <w:jc w:val="center"/>
                                <w:rPr>
                                  <w:sz w:val="22"/>
                                </w:rPr>
                              </w:pPr>
                              <w:r>
                                <w:rPr>
                                  <w:rFonts w:asciiTheme="minorHAnsi" w:hAnsi="Calibri" w:cstheme="minorBidi"/>
                                  <w:color w:val="000000" w:themeColor="dark1"/>
                                  <w:sz w:val="14"/>
                                  <w:szCs w:val="16"/>
                                </w:rPr>
                                <w:t>3,000 Miles / 3</w:t>
                              </w:r>
                              <w:r w:rsidRPr="00966D19">
                                <w:rPr>
                                  <w:rFonts w:asciiTheme="minorHAnsi" w:hAnsi="Calibri" w:cstheme="minorBidi"/>
                                  <w:color w:val="000000" w:themeColor="dark1"/>
                                  <w:sz w:val="14"/>
                                  <w:szCs w:val="16"/>
                                </w:rPr>
                                <w:t>Months</w:t>
                              </w:r>
                            </w:p>
                          </w:txbxContent>
                        </wps:txbx>
                        <wps:bodyPr wrap="square" rtlCol="0" anchor="t"/>
                      </wps:wsp>
                      <wps:wsp>
                        <wps:cNvPr id="93" name="Straight Arrow Connector 93"/>
                        <wps:cNvCnPr/>
                        <wps:spPr>
                          <a:xfrm>
                            <a:off x="381003" y="1188943"/>
                            <a:ext cx="233639" cy="11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TextBox 88"/>
                        <wps:cNvSpPr txBox="1"/>
                        <wps:spPr>
                          <a:xfrm>
                            <a:off x="438014" y="128303"/>
                            <a:ext cx="1095511" cy="44767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5914C3C1" w14:textId="4F2F8929" w:rsidR="004550A3" w:rsidRDefault="004550A3" w:rsidP="00966D19">
                              <w:pPr>
                                <w:pStyle w:val="NormalWeb"/>
                                <w:spacing w:before="0" w:beforeAutospacing="0" w:after="0" w:afterAutospacing="0"/>
                                <w:jc w:val="center"/>
                              </w:pPr>
                              <w:r>
                                <w:rPr>
                                  <w:rFonts w:asciiTheme="minorHAnsi" w:hAnsi="Calibri" w:cstheme="minorBidi"/>
                                  <w:color w:val="000000" w:themeColor="dark1"/>
                                  <w:sz w:val="20"/>
                                  <w:szCs w:val="20"/>
                                </w:rPr>
                                <w:t>Wiring/Harness</w:t>
                              </w:r>
                            </w:p>
                            <w:p w14:paraId="0CA6B48F" w14:textId="77777777" w:rsidR="004550A3" w:rsidRDefault="004550A3" w:rsidP="00966D19">
                              <w:pPr>
                                <w:pStyle w:val="NormalWeb"/>
                                <w:spacing w:before="0" w:beforeAutospacing="0" w:after="0" w:afterAutospacing="0"/>
                                <w:jc w:val="center"/>
                              </w:pPr>
                              <w:r>
                                <w:rPr>
                                  <w:rFonts w:asciiTheme="minorHAnsi" w:hAnsi="Calibri" w:cstheme="minorBidi"/>
                                  <w:color w:val="000000" w:themeColor="dark1"/>
                                  <w:sz w:val="20"/>
                                  <w:szCs w:val="20"/>
                                </w:rPr>
                                <w:t>Components</w:t>
                              </w:r>
                            </w:p>
                          </w:txbxContent>
                        </wps:txbx>
                        <wps:bodyPr wrap="square" rtlCol="0" anchor="t"/>
                      </wps:wsp>
                      <wps:wsp>
                        <wps:cNvPr id="96" name="TextBox 89"/>
                        <wps:cNvSpPr txBox="1"/>
                        <wps:spPr>
                          <a:xfrm>
                            <a:off x="614642" y="1071282"/>
                            <a:ext cx="1014693" cy="538485"/>
                          </a:xfrm>
                          <a:prstGeom prst="rect">
                            <a:avLst/>
                          </a:prstGeom>
                          <a:solidFill>
                            <a:schemeClr val="lt1"/>
                          </a:solidFill>
                          <a:ln w="9525" cmpd="sng">
                            <a:solidFill>
                              <a:schemeClr val="lt1">
                                <a:shade val="50000"/>
                              </a:schemeClr>
                            </a:solidFill>
                          </a:ln>
                        </wps:spPr>
                        <wps:style>
                          <a:lnRef idx="0">
                            <a:scrgbClr r="0" g="0" b="0"/>
                          </a:lnRef>
                          <a:fillRef idx="0">
                            <a:scrgbClr r="0" g="0" b="0"/>
                          </a:fillRef>
                          <a:effectRef idx="0">
                            <a:scrgbClr r="0" g="0" b="0"/>
                          </a:effectRef>
                          <a:fontRef idx="minor">
                            <a:schemeClr val="dk1"/>
                          </a:fontRef>
                        </wps:style>
                        <wps:txbx>
                          <w:txbxContent>
                            <w:p w14:paraId="55363803" w14:textId="1B1B37F3" w:rsidR="004550A3" w:rsidRDefault="004550A3" w:rsidP="00966D19">
                              <w:pPr>
                                <w:pStyle w:val="NormalWeb"/>
                                <w:spacing w:before="0" w:beforeAutospacing="0" w:after="0" w:afterAutospacing="0"/>
                                <w:jc w:val="center"/>
                              </w:pPr>
                              <w:r>
                                <w:rPr>
                                  <w:rFonts w:asciiTheme="minorHAnsi" w:hAnsi="Calibri" w:cstheme="minorBidi"/>
                                  <w:color w:val="000000" w:themeColor="dark1"/>
                                  <w:sz w:val="18"/>
                                  <w:szCs w:val="18"/>
                                </w:rPr>
                                <w:t>Trailer Connector / Harness</w:t>
                              </w:r>
                            </w:p>
                          </w:txbxContent>
                        </wps:txbx>
                        <wps:bodyPr wrap="square" rtlCol="0" anchor="t"/>
                      </wps:wsp>
                    </wpg:wgp>
                  </a:graphicData>
                </a:graphic>
                <wp14:sizeRelV relativeFrom="margin">
                  <wp14:pctHeight>0</wp14:pctHeight>
                </wp14:sizeRelV>
              </wp:anchor>
            </w:drawing>
          </mc:Choice>
          <mc:Fallback>
            <w:pict>
              <v:group w14:anchorId="2834CCBA" id="_x0000_s1067" style="position:absolute;margin-left:154.9pt;margin-top:22.45pt;width:142.5pt;height:183.75pt;z-index:251692032;mso-height-relative:margin" coordsize="18103,28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">
                <v:roundrect id="Rounded Rectangle 91" o:spid="_x0000_s1068" style="position:absolute;width:18103;height:2828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" fillcolor="white [3201]" strokecolor="#8064a2 [3207]" strokeweight="2pt"/>
                <v:shape id="TextBox 23" o:spid="_x0000_s1069" type="#_x0000_t202" style="position:absolute;left:-2891;top:10376;width:10376;height:3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" fillcolor="white [3201]" strokecolor="#7f7f7f [1601]">
                  <v:textbox>
                    <w:txbxContent>
                      <w:p w14:paraId="7C91136B" w14:textId="094278EC" w:rsidR="004550A3" w:rsidRPr="00966D19" w:rsidRDefault="004550A3" w:rsidP="00966D19">
                        <w:pPr>
                          <w:pStyle w:val="NormalWeb"/>
                          <w:spacing w:before="0" w:beforeAutospacing="0" w:after="0" w:afterAutospacing="0"/>
                          <w:jc w:val="center"/>
                          <w:rPr>
                            <w:sz w:val="22"/>
                          </w:rPr>
                        </w:pPr>
                        <w:r>
                          <w:rPr>
                            <w:rFonts w:asciiTheme="minorHAnsi" w:hAnsi="Calibri" w:cstheme="minorBidi"/>
                            <w:color w:val="000000" w:themeColor="dark1"/>
                            <w:sz w:val="14"/>
                            <w:szCs w:val="16"/>
                          </w:rPr>
                          <w:t>3,000 Miles / 3</w:t>
                        </w:r>
                        <w:r w:rsidRPr="00966D19">
                          <w:rPr>
                            <w:rFonts w:asciiTheme="minorHAnsi" w:hAnsi="Calibri" w:cstheme="minorBidi"/>
                            <w:color w:val="000000" w:themeColor="dark1"/>
                            <w:sz w:val="14"/>
                            <w:szCs w:val="16"/>
                          </w:rPr>
                          <w:t>Months</w:t>
                        </w:r>
                      </w:p>
                    </w:txbxContent>
                  </v:textbox>
                </v:shape>
                <v:shape id="Straight Arrow Connector 93" o:spid="_x0000_s1070" type="#_x0000_t32" style="position:absolute;left:3810;top:11889;width:2336;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" strokecolor="#4579b8 [3044]">
                  <v:stroke endarrow="block"/>
                </v:shape>
                <v:shape id="TextBox 88" o:spid="_x0000_s1071" type="#_x0000_t202" style="position:absolute;left:4380;top:1283;width:10955;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" fillcolor="white [3201]" strokecolor="#7f7f7f [1601]">
                  <v:textbox>
                    <w:txbxContent>
                      <w:p w14:paraId="5914C3C1" w14:textId="4F2F8929" w:rsidR="004550A3" w:rsidRDefault="004550A3" w:rsidP="00966D19">
                        <w:pPr>
                          <w:pStyle w:val="NormalWeb"/>
                          <w:spacing w:before="0" w:beforeAutospacing="0" w:after="0" w:afterAutospacing="0"/>
                          <w:jc w:val="center"/>
                        </w:pPr>
                        <w:r>
                          <w:rPr>
                            <w:rFonts w:asciiTheme="minorHAnsi" w:hAnsi="Calibri" w:cstheme="minorBidi"/>
                            <w:color w:val="000000" w:themeColor="dark1"/>
                            <w:sz w:val="20"/>
                            <w:szCs w:val="20"/>
                          </w:rPr>
                          <w:t>Wiring/Harness</w:t>
                        </w:r>
                      </w:p>
                      <w:p w14:paraId="0CA6B48F" w14:textId="77777777" w:rsidR="004550A3" w:rsidRDefault="004550A3" w:rsidP="00966D19">
                        <w:pPr>
                          <w:pStyle w:val="NormalWeb"/>
                          <w:spacing w:before="0" w:beforeAutospacing="0" w:after="0" w:afterAutospacing="0"/>
                          <w:jc w:val="center"/>
                        </w:pPr>
                        <w:r>
                          <w:rPr>
                            <w:rFonts w:asciiTheme="minorHAnsi" w:hAnsi="Calibri" w:cstheme="minorBidi"/>
                            <w:color w:val="000000" w:themeColor="dark1"/>
                            <w:sz w:val="20"/>
                            <w:szCs w:val="20"/>
                          </w:rPr>
                          <w:t>Components</w:t>
                        </w:r>
                      </w:p>
                    </w:txbxContent>
                  </v:textbox>
                </v:shape>
                <v:shape id="TextBox 89" o:spid="_x0000_s1072" type="#_x0000_t202" style="position:absolute;left:6146;top:10712;width:10147;height:5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" fillcolor="white [3201]" strokecolor="#7f7f7f [1601]">
                  <v:textbox>
                    <w:txbxContent>
                      <w:p w14:paraId="55363803" w14:textId="1B1B37F3" w:rsidR="004550A3" w:rsidRDefault="004550A3" w:rsidP="00966D19">
                        <w:pPr>
                          <w:pStyle w:val="NormalWeb"/>
                          <w:spacing w:before="0" w:beforeAutospacing="0" w:after="0" w:afterAutospacing="0"/>
                          <w:jc w:val="center"/>
                        </w:pPr>
                        <w:r>
                          <w:rPr>
                            <w:rFonts w:asciiTheme="minorHAnsi" w:hAnsi="Calibri" w:cstheme="minorBidi"/>
                            <w:color w:val="000000" w:themeColor="dark1"/>
                            <w:sz w:val="18"/>
                            <w:szCs w:val="18"/>
                          </w:rPr>
                          <w:t>Trailer Connector / Harness</w:t>
                        </w:r>
                      </w:p>
                    </w:txbxContent>
                  </v:textbox>
                </v:shape>
                <w10:wrap type="topAndBottom"/>
              </v:group>
            </w:pict>
          </mc:Fallback>
        </mc:AlternateContent>
      </w:r>
    </w:p>
    <w:p w14:paraId="0422EFCB" w14:textId="4DB02760" w:rsidR="00966D19" w:rsidRPr="00966D19" w:rsidRDefault="00966D19" w:rsidP="00966D19">
      <w:pPr>
        <w:tabs>
          <w:tab w:val="left" w:pos="5865"/>
        </w:tabs>
        <w:rPr>
          <w:rFonts w:cs="Arial"/>
        </w:rPr>
      </w:pPr>
    </w:p>
    <w:p w14:paraId="4B55F1FF" w14:textId="66C07B31" w:rsidR="007B4D76" w:rsidRPr="00FB5797" w:rsidRDefault="007B4D76" w:rsidP="007B4D76">
      <w:pPr>
        <w:pStyle w:val="RERequirement"/>
        <w:rPr>
          <w:color w:val="000000" w:themeColor="text1"/>
          <w:rPrChange w:id="2837" w:author="SM Fairus Hasan" w:date="2020-02-27T16:11:00Z">
            <w:rPr/>
          </w:rPrChange>
        </w:rPr>
      </w:pPr>
      <w:r w:rsidRPr="00FB5797">
        <w:rPr>
          <w:color w:val="000000" w:themeColor="text1"/>
          <w:rPrChange w:id="2838" w:author="SM Fairus Hasan" w:date="2020-02-27T16:11:00Z">
            <w:rPr/>
          </w:rPrChange>
        </w:rPr>
        <w:t>###R_F_</w:t>
      </w:r>
      <w:r>
        <w:rPr>
          <w:color w:val="000000" w:themeColor="text1"/>
        </w:rPr>
        <w:t>Trailer Settings and Profiles</w:t>
      </w:r>
      <w:r w:rsidRPr="00FB5797">
        <w:rPr>
          <w:color w:val="000000" w:themeColor="text1"/>
          <w:rPrChange w:id="2839" w:author="SM Fairus Hasan" w:date="2020-02-27T16:11:00Z">
            <w:rPr/>
          </w:rPrChange>
        </w:rPr>
        <w:t>_000</w:t>
      </w:r>
      <w:r w:rsidR="00DD6F9E">
        <w:rPr>
          <w:color w:val="000000" w:themeColor="text1"/>
        </w:rPr>
        <w:t>1</w:t>
      </w:r>
      <w:r w:rsidR="00636766">
        <w:rPr>
          <w:color w:val="000000" w:themeColor="text1"/>
        </w:rPr>
        <w:t>7</w:t>
      </w:r>
      <w:r>
        <w:rPr>
          <w:color w:val="000000" w:themeColor="text1"/>
        </w:rPr>
        <w:t>### Trail</w:t>
      </w:r>
      <w:r w:rsidR="00E77534">
        <w:rPr>
          <w:color w:val="000000" w:themeColor="text1"/>
        </w:rPr>
        <w:t>er Maintenance recommended maintenance steps</w:t>
      </w:r>
    </w:p>
    <w:p w14:paraId="3B31A6C4" w14:textId="788DFF8C" w:rsidR="007B4D76" w:rsidRDefault="00202914" w:rsidP="007B4D76">
      <w:pPr>
        <w:rPr>
          <w:rFonts w:cs="Arial"/>
          <w:color w:val="000000" w:themeColor="text1"/>
        </w:rPr>
      </w:pPr>
      <w:r>
        <w:rPr>
          <w:rFonts w:cs="Arial"/>
          <w:color w:val="000000" w:themeColor="text1"/>
        </w:rPr>
        <w:t>When a Trailer Maintenance pre-defined Item has reached the mileage or/and Time due interval, the HMI shall provide the maintenance recommended steps</w:t>
      </w:r>
      <w:r w:rsidR="00E444E4">
        <w:rPr>
          <w:rFonts w:cs="Arial"/>
          <w:color w:val="000000" w:themeColor="text1"/>
        </w:rPr>
        <w:t>.</w:t>
      </w:r>
    </w:p>
    <w:p w14:paraId="7A9186D5" w14:textId="1F577A2A" w:rsidR="00E444E4" w:rsidRDefault="00E444E4" w:rsidP="007B4D76">
      <w:pPr>
        <w:rPr>
          <w:rFonts w:cs="Arial"/>
          <w:color w:val="000000" w:themeColor="text1"/>
        </w:rPr>
      </w:pPr>
    </w:p>
    <w:tbl>
      <w:tblPr>
        <w:tblW w:w="10134" w:type="dxa"/>
        <w:tblInd w:w="-10" w:type="dxa"/>
        <w:tblLook w:val="04A0" w:firstRow="1" w:lastRow="0" w:firstColumn="1" w:lastColumn="0" w:noHBand="0" w:noVBand="1"/>
      </w:tblPr>
      <w:tblGrid>
        <w:gridCol w:w="417"/>
        <w:gridCol w:w="2297"/>
        <w:gridCol w:w="7441"/>
      </w:tblGrid>
      <w:tr w:rsidR="00FE192A" w:rsidRPr="00FE192A" w14:paraId="32EA27AA" w14:textId="77777777" w:rsidTr="00FE192A">
        <w:trPr>
          <w:trHeight w:val="523"/>
        </w:trPr>
        <w:tc>
          <w:tcPr>
            <w:tcW w:w="2693" w:type="dxa"/>
            <w:gridSpan w:val="2"/>
            <w:tcBorders>
              <w:top w:val="single" w:sz="8" w:space="0" w:color="auto"/>
              <w:left w:val="single" w:sz="8" w:space="0" w:color="auto"/>
              <w:bottom w:val="single" w:sz="8" w:space="0" w:color="auto"/>
              <w:right w:val="single" w:sz="4" w:space="0" w:color="auto"/>
            </w:tcBorders>
            <w:shd w:val="clear" w:color="000000" w:fill="DFDBDB"/>
            <w:vAlign w:val="center"/>
            <w:hideMark/>
          </w:tcPr>
          <w:p w14:paraId="1C5B9551" w14:textId="77777777" w:rsidR="00FE192A" w:rsidRPr="00FE192A" w:rsidRDefault="00FE192A" w:rsidP="00FE192A">
            <w:pPr>
              <w:overflowPunct/>
              <w:autoSpaceDE/>
              <w:autoSpaceDN/>
              <w:adjustRightInd/>
              <w:jc w:val="center"/>
              <w:textAlignment w:val="auto"/>
              <w:rPr>
                <w:rFonts w:cs="Arial"/>
                <w:b/>
                <w:bCs/>
                <w:color w:val="000000"/>
              </w:rPr>
            </w:pPr>
            <w:r w:rsidRPr="00FE192A">
              <w:rPr>
                <w:rFonts w:cs="Arial"/>
                <w:b/>
                <w:bCs/>
                <w:color w:val="000000"/>
              </w:rPr>
              <w:t>Item</w:t>
            </w:r>
          </w:p>
        </w:tc>
        <w:tc>
          <w:tcPr>
            <w:tcW w:w="7441" w:type="dxa"/>
            <w:tcBorders>
              <w:top w:val="single" w:sz="8" w:space="0" w:color="auto"/>
              <w:left w:val="nil"/>
              <w:bottom w:val="single" w:sz="8" w:space="0" w:color="auto"/>
              <w:right w:val="single" w:sz="4" w:space="0" w:color="auto"/>
            </w:tcBorders>
            <w:shd w:val="clear" w:color="000000" w:fill="DFDBDB"/>
            <w:vAlign w:val="center"/>
            <w:hideMark/>
          </w:tcPr>
          <w:p w14:paraId="007C12CE" w14:textId="77777777" w:rsidR="00FE192A" w:rsidRPr="00FE192A" w:rsidRDefault="00FE192A" w:rsidP="00FE192A">
            <w:pPr>
              <w:overflowPunct/>
              <w:autoSpaceDE/>
              <w:autoSpaceDN/>
              <w:adjustRightInd/>
              <w:jc w:val="center"/>
              <w:textAlignment w:val="auto"/>
              <w:rPr>
                <w:rFonts w:cs="Arial"/>
                <w:b/>
                <w:bCs/>
                <w:color w:val="000000"/>
              </w:rPr>
            </w:pPr>
            <w:r w:rsidRPr="00FE192A">
              <w:rPr>
                <w:rFonts w:cs="Arial"/>
                <w:b/>
                <w:bCs/>
                <w:color w:val="000000"/>
              </w:rPr>
              <w:t>Inspection recommended</w:t>
            </w:r>
          </w:p>
        </w:tc>
      </w:tr>
      <w:tr w:rsidR="00FE192A" w:rsidRPr="00FE192A" w14:paraId="20418EA2" w14:textId="77777777" w:rsidTr="00FE192A">
        <w:trPr>
          <w:trHeight w:val="303"/>
        </w:trPr>
        <w:tc>
          <w:tcPr>
            <w:tcW w:w="396" w:type="dxa"/>
            <w:tcBorders>
              <w:top w:val="single" w:sz="4" w:space="0" w:color="auto"/>
              <w:left w:val="single" w:sz="8" w:space="0" w:color="auto"/>
              <w:bottom w:val="single" w:sz="4" w:space="0" w:color="auto"/>
              <w:right w:val="single" w:sz="4" w:space="0" w:color="auto"/>
            </w:tcBorders>
            <w:shd w:val="clear" w:color="auto" w:fill="auto"/>
            <w:noWrap/>
            <w:hideMark/>
          </w:tcPr>
          <w:p w14:paraId="5C007724"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1</w:t>
            </w:r>
          </w:p>
        </w:tc>
        <w:tc>
          <w:tcPr>
            <w:tcW w:w="2297" w:type="dxa"/>
            <w:tcBorders>
              <w:top w:val="single" w:sz="4" w:space="0" w:color="auto"/>
              <w:left w:val="nil"/>
              <w:bottom w:val="single" w:sz="4" w:space="0" w:color="auto"/>
              <w:right w:val="single" w:sz="4" w:space="0" w:color="auto"/>
            </w:tcBorders>
            <w:shd w:val="clear" w:color="auto" w:fill="auto"/>
            <w:noWrap/>
            <w:hideMark/>
          </w:tcPr>
          <w:p w14:paraId="18E78DA0"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Lug Nuts</w:t>
            </w:r>
          </w:p>
        </w:tc>
        <w:tc>
          <w:tcPr>
            <w:tcW w:w="7441" w:type="dxa"/>
            <w:tcBorders>
              <w:top w:val="single" w:sz="4" w:space="0" w:color="auto"/>
              <w:left w:val="nil"/>
              <w:bottom w:val="single" w:sz="4" w:space="0" w:color="auto"/>
              <w:right w:val="single" w:sz="4" w:space="0" w:color="auto"/>
            </w:tcBorders>
            <w:shd w:val="clear" w:color="auto" w:fill="auto"/>
            <w:noWrap/>
            <w:hideMark/>
          </w:tcPr>
          <w:p w14:paraId="0630FC09"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Tighten to specified torque value</w:t>
            </w:r>
          </w:p>
        </w:tc>
      </w:tr>
      <w:tr w:rsidR="00FE192A" w:rsidRPr="00FE192A" w14:paraId="3AE548D1"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0E099A85"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2</w:t>
            </w:r>
          </w:p>
        </w:tc>
        <w:tc>
          <w:tcPr>
            <w:tcW w:w="2297" w:type="dxa"/>
            <w:tcBorders>
              <w:top w:val="nil"/>
              <w:left w:val="nil"/>
              <w:bottom w:val="single" w:sz="4" w:space="0" w:color="auto"/>
              <w:right w:val="single" w:sz="4" w:space="0" w:color="auto"/>
            </w:tcBorders>
            <w:shd w:val="clear" w:color="auto" w:fill="auto"/>
            <w:noWrap/>
            <w:hideMark/>
          </w:tcPr>
          <w:p w14:paraId="2179A69A"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Brake Adjustment</w:t>
            </w:r>
          </w:p>
        </w:tc>
        <w:tc>
          <w:tcPr>
            <w:tcW w:w="7441" w:type="dxa"/>
            <w:tcBorders>
              <w:top w:val="nil"/>
              <w:left w:val="nil"/>
              <w:bottom w:val="single" w:sz="4" w:space="0" w:color="auto"/>
              <w:right w:val="single" w:sz="4" w:space="0" w:color="auto"/>
            </w:tcBorders>
            <w:shd w:val="clear" w:color="auto" w:fill="auto"/>
            <w:noWrap/>
            <w:hideMark/>
          </w:tcPr>
          <w:p w14:paraId="52F923F5"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Adjust to proper operating clearance</w:t>
            </w:r>
          </w:p>
        </w:tc>
      </w:tr>
      <w:tr w:rsidR="00FE192A" w:rsidRPr="00FE192A" w14:paraId="7296CDD6"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09275977"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3</w:t>
            </w:r>
          </w:p>
        </w:tc>
        <w:tc>
          <w:tcPr>
            <w:tcW w:w="2297" w:type="dxa"/>
            <w:tcBorders>
              <w:top w:val="nil"/>
              <w:left w:val="nil"/>
              <w:bottom w:val="single" w:sz="4" w:space="0" w:color="auto"/>
              <w:right w:val="single" w:sz="4" w:space="0" w:color="auto"/>
            </w:tcBorders>
            <w:shd w:val="clear" w:color="auto" w:fill="auto"/>
            <w:noWrap/>
            <w:hideMark/>
          </w:tcPr>
          <w:p w14:paraId="459FCE0C"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Brake Linings</w:t>
            </w:r>
          </w:p>
        </w:tc>
        <w:tc>
          <w:tcPr>
            <w:tcW w:w="7441" w:type="dxa"/>
            <w:tcBorders>
              <w:top w:val="nil"/>
              <w:left w:val="nil"/>
              <w:bottom w:val="single" w:sz="4" w:space="0" w:color="auto"/>
              <w:right w:val="single" w:sz="4" w:space="0" w:color="auto"/>
            </w:tcBorders>
            <w:shd w:val="clear" w:color="auto" w:fill="auto"/>
            <w:noWrap/>
            <w:hideMark/>
          </w:tcPr>
          <w:p w14:paraId="1EB07575"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Inspect for wear or contamination</w:t>
            </w:r>
          </w:p>
        </w:tc>
      </w:tr>
      <w:tr w:rsidR="00FE192A" w:rsidRPr="00FE192A" w14:paraId="39F14888"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1E637DC2"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4</w:t>
            </w:r>
          </w:p>
        </w:tc>
        <w:tc>
          <w:tcPr>
            <w:tcW w:w="2297" w:type="dxa"/>
            <w:tcBorders>
              <w:top w:val="nil"/>
              <w:left w:val="nil"/>
              <w:bottom w:val="single" w:sz="4" w:space="0" w:color="auto"/>
              <w:right w:val="single" w:sz="4" w:space="0" w:color="auto"/>
            </w:tcBorders>
            <w:shd w:val="clear" w:color="auto" w:fill="auto"/>
            <w:noWrap/>
            <w:hideMark/>
          </w:tcPr>
          <w:p w14:paraId="69DC4E6C"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Hub &amp; Drum Brakes</w:t>
            </w:r>
          </w:p>
        </w:tc>
        <w:tc>
          <w:tcPr>
            <w:tcW w:w="7441" w:type="dxa"/>
            <w:tcBorders>
              <w:top w:val="nil"/>
              <w:left w:val="nil"/>
              <w:bottom w:val="single" w:sz="4" w:space="0" w:color="auto"/>
              <w:right w:val="single" w:sz="4" w:space="0" w:color="auto"/>
            </w:tcBorders>
            <w:shd w:val="clear" w:color="auto" w:fill="auto"/>
            <w:noWrap/>
            <w:hideMark/>
          </w:tcPr>
          <w:p w14:paraId="43B961FF"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Inspect for abnormal wear or scoring</w:t>
            </w:r>
          </w:p>
        </w:tc>
      </w:tr>
      <w:tr w:rsidR="00FE192A" w:rsidRPr="00FE192A" w14:paraId="2B4BFED1"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78785B86"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5</w:t>
            </w:r>
          </w:p>
        </w:tc>
        <w:tc>
          <w:tcPr>
            <w:tcW w:w="2297" w:type="dxa"/>
            <w:tcBorders>
              <w:top w:val="nil"/>
              <w:left w:val="nil"/>
              <w:bottom w:val="single" w:sz="4" w:space="0" w:color="auto"/>
              <w:right w:val="single" w:sz="4" w:space="0" w:color="auto"/>
            </w:tcBorders>
            <w:shd w:val="clear" w:color="auto" w:fill="auto"/>
            <w:noWrap/>
            <w:hideMark/>
          </w:tcPr>
          <w:p w14:paraId="3C5C26E1"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Brake Lines</w:t>
            </w:r>
          </w:p>
        </w:tc>
        <w:tc>
          <w:tcPr>
            <w:tcW w:w="7441" w:type="dxa"/>
            <w:tcBorders>
              <w:top w:val="nil"/>
              <w:left w:val="nil"/>
              <w:bottom w:val="single" w:sz="4" w:space="0" w:color="auto"/>
              <w:right w:val="single" w:sz="4" w:space="0" w:color="auto"/>
            </w:tcBorders>
            <w:shd w:val="clear" w:color="auto" w:fill="auto"/>
            <w:noWrap/>
            <w:hideMark/>
          </w:tcPr>
          <w:p w14:paraId="364C61AD"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Check for cracks, leaks and kinks</w:t>
            </w:r>
          </w:p>
        </w:tc>
      </w:tr>
      <w:tr w:rsidR="00FE192A" w:rsidRPr="00FE192A" w14:paraId="2E087267"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1D7B7105"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6</w:t>
            </w:r>
          </w:p>
        </w:tc>
        <w:tc>
          <w:tcPr>
            <w:tcW w:w="2297" w:type="dxa"/>
            <w:tcBorders>
              <w:top w:val="nil"/>
              <w:left w:val="nil"/>
              <w:bottom w:val="single" w:sz="4" w:space="0" w:color="auto"/>
              <w:right w:val="single" w:sz="4" w:space="0" w:color="auto"/>
            </w:tcBorders>
            <w:shd w:val="clear" w:color="auto" w:fill="auto"/>
            <w:noWrap/>
            <w:hideMark/>
          </w:tcPr>
          <w:p w14:paraId="23AB7F2C"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Wheel Bearings and Cups</w:t>
            </w:r>
          </w:p>
        </w:tc>
        <w:tc>
          <w:tcPr>
            <w:tcW w:w="7441" w:type="dxa"/>
            <w:tcBorders>
              <w:top w:val="nil"/>
              <w:left w:val="nil"/>
              <w:bottom w:val="single" w:sz="4" w:space="0" w:color="auto"/>
              <w:right w:val="single" w:sz="4" w:space="0" w:color="auto"/>
            </w:tcBorders>
            <w:shd w:val="clear" w:color="auto" w:fill="auto"/>
            <w:noWrap/>
            <w:hideMark/>
          </w:tcPr>
          <w:p w14:paraId="053A70DD"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Inspect for corrosion or wear. Clean and repack</w:t>
            </w:r>
          </w:p>
        </w:tc>
      </w:tr>
      <w:tr w:rsidR="00FE192A" w:rsidRPr="00FE192A" w14:paraId="348F3D41"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1519A207"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7</w:t>
            </w:r>
          </w:p>
        </w:tc>
        <w:tc>
          <w:tcPr>
            <w:tcW w:w="2297" w:type="dxa"/>
            <w:tcBorders>
              <w:top w:val="nil"/>
              <w:left w:val="nil"/>
              <w:bottom w:val="single" w:sz="4" w:space="0" w:color="auto"/>
              <w:right w:val="single" w:sz="4" w:space="0" w:color="auto"/>
            </w:tcBorders>
            <w:shd w:val="clear" w:color="auto" w:fill="auto"/>
            <w:noWrap/>
            <w:hideMark/>
          </w:tcPr>
          <w:p w14:paraId="13699A65"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Axle Seals</w:t>
            </w:r>
          </w:p>
        </w:tc>
        <w:tc>
          <w:tcPr>
            <w:tcW w:w="7441" w:type="dxa"/>
            <w:tcBorders>
              <w:top w:val="nil"/>
              <w:left w:val="nil"/>
              <w:bottom w:val="single" w:sz="4" w:space="0" w:color="auto"/>
              <w:right w:val="single" w:sz="4" w:space="0" w:color="auto"/>
            </w:tcBorders>
            <w:shd w:val="clear" w:color="auto" w:fill="auto"/>
            <w:noWrap/>
            <w:hideMark/>
          </w:tcPr>
          <w:p w14:paraId="5554E2D7"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Inspect for leakage. Replace if removed.</w:t>
            </w:r>
          </w:p>
        </w:tc>
      </w:tr>
      <w:tr w:rsidR="00FE192A" w:rsidRPr="00FE192A" w14:paraId="4647E382"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762DB6B5"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8</w:t>
            </w:r>
          </w:p>
        </w:tc>
        <w:tc>
          <w:tcPr>
            <w:tcW w:w="2297" w:type="dxa"/>
            <w:tcBorders>
              <w:top w:val="nil"/>
              <w:left w:val="nil"/>
              <w:bottom w:val="single" w:sz="4" w:space="0" w:color="auto"/>
              <w:right w:val="single" w:sz="4" w:space="0" w:color="auto"/>
            </w:tcBorders>
            <w:shd w:val="clear" w:color="auto" w:fill="auto"/>
            <w:noWrap/>
            <w:hideMark/>
          </w:tcPr>
          <w:p w14:paraId="52C744A0"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Trailer Brake Wiring</w:t>
            </w:r>
          </w:p>
        </w:tc>
        <w:tc>
          <w:tcPr>
            <w:tcW w:w="7441" w:type="dxa"/>
            <w:tcBorders>
              <w:top w:val="nil"/>
              <w:left w:val="nil"/>
              <w:bottom w:val="single" w:sz="4" w:space="0" w:color="auto"/>
              <w:right w:val="single" w:sz="4" w:space="0" w:color="auto"/>
            </w:tcBorders>
            <w:shd w:val="clear" w:color="auto" w:fill="auto"/>
            <w:noWrap/>
            <w:hideMark/>
          </w:tcPr>
          <w:p w14:paraId="41A0862A"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Inspect wiring for bare spots, fray, etc.</w:t>
            </w:r>
          </w:p>
        </w:tc>
      </w:tr>
      <w:tr w:rsidR="00FE192A" w:rsidRPr="00FE192A" w14:paraId="5A1EF2EB"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4EEFBB6E"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9</w:t>
            </w:r>
          </w:p>
        </w:tc>
        <w:tc>
          <w:tcPr>
            <w:tcW w:w="2297" w:type="dxa"/>
            <w:tcBorders>
              <w:top w:val="nil"/>
              <w:left w:val="nil"/>
              <w:bottom w:val="single" w:sz="4" w:space="0" w:color="auto"/>
              <w:right w:val="single" w:sz="4" w:space="0" w:color="auto"/>
            </w:tcBorders>
            <w:shd w:val="clear" w:color="auto" w:fill="auto"/>
            <w:noWrap/>
            <w:hideMark/>
          </w:tcPr>
          <w:p w14:paraId="5DF6568E"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Wheels/Rim</w:t>
            </w:r>
          </w:p>
        </w:tc>
        <w:tc>
          <w:tcPr>
            <w:tcW w:w="7441" w:type="dxa"/>
            <w:tcBorders>
              <w:top w:val="nil"/>
              <w:left w:val="nil"/>
              <w:bottom w:val="single" w:sz="4" w:space="0" w:color="auto"/>
              <w:right w:val="single" w:sz="4" w:space="0" w:color="auto"/>
            </w:tcBorders>
            <w:shd w:val="clear" w:color="auto" w:fill="auto"/>
            <w:noWrap/>
            <w:hideMark/>
          </w:tcPr>
          <w:p w14:paraId="4E637F7E"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Check for cracks, dents or corrosion</w:t>
            </w:r>
          </w:p>
        </w:tc>
      </w:tr>
      <w:tr w:rsidR="00FE192A" w:rsidRPr="00FE192A" w14:paraId="7D7D34DE"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7059FBA8"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10</w:t>
            </w:r>
          </w:p>
        </w:tc>
        <w:tc>
          <w:tcPr>
            <w:tcW w:w="2297" w:type="dxa"/>
            <w:tcBorders>
              <w:top w:val="nil"/>
              <w:left w:val="nil"/>
              <w:bottom w:val="single" w:sz="4" w:space="0" w:color="auto"/>
              <w:right w:val="single" w:sz="4" w:space="0" w:color="auto"/>
            </w:tcBorders>
            <w:shd w:val="clear" w:color="auto" w:fill="auto"/>
            <w:noWrap/>
            <w:hideMark/>
          </w:tcPr>
          <w:p w14:paraId="47185783"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Hydraulic brakes</w:t>
            </w:r>
          </w:p>
        </w:tc>
        <w:tc>
          <w:tcPr>
            <w:tcW w:w="7441" w:type="dxa"/>
            <w:tcBorders>
              <w:top w:val="nil"/>
              <w:left w:val="nil"/>
              <w:bottom w:val="single" w:sz="4" w:space="0" w:color="auto"/>
              <w:right w:val="single" w:sz="4" w:space="0" w:color="auto"/>
            </w:tcBorders>
            <w:shd w:val="clear" w:color="auto" w:fill="auto"/>
            <w:noWrap/>
            <w:hideMark/>
          </w:tcPr>
          <w:p w14:paraId="0BE2239F"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Bleed brakes and change brake fluid</w:t>
            </w:r>
          </w:p>
        </w:tc>
      </w:tr>
      <w:tr w:rsidR="00FE192A" w:rsidRPr="00FE192A" w14:paraId="477BEA44"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47622BFF"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11</w:t>
            </w:r>
          </w:p>
        </w:tc>
        <w:tc>
          <w:tcPr>
            <w:tcW w:w="2297" w:type="dxa"/>
            <w:tcBorders>
              <w:top w:val="nil"/>
              <w:left w:val="nil"/>
              <w:bottom w:val="single" w:sz="4" w:space="0" w:color="auto"/>
              <w:right w:val="single" w:sz="4" w:space="0" w:color="auto"/>
            </w:tcBorders>
            <w:shd w:val="clear" w:color="auto" w:fill="auto"/>
            <w:noWrap/>
            <w:hideMark/>
          </w:tcPr>
          <w:p w14:paraId="1C3EBF83"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Springs</w:t>
            </w:r>
          </w:p>
        </w:tc>
        <w:tc>
          <w:tcPr>
            <w:tcW w:w="7441" w:type="dxa"/>
            <w:tcBorders>
              <w:top w:val="nil"/>
              <w:left w:val="nil"/>
              <w:bottom w:val="single" w:sz="4" w:space="0" w:color="auto"/>
              <w:right w:val="single" w:sz="4" w:space="0" w:color="auto"/>
            </w:tcBorders>
            <w:shd w:val="clear" w:color="auto" w:fill="auto"/>
            <w:noWrap/>
            <w:hideMark/>
          </w:tcPr>
          <w:p w14:paraId="2E45D151"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Check for broken or flattened springs</w:t>
            </w:r>
          </w:p>
        </w:tc>
      </w:tr>
      <w:tr w:rsidR="00FE192A" w:rsidRPr="00FE192A" w14:paraId="2242CC16" w14:textId="77777777" w:rsidTr="00FE192A">
        <w:trPr>
          <w:trHeight w:val="234"/>
        </w:trPr>
        <w:tc>
          <w:tcPr>
            <w:tcW w:w="396" w:type="dxa"/>
            <w:tcBorders>
              <w:top w:val="nil"/>
              <w:left w:val="single" w:sz="8" w:space="0" w:color="auto"/>
              <w:bottom w:val="single" w:sz="4" w:space="0" w:color="auto"/>
              <w:right w:val="single" w:sz="4" w:space="0" w:color="auto"/>
            </w:tcBorders>
            <w:shd w:val="clear" w:color="auto" w:fill="auto"/>
            <w:noWrap/>
            <w:hideMark/>
          </w:tcPr>
          <w:p w14:paraId="77D7045F"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12</w:t>
            </w:r>
          </w:p>
        </w:tc>
        <w:tc>
          <w:tcPr>
            <w:tcW w:w="2297" w:type="dxa"/>
            <w:tcBorders>
              <w:top w:val="nil"/>
              <w:left w:val="nil"/>
              <w:bottom w:val="single" w:sz="4" w:space="0" w:color="auto"/>
              <w:right w:val="single" w:sz="4" w:space="0" w:color="auto"/>
            </w:tcBorders>
            <w:shd w:val="clear" w:color="auto" w:fill="auto"/>
            <w:noWrap/>
            <w:hideMark/>
          </w:tcPr>
          <w:p w14:paraId="0ECFB045"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Suspension</w:t>
            </w:r>
          </w:p>
        </w:tc>
        <w:tc>
          <w:tcPr>
            <w:tcW w:w="7441" w:type="dxa"/>
            <w:tcBorders>
              <w:top w:val="nil"/>
              <w:left w:val="nil"/>
              <w:bottom w:val="single" w:sz="4" w:space="0" w:color="auto"/>
              <w:right w:val="single" w:sz="4" w:space="0" w:color="auto"/>
            </w:tcBorders>
            <w:shd w:val="clear" w:color="auto" w:fill="auto"/>
            <w:noWrap/>
            <w:hideMark/>
          </w:tcPr>
          <w:p w14:paraId="50A9EF01"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Check for worn or loose fasteners and shackle link wear</w:t>
            </w:r>
          </w:p>
        </w:tc>
      </w:tr>
      <w:tr w:rsidR="00FE192A" w:rsidRPr="00FE192A" w14:paraId="66B27BD6" w14:textId="77777777" w:rsidTr="00FE192A">
        <w:trPr>
          <w:trHeight w:val="248"/>
        </w:trPr>
        <w:tc>
          <w:tcPr>
            <w:tcW w:w="396" w:type="dxa"/>
            <w:tcBorders>
              <w:top w:val="nil"/>
              <w:left w:val="single" w:sz="8" w:space="0" w:color="auto"/>
              <w:bottom w:val="single" w:sz="4" w:space="0" w:color="auto"/>
              <w:right w:val="single" w:sz="4" w:space="0" w:color="auto"/>
            </w:tcBorders>
            <w:shd w:val="clear" w:color="auto" w:fill="auto"/>
            <w:noWrap/>
            <w:hideMark/>
          </w:tcPr>
          <w:p w14:paraId="779C2FD8"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13</w:t>
            </w:r>
          </w:p>
        </w:tc>
        <w:tc>
          <w:tcPr>
            <w:tcW w:w="2297" w:type="dxa"/>
            <w:tcBorders>
              <w:top w:val="nil"/>
              <w:left w:val="nil"/>
              <w:bottom w:val="single" w:sz="4" w:space="0" w:color="auto"/>
              <w:right w:val="single" w:sz="4" w:space="0" w:color="auto"/>
            </w:tcBorders>
            <w:shd w:val="clear" w:color="auto" w:fill="auto"/>
            <w:noWrap/>
            <w:hideMark/>
          </w:tcPr>
          <w:p w14:paraId="3DE47917"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Trailer Brake Magnets</w:t>
            </w:r>
          </w:p>
        </w:tc>
        <w:tc>
          <w:tcPr>
            <w:tcW w:w="7441" w:type="dxa"/>
            <w:tcBorders>
              <w:top w:val="nil"/>
              <w:left w:val="nil"/>
              <w:bottom w:val="single" w:sz="4" w:space="0" w:color="auto"/>
              <w:right w:val="single" w:sz="4" w:space="0" w:color="auto"/>
            </w:tcBorders>
            <w:shd w:val="clear" w:color="auto" w:fill="auto"/>
            <w:noWrap/>
            <w:hideMark/>
          </w:tcPr>
          <w:p w14:paraId="01063882"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Check for wear and replace if surface is grooved or copper windings are exposed</w:t>
            </w:r>
          </w:p>
        </w:tc>
      </w:tr>
      <w:tr w:rsidR="00FE192A" w:rsidRPr="00FE192A" w14:paraId="03C2006C" w14:textId="77777777" w:rsidTr="00FE192A">
        <w:trPr>
          <w:trHeight w:val="248"/>
        </w:trPr>
        <w:tc>
          <w:tcPr>
            <w:tcW w:w="396" w:type="dxa"/>
            <w:tcBorders>
              <w:top w:val="nil"/>
              <w:left w:val="single" w:sz="8" w:space="0" w:color="auto"/>
              <w:bottom w:val="single" w:sz="8" w:space="0" w:color="auto"/>
              <w:right w:val="single" w:sz="4" w:space="0" w:color="auto"/>
            </w:tcBorders>
            <w:shd w:val="clear" w:color="auto" w:fill="auto"/>
            <w:noWrap/>
            <w:hideMark/>
          </w:tcPr>
          <w:p w14:paraId="6845ABD0" w14:textId="77777777" w:rsidR="00FE192A" w:rsidRPr="00FE192A" w:rsidRDefault="00FE192A" w:rsidP="00FE192A">
            <w:pPr>
              <w:overflowPunct/>
              <w:autoSpaceDE/>
              <w:autoSpaceDN/>
              <w:adjustRightInd/>
              <w:jc w:val="center"/>
              <w:textAlignment w:val="auto"/>
              <w:rPr>
                <w:rFonts w:cs="Arial"/>
                <w:color w:val="000000"/>
                <w:sz w:val="18"/>
                <w:szCs w:val="18"/>
              </w:rPr>
            </w:pPr>
            <w:r w:rsidRPr="00FE192A">
              <w:rPr>
                <w:rFonts w:cs="Arial"/>
                <w:color w:val="000000"/>
                <w:sz w:val="18"/>
                <w:szCs w:val="18"/>
              </w:rPr>
              <w:t>14</w:t>
            </w:r>
          </w:p>
        </w:tc>
        <w:tc>
          <w:tcPr>
            <w:tcW w:w="2297" w:type="dxa"/>
            <w:tcBorders>
              <w:top w:val="nil"/>
              <w:left w:val="nil"/>
              <w:bottom w:val="single" w:sz="8" w:space="0" w:color="auto"/>
              <w:right w:val="single" w:sz="4" w:space="0" w:color="auto"/>
            </w:tcBorders>
            <w:shd w:val="clear" w:color="auto" w:fill="auto"/>
            <w:noWrap/>
            <w:hideMark/>
          </w:tcPr>
          <w:p w14:paraId="53DD4585"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Trailer Wiring Connector</w:t>
            </w:r>
          </w:p>
        </w:tc>
        <w:tc>
          <w:tcPr>
            <w:tcW w:w="7441" w:type="dxa"/>
            <w:tcBorders>
              <w:top w:val="nil"/>
              <w:left w:val="nil"/>
              <w:bottom w:val="single" w:sz="8" w:space="0" w:color="auto"/>
              <w:right w:val="single" w:sz="4" w:space="0" w:color="auto"/>
            </w:tcBorders>
            <w:shd w:val="clear" w:color="auto" w:fill="auto"/>
            <w:noWrap/>
            <w:hideMark/>
          </w:tcPr>
          <w:p w14:paraId="6AC0DBED" w14:textId="77777777" w:rsidR="00FE192A" w:rsidRPr="00FE192A" w:rsidRDefault="00FE192A" w:rsidP="00FE192A">
            <w:pPr>
              <w:overflowPunct/>
              <w:autoSpaceDE/>
              <w:autoSpaceDN/>
              <w:adjustRightInd/>
              <w:textAlignment w:val="auto"/>
              <w:rPr>
                <w:rFonts w:cs="Arial"/>
                <w:color w:val="000000"/>
              </w:rPr>
            </w:pPr>
            <w:r w:rsidRPr="00FE192A">
              <w:rPr>
                <w:rFonts w:cs="Arial"/>
                <w:color w:val="000000"/>
              </w:rPr>
              <w:t>Check for dirt or rust and clean the connector pins</w:t>
            </w:r>
          </w:p>
        </w:tc>
      </w:tr>
    </w:tbl>
    <w:p w14:paraId="79F65AB2" w14:textId="77777777" w:rsidR="00E444E4" w:rsidRDefault="00E444E4" w:rsidP="007B4D76">
      <w:pPr>
        <w:rPr>
          <w:rFonts w:cs="Arial"/>
          <w:color w:val="000000" w:themeColor="text1"/>
        </w:rPr>
      </w:pPr>
    </w:p>
    <w:p w14:paraId="7AD792F4" w14:textId="575A2269" w:rsidR="00966D19" w:rsidRDefault="00966D19" w:rsidP="00966D19">
      <w:pPr>
        <w:rPr>
          <w:rFonts w:cs="Arial"/>
        </w:rPr>
      </w:pPr>
    </w:p>
    <w:p w14:paraId="76BDA114" w14:textId="6016D3E0" w:rsidR="00D414B4" w:rsidRPr="00FB5797" w:rsidRDefault="00D414B4" w:rsidP="00D414B4">
      <w:pPr>
        <w:pStyle w:val="RERequirement"/>
        <w:rPr>
          <w:color w:val="000000" w:themeColor="text1"/>
          <w:rPrChange w:id="2840" w:author="SM Fairus Hasan" w:date="2020-02-27T16:11:00Z">
            <w:rPr/>
          </w:rPrChange>
        </w:rPr>
      </w:pPr>
      <w:r w:rsidRPr="00FB5797">
        <w:rPr>
          <w:color w:val="000000" w:themeColor="text1"/>
          <w:rPrChange w:id="2841" w:author="SM Fairus Hasan" w:date="2020-02-27T16:11:00Z">
            <w:rPr/>
          </w:rPrChange>
        </w:rPr>
        <w:t>###R_F_</w:t>
      </w:r>
      <w:r>
        <w:rPr>
          <w:color w:val="000000" w:themeColor="text1"/>
        </w:rPr>
        <w:t>Trailer Settings and Profiles</w:t>
      </w:r>
      <w:r w:rsidRPr="00FB5797">
        <w:rPr>
          <w:color w:val="000000" w:themeColor="text1"/>
          <w:rPrChange w:id="2842" w:author="SM Fairus Hasan" w:date="2020-02-27T16:11:00Z">
            <w:rPr/>
          </w:rPrChange>
        </w:rPr>
        <w:t>_000</w:t>
      </w:r>
      <w:r w:rsidR="00636766">
        <w:rPr>
          <w:color w:val="000000" w:themeColor="text1"/>
        </w:rPr>
        <w:t>18</w:t>
      </w:r>
      <w:r>
        <w:rPr>
          <w:color w:val="000000" w:themeColor="text1"/>
        </w:rPr>
        <w:t>### Trailer Maintenance Custom Components</w:t>
      </w:r>
    </w:p>
    <w:p w14:paraId="63D97799" w14:textId="77777777" w:rsidR="00D414B4" w:rsidRDefault="00D414B4" w:rsidP="00D414B4">
      <w:pPr>
        <w:rPr>
          <w:rFonts w:cs="Arial"/>
          <w:color w:val="000000" w:themeColor="text1"/>
        </w:rPr>
      </w:pPr>
      <w:r>
        <w:rPr>
          <w:rFonts w:cs="Arial"/>
          <w:color w:val="000000" w:themeColor="text1"/>
        </w:rPr>
        <w:t>When Trailer Maintenance function is selected, the User shall be able to input up to 19 Custom components and configure the maintenance tracking (Miles/Months in service) according to the predefined intervals available.</w:t>
      </w:r>
    </w:p>
    <w:p w14:paraId="094A2404" w14:textId="77777777" w:rsidR="00D414B4" w:rsidRDefault="00D414B4" w:rsidP="00966D19">
      <w:pPr>
        <w:rPr>
          <w:rFonts w:cs="Arial"/>
        </w:rPr>
      </w:pPr>
    </w:p>
    <w:p w14:paraId="3B2D8E1B" w14:textId="286A17FD" w:rsidR="00A46E66" w:rsidRPr="00FB5797" w:rsidRDefault="00A46E66" w:rsidP="00A46E66">
      <w:pPr>
        <w:pStyle w:val="RERequirement"/>
        <w:rPr>
          <w:color w:val="000000" w:themeColor="text1"/>
          <w:rPrChange w:id="2843" w:author="SM Fairus Hasan" w:date="2020-02-27T16:11:00Z">
            <w:rPr/>
          </w:rPrChange>
        </w:rPr>
      </w:pPr>
      <w:r w:rsidRPr="00FB5797">
        <w:rPr>
          <w:color w:val="000000" w:themeColor="text1"/>
          <w:rPrChange w:id="2844" w:author="SM Fairus Hasan" w:date="2020-02-27T16:11:00Z">
            <w:rPr/>
          </w:rPrChange>
        </w:rPr>
        <w:lastRenderedPageBreak/>
        <w:t>###R_F_</w:t>
      </w:r>
      <w:r>
        <w:rPr>
          <w:color w:val="000000" w:themeColor="text1"/>
        </w:rPr>
        <w:t>Trailer Settings and Profiles</w:t>
      </w:r>
      <w:r w:rsidRPr="00FB5797">
        <w:rPr>
          <w:color w:val="000000" w:themeColor="text1"/>
          <w:rPrChange w:id="2845" w:author="SM Fairus Hasan" w:date="2020-02-27T16:11:00Z">
            <w:rPr/>
          </w:rPrChange>
        </w:rPr>
        <w:t>_000</w:t>
      </w:r>
      <w:r w:rsidR="00636766">
        <w:rPr>
          <w:color w:val="000000" w:themeColor="text1"/>
        </w:rPr>
        <w:t>19</w:t>
      </w:r>
      <w:r>
        <w:rPr>
          <w:color w:val="000000" w:themeColor="text1"/>
        </w:rPr>
        <w:t>### Trailer Maintenance Custom Components</w:t>
      </w:r>
      <w:r w:rsidR="00F50A17">
        <w:rPr>
          <w:color w:val="000000" w:themeColor="text1"/>
        </w:rPr>
        <w:t xml:space="preserve"> Configuration</w:t>
      </w:r>
    </w:p>
    <w:p w14:paraId="5DB17833" w14:textId="77777777" w:rsidR="00A46E66" w:rsidRDefault="00A46E66" w:rsidP="00A46E66">
      <w:pPr>
        <w:rPr>
          <w:rFonts w:cs="Arial"/>
          <w:color w:val="000000" w:themeColor="text1"/>
        </w:rPr>
      </w:pPr>
      <w:r>
        <w:rPr>
          <w:rFonts w:cs="Arial"/>
          <w:color w:val="000000" w:themeColor="text1"/>
        </w:rPr>
        <w:t>When the User inputs</w:t>
      </w:r>
      <w:r w:rsidR="00F50A17">
        <w:rPr>
          <w:rFonts w:cs="Arial"/>
          <w:color w:val="000000" w:themeColor="text1"/>
        </w:rPr>
        <w:t xml:space="preserve"> a </w:t>
      </w:r>
      <w:r>
        <w:rPr>
          <w:rFonts w:cs="Arial"/>
          <w:color w:val="000000" w:themeColor="text1"/>
        </w:rPr>
        <w:t>Custom compone</w:t>
      </w:r>
      <w:r w:rsidR="00F50A17">
        <w:rPr>
          <w:rFonts w:cs="Arial"/>
          <w:color w:val="000000" w:themeColor="text1"/>
        </w:rPr>
        <w:t>nt, Trailer Maintenance Menu shall allow to use 20 characters to label/define the component</w:t>
      </w:r>
      <w:r>
        <w:rPr>
          <w:rFonts w:cs="Arial"/>
          <w:color w:val="000000" w:themeColor="text1"/>
        </w:rPr>
        <w:t>.</w:t>
      </w:r>
    </w:p>
    <w:p w14:paraId="7C5D26EC" w14:textId="77777777" w:rsidR="00966D19" w:rsidRPr="00966D19" w:rsidRDefault="00966D19" w:rsidP="00966D19">
      <w:pPr>
        <w:rPr>
          <w:rFonts w:cs="Arial"/>
        </w:rPr>
      </w:pPr>
    </w:p>
    <w:p w14:paraId="1CAB293E" w14:textId="378D65C6" w:rsidR="002B2DBD" w:rsidRPr="00FB5797" w:rsidRDefault="002B2DBD" w:rsidP="002B2DBD">
      <w:pPr>
        <w:pStyle w:val="RERequirement"/>
        <w:rPr>
          <w:color w:val="000000" w:themeColor="text1"/>
          <w:rPrChange w:id="2846" w:author="SM Fairus Hasan" w:date="2020-02-27T16:11:00Z">
            <w:rPr/>
          </w:rPrChange>
        </w:rPr>
      </w:pPr>
      <w:r w:rsidRPr="00FB5797">
        <w:rPr>
          <w:color w:val="000000" w:themeColor="text1"/>
          <w:rPrChange w:id="2847" w:author="SM Fairus Hasan" w:date="2020-02-27T16:11:00Z">
            <w:rPr/>
          </w:rPrChange>
        </w:rPr>
        <w:t>###R_F_</w:t>
      </w:r>
      <w:r>
        <w:rPr>
          <w:color w:val="000000" w:themeColor="text1"/>
        </w:rPr>
        <w:t>Trailer Settings and Profiles</w:t>
      </w:r>
      <w:r w:rsidRPr="00FB5797">
        <w:rPr>
          <w:color w:val="000000" w:themeColor="text1"/>
          <w:rPrChange w:id="2848" w:author="SM Fairus Hasan" w:date="2020-02-27T16:11:00Z">
            <w:rPr/>
          </w:rPrChange>
        </w:rPr>
        <w:t>_000</w:t>
      </w:r>
      <w:r w:rsidR="00636766">
        <w:rPr>
          <w:color w:val="000000" w:themeColor="text1"/>
        </w:rPr>
        <w:t>20</w:t>
      </w:r>
      <w:r>
        <w:rPr>
          <w:color w:val="000000" w:themeColor="text1"/>
        </w:rPr>
        <w:t>### Trailer Maintenance</w:t>
      </w:r>
      <w:r w:rsidR="007B4D76">
        <w:rPr>
          <w:color w:val="000000" w:themeColor="text1"/>
        </w:rPr>
        <w:t xml:space="preserve"> for</w:t>
      </w:r>
      <w:r>
        <w:rPr>
          <w:color w:val="000000" w:themeColor="text1"/>
        </w:rPr>
        <w:t xml:space="preserve"> </w:t>
      </w:r>
      <w:r w:rsidR="007B4D76">
        <w:rPr>
          <w:color w:val="000000" w:themeColor="text1"/>
        </w:rPr>
        <w:t>Default Trailer</w:t>
      </w:r>
    </w:p>
    <w:p w14:paraId="6D59EC96" w14:textId="77777777" w:rsidR="007B4D76" w:rsidRDefault="007B4D76" w:rsidP="007B4D76">
      <w:pPr>
        <w:rPr>
          <w:rFonts w:cs="Arial"/>
          <w:color w:val="000000" w:themeColor="text1"/>
        </w:rPr>
      </w:pPr>
      <w:r>
        <w:rPr>
          <w:rFonts w:cs="Arial"/>
          <w:color w:val="000000" w:themeColor="text1"/>
        </w:rPr>
        <w:t>When the User selects as the active Trailer Profile is Default Trailer, all Trailer Maintenance Menus should be disabled for any configuration.</w:t>
      </w:r>
    </w:p>
    <w:p w14:paraId="2DD6381F" w14:textId="77777777" w:rsidR="007B4D76" w:rsidRDefault="007B4D76" w:rsidP="007B4D76">
      <w:pPr>
        <w:rPr>
          <w:rFonts w:cs="Arial"/>
          <w:color w:val="000000" w:themeColor="text1"/>
        </w:rPr>
      </w:pPr>
    </w:p>
    <w:p w14:paraId="0E33BA08" w14:textId="51B0556A" w:rsidR="00EC63E9" w:rsidRPr="00FB5797" w:rsidRDefault="00EC63E9" w:rsidP="00EC63E9">
      <w:pPr>
        <w:pStyle w:val="RERequirement"/>
        <w:rPr>
          <w:color w:val="000000" w:themeColor="text1"/>
          <w:rPrChange w:id="2849" w:author="SM Fairus Hasan" w:date="2020-02-27T16:11:00Z">
            <w:rPr/>
          </w:rPrChange>
        </w:rPr>
      </w:pPr>
      <w:r w:rsidRPr="00FB5797">
        <w:rPr>
          <w:color w:val="000000" w:themeColor="text1"/>
          <w:rPrChange w:id="2850" w:author="SM Fairus Hasan" w:date="2020-02-27T16:11:00Z">
            <w:rPr/>
          </w:rPrChange>
        </w:rPr>
        <w:t>###R_F_</w:t>
      </w:r>
      <w:r>
        <w:rPr>
          <w:color w:val="000000" w:themeColor="text1"/>
        </w:rPr>
        <w:t>Trailer Settings and Profiles</w:t>
      </w:r>
      <w:r w:rsidRPr="00FB5797">
        <w:rPr>
          <w:color w:val="000000" w:themeColor="text1"/>
          <w:rPrChange w:id="2851" w:author="SM Fairus Hasan" w:date="2020-02-27T16:11:00Z">
            <w:rPr/>
          </w:rPrChange>
        </w:rPr>
        <w:t>_000</w:t>
      </w:r>
      <w:r w:rsidR="00636766">
        <w:rPr>
          <w:color w:val="000000" w:themeColor="text1"/>
        </w:rPr>
        <w:t>21</w:t>
      </w:r>
      <w:r>
        <w:rPr>
          <w:color w:val="000000" w:themeColor="text1"/>
        </w:rPr>
        <w:t>### Trailer Maintenance Notifications/Pop Ups</w:t>
      </w:r>
    </w:p>
    <w:p w14:paraId="7174844B" w14:textId="77777777" w:rsidR="00966D19" w:rsidRDefault="00EC63E9" w:rsidP="00966D19">
      <w:pPr>
        <w:rPr>
          <w:rFonts w:cs="Arial"/>
          <w:color w:val="000000" w:themeColor="text1"/>
        </w:rPr>
      </w:pPr>
      <w:r>
        <w:rPr>
          <w:rFonts w:cs="Arial"/>
          <w:color w:val="000000" w:themeColor="text1"/>
        </w:rPr>
        <w:t>When the Trailer Maintenance functionality enables</w:t>
      </w:r>
      <w:r w:rsidR="00FF055E">
        <w:rPr>
          <w:rFonts w:cs="Arial"/>
          <w:color w:val="000000" w:themeColor="text1"/>
        </w:rPr>
        <w:t xml:space="preserve"> HMI</w:t>
      </w:r>
      <w:r>
        <w:rPr>
          <w:rFonts w:cs="Arial"/>
          <w:color w:val="000000" w:themeColor="text1"/>
        </w:rPr>
        <w:t xml:space="preserve"> Notification</w:t>
      </w:r>
      <w:r w:rsidR="00ED0736">
        <w:rPr>
          <w:rFonts w:cs="Arial"/>
          <w:color w:val="000000" w:themeColor="text1"/>
        </w:rPr>
        <w:t>/</w:t>
      </w:r>
      <w:r>
        <w:rPr>
          <w:rFonts w:cs="Arial"/>
          <w:color w:val="000000" w:themeColor="text1"/>
        </w:rPr>
        <w:t>Pop Ups</w:t>
      </w:r>
      <w:r w:rsidR="00ED0736">
        <w:rPr>
          <w:rFonts w:cs="Arial"/>
          <w:color w:val="000000" w:themeColor="text1"/>
        </w:rPr>
        <w:t xml:space="preserve"> on the Central Console Display, the user shall be allowed to select “VIEW”</w:t>
      </w:r>
      <w:r w:rsidR="00CF1E3C">
        <w:rPr>
          <w:rFonts w:cs="Arial"/>
          <w:color w:val="000000" w:themeColor="text1"/>
        </w:rPr>
        <w:t xml:space="preserve"> to open</w:t>
      </w:r>
      <w:r w:rsidR="00ED0736">
        <w:rPr>
          <w:rFonts w:cs="Arial"/>
          <w:color w:val="000000" w:themeColor="text1"/>
        </w:rPr>
        <w:t xml:space="preserve"> the remainder details or </w:t>
      </w:r>
      <w:r w:rsidR="00CF1E3C">
        <w:rPr>
          <w:rFonts w:cs="Arial"/>
          <w:color w:val="000000" w:themeColor="text1"/>
        </w:rPr>
        <w:t>“CLEAR REMINDER” to dismiss/clear the reminder.</w:t>
      </w:r>
    </w:p>
    <w:p w14:paraId="1E0424B7" w14:textId="77777777" w:rsidR="00DA2C3B" w:rsidRDefault="00DA2C3B" w:rsidP="00966D19">
      <w:pPr>
        <w:rPr>
          <w:rFonts w:cs="Arial"/>
          <w:color w:val="000000" w:themeColor="text1"/>
        </w:rPr>
      </w:pPr>
    </w:p>
    <w:p w14:paraId="20013083" w14:textId="62549165" w:rsidR="00DA2C3B" w:rsidRPr="0079150F" w:rsidRDefault="00DA2C3B" w:rsidP="0079150F">
      <w:pPr>
        <w:pStyle w:val="RERequirement"/>
        <w:rPr>
          <w:color w:val="000000" w:themeColor="text1"/>
        </w:rPr>
      </w:pPr>
      <w:r w:rsidRPr="00FB5797">
        <w:rPr>
          <w:color w:val="000000" w:themeColor="text1"/>
          <w:rPrChange w:id="2852" w:author="SM Fairus Hasan" w:date="2020-02-27T16:11:00Z">
            <w:rPr/>
          </w:rPrChange>
        </w:rPr>
        <w:t>###R_F_</w:t>
      </w:r>
      <w:r>
        <w:rPr>
          <w:color w:val="000000" w:themeColor="text1"/>
        </w:rPr>
        <w:t>Trailer Settings and Profiles</w:t>
      </w:r>
      <w:r w:rsidRPr="00FB5797">
        <w:rPr>
          <w:color w:val="000000" w:themeColor="text1"/>
          <w:rPrChange w:id="2853" w:author="SM Fairus Hasan" w:date="2020-02-27T16:11:00Z">
            <w:rPr/>
          </w:rPrChange>
        </w:rPr>
        <w:t>_000</w:t>
      </w:r>
      <w:r w:rsidR="00636766">
        <w:rPr>
          <w:color w:val="000000" w:themeColor="text1"/>
        </w:rPr>
        <w:t>22</w:t>
      </w:r>
      <w:r>
        <w:rPr>
          <w:color w:val="000000" w:themeColor="text1"/>
        </w:rPr>
        <w:t>### Trailer Maint</w:t>
      </w:r>
      <w:r w:rsidR="0079150F">
        <w:rPr>
          <w:color w:val="000000" w:themeColor="text1"/>
        </w:rPr>
        <w:t>enance</w:t>
      </w:r>
      <w:r w:rsidR="00026CFD">
        <w:rPr>
          <w:color w:val="000000" w:themeColor="text1"/>
        </w:rPr>
        <w:t xml:space="preserve"> Notifications/Pop Ups threshold.</w:t>
      </w:r>
    </w:p>
    <w:p w14:paraId="68AED59F" w14:textId="328B32FA" w:rsidR="00DA2C3B" w:rsidRPr="00EC63E9" w:rsidRDefault="00026CFD" w:rsidP="00DA2C3B">
      <w:pPr>
        <w:rPr>
          <w:rFonts w:cs="Arial"/>
          <w:color w:val="000000" w:themeColor="text1"/>
        </w:rPr>
      </w:pPr>
      <w:r>
        <w:rPr>
          <w:rFonts w:cs="Arial"/>
          <w:color w:val="000000" w:themeColor="text1"/>
        </w:rPr>
        <w:t xml:space="preserve">When the Trailer Maintenance Notification threshold </w:t>
      </w:r>
      <w:commentRangeStart w:id="2854"/>
      <w:r>
        <w:rPr>
          <w:rFonts w:cs="Arial"/>
          <w:color w:val="000000" w:themeColor="text1"/>
        </w:rPr>
        <w:t>[</w:t>
      </w:r>
      <w:r w:rsidR="00074A3E">
        <w:rPr>
          <w:rFonts w:cs="Arial"/>
          <w:color w:val="000000" w:themeColor="text1"/>
        </w:rPr>
        <w:t xml:space="preserve">350 miles or 7 days are left on the maintenance countdown </w:t>
      </w:r>
      <w:r>
        <w:rPr>
          <w:rFonts w:cs="Arial"/>
          <w:color w:val="000000" w:themeColor="text1"/>
        </w:rPr>
        <w:t>]</w:t>
      </w:r>
      <w:commentRangeEnd w:id="2854"/>
      <w:r w:rsidR="009A59DF">
        <w:rPr>
          <w:rStyle w:val="CommentReference"/>
          <w:rFonts w:ascii="Times New Roman" w:hAnsi="Times New Roman"/>
        </w:rPr>
        <w:commentReference w:id="2854"/>
      </w:r>
      <w:r>
        <w:rPr>
          <w:rFonts w:cs="Arial"/>
          <w:color w:val="000000" w:themeColor="text1"/>
        </w:rPr>
        <w:t xml:space="preserve"> is reached and the preconditions are met, the HMI shall display the Notifications/Pop Ups on the SYNC display.</w:t>
      </w:r>
    </w:p>
    <w:p w14:paraId="16463245" w14:textId="77777777" w:rsidR="00CF1E3C" w:rsidRPr="00966D19" w:rsidRDefault="00CF1E3C" w:rsidP="00966D19">
      <w:pPr>
        <w:rPr>
          <w:rFonts w:cs="Arial"/>
        </w:rPr>
      </w:pPr>
    </w:p>
    <w:p w14:paraId="1E033E0F" w14:textId="5842294D" w:rsidR="00CF1E3C" w:rsidRPr="00FB5797" w:rsidRDefault="00CF1E3C" w:rsidP="00CF1E3C">
      <w:pPr>
        <w:pStyle w:val="RERequirement"/>
        <w:rPr>
          <w:color w:val="000000" w:themeColor="text1"/>
          <w:rPrChange w:id="2855" w:author="SM Fairus Hasan" w:date="2020-02-27T16:11:00Z">
            <w:rPr/>
          </w:rPrChange>
        </w:rPr>
      </w:pPr>
      <w:r w:rsidRPr="00FB5797">
        <w:rPr>
          <w:color w:val="000000" w:themeColor="text1"/>
          <w:rPrChange w:id="2856" w:author="SM Fairus Hasan" w:date="2020-02-27T16:11:00Z">
            <w:rPr/>
          </w:rPrChange>
        </w:rPr>
        <w:t>###R_F_</w:t>
      </w:r>
      <w:r>
        <w:rPr>
          <w:color w:val="000000" w:themeColor="text1"/>
        </w:rPr>
        <w:t>Trailer Settings and Profiles</w:t>
      </w:r>
      <w:r w:rsidRPr="00FB5797">
        <w:rPr>
          <w:color w:val="000000" w:themeColor="text1"/>
          <w:rPrChange w:id="2857" w:author="SM Fairus Hasan" w:date="2020-02-27T16:11:00Z">
            <w:rPr/>
          </w:rPrChange>
        </w:rPr>
        <w:t>_000</w:t>
      </w:r>
      <w:r w:rsidR="00636766">
        <w:rPr>
          <w:color w:val="000000" w:themeColor="text1"/>
        </w:rPr>
        <w:t>23</w:t>
      </w:r>
      <w:r>
        <w:rPr>
          <w:color w:val="000000" w:themeColor="text1"/>
        </w:rPr>
        <w:t>### Trailer Trip Configuration</w:t>
      </w:r>
    </w:p>
    <w:p w14:paraId="7D7099BD" w14:textId="77777777" w:rsidR="00CF1E3C" w:rsidRDefault="00CF1E3C" w:rsidP="00CF1E3C">
      <w:pPr>
        <w:rPr>
          <w:rFonts w:cs="Arial"/>
          <w:color w:val="000000" w:themeColor="text1"/>
        </w:rPr>
      </w:pPr>
      <w:r>
        <w:rPr>
          <w:rFonts w:cs="Arial"/>
          <w:color w:val="000000" w:themeColor="text1"/>
        </w:rPr>
        <w:t>When Trailer Trip function is selected the user shall be allowed to update/reset the Trailer Distance and Trailer Fuel Economy options.</w:t>
      </w:r>
    </w:p>
    <w:p w14:paraId="63C6F51F" w14:textId="77777777" w:rsidR="00973D3D" w:rsidRDefault="00973D3D" w:rsidP="00973D3D">
      <w:pPr>
        <w:pStyle w:val="ListParagraph"/>
        <w:numPr>
          <w:ilvl w:val="0"/>
          <w:numId w:val="72"/>
        </w:numPr>
        <w:rPr>
          <w:rFonts w:cs="Arial"/>
          <w:color w:val="000000" w:themeColor="text1"/>
        </w:rPr>
      </w:pPr>
      <w:r>
        <w:rPr>
          <w:rFonts w:cs="Arial"/>
          <w:color w:val="000000" w:themeColor="text1"/>
        </w:rPr>
        <w:t>Update Trailer Distance and Trailer Fuel Economy separately.</w:t>
      </w:r>
    </w:p>
    <w:p w14:paraId="62B6A411" w14:textId="77777777" w:rsidR="00973D3D" w:rsidRPr="00973D3D" w:rsidRDefault="00973D3D" w:rsidP="00973D3D">
      <w:pPr>
        <w:pStyle w:val="ListParagraph"/>
        <w:numPr>
          <w:ilvl w:val="0"/>
          <w:numId w:val="72"/>
        </w:numPr>
        <w:rPr>
          <w:rFonts w:cs="Arial"/>
          <w:color w:val="000000" w:themeColor="text1"/>
        </w:rPr>
      </w:pPr>
      <w:r>
        <w:rPr>
          <w:rFonts w:cs="Arial"/>
          <w:color w:val="000000" w:themeColor="text1"/>
        </w:rPr>
        <w:t>Reset Trailer Distance and Trailer Fuel Economy together.</w:t>
      </w:r>
    </w:p>
    <w:p w14:paraId="13C0F90B" w14:textId="77777777" w:rsidR="00966D19" w:rsidRPr="00966D19" w:rsidRDefault="00966D19" w:rsidP="00966D19">
      <w:pPr>
        <w:rPr>
          <w:rFonts w:cs="Arial"/>
        </w:rPr>
      </w:pPr>
    </w:p>
    <w:p w14:paraId="6D1EDECE" w14:textId="03332DFF" w:rsidR="00CF1E3C" w:rsidRPr="00FB5797" w:rsidRDefault="00CF1E3C" w:rsidP="00CF1E3C">
      <w:pPr>
        <w:pStyle w:val="RERequirement"/>
        <w:rPr>
          <w:color w:val="000000" w:themeColor="text1"/>
          <w:rPrChange w:id="2858" w:author="SM Fairus Hasan" w:date="2020-02-27T16:11:00Z">
            <w:rPr/>
          </w:rPrChange>
        </w:rPr>
      </w:pPr>
      <w:r w:rsidRPr="00FB5797">
        <w:rPr>
          <w:color w:val="000000" w:themeColor="text1"/>
          <w:rPrChange w:id="2859" w:author="SM Fairus Hasan" w:date="2020-02-27T16:11:00Z">
            <w:rPr/>
          </w:rPrChange>
        </w:rPr>
        <w:t>###R_F_</w:t>
      </w:r>
      <w:r>
        <w:rPr>
          <w:color w:val="000000" w:themeColor="text1"/>
        </w:rPr>
        <w:t>Trailer Settings and Profiles</w:t>
      </w:r>
      <w:r w:rsidRPr="00FB5797">
        <w:rPr>
          <w:color w:val="000000" w:themeColor="text1"/>
          <w:rPrChange w:id="2860" w:author="SM Fairus Hasan" w:date="2020-02-27T16:11:00Z">
            <w:rPr/>
          </w:rPrChange>
        </w:rPr>
        <w:t>_000</w:t>
      </w:r>
      <w:r w:rsidR="00636766">
        <w:rPr>
          <w:color w:val="000000" w:themeColor="text1"/>
        </w:rPr>
        <w:t>24</w:t>
      </w:r>
      <w:r>
        <w:rPr>
          <w:color w:val="000000" w:themeColor="text1"/>
        </w:rPr>
        <w:t xml:space="preserve">### Trailer </w:t>
      </w:r>
      <w:r w:rsidR="00973D3D">
        <w:rPr>
          <w:color w:val="000000" w:themeColor="text1"/>
        </w:rPr>
        <w:t>Distance Update</w:t>
      </w:r>
    </w:p>
    <w:p w14:paraId="54566D6F" w14:textId="77777777" w:rsidR="00CF1E3C" w:rsidRDefault="00973D3D" w:rsidP="00CF1E3C">
      <w:pPr>
        <w:rPr>
          <w:rFonts w:cs="Arial"/>
          <w:color w:val="000000" w:themeColor="text1"/>
        </w:rPr>
      </w:pPr>
      <w:r>
        <w:rPr>
          <w:rFonts w:cs="Arial"/>
          <w:color w:val="000000" w:themeColor="text1"/>
        </w:rPr>
        <w:t>When Trailer Distance option</w:t>
      </w:r>
      <w:r w:rsidR="00CF1E3C">
        <w:rPr>
          <w:rFonts w:cs="Arial"/>
          <w:color w:val="000000" w:themeColor="text1"/>
        </w:rPr>
        <w:t xml:space="preserve"> is se</w:t>
      </w:r>
      <w:r>
        <w:rPr>
          <w:rFonts w:cs="Arial"/>
          <w:color w:val="000000" w:themeColor="text1"/>
        </w:rPr>
        <w:t>lected the user shall be able to input the</w:t>
      </w:r>
      <w:r w:rsidR="00CF1E3C">
        <w:rPr>
          <w:rFonts w:cs="Arial"/>
          <w:color w:val="000000" w:themeColor="text1"/>
        </w:rPr>
        <w:t xml:space="preserve"> update</w:t>
      </w:r>
      <w:r>
        <w:rPr>
          <w:rFonts w:cs="Arial"/>
          <w:color w:val="000000" w:themeColor="text1"/>
        </w:rPr>
        <w:t>d</w:t>
      </w:r>
      <w:r w:rsidR="00CF1E3C">
        <w:rPr>
          <w:rFonts w:cs="Arial"/>
          <w:color w:val="000000" w:themeColor="text1"/>
        </w:rPr>
        <w:t xml:space="preserve"> the Trailer Distance</w:t>
      </w:r>
      <w:r w:rsidR="00FF055E">
        <w:rPr>
          <w:rFonts w:cs="Arial"/>
          <w:color w:val="000000" w:themeColor="text1"/>
        </w:rPr>
        <w:t xml:space="preserve"> value</w:t>
      </w:r>
      <w:r w:rsidR="00CF1E3C">
        <w:rPr>
          <w:rFonts w:cs="Arial"/>
          <w:color w:val="000000" w:themeColor="text1"/>
        </w:rPr>
        <w:t>.</w:t>
      </w:r>
    </w:p>
    <w:p w14:paraId="12B12B0C" w14:textId="77777777" w:rsidR="00966D19" w:rsidRPr="00966D19" w:rsidRDefault="00966D19" w:rsidP="00966D19">
      <w:pPr>
        <w:rPr>
          <w:rFonts w:cs="Arial"/>
        </w:rPr>
      </w:pPr>
    </w:p>
    <w:p w14:paraId="31CD182B" w14:textId="38FEB33C" w:rsidR="00973D3D" w:rsidRPr="00FB5797" w:rsidRDefault="00973D3D" w:rsidP="00973D3D">
      <w:pPr>
        <w:pStyle w:val="RERequirement"/>
        <w:rPr>
          <w:color w:val="000000" w:themeColor="text1"/>
          <w:rPrChange w:id="2861" w:author="SM Fairus Hasan" w:date="2020-02-27T16:11:00Z">
            <w:rPr/>
          </w:rPrChange>
        </w:rPr>
      </w:pPr>
      <w:r w:rsidRPr="00FB5797">
        <w:rPr>
          <w:color w:val="000000" w:themeColor="text1"/>
          <w:rPrChange w:id="2862" w:author="SM Fairus Hasan" w:date="2020-02-27T16:11:00Z">
            <w:rPr/>
          </w:rPrChange>
        </w:rPr>
        <w:t>###R_F_</w:t>
      </w:r>
      <w:r>
        <w:rPr>
          <w:color w:val="000000" w:themeColor="text1"/>
        </w:rPr>
        <w:t>Trailer Settings and Profiles</w:t>
      </w:r>
      <w:r w:rsidRPr="00FB5797">
        <w:rPr>
          <w:color w:val="000000" w:themeColor="text1"/>
          <w:rPrChange w:id="2863" w:author="SM Fairus Hasan" w:date="2020-02-27T16:11:00Z">
            <w:rPr/>
          </w:rPrChange>
        </w:rPr>
        <w:t>_000</w:t>
      </w:r>
      <w:r w:rsidR="00636766">
        <w:rPr>
          <w:color w:val="000000" w:themeColor="text1"/>
        </w:rPr>
        <w:t>25</w:t>
      </w:r>
      <w:r>
        <w:rPr>
          <w:color w:val="000000" w:themeColor="text1"/>
        </w:rPr>
        <w:t>### Trailer Distance Reset</w:t>
      </w:r>
    </w:p>
    <w:p w14:paraId="2424F4ED" w14:textId="77777777" w:rsidR="00973D3D" w:rsidRDefault="00973D3D" w:rsidP="00973D3D">
      <w:pPr>
        <w:rPr>
          <w:rFonts w:cs="Arial"/>
          <w:color w:val="000000" w:themeColor="text1"/>
        </w:rPr>
      </w:pPr>
      <w:r>
        <w:rPr>
          <w:rFonts w:cs="Arial"/>
          <w:color w:val="000000" w:themeColor="text1"/>
        </w:rPr>
        <w:t>When Reset Edit Trailer Distance option is selected the user shall receive a</w:t>
      </w:r>
      <w:r w:rsidR="00FF055E">
        <w:rPr>
          <w:rFonts w:cs="Arial"/>
          <w:color w:val="000000" w:themeColor="text1"/>
        </w:rPr>
        <w:t>n HMI</w:t>
      </w:r>
      <w:r>
        <w:rPr>
          <w:rFonts w:cs="Arial"/>
          <w:color w:val="000000" w:themeColor="text1"/>
        </w:rPr>
        <w:t xml:space="preserve"> Notification/Pop up to confirm reset to 0 the Trailer Distance.</w:t>
      </w:r>
    </w:p>
    <w:p w14:paraId="38D4F0A1" w14:textId="77777777" w:rsidR="00966D19" w:rsidRPr="00966D19" w:rsidRDefault="00966D19" w:rsidP="00966D19">
      <w:pPr>
        <w:rPr>
          <w:rFonts w:cs="Arial"/>
        </w:rPr>
      </w:pPr>
    </w:p>
    <w:p w14:paraId="5C2023BB" w14:textId="649879CA" w:rsidR="00FF055E" w:rsidRPr="00FB5797" w:rsidRDefault="00FF055E" w:rsidP="00FF055E">
      <w:pPr>
        <w:pStyle w:val="RERequirement"/>
        <w:rPr>
          <w:color w:val="000000" w:themeColor="text1"/>
          <w:rPrChange w:id="2864" w:author="SM Fairus Hasan" w:date="2020-02-27T16:11:00Z">
            <w:rPr/>
          </w:rPrChange>
        </w:rPr>
      </w:pPr>
      <w:r w:rsidRPr="00FB5797">
        <w:rPr>
          <w:color w:val="000000" w:themeColor="text1"/>
          <w:rPrChange w:id="2865" w:author="SM Fairus Hasan" w:date="2020-02-27T16:11:00Z">
            <w:rPr/>
          </w:rPrChange>
        </w:rPr>
        <w:t>###R_F_</w:t>
      </w:r>
      <w:r>
        <w:rPr>
          <w:color w:val="000000" w:themeColor="text1"/>
        </w:rPr>
        <w:t>Trailer Settings and Profiles</w:t>
      </w:r>
      <w:r w:rsidRPr="00FB5797">
        <w:rPr>
          <w:color w:val="000000" w:themeColor="text1"/>
          <w:rPrChange w:id="2866" w:author="SM Fairus Hasan" w:date="2020-02-27T16:11:00Z">
            <w:rPr/>
          </w:rPrChange>
        </w:rPr>
        <w:t>_000</w:t>
      </w:r>
      <w:r w:rsidR="00636766">
        <w:rPr>
          <w:color w:val="000000" w:themeColor="text1"/>
        </w:rPr>
        <w:t>26</w:t>
      </w:r>
      <w:r>
        <w:rPr>
          <w:color w:val="000000" w:themeColor="text1"/>
        </w:rPr>
        <w:t>### Trailer Fuel Economy Reset</w:t>
      </w:r>
    </w:p>
    <w:p w14:paraId="5807B591" w14:textId="77777777" w:rsidR="00FF055E" w:rsidRDefault="00FF055E" w:rsidP="00FF055E">
      <w:pPr>
        <w:rPr>
          <w:rFonts w:cs="Arial"/>
          <w:color w:val="000000" w:themeColor="text1"/>
        </w:rPr>
      </w:pPr>
      <w:r>
        <w:rPr>
          <w:rFonts w:cs="Arial"/>
          <w:color w:val="000000" w:themeColor="text1"/>
        </w:rPr>
        <w:t xml:space="preserve">When Reset Trailer Fuel Economy option is selected the </w:t>
      </w:r>
      <w:r w:rsidR="00393113">
        <w:rPr>
          <w:rFonts w:cs="Arial"/>
          <w:color w:val="000000" w:themeColor="text1"/>
        </w:rPr>
        <w:t>user shall confirm the</w:t>
      </w:r>
      <w:r>
        <w:rPr>
          <w:rFonts w:cs="Arial"/>
          <w:color w:val="000000" w:themeColor="text1"/>
        </w:rPr>
        <w:t xml:space="preserve"> HMI Notification/Pop up to confirm reset to 0 the Trailer Fuel Economy.</w:t>
      </w:r>
    </w:p>
    <w:p w14:paraId="3ACD6673" w14:textId="77777777" w:rsidR="00966D19" w:rsidRPr="00966D19" w:rsidRDefault="00966D19" w:rsidP="00966D19">
      <w:pPr>
        <w:rPr>
          <w:rFonts w:cs="Arial"/>
        </w:rPr>
      </w:pPr>
    </w:p>
    <w:p w14:paraId="74E01D65" w14:textId="5A0BFBBB" w:rsidR="0014231F" w:rsidRPr="00FB5797" w:rsidRDefault="0014231F" w:rsidP="0014231F">
      <w:pPr>
        <w:pStyle w:val="RERequirement"/>
        <w:rPr>
          <w:color w:val="000000" w:themeColor="text1"/>
          <w:rPrChange w:id="2867" w:author="SM Fairus Hasan" w:date="2020-02-27T16:11:00Z">
            <w:rPr/>
          </w:rPrChange>
        </w:rPr>
      </w:pPr>
      <w:r w:rsidRPr="00FB5797">
        <w:rPr>
          <w:color w:val="000000" w:themeColor="text1"/>
          <w:rPrChange w:id="2868" w:author="SM Fairus Hasan" w:date="2020-02-27T16:11:00Z">
            <w:rPr/>
          </w:rPrChange>
        </w:rPr>
        <w:t>###R_F_</w:t>
      </w:r>
      <w:r>
        <w:rPr>
          <w:color w:val="000000" w:themeColor="text1"/>
        </w:rPr>
        <w:t>Trailer Settings and Profiles</w:t>
      </w:r>
      <w:r w:rsidRPr="00FB5797">
        <w:rPr>
          <w:color w:val="000000" w:themeColor="text1"/>
          <w:rPrChange w:id="2869" w:author="SM Fairus Hasan" w:date="2020-02-27T16:11:00Z">
            <w:rPr/>
          </w:rPrChange>
        </w:rPr>
        <w:t>_000</w:t>
      </w:r>
      <w:r w:rsidR="00636766">
        <w:rPr>
          <w:color w:val="000000" w:themeColor="text1"/>
        </w:rPr>
        <w:t>27</w:t>
      </w:r>
      <w:r>
        <w:rPr>
          <w:color w:val="000000" w:themeColor="text1"/>
        </w:rPr>
        <w:t>### Trailer Trip Status</w:t>
      </w:r>
    </w:p>
    <w:p w14:paraId="54D4A0CE" w14:textId="77777777" w:rsidR="0014231F" w:rsidRDefault="005D14DC" w:rsidP="0014231F">
      <w:pPr>
        <w:rPr>
          <w:rFonts w:cs="Arial"/>
          <w:color w:val="000000" w:themeColor="text1"/>
        </w:rPr>
      </w:pPr>
      <w:r>
        <w:rPr>
          <w:rFonts w:cs="Arial"/>
          <w:color w:val="000000" w:themeColor="text1"/>
        </w:rPr>
        <w:t>When the trailer trip status has an update (mileage/fuel economy), SYNC shall send the updated status information to the cluster in order to update the HMI.</w:t>
      </w:r>
    </w:p>
    <w:p w14:paraId="7C29D513" w14:textId="77777777" w:rsidR="00966D19" w:rsidRPr="00966D19" w:rsidRDefault="00966D19" w:rsidP="00966D19">
      <w:pPr>
        <w:rPr>
          <w:rFonts w:cs="Arial"/>
        </w:rPr>
      </w:pPr>
    </w:p>
    <w:p w14:paraId="6BE03CBA" w14:textId="3CDB7101" w:rsidR="00877E8D" w:rsidRPr="00FB5797" w:rsidRDefault="00877E8D" w:rsidP="00877E8D">
      <w:pPr>
        <w:pStyle w:val="RERequirement"/>
        <w:rPr>
          <w:color w:val="000000" w:themeColor="text1"/>
          <w:rPrChange w:id="2870" w:author="SM Fairus Hasan" w:date="2020-02-27T16:11:00Z">
            <w:rPr/>
          </w:rPrChange>
        </w:rPr>
      </w:pPr>
      <w:r w:rsidRPr="00FB5797">
        <w:rPr>
          <w:color w:val="000000" w:themeColor="text1"/>
          <w:rPrChange w:id="2871" w:author="SM Fairus Hasan" w:date="2020-02-27T16:11:00Z">
            <w:rPr/>
          </w:rPrChange>
        </w:rPr>
        <w:t>###R_F_</w:t>
      </w:r>
      <w:r>
        <w:rPr>
          <w:color w:val="000000" w:themeColor="text1"/>
        </w:rPr>
        <w:t>Trailer Settings and Profiles</w:t>
      </w:r>
      <w:r w:rsidRPr="00FB5797">
        <w:rPr>
          <w:color w:val="000000" w:themeColor="text1"/>
          <w:rPrChange w:id="2872" w:author="SM Fairus Hasan" w:date="2020-02-27T16:11:00Z">
            <w:rPr/>
          </w:rPrChange>
        </w:rPr>
        <w:t>_</w:t>
      </w:r>
      <w:r w:rsidRPr="00725EB3">
        <w:t>000</w:t>
      </w:r>
      <w:r w:rsidR="00636766" w:rsidRPr="00725EB3">
        <w:t>28</w:t>
      </w:r>
      <w:r>
        <w:rPr>
          <w:color w:val="000000" w:themeColor="text1"/>
        </w:rPr>
        <w:t xml:space="preserve">### Trailer </w:t>
      </w:r>
      <w:r w:rsidR="00D77FAE">
        <w:rPr>
          <w:color w:val="000000" w:themeColor="text1"/>
        </w:rPr>
        <w:t>Maintenance First Notification</w:t>
      </w:r>
    </w:p>
    <w:p w14:paraId="14868B1B" w14:textId="66CCEC96" w:rsidR="00877E8D" w:rsidRDefault="00877E8D" w:rsidP="00877E8D">
      <w:pPr>
        <w:rPr>
          <w:rFonts w:cs="Arial"/>
          <w:color w:val="000000" w:themeColor="text1"/>
        </w:rPr>
      </w:pPr>
      <w:r>
        <w:rPr>
          <w:rFonts w:cs="Arial"/>
          <w:color w:val="000000" w:themeColor="text1"/>
        </w:rPr>
        <w:t xml:space="preserve">When the </w:t>
      </w:r>
      <w:r w:rsidR="007E3616">
        <w:rPr>
          <w:rFonts w:cs="Arial"/>
          <w:color w:val="000000" w:themeColor="text1"/>
        </w:rPr>
        <w:t>trailer maintenance item status reaches the valu</w:t>
      </w:r>
      <w:r w:rsidR="00D77FAE">
        <w:rPr>
          <w:rFonts w:cs="Arial"/>
          <w:color w:val="000000" w:themeColor="text1"/>
        </w:rPr>
        <w:t>es on table below</w:t>
      </w:r>
      <w:r w:rsidR="007E3616">
        <w:rPr>
          <w:rFonts w:cs="Arial"/>
          <w:color w:val="000000" w:themeColor="text1"/>
        </w:rPr>
        <w:t xml:space="preserve"> before the deadline</w:t>
      </w:r>
      <w:r>
        <w:rPr>
          <w:rFonts w:cs="Arial"/>
          <w:color w:val="000000" w:themeColor="text1"/>
        </w:rPr>
        <w:t xml:space="preserve">, SYNC shall send </w:t>
      </w:r>
      <w:r w:rsidR="00344061">
        <w:rPr>
          <w:rFonts w:cs="Arial"/>
          <w:color w:val="000000" w:themeColor="text1"/>
        </w:rPr>
        <w:t>a Pop</w:t>
      </w:r>
      <w:r w:rsidR="00A217CA">
        <w:rPr>
          <w:rFonts w:cs="Arial"/>
          <w:color w:val="000000" w:themeColor="text1"/>
        </w:rPr>
        <w:t>-</w:t>
      </w:r>
      <w:r w:rsidR="00344061">
        <w:rPr>
          <w:rFonts w:cs="Arial"/>
          <w:color w:val="000000" w:themeColor="text1"/>
        </w:rPr>
        <w:t>Up/Notification to the user</w:t>
      </w:r>
      <w:r w:rsidR="00D77FAE">
        <w:rPr>
          <w:rFonts w:cs="Arial"/>
          <w:color w:val="000000" w:themeColor="text1"/>
        </w:rPr>
        <w:t xml:space="preserve"> with the time or mileage remaining for the next maintenance</w:t>
      </w:r>
      <w:r>
        <w:rPr>
          <w:rFonts w:cs="Arial"/>
          <w:color w:val="000000" w:themeColor="text1"/>
        </w:rPr>
        <w:t>.</w:t>
      </w:r>
    </w:p>
    <w:p w14:paraId="08935511" w14:textId="77777777" w:rsidR="00344061" w:rsidRDefault="00344061" w:rsidP="00877E8D">
      <w:pPr>
        <w:rPr>
          <w:rFonts w:cs="Arial"/>
          <w:color w:val="000000" w:themeColor="text1"/>
        </w:rPr>
      </w:pPr>
    </w:p>
    <w:tbl>
      <w:tblPr>
        <w:tblW w:w="0" w:type="auto"/>
        <w:tblInd w:w="-10" w:type="dxa"/>
        <w:tblLook w:val="04A0" w:firstRow="1" w:lastRow="0" w:firstColumn="1" w:lastColumn="0" w:noHBand="0" w:noVBand="1"/>
      </w:tblPr>
      <w:tblGrid>
        <w:gridCol w:w="1796"/>
        <w:gridCol w:w="2170"/>
        <w:gridCol w:w="2139"/>
      </w:tblGrid>
      <w:tr w:rsidR="00D77FAE" w:rsidRPr="00537259" w14:paraId="5102C1B6" w14:textId="77777777" w:rsidTr="00537259">
        <w:trPr>
          <w:trHeight w:val="78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80B8AB"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 </w:t>
            </w:r>
          </w:p>
        </w:tc>
        <w:tc>
          <w:tcPr>
            <w:tcW w:w="0" w:type="auto"/>
            <w:tcBorders>
              <w:top w:val="nil"/>
              <w:left w:val="nil"/>
              <w:bottom w:val="single" w:sz="8" w:space="0" w:color="auto"/>
              <w:right w:val="single" w:sz="8" w:space="0" w:color="auto"/>
            </w:tcBorders>
            <w:shd w:val="clear" w:color="auto" w:fill="auto"/>
            <w:vAlign w:val="center"/>
            <w:hideMark/>
          </w:tcPr>
          <w:p w14:paraId="33CF64FF" w14:textId="77777777" w:rsidR="00D77FAE" w:rsidRDefault="00D77FAE" w:rsidP="00537259">
            <w:pPr>
              <w:overflowPunct/>
              <w:autoSpaceDE/>
              <w:autoSpaceDN/>
              <w:adjustRightInd/>
              <w:textAlignment w:val="auto"/>
              <w:rPr>
                <w:rFonts w:cs="Arial"/>
                <w:color w:val="000000"/>
                <w:sz w:val="14"/>
              </w:rPr>
            </w:pPr>
            <w:r w:rsidRPr="00537259">
              <w:rPr>
                <w:rFonts w:cs="Arial"/>
                <w:color w:val="000000"/>
                <w:sz w:val="14"/>
              </w:rPr>
              <w:t xml:space="preserve">Trigger 1st Notification </w:t>
            </w:r>
          </w:p>
          <w:p w14:paraId="03394779" w14:textId="5DCF718B" w:rsidR="00D77FAE" w:rsidRPr="00537259" w:rsidRDefault="00A217CA" w:rsidP="00537259">
            <w:pPr>
              <w:overflowPunct/>
              <w:autoSpaceDE/>
              <w:autoSpaceDN/>
              <w:adjustRightInd/>
              <w:textAlignment w:val="auto"/>
              <w:rPr>
                <w:rFonts w:cs="Arial"/>
                <w:color w:val="000000"/>
                <w:sz w:val="14"/>
              </w:rPr>
            </w:pPr>
            <w:r>
              <w:rPr>
                <w:rFonts w:cs="Arial"/>
                <w:color w:val="000000"/>
                <w:sz w:val="14"/>
              </w:rPr>
              <w:t>[Miles before</w:t>
            </w:r>
            <w:r w:rsidR="00D77FAE" w:rsidRPr="00537259">
              <w:rPr>
                <w:rFonts w:cs="Arial"/>
                <w:color w:val="000000"/>
                <w:sz w:val="14"/>
              </w:rPr>
              <w:t xml:space="preserve"> maintenance due]</w:t>
            </w:r>
          </w:p>
        </w:tc>
        <w:tc>
          <w:tcPr>
            <w:tcW w:w="0" w:type="auto"/>
            <w:tcBorders>
              <w:top w:val="nil"/>
              <w:left w:val="nil"/>
              <w:bottom w:val="single" w:sz="8" w:space="0" w:color="auto"/>
              <w:right w:val="single" w:sz="8" w:space="0" w:color="auto"/>
            </w:tcBorders>
            <w:shd w:val="clear" w:color="auto" w:fill="auto"/>
            <w:vAlign w:val="center"/>
            <w:hideMark/>
          </w:tcPr>
          <w:p w14:paraId="73C2C94E" w14:textId="77777777" w:rsidR="00D77FAE" w:rsidRDefault="00D77FAE" w:rsidP="00537259">
            <w:pPr>
              <w:overflowPunct/>
              <w:autoSpaceDE/>
              <w:autoSpaceDN/>
              <w:adjustRightInd/>
              <w:textAlignment w:val="auto"/>
              <w:rPr>
                <w:rFonts w:cs="Arial"/>
                <w:color w:val="000000"/>
                <w:sz w:val="14"/>
              </w:rPr>
            </w:pPr>
            <w:r w:rsidRPr="00537259">
              <w:rPr>
                <w:rFonts w:cs="Arial"/>
                <w:color w:val="000000"/>
                <w:sz w:val="14"/>
              </w:rPr>
              <w:t xml:space="preserve">Trigger 1st Notification </w:t>
            </w:r>
          </w:p>
          <w:p w14:paraId="765A4004" w14:textId="70F68489" w:rsidR="00D77FAE" w:rsidRPr="00537259" w:rsidRDefault="00A217CA" w:rsidP="00537259">
            <w:pPr>
              <w:overflowPunct/>
              <w:autoSpaceDE/>
              <w:autoSpaceDN/>
              <w:adjustRightInd/>
              <w:textAlignment w:val="auto"/>
              <w:rPr>
                <w:rFonts w:cs="Arial"/>
                <w:color w:val="000000"/>
                <w:sz w:val="14"/>
              </w:rPr>
            </w:pPr>
            <w:r>
              <w:rPr>
                <w:rFonts w:cs="Arial"/>
                <w:color w:val="000000"/>
                <w:sz w:val="14"/>
              </w:rPr>
              <w:t>[days before</w:t>
            </w:r>
            <w:r w:rsidR="00D77FAE" w:rsidRPr="00537259">
              <w:rPr>
                <w:rFonts w:cs="Arial"/>
                <w:color w:val="000000"/>
                <w:sz w:val="14"/>
              </w:rPr>
              <w:t xml:space="preserve"> maintenance due]</w:t>
            </w:r>
          </w:p>
        </w:tc>
      </w:tr>
      <w:tr w:rsidR="00D77FAE" w:rsidRPr="00537259" w14:paraId="7690F240" w14:textId="77777777" w:rsidTr="0076366F">
        <w:trPr>
          <w:trHeight w:val="270"/>
        </w:trPr>
        <w:tc>
          <w:tcPr>
            <w:tcW w:w="0" w:type="auto"/>
            <w:gridSpan w:val="3"/>
            <w:tcBorders>
              <w:top w:val="nil"/>
              <w:left w:val="single" w:sz="8" w:space="0" w:color="auto"/>
              <w:bottom w:val="single" w:sz="8" w:space="0" w:color="auto"/>
              <w:right w:val="single" w:sz="8" w:space="0" w:color="auto"/>
            </w:tcBorders>
            <w:shd w:val="clear" w:color="auto" w:fill="auto"/>
            <w:vAlign w:val="center"/>
            <w:hideMark/>
          </w:tcPr>
          <w:p w14:paraId="28B0B5B5" w14:textId="5540393B" w:rsidR="00D77FAE" w:rsidRPr="00537259" w:rsidRDefault="00D77FAE" w:rsidP="00537259">
            <w:pPr>
              <w:overflowPunct/>
              <w:autoSpaceDE/>
              <w:autoSpaceDN/>
              <w:adjustRightInd/>
              <w:textAlignment w:val="auto"/>
              <w:rPr>
                <w:rFonts w:cs="Arial"/>
                <w:color w:val="000000"/>
                <w:sz w:val="14"/>
              </w:rPr>
            </w:pPr>
            <w:r>
              <w:rPr>
                <w:rFonts w:cs="Arial"/>
                <w:color w:val="000000"/>
                <w:sz w:val="14"/>
              </w:rPr>
              <w:lastRenderedPageBreak/>
              <w:t>Active Trailer Profile</w:t>
            </w:r>
          </w:p>
          <w:p w14:paraId="3ED7D687" w14:textId="3652EEA3" w:rsidR="00D77FAE" w:rsidRPr="00537259" w:rsidRDefault="00D77FAE" w:rsidP="00D77FAE">
            <w:pPr>
              <w:overflowPunct/>
              <w:autoSpaceDE/>
              <w:autoSpaceDN/>
              <w:adjustRightInd/>
              <w:textAlignment w:val="auto"/>
              <w:rPr>
                <w:rFonts w:cs="Arial"/>
                <w:color w:val="000000"/>
                <w:sz w:val="14"/>
              </w:rPr>
            </w:pPr>
            <w:r w:rsidRPr="00537259">
              <w:rPr>
                <w:rFonts w:cs="Arial"/>
                <w:color w:val="000000"/>
                <w:sz w:val="14"/>
              </w:rPr>
              <w:t> </w:t>
            </w:r>
          </w:p>
        </w:tc>
      </w:tr>
      <w:tr w:rsidR="00D77FAE" w:rsidRPr="00537259" w14:paraId="4C20FAF6"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1AA7670"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Wheel bearings and cups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738E83D2" w14:textId="77777777" w:rsidR="00D77FAE" w:rsidRPr="00537259" w:rsidRDefault="00D77FAE" w:rsidP="00537259">
            <w:pPr>
              <w:overflowPunct/>
              <w:autoSpaceDE/>
              <w:autoSpaceDN/>
              <w:adjustRightInd/>
              <w:jc w:val="center"/>
              <w:textAlignment w:val="auto"/>
              <w:rPr>
                <w:rFonts w:cs="Arial"/>
                <w:color w:val="000000"/>
                <w:sz w:val="14"/>
              </w:rPr>
            </w:pPr>
            <w:r w:rsidRPr="00537259">
              <w:rPr>
                <w:rFonts w:cs="Arial"/>
                <w:color w:val="000000"/>
                <w:sz w:val="14"/>
              </w:rPr>
              <w:t>350</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40C7BEE6" w14:textId="77777777" w:rsidR="00D77FAE" w:rsidRPr="00537259" w:rsidRDefault="00D77FAE" w:rsidP="00537259">
            <w:pPr>
              <w:overflowPunct/>
              <w:autoSpaceDE/>
              <w:autoSpaceDN/>
              <w:adjustRightInd/>
              <w:jc w:val="center"/>
              <w:textAlignment w:val="auto"/>
              <w:rPr>
                <w:rFonts w:cs="Arial"/>
                <w:color w:val="000000"/>
                <w:sz w:val="14"/>
              </w:rPr>
            </w:pPr>
            <w:r w:rsidRPr="00537259">
              <w:rPr>
                <w:rFonts w:cs="Arial"/>
                <w:color w:val="000000"/>
                <w:sz w:val="14"/>
              </w:rPr>
              <w:t>7</w:t>
            </w:r>
          </w:p>
        </w:tc>
      </w:tr>
      <w:tr w:rsidR="00D77FAE" w:rsidRPr="00537259" w14:paraId="7C94C5A7"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8489FE9"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Axel seals</w:t>
            </w:r>
          </w:p>
        </w:tc>
        <w:tc>
          <w:tcPr>
            <w:tcW w:w="0" w:type="auto"/>
            <w:vMerge/>
            <w:tcBorders>
              <w:top w:val="nil"/>
              <w:left w:val="single" w:sz="8" w:space="0" w:color="auto"/>
              <w:bottom w:val="single" w:sz="8" w:space="0" w:color="000000"/>
              <w:right w:val="single" w:sz="8" w:space="0" w:color="auto"/>
            </w:tcBorders>
            <w:vAlign w:val="center"/>
            <w:hideMark/>
          </w:tcPr>
          <w:p w14:paraId="052B80BE"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443F8ED9"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57FC1C2A"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26F9ADD"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Springs</w:t>
            </w:r>
          </w:p>
        </w:tc>
        <w:tc>
          <w:tcPr>
            <w:tcW w:w="0" w:type="auto"/>
            <w:vMerge/>
            <w:tcBorders>
              <w:top w:val="nil"/>
              <w:left w:val="single" w:sz="8" w:space="0" w:color="auto"/>
              <w:bottom w:val="single" w:sz="8" w:space="0" w:color="000000"/>
              <w:right w:val="single" w:sz="8" w:space="0" w:color="auto"/>
            </w:tcBorders>
            <w:vAlign w:val="center"/>
            <w:hideMark/>
          </w:tcPr>
          <w:p w14:paraId="3E951296"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419E65C2"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1ACF6523"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DD15344"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Suspension</w:t>
            </w:r>
          </w:p>
        </w:tc>
        <w:tc>
          <w:tcPr>
            <w:tcW w:w="0" w:type="auto"/>
            <w:vMerge/>
            <w:tcBorders>
              <w:top w:val="nil"/>
              <w:left w:val="single" w:sz="8" w:space="0" w:color="auto"/>
              <w:bottom w:val="single" w:sz="8" w:space="0" w:color="000000"/>
              <w:right w:val="single" w:sz="8" w:space="0" w:color="auto"/>
            </w:tcBorders>
            <w:vAlign w:val="center"/>
            <w:hideMark/>
          </w:tcPr>
          <w:p w14:paraId="62745A00"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45F762B3"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5022F31E"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167A571"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Brake Adjustment</w:t>
            </w:r>
          </w:p>
        </w:tc>
        <w:tc>
          <w:tcPr>
            <w:tcW w:w="0" w:type="auto"/>
            <w:vMerge/>
            <w:tcBorders>
              <w:top w:val="nil"/>
              <w:left w:val="single" w:sz="8" w:space="0" w:color="auto"/>
              <w:bottom w:val="single" w:sz="8" w:space="0" w:color="000000"/>
              <w:right w:val="single" w:sz="8" w:space="0" w:color="auto"/>
            </w:tcBorders>
            <w:vAlign w:val="center"/>
            <w:hideMark/>
          </w:tcPr>
          <w:p w14:paraId="20429C98"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76127DC5"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21045C8D"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7D5AC2C"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Brake lining</w:t>
            </w:r>
          </w:p>
        </w:tc>
        <w:tc>
          <w:tcPr>
            <w:tcW w:w="0" w:type="auto"/>
            <w:vMerge/>
            <w:tcBorders>
              <w:top w:val="nil"/>
              <w:left w:val="single" w:sz="8" w:space="0" w:color="auto"/>
              <w:bottom w:val="single" w:sz="8" w:space="0" w:color="000000"/>
              <w:right w:val="single" w:sz="8" w:space="0" w:color="auto"/>
            </w:tcBorders>
            <w:vAlign w:val="center"/>
            <w:hideMark/>
          </w:tcPr>
          <w:p w14:paraId="0B3B11DE"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336C6A67"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02A6E528"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F5F6377"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Hub and Drum brakes</w:t>
            </w:r>
          </w:p>
        </w:tc>
        <w:tc>
          <w:tcPr>
            <w:tcW w:w="0" w:type="auto"/>
            <w:vMerge/>
            <w:tcBorders>
              <w:top w:val="nil"/>
              <w:left w:val="single" w:sz="8" w:space="0" w:color="auto"/>
              <w:bottom w:val="single" w:sz="8" w:space="0" w:color="000000"/>
              <w:right w:val="single" w:sz="8" w:space="0" w:color="auto"/>
            </w:tcBorders>
            <w:vAlign w:val="center"/>
            <w:hideMark/>
          </w:tcPr>
          <w:p w14:paraId="4977A8B1"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6B86810C"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571D1974"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7B1D2F9"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Brake lines</w:t>
            </w:r>
          </w:p>
        </w:tc>
        <w:tc>
          <w:tcPr>
            <w:tcW w:w="0" w:type="auto"/>
            <w:vMerge/>
            <w:tcBorders>
              <w:top w:val="nil"/>
              <w:left w:val="single" w:sz="8" w:space="0" w:color="auto"/>
              <w:bottom w:val="single" w:sz="8" w:space="0" w:color="000000"/>
              <w:right w:val="single" w:sz="8" w:space="0" w:color="auto"/>
            </w:tcBorders>
            <w:vAlign w:val="center"/>
            <w:hideMark/>
          </w:tcPr>
          <w:p w14:paraId="5BF77113"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102164CD"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4B4A63EB"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2664F1C"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Trailer Brake wiring</w:t>
            </w:r>
          </w:p>
        </w:tc>
        <w:tc>
          <w:tcPr>
            <w:tcW w:w="0" w:type="auto"/>
            <w:vMerge/>
            <w:tcBorders>
              <w:top w:val="nil"/>
              <w:left w:val="single" w:sz="8" w:space="0" w:color="auto"/>
              <w:bottom w:val="single" w:sz="8" w:space="0" w:color="000000"/>
              <w:right w:val="single" w:sz="8" w:space="0" w:color="auto"/>
            </w:tcBorders>
            <w:vAlign w:val="center"/>
            <w:hideMark/>
          </w:tcPr>
          <w:p w14:paraId="79F5A216"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4F9C6064"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61D8A854"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FE80955"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Hydraulic brakes</w:t>
            </w:r>
          </w:p>
        </w:tc>
        <w:tc>
          <w:tcPr>
            <w:tcW w:w="0" w:type="auto"/>
            <w:vMerge/>
            <w:tcBorders>
              <w:top w:val="nil"/>
              <w:left w:val="single" w:sz="8" w:space="0" w:color="auto"/>
              <w:bottom w:val="single" w:sz="8" w:space="0" w:color="000000"/>
              <w:right w:val="single" w:sz="8" w:space="0" w:color="auto"/>
            </w:tcBorders>
            <w:vAlign w:val="center"/>
            <w:hideMark/>
          </w:tcPr>
          <w:p w14:paraId="03BAEF5A"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6B83C535"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36A92AA4"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FBE894A"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Trailer Brake magnets</w:t>
            </w:r>
          </w:p>
        </w:tc>
        <w:tc>
          <w:tcPr>
            <w:tcW w:w="0" w:type="auto"/>
            <w:vMerge/>
            <w:tcBorders>
              <w:top w:val="nil"/>
              <w:left w:val="single" w:sz="8" w:space="0" w:color="auto"/>
              <w:bottom w:val="single" w:sz="8" w:space="0" w:color="000000"/>
              <w:right w:val="single" w:sz="8" w:space="0" w:color="auto"/>
            </w:tcBorders>
            <w:vAlign w:val="center"/>
            <w:hideMark/>
          </w:tcPr>
          <w:p w14:paraId="5BA5AF80"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781F4F88"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71DB8DF7"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2D59E7D"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Lug nuts</w:t>
            </w:r>
          </w:p>
        </w:tc>
        <w:tc>
          <w:tcPr>
            <w:tcW w:w="0" w:type="auto"/>
            <w:vMerge/>
            <w:tcBorders>
              <w:top w:val="nil"/>
              <w:left w:val="single" w:sz="8" w:space="0" w:color="auto"/>
              <w:bottom w:val="single" w:sz="8" w:space="0" w:color="000000"/>
              <w:right w:val="single" w:sz="8" w:space="0" w:color="auto"/>
            </w:tcBorders>
            <w:vAlign w:val="center"/>
            <w:hideMark/>
          </w:tcPr>
          <w:p w14:paraId="282DCAC6"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4B3E70CF"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2CE9B485"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EE22F26" w14:textId="77777777" w:rsidR="00D77FAE" w:rsidRPr="00537259" w:rsidRDefault="00D77FAE" w:rsidP="00537259">
            <w:pPr>
              <w:overflowPunct/>
              <w:autoSpaceDE/>
              <w:autoSpaceDN/>
              <w:adjustRightInd/>
              <w:textAlignment w:val="auto"/>
              <w:rPr>
                <w:rFonts w:cs="Arial"/>
                <w:color w:val="000000"/>
                <w:sz w:val="14"/>
              </w:rPr>
            </w:pPr>
            <w:r w:rsidRPr="00537259">
              <w:rPr>
                <w:rFonts w:cs="Arial"/>
                <w:color w:val="000000"/>
                <w:sz w:val="14"/>
              </w:rPr>
              <w:t>Wheel/rim</w:t>
            </w:r>
          </w:p>
        </w:tc>
        <w:tc>
          <w:tcPr>
            <w:tcW w:w="0" w:type="auto"/>
            <w:vMerge/>
            <w:tcBorders>
              <w:top w:val="nil"/>
              <w:left w:val="single" w:sz="8" w:space="0" w:color="auto"/>
              <w:bottom w:val="single" w:sz="8" w:space="0" w:color="000000"/>
              <w:right w:val="single" w:sz="8" w:space="0" w:color="auto"/>
            </w:tcBorders>
            <w:vAlign w:val="center"/>
            <w:hideMark/>
          </w:tcPr>
          <w:p w14:paraId="1637865F"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0A9DBB34" w14:textId="77777777" w:rsidR="00D77FAE" w:rsidRPr="00537259" w:rsidRDefault="00D77FAE" w:rsidP="00537259">
            <w:pPr>
              <w:overflowPunct/>
              <w:autoSpaceDE/>
              <w:autoSpaceDN/>
              <w:adjustRightInd/>
              <w:textAlignment w:val="auto"/>
              <w:rPr>
                <w:rFonts w:cs="Arial"/>
                <w:color w:val="000000"/>
                <w:sz w:val="14"/>
              </w:rPr>
            </w:pPr>
          </w:p>
        </w:tc>
      </w:tr>
      <w:tr w:rsidR="00D77FAE" w:rsidRPr="00537259" w14:paraId="31F57725" w14:textId="77777777" w:rsidTr="00537259">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CBF183A" w14:textId="3C2B6770" w:rsidR="00D77FAE" w:rsidRPr="00537259" w:rsidRDefault="00D77FAE" w:rsidP="00537259">
            <w:pPr>
              <w:overflowPunct/>
              <w:autoSpaceDE/>
              <w:autoSpaceDN/>
              <w:adjustRightInd/>
              <w:textAlignment w:val="auto"/>
              <w:rPr>
                <w:rFonts w:cs="Arial"/>
                <w:color w:val="000000"/>
                <w:sz w:val="14"/>
              </w:rPr>
            </w:pPr>
            <w:r>
              <w:rPr>
                <w:rFonts w:cs="Arial"/>
                <w:color w:val="000000"/>
                <w:sz w:val="14"/>
              </w:rPr>
              <w:t>custom items 1-20*</w:t>
            </w:r>
          </w:p>
        </w:tc>
        <w:tc>
          <w:tcPr>
            <w:tcW w:w="0" w:type="auto"/>
            <w:vMerge/>
            <w:tcBorders>
              <w:top w:val="nil"/>
              <w:left w:val="single" w:sz="8" w:space="0" w:color="auto"/>
              <w:bottom w:val="single" w:sz="8" w:space="0" w:color="000000"/>
              <w:right w:val="single" w:sz="8" w:space="0" w:color="auto"/>
            </w:tcBorders>
            <w:vAlign w:val="center"/>
            <w:hideMark/>
          </w:tcPr>
          <w:p w14:paraId="6A112E9A" w14:textId="77777777" w:rsidR="00D77FAE" w:rsidRPr="00537259" w:rsidRDefault="00D77FAE" w:rsidP="00537259">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790BAB33" w14:textId="77777777" w:rsidR="00D77FAE" w:rsidRPr="00537259" w:rsidRDefault="00D77FAE" w:rsidP="00537259">
            <w:pPr>
              <w:overflowPunct/>
              <w:autoSpaceDE/>
              <w:autoSpaceDN/>
              <w:adjustRightInd/>
              <w:textAlignment w:val="auto"/>
              <w:rPr>
                <w:rFonts w:cs="Arial"/>
                <w:color w:val="000000"/>
                <w:sz w:val="14"/>
              </w:rPr>
            </w:pPr>
          </w:p>
        </w:tc>
      </w:tr>
    </w:tbl>
    <w:p w14:paraId="099A4969" w14:textId="77777777" w:rsidR="00344061" w:rsidRDefault="00344061" w:rsidP="00877E8D">
      <w:pPr>
        <w:rPr>
          <w:rFonts w:cs="Arial"/>
          <w:color w:val="000000" w:themeColor="text1"/>
        </w:rPr>
      </w:pPr>
    </w:p>
    <w:p w14:paraId="1B8E8DC4" w14:textId="38E5C211" w:rsidR="00D77FAE" w:rsidRDefault="00D77FAE" w:rsidP="00D77FAE">
      <w:pPr>
        <w:jc w:val="center"/>
        <w:rPr>
          <w:rFonts w:cs="Arial"/>
          <w:b/>
        </w:rPr>
      </w:pPr>
    </w:p>
    <w:p w14:paraId="6152CDCE" w14:textId="77777777" w:rsidR="00D77FAE" w:rsidRPr="00D77FAE" w:rsidRDefault="00D77FAE" w:rsidP="00D77FAE">
      <w:pPr>
        <w:jc w:val="center"/>
        <w:rPr>
          <w:rFonts w:cs="Arial"/>
          <w:b/>
        </w:rPr>
      </w:pPr>
    </w:p>
    <w:p w14:paraId="69D00718" w14:textId="2189EC37" w:rsidR="00D77FAE" w:rsidRPr="00FB5797" w:rsidRDefault="00D77FAE" w:rsidP="00D77FAE">
      <w:pPr>
        <w:pStyle w:val="RERequirement"/>
        <w:rPr>
          <w:color w:val="000000" w:themeColor="text1"/>
          <w:rPrChange w:id="2873" w:author="SM Fairus Hasan" w:date="2020-02-27T16:11:00Z">
            <w:rPr/>
          </w:rPrChange>
        </w:rPr>
      </w:pPr>
      <w:r w:rsidRPr="00FB5797">
        <w:rPr>
          <w:color w:val="000000" w:themeColor="text1"/>
          <w:rPrChange w:id="2874" w:author="SM Fairus Hasan" w:date="2020-02-27T16:11:00Z">
            <w:rPr/>
          </w:rPrChange>
        </w:rPr>
        <w:t>###R_F_</w:t>
      </w:r>
      <w:r>
        <w:rPr>
          <w:color w:val="000000" w:themeColor="text1"/>
        </w:rPr>
        <w:t>Trailer Settings and Profiles</w:t>
      </w:r>
      <w:r w:rsidRPr="00FB5797">
        <w:rPr>
          <w:color w:val="000000" w:themeColor="text1"/>
          <w:rPrChange w:id="2875" w:author="SM Fairus Hasan" w:date="2020-02-27T16:11:00Z">
            <w:rPr/>
          </w:rPrChange>
        </w:rPr>
        <w:t>_</w:t>
      </w:r>
      <w:r w:rsidRPr="00725EB3">
        <w:t>000</w:t>
      </w:r>
      <w:r w:rsidR="00DD6F9E" w:rsidRPr="00725EB3">
        <w:t>2</w:t>
      </w:r>
      <w:r w:rsidR="00636766" w:rsidRPr="00725EB3">
        <w:t>9</w:t>
      </w:r>
      <w:r>
        <w:rPr>
          <w:color w:val="000000" w:themeColor="text1"/>
        </w:rPr>
        <w:t xml:space="preserve">### Trailer Maintenance </w:t>
      </w:r>
      <w:r w:rsidR="00A217CA">
        <w:rPr>
          <w:color w:val="000000" w:themeColor="text1"/>
        </w:rPr>
        <w:t>Second</w:t>
      </w:r>
      <w:r>
        <w:rPr>
          <w:color w:val="000000" w:themeColor="text1"/>
        </w:rPr>
        <w:t xml:space="preserve"> Notification</w:t>
      </w:r>
    </w:p>
    <w:p w14:paraId="6CAD23C5" w14:textId="1DB2DD52" w:rsidR="00D77FAE" w:rsidRDefault="00D77FAE" w:rsidP="00D77FAE">
      <w:pPr>
        <w:rPr>
          <w:rFonts w:cs="Arial"/>
          <w:color w:val="000000" w:themeColor="text1"/>
        </w:rPr>
      </w:pPr>
      <w:r>
        <w:rPr>
          <w:rFonts w:cs="Arial"/>
          <w:color w:val="000000" w:themeColor="text1"/>
        </w:rPr>
        <w:t>When the trailer maintenance item status reaches the values on table below before the deadline, SYNC shall send a Pop</w:t>
      </w:r>
      <w:r w:rsidR="00A217CA">
        <w:rPr>
          <w:rFonts w:cs="Arial"/>
          <w:color w:val="000000" w:themeColor="text1"/>
        </w:rPr>
        <w:t>-</w:t>
      </w:r>
      <w:r>
        <w:rPr>
          <w:rFonts w:cs="Arial"/>
          <w:color w:val="000000" w:themeColor="text1"/>
        </w:rPr>
        <w:t>Up/Notification to the user with the time or mileage remaining for the next maintenance.</w:t>
      </w:r>
    </w:p>
    <w:p w14:paraId="494226AA" w14:textId="4A3D8879" w:rsidR="00D77FAE" w:rsidRDefault="00D77FAE" w:rsidP="00D77FAE">
      <w:pPr>
        <w:rPr>
          <w:rFonts w:cs="Arial"/>
          <w:color w:val="000000" w:themeColor="text1"/>
        </w:rPr>
      </w:pPr>
    </w:p>
    <w:tbl>
      <w:tblPr>
        <w:tblW w:w="0" w:type="auto"/>
        <w:tblInd w:w="-10" w:type="dxa"/>
        <w:tblLook w:val="04A0" w:firstRow="1" w:lastRow="0" w:firstColumn="1" w:lastColumn="0" w:noHBand="0" w:noVBand="1"/>
      </w:tblPr>
      <w:tblGrid>
        <w:gridCol w:w="1796"/>
        <w:gridCol w:w="2333"/>
        <w:gridCol w:w="2232"/>
      </w:tblGrid>
      <w:tr w:rsidR="00D77FAE" w:rsidRPr="00537259" w14:paraId="5E1A99EB" w14:textId="77777777" w:rsidTr="0076366F">
        <w:trPr>
          <w:trHeight w:val="78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9D22965"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 </w:t>
            </w:r>
          </w:p>
        </w:tc>
        <w:tc>
          <w:tcPr>
            <w:tcW w:w="0" w:type="auto"/>
            <w:tcBorders>
              <w:top w:val="nil"/>
              <w:left w:val="nil"/>
              <w:bottom w:val="single" w:sz="8" w:space="0" w:color="auto"/>
              <w:right w:val="single" w:sz="8" w:space="0" w:color="auto"/>
            </w:tcBorders>
            <w:shd w:val="clear" w:color="auto" w:fill="auto"/>
            <w:vAlign w:val="center"/>
            <w:hideMark/>
          </w:tcPr>
          <w:p w14:paraId="327EA96F" w14:textId="77777777" w:rsidR="00D77FAE" w:rsidRDefault="00D77FAE" w:rsidP="0076366F">
            <w:pPr>
              <w:overflowPunct/>
              <w:autoSpaceDE/>
              <w:autoSpaceDN/>
              <w:adjustRightInd/>
              <w:textAlignment w:val="auto"/>
              <w:rPr>
                <w:rFonts w:cs="Arial"/>
                <w:color w:val="000000"/>
                <w:sz w:val="14"/>
              </w:rPr>
            </w:pPr>
            <w:r>
              <w:rPr>
                <w:rFonts w:cs="Arial"/>
                <w:color w:val="000000"/>
                <w:sz w:val="14"/>
              </w:rPr>
              <w:t>Trigger 2nd</w:t>
            </w:r>
            <w:r w:rsidRPr="00537259">
              <w:rPr>
                <w:rFonts w:cs="Arial"/>
                <w:color w:val="000000"/>
                <w:sz w:val="14"/>
              </w:rPr>
              <w:t xml:space="preserve"> Notific</w:t>
            </w:r>
            <w:r>
              <w:rPr>
                <w:rFonts w:cs="Arial"/>
                <w:color w:val="000000"/>
                <w:sz w:val="14"/>
              </w:rPr>
              <w:t>ation</w:t>
            </w:r>
          </w:p>
          <w:p w14:paraId="0960E7A3" w14:textId="4423F519" w:rsidR="00D77FAE" w:rsidRPr="00537259" w:rsidRDefault="00D77FAE" w:rsidP="0076366F">
            <w:pPr>
              <w:overflowPunct/>
              <w:autoSpaceDE/>
              <w:autoSpaceDN/>
              <w:adjustRightInd/>
              <w:textAlignment w:val="auto"/>
              <w:rPr>
                <w:rFonts w:cs="Arial"/>
                <w:color w:val="000000"/>
                <w:sz w:val="14"/>
              </w:rPr>
            </w:pPr>
            <w:r>
              <w:rPr>
                <w:rFonts w:cs="Arial"/>
                <w:color w:val="000000"/>
                <w:sz w:val="14"/>
              </w:rPr>
              <w:t xml:space="preserve"> [Miles maintenance reached</w:t>
            </w:r>
            <w:r w:rsidRPr="00537259">
              <w:rPr>
                <w:rFonts w:cs="Arial"/>
                <w:color w:val="000000"/>
                <w:sz w:val="14"/>
              </w:rPr>
              <w:t>]</w:t>
            </w:r>
          </w:p>
        </w:tc>
        <w:tc>
          <w:tcPr>
            <w:tcW w:w="0" w:type="auto"/>
            <w:tcBorders>
              <w:top w:val="nil"/>
              <w:left w:val="nil"/>
              <w:bottom w:val="single" w:sz="8" w:space="0" w:color="auto"/>
              <w:right w:val="single" w:sz="8" w:space="0" w:color="auto"/>
            </w:tcBorders>
            <w:shd w:val="clear" w:color="auto" w:fill="auto"/>
            <w:vAlign w:val="center"/>
            <w:hideMark/>
          </w:tcPr>
          <w:p w14:paraId="48D66A73" w14:textId="77777777" w:rsidR="00D77FAE" w:rsidRDefault="00D77FAE" w:rsidP="0076366F">
            <w:pPr>
              <w:overflowPunct/>
              <w:autoSpaceDE/>
              <w:autoSpaceDN/>
              <w:adjustRightInd/>
              <w:textAlignment w:val="auto"/>
              <w:rPr>
                <w:rFonts w:cs="Arial"/>
                <w:color w:val="000000"/>
                <w:sz w:val="14"/>
              </w:rPr>
            </w:pPr>
            <w:r>
              <w:rPr>
                <w:rFonts w:cs="Arial"/>
                <w:color w:val="000000"/>
                <w:sz w:val="14"/>
              </w:rPr>
              <w:t>Trigger 2nd</w:t>
            </w:r>
            <w:r w:rsidRPr="00537259">
              <w:rPr>
                <w:rFonts w:cs="Arial"/>
                <w:color w:val="000000"/>
                <w:sz w:val="14"/>
              </w:rPr>
              <w:t xml:space="preserve"> Notifi</w:t>
            </w:r>
            <w:r>
              <w:rPr>
                <w:rFonts w:cs="Arial"/>
                <w:color w:val="000000"/>
                <w:sz w:val="14"/>
              </w:rPr>
              <w:t xml:space="preserve">cation </w:t>
            </w:r>
          </w:p>
          <w:p w14:paraId="395DC9FC" w14:textId="27E64AF5" w:rsidR="00D77FAE" w:rsidRPr="00537259" w:rsidRDefault="00D77FAE" w:rsidP="0076366F">
            <w:pPr>
              <w:overflowPunct/>
              <w:autoSpaceDE/>
              <w:autoSpaceDN/>
              <w:adjustRightInd/>
              <w:textAlignment w:val="auto"/>
              <w:rPr>
                <w:rFonts w:cs="Arial"/>
                <w:color w:val="000000"/>
                <w:sz w:val="14"/>
              </w:rPr>
            </w:pPr>
            <w:r>
              <w:rPr>
                <w:rFonts w:cs="Arial"/>
                <w:color w:val="000000"/>
                <w:sz w:val="14"/>
              </w:rPr>
              <w:t>[days maintenance reached</w:t>
            </w:r>
            <w:r w:rsidRPr="00537259">
              <w:rPr>
                <w:rFonts w:cs="Arial"/>
                <w:color w:val="000000"/>
                <w:sz w:val="14"/>
              </w:rPr>
              <w:t>]</w:t>
            </w:r>
          </w:p>
        </w:tc>
      </w:tr>
      <w:tr w:rsidR="00D77FAE" w:rsidRPr="00537259" w14:paraId="6DA39973" w14:textId="77777777" w:rsidTr="0076366F">
        <w:trPr>
          <w:trHeight w:val="270"/>
        </w:trPr>
        <w:tc>
          <w:tcPr>
            <w:tcW w:w="0" w:type="auto"/>
            <w:gridSpan w:val="3"/>
            <w:tcBorders>
              <w:top w:val="nil"/>
              <w:left w:val="single" w:sz="8" w:space="0" w:color="auto"/>
              <w:bottom w:val="single" w:sz="8" w:space="0" w:color="auto"/>
              <w:right w:val="single" w:sz="8" w:space="0" w:color="auto"/>
            </w:tcBorders>
            <w:shd w:val="clear" w:color="auto" w:fill="auto"/>
            <w:vAlign w:val="center"/>
            <w:hideMark/>
          </w:tcPr>
          <w:p w14:paraId="1D463BC7" w14:textId="4B07A7E6" w:rsidR="00D77FAE" w:rsidRPr="00537259" w:rsidRDefault="00D77FAE" w:rsidP="0076366F">
            <w:pPr>
              <w:overflowPunct/>
              <w:autoSpaceDE/>
              <w:autoSpaceDN/>
              <w:adjustRightInd/>
              <w:textAlignment w:val="auto"/>
              <w:rPr>
                <w:rFonts w:cs="Arial"/>
                <w:color w:val="000000"/>
                <w:sz w:val="14"/>
              </w:rPr>
            </w:pPr>
            <w:r>
              <w:rPr>
                <w:rFonts w:cs="Arial"/>
                <w:color w:val="000000"/>
                <w:sz w:val="14"/>
              </w:rPr>
              <w:t>Active Trailer Profile</w:t>
            </w:r>
          </w:p>
          <w:p w14:paraId="186B763C" w14:textId="3124707F" w:rsidR="00D77FAE" w:rsidRPr="00537259" w:rsidRDefault="00D77FAE" w:rsidP="00D77FAE">
            <w:pPr>
              <w:overflowPunct/>
              <w:autoSpaceDE/>
              <w:autoSpaceDN/>
              <w:adjustRightInd/>
              <w:textAlignment w:val="auto"/>
              <w:rPr>
                <w:rFonts w:cs="Arial"/>
                <w:color w:val="000000"/>
                <w:sz w:val="14"/>
              </w:rPr>
            </w:pPr>
            <w:r w:rsidRPr="00537259">
              <w:rPr>
                <w:rFonts w:cs="Arial"/>
                <w:color w:val="000000"/>
                <w:sz w:val="14"/>
              </w:rPr>
              <w:t> </w:t>
            </w:r>
          </w:p>
        </w:tc>
      </w:tr>
      <w:tr w:rsidR="00D77FAE" w:rsidRPr="00537259" w14:paraId="43346E7C"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842D48A"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Wheel bearings and cups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23E746C4" w14:textId="38440667" w:rsidR="00D77FAE" w:rsidRDefault="00D77FAE" w:rsidP="0076366F">
            <w:pPr>
              <w:overflowPunct/>
              <w:autoSpaceDE/>
              <w:autoSpaceDN/>
              <w:adjustRightInd/>
              <w:jc w:val="center"/>
              <w:textAlignment w:val="auto"/>
              <w:rPr>
                <w:rFonts w:cs="Arial"/>
                <w:color w:val="000000"/>
                <w:sz w:val="14"/>
              </w:rPr>
            </w:pPr>
            <w:r>
              <w:rPr>
                <w:rFonts w:cs="Arial"/>
                <w:color w:val="000000"/>
                <w:sz w:val="14"/>
              </w:rPr>
              <w:t xml:space="preserve">Trailer current mileage </w:t>
            </w:r>
            <w:r w:rsidR="00A217CA">
              <w:rPr>
                <w:rFonts w:cs="Arial"/>
                <w:color w:val="000000"/>
                <w:sz w:val="14"/>
              </w:rPr>
              <w:t>countdown</w:t>
            </w:r>
          </w:p>
          <w:p w14:paraId="3B5D0AF7" w14:textId="77777777" w:rsidR="00D77FAE" w:rsidRDefault="00D77FAE" w:rsidP="0076366F">
            <w:pPr>
              <w:overflowPunct/>
              <w:autoSpaceDE/>
              <w:autoSpaceDN/>
              <w:adjustRightInd/>
              <w:jc w:val="center"/>
              <w:textAlignment w:val="auto"/>
              <w:rPr>
                <w:rFonts w:cs="Arial"/>
                <w:color w:val="000000"/>
                <w:sz w:val="14"/>
              </w:rPr>
            </w:pPr>
            <w:r>
              <w:rPr>
                <w:rFonts w:cs="Arial"/>
                <w:color w:val="000000"/>
                <w:sz w:val="14"/>
              </w:rPr>
              <w:t>=</w:t>
            </w:r>
          </w:p>
          <w:p w14:paraId="1EEDE690" w14:textId="22052B5B" w:rsidR="00D77FAE" w:rsidRPr="00537259" w:rsidRDefault="00D77FAE" w:rsidP="0076366F">
            <w:pPr>
              <w:overflowPunct/>
              <w:autoSpaceDE/>
              <w:autoSpaceDN/>
              <w:adjustRightInd/>
              <w:jc w:val="center"/>
              <w:textAlignment w:val="auto"/>
              <w:rPr>
                <w:rFonts w:cs="Arial"/>
                <w:color w:val="000000"/>
                <w:sz w:val="14"/>
              </w:rPr>
            </w:pPr>
            <w:r>
              <w:rPr>
                <w:rFonts w:cs="Arial"/>
                <w:color w:val="000000"/>
                <w:sz w:val="14"/>
              </w:rPr>
              <w:t xml:space="preserve"> Trailer Maintenance Miles</w:t>
            </w:r>
          </w:p>
        </w:tc>
        <w:tc>
          <w:tcPr>
            <w:tcW w:w="0" w:type="auto"/>
            <w:vMerge w:val="restart"/>
            <w:tcBorders>
              <w:top w:val="nil"/>
              <w:left w:val="single" w:sz="8" w:space="0" w:color="auto"/>
              <w:bottom w:val="single" w:sz="8" w:space="0" w:color="000000"/>
              <w:right w:val="single" w:sz="8" w:space="0" w:color="auto"/>
            </w:tcBorders>
            <w:shd w:val="clear" w:color="auto" w:fill="auto"/>
            <w:vAlign w:val="center"/>
            <w:hideMark/>
          </w:tcPr>
          <w:p w14:paraId="689C4F0D" w14:textId="4412C538" w:rsidR="00D77FAE" w:rsidRDefault="00D77FAE" w:rsidP="00D77FAE">
            <w:pPr>
              <w:overflowPunct/>
              <w:autoSpaceDE/>
              <w:autoSpaceDN/>
              <w:adjustRightInd/>
              <w:jc w:val="center"/>
              <w:textAlignment w:val="auto"/>
              <w:rPr>
                <w:rFonts w:cs="Arial"/>
                <w:color w:val="000000"/>
                <w:sz w:val="14"/>
              </w:rPr>
            </w:pPr>
            <w:r>
              <w:rPr>
                <w:rFonts w:cs="Arial"/>
                <w:color w:val="000000"/>
                <w:sz w:val="14"/>
              </w:rPr>
              <w:t>Trailer current Month</w:t>
            </w:r>
            <w:r w:rsidR="00A217CA">
              <w:rPr>
                <w:rFonts w:cs="Arial"/>
                <w:color w:val="000000"/>
                <w:sz w:val="14"/>
              </w:rPr>
              <w:t xml:space="preserve"> countdown</w:t>
            </w:r>
            <w:r>
              <w:rPr>
                <w:rFonts w:cs="Arial"/>
                <w:color w:val="000000"/>
                <w:sz w:val="14"/>
              </w:rPr>
              <w:t xml:space="preserve"> </w:t>
            </w:r>
          </w:p>
          <w:p w14:paraId="4F918D33" w14:textId="77777777" w:rsidR="00D77FAE" w:rsidRDefault="00D77FAE" w:rsidP="00D77FAE">
            <w:pPr>
              <w:overflowPunct/>
              <w:autoSpaceDE/>
              <w:autoSpaceDN/>
              <w:adjustRightInd/>
              <w:jc w:val="center"/>
              <w:textAlignment w:val="auto"/>
              <w:rPr>
                <w:rFonts w:cs="Arial"/>
                <w:color w:val="000000"/>
                <w:sz w:val="14"/>
              </w:rPr>
            </w:pPr>
            <w:r>
              <w:rPr>
                <w:rFonts w:cs="Arial"/>
                <w:color w:val="000000"/>
                <w:sz w:val="14"/>
              </w:rPr>
              <w:t>=</w:t>
            </w:r>
          </w:p>
          <w:p w14:paraId="15A056F3" w14:textId="4461A8FE" w:rsidR="00D77FAE" w:rsidRPr="00537259" w:rsidRDefault="00D77FAE" w:rsidP="00D77FAE">
            <w:pPr>
              <w:overflowPunct/>
              <w:autoSpaceDE/>
              <w:autoSpaceDN/>
              <w:adjustRightInd/>
              <w:jc w:val="center"/>
              <w:textAlignment w:val="auto"/>
              <w:rPr>
                <w:rFonts w:cs="Arial"/>
                <w:color w:val="000000"/>
                <w:sz w:val="14"/>
              </w:rPr>
            </w:pPr>
            <w:r>
              <w:rPr>
                <w:rFonts w:cs="Arial"/>
                <w:color w:val="000000"/>
                <w:sz w:val="14"/>
              </w:rPr>
              <w:t xml:space="preserve"> Trailer Maint</w:t>
            </w:r>
            <w:r w:rsidR="00A217CA">
              <w:rPr>
                <w:rFonts w:cs="Arial"/>
                <w:color w:val="000000"/>
                <w:sz w:val="14"/>
              </w:rPr>
              <w:t>enance Time</w:t>
            </w:r>
          </w:p>
        </w:tc>
      </w:tr>
      <w:tr w:rsidR="00D77FAE" w:rsidRPr="00537259" w14:paraId="700854A7"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D7F6C74"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Axel seals</w:t>
            </w:r>
          </w:p>
        </w:tc>
        <w:tc>
          <w:tcPr>
            <w:tcW w:w="0" w:type="auto"/>
            <w:vMerge/>
            <w:tcBorders>
              <w:top w:val="nil"/>
              <w:left w:val="single" w:sz="8" w:space="0" w:color="auto"/>
              <w:bottom w:val="single" w:sz="8" w:space="0" w:color="000000"/>
              <w:right w:val="single" w:sz="8" w:space="0" w:color="auto"/>
            </w:tcBorders>
            <w:vAlign w:val="center"/>
            <w:hideMark/>
          </w:tcPr>
          <w:p w14:paraId="727B210F"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1A41F95E"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3277D348"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0AA46BC7"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Springs</w:t>
            </w:r>
          </w:p>
        </w:tc>
        <w:tc>
          <w:tcPr>
            <w:tcW w:w="0" w:type="auto"/>
            <w:vMerge/>
            <w:tcBorders>
              <w:top w:val="nil"/>
              <w:left w:val="single" w:sz="8" w:space="0" w:color="auto"/>
              <w:bottom w:val="single" w:sz="8" w:space="0" w:color="000000"/>
              <w:right w:val="single" w:sz="8" w:space="0" w:color="auto"/>
            </w:tcBorders>
            <w:vAlign w:val="center"/>
            <w:hideMark/>
          </w:tcPr>
          <w:p w14:paraId="5EC79056"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792C459F"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0B6F9CB7"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9F14800"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Suspension</w:t>
            </w:r>
          </w:p>
        </w:tc>
        <w:tc>
          <w:tcPr>
            <w:tcW w:w="0" w:type="auto"/>
            <w:vMerge/>
            <w:tcBorders>
              <w:top w:val="nil"/>
              <w:left w:val="single" w:sz="8" w:space="0" w:color="auto"/>
              <w:bottom w:val="single" w:sz="8" w:space="0" w:color="000000"/>
              <w:right w:val="single" w:sz="8" w:space="0" w:color="auto"/>
            </w:tcBorders>
            <w:vAlign w:val="center"/>
            <w:hideMark/>
          </w:tcPr>
          <w:p w14:paraId="2CE72677"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41C05AFE"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0847D851"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3DBD52C"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Brake Adjustment</w:t>
            </w:r>
          </w:p>
        </w:tc>
        <w:tc>
          <w:tcPr>
            <w:tcW w:w="0" w:type="auto"/>
            <w:vMerge/>
            <w:tcBorders>
              <w:top w:val="nil"/>
              <w:left w:val="single" w:sz="8" w:space="0" w:color="auto"/>
              <w:bottom w:val="single" w:sz="8" w:space="0" w:color="000000"/>
              <w:right w:val="single" w:sz="8" w:space="0" w:color="auto"/>
            </w:tcBorders>
            <w:vAlign w:val="center"/>
            <w:hideMark/>
          </w:tcPr>
          <w:p w14:paraId="639B71C9"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263CDF1B"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3E71FEC9"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742562B"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Brake lining</w:t>
            </w:r>
          </w:p>
        </w:tc>
        <w:tc>
          <w:tcPr>
            <w:tcW w:w="0" w:type="auto"/>
            <w:vMerge/>
            <w:tcBorders>
              <w:top w:val="nil"/>
              <w:left w:val="single" w:sz="8" w:space="0" w:color="auto"/>
              <w:bottom w:val="single" w:sz="8" w:space="0" w:color="000000"/>
              <w:right w:val="single" w:sz="8" w:space="0" w:color="auto"/>
            </w:tcBorders>
            <w:vAlign w:val="center"/>
            <w:hideMark/>
          </w:tcPr>
          <w:p w14:paraId="672C2AA3"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76874514"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71F5427E"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36483BDD"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Hub and Drum brakes</w:t>
            </w:r>
          </w:p>
        </w:tc>
        <w:tc>
          <w:tcPr>
            <w:tcW w:w="0" w:type="auto"/>
            <w:vMerge/>
            <w:tcBorders>
              <w:top w:val="nil"/>
              <w:left w:val="single" w:sz="8" w:space="0" w:color="auto"/>
              <w:bottom w:val="single" w:sz="8" w:space="0" w:color="000000"/>
              <w:right w:val="single" w:sz="8" w:space="0" w:color="auto"/>
            </w:tcBorders>
            <w:vAlign w:val="center"/>
            <w:hideMark/>
          </w:tcPr>
          <w:p w14:paraId="4219C7FB"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62F87D8C"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6FE50B21"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6904C56C"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Brake lines</w:t>
            </w:r>
          </w:p>
        </w:tc>
        <w:tc>
          <w:tcPr>
            <w:tcW w:w="0" w:type="auto"/>
            <w:vMerge/>
            <w:tcBorders>
              <w:top w:val="nil"/>
              <w:left w:val="single" w:sz="8" w:space="0" w:color="auto"/>
              <w:bottom w:val="single" w:sz="8" w:space="0" w:color="000000"/>
              <w:right w:val="single" w:sz="8" w:space="0" w:color="auto"/>
            </w:tcBorders>
            <w:vAlign w:val="center"/>
            <w:hideMark/>
          </w:tcPr>
          <w:p w14:paraId="39CE14D1"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798EA1E0"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693A47DE"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40E8DB76"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Trailer Brake wiring</w:t>
            </w:r>
          </w:p>
        </w:tc>
        <w:tc>
          <w:tcPr>
            <w:tcW w:w="0" w:type="auto"/>
            <w:vMerge/>
            <w:tcBorders>
              <w:top w:val="nil"/>
              <w:left w:val="single" w:sz="8" w:space="0" w:color="auto"/>
              <w:bottom w:val="single" w:sz="8" w:space="0" w:color="000000"/>
              <w:right w:val="single" w:sz="8" w:space="0" w:color="auto"/>
            </w:tcBorders>
            <w:vAlign w:val="center"/>
            <w:hideMark/>
          </w:tcPr>
          <w:p w14:paraId="439904ED"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2F4445E6"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3BD2B786"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7BE3FC24"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Hydraulic brakes</w:t>
            </w:r>
          </w:p>
        </w:tc>
        <w:tc>
          <w:tcPr>
            <w:tcW w:w="0" w:type="auto"/>
            <w:vMerge/>
            <w:tcBorders>
              <w:top w:val="nil"/>
              <w:left w:val="single" w:sz="8" w:space="0" w:color="auto"/>
              <w:bottom w:val="single" w:sz="8" w:space="0" w:color="000000"/>
              <w:right w:val="single" w:sz="8" w:space="0" w:color="auto"/>
            </w:tcBorders>
            <w:vAlign w:val="center"/>
            <w:hideMark/>
          </w:tcPr>
          <w:p w14:paraId="46E827DE"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7F31FD63"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0079C07E"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DD77390"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Trailer Brake magnets</w:t>
            </w:r>
          </w:p>
        </w:tc>
        <w:tc>
          <w:tcPr>
            <w:tcW w:w="0" w:type="auto"/>
            <w:vMerge/>
            <w:tcBorders>
              <w:top w:val="nil"/>
              <w:left w:val="single" w:sz="8" w:space="0" w:color="auto"/>
              <w:bottom w:val="single" w:sz="8" w:space="0" w:color="000000"/>
              <w:right w:val="single" w:sz="8" w:space="0" w:color="auto"/>
            </w:tcBorders>
            <w:vAlign w:val="center"/>
            <w:hideMark/>
          </w:tcPr>
          <w:p w14:paraId="58F404A6"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0BF99299"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5F4687E8"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59DA4B22"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Lug nuts</w:t>
            </w:r>
          </w:p>
        </w:tc>
        <w:tc>
          <w:tcPr>
            <w:tcW w:w="0" w:type="auto"/>
            <w:vMerge/>
            <w:tcBorders>
              <w:top w:val="nil"/>
              <w:left w:val="single" w:sz="8" w:space="0" w:color="auto"/>
              <w:bottom w:val="single" w:sz="8" w:space="0" w:color="000000"/>
              <w:right w:val="single" w:sz="8" w:space="0" w:color="auto"/>
            </w:tcBorders>
            <w:vAlign w:val="center"/>
            <w:hideMark/>
          </w:tcPr>
          <w:p w14:paraId="46CFF059"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05245E69"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470E7895"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2FD8BE1A" w14:textId="77777777"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Wheel/rim</w:t>
            </w:r>
          </w:p>
        </w:tc>
        <w:tc>
          <w:tcPr>
            <w:tcW w:w="0" w:type="auto"/>
            <w:vMerge/>
            <w:tcBorders>
              <w:top w:val="nil"/>
              <w:left w:val="single" w:sz="8" w:space="0" w:color="auto"/>
              <w:bottom w:val="single" w:sz="8" w:space="0" w:color="000000"/>
              <w:right w:val="single" w:sz="8" w:space="0" w:color="auto"/>
            </w:tcBorders>
            <w:vAlign w:val="center"/>
            <w:hideMark/>
          </w:tcPr>
          <w:p w14:paraId="41F20A99"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378D6953" w14:textId="77777777" w:rsidR="00D77FAE" w:rsidRPr="00537259" w:rsidRDefault="00D77FAE" w:rsidP="0076366F">
            <w:pPr>
              <w:overflowPunct/>
              <w:autoSpaceDE/>
              <w:autoSpaceDN/>
              <w:adjustRightInd/>
              <w:textAlignment w:val="auto"/>
              <w:rPr>
                <w:rFonts w:cs="Arial"/>
                <w:color w:val="000000"/>
                <w:sz w:val="14"/>
              </w:rPr>
            </w:pPr>
          </w:p>
        </w:tc>
      </w:tr>
      <w:tr w:rsidR="00D77FAE" w:rsidRPr="00537259" w14:paraId="72C052F8" w14:textId="77777777" w:rsidTr="0076366F">
        <w:trPr>
          <w:trHeight w:val="270"/>
        </w:trPr>
        <w:tc>
          <w:tcPr>
            <w:tcW w:w="0" w:type="auto"/>
            <w:tcBorders>
              <w:top w:val="nil"/>
              <w:left w:val="single" w:sz="8" w:space="0" w:color="auto"/>
              <w:bottom w:val="single" w:sz="8" w:space="0" w:color="auto"/>
              <w:right w:val="single" w:sz="8" w:space="0" w:color="auto"/>
            </w:tcBorders>
            <w:shd w:val="clear" w:color="auto" w:fill="auto"/>
            <w:vAlign w:val="center"/>
            <w:hideMark/>
          </w:tcPr>
          <w:p w14:paraId="1134C765" w14:textId="79016A06" w:rsidR="00D77FAE" w:rsidRPr="00537259" w:rsidRDefault="00D77FAE" w:rsidP="0076366F">
            <w:pPr>
              <w:overflowPunct/>
              <w:autoSpaceDE/>
              <w:autoSpaceDN/>
              <w:adjustRightInd/>
              <w:textAlignment w:val="auto"/>
              <w:rPr>
                <w:rFonts w:cs="Arial"/>
                <w:color w:val="000000"/>
                <w:sz w:val="14"/>
              </w:rPr>
            </w:pPr>
            <w:r w:rsidRPr="00537259">
              <w:rPr>
                <w:rFonts w:cs="Arial"/>
                <w:color w:val="000000"/>
                <w:sz w:val="14"/>
              </w:rPr>
              <w:t>custom item 1</w:t>
            </w:r>
            <w:r>
              <w:rPr>
                <w:rFonts w:cs="Arial"/>
                <w:color w:val="000000"/>
                <w:sz w:val="14"/>
              </w:rPr>
              <w:t>-20</w:t>
            </w:r>
            <w:r w:rsidRPr="00537259">
              <w:rPr>
                <w:rFonts w:cs="Arial"/>
                <w:color w:val="000000"/>
                <w:sz w:val="14"/>
              </w:rPr>
              <w:t>*</w:t>
            </w:r>
          </w:p>
        </w:tc>
        <w:tc>
          <w:tcPr>
            <w:tcW w:w="0" w:type="auto"/>
            <w:vMerge/>
            <w:tcBorders>
              <w:top w:val="nil"/>
              <w:left w:val="single" w:sz="8" w:space="0" w:color="auto"/>
              <w:bottom w:val="single" w:sz="8" w:space="0" w:color="000000"/>
              <w:right w:val="single" w:sz="8" w:space="0" w:color="auto"/>
            </w:tcBorders>
            <w:vAlign w:val="center"/>
            <w:hideMark/>
          </w:tcPr>
          <w:p w14:paraId="09ADF085" w14:textId="77777777" w:rsidR="00D77FAE" w:rsidRPr="00537259" w:rsidRDefault="00D77FAE" w:rsidP="0076366F">
            <w:pPr>
              <w:overflowPunct/>
              <w:autoSpaceDE/>
              <w:autoSpaceDN/>
              <w:adjustRightInd/>
              <w:textAlignment w:val="auto"/>
              <w:rPr>
                <w:rFonts w:cs="Arial"/>
                <w:color w:val="000000"/>
                <w:sz w:val="14"/>
              </w:rPr>
            </w:pPr>
          </w:p>
        </w:tc>
        <w:tc>
          <w:tcPr>
            <w:tcW w:w="0" w:type="auto"/>
            <w:vMerge/>
            <w:tcBorders>
              <w:top w:val="nil"/>
              <w:left w:val="single" w:sz="8" w:space="0" w:color="auto"/>
              <w:bottom w:val="single" w:sz="8" w:space="0" w:color="000000"/>
              <w:right w:val="single" w:sz="8" w:space="0" w:color="auto"/>
            </w:tcBorders>
            <w:vAlign w:val="center"/>
            <w:hideMark/>
          </w:tcPr>
          <w:p w14:paraId="6100B22D" w14:textId="77777777" w:rsidR="00D77FAE" w:rsidRPr="00537259" w:rsidRDefault="00D77FAE" w:rsidP="0076366F">
            <w:pPr>
              <w:overflowPunct/>
              <w:autoSpaceDE/>
              <w:autoSpaceDN/>
              <w:adjustRightInd/>
              <w:textAlignment w:val="auto"/>
              <w:rPr>
                <w:rFonts w:cs="Arial"/>
                <w:color w:val="000000"/>
                <w:sz w:val="14"/>
              </w:rPr>
            </w:pPr>
          </w:p>
        </w:tc>
      </w:tr>
    </w:tbl>
    <w:p w14:paraId="1828F059" w14:textId="5831F2CC" w:rsidR="00877E8D" w:rsidRDefault="00877E8D" w:rsidP="00966D19">
      <w:pPr>
        <w:rPr>
          <w:rFonts w:cs="Arial"/>
        </w:rPr>
      </w:pPr>
    </w:p>
    <w:p w14:paraId="76FFE379" w14:textId="5C7FFDDE" w:rsidR="00A217CA" w:rsidRPr="00FB5797" w:rsidRDefault="00A217CA" w:rsidP="00A217CA">
      <w:pPr>
        <w:pStyle w:val="RERequirement"/>
        <w:rPr>
          <w:color w:val="000000" w:themeColor="text1"/>
          <w:rPrChange w:id="2876" w:author="SM Fairus Hasan" w:date="2020-02-27T16:11:00Z">
            <w:rPr/>
          </w:rPrChange>
        </w:rPr>
      </w:pPr>
      <w:r w:rsidRPr="00FB5797">
        <w:rPr>
          <w:color w:val="000000" w:themeColor="text1"/>
          <w:rPrChange w:id="2877" w:author="SM Fairus Hasan" w:date="2020-02-27T16:11:00Z">
            <w:rPr/>
          </w:rPrChange>
        </w:rPr>
        <w:t>###R_F_</w:t>
      </w:r>
      <w:r>
        <w:rPr>
          <w:color w:val="000000" w:themeColor="text1"/>
        </w:rPr>
        <w:t>Trailer Settings and Profiles</w:t>
      </w:r>
      <w:r w:rsidRPr="00FB5797">
        <w:rPr>
          <w:color w:val="000000" w:themeColor="text1"/>
          <w:rPrChange w:id="2878" w:author="SM Fairus Hasan" w:date="2020-02-27T16:11:00Z">
            <w:rPr/>
          </w:rPrChange>
        </w:rPr>
        <w:t>_000</w:t>
      </w:r>
      <w:r w:rsidR="00636766">
        <w:rPr>
          <w:color w:val="000000" w:themeColor="text1"/>
        </w:rPr>
        <w:t>30</w:t>
      </w:r>
      <w:r>
        <w:rPr>
          <w:color w:val="000000" w:themeColor="text1"/>
        </w:rPr>
        <w:t>### Trailer Maintenance Overdue Notification</w:t>
      </w:r>
    </w:p>
    <w:p w14:paraId="51C690C4" w14:textId="2ADF324B" w:rsidR="00A217CA" w:rsidRDefault="00A217CA" w:rsidP="00A217CA">
      <w:pPr>
        <w:rPr>
          <w:rFonts w:cs="Arial"/>
          <w:color w:val="000000" w:themeColor="text1"/>
        </w:rPr>
      </w:pPr>
      <w:r>
        <w:rPr>
          <w:rFonts w:cs="Arial"/>
          <w:color w:val="000000" w:themeColor="text1"/>
        </w:rPr>
        <w:t xml:space="preserve">When one or more trailer maintenance items have overdue the Trailer Maintenance Time or Mileage interval configured, the user shall receive an Overdue Maintenance Notification / Pop-Up on the first key ignition cycle </w:t>
      </w:r>
      <w:r w:rsidR="00380476">
        <w:rPr>
          <w:rFonts w:cs="Arial"/>
          <w:color w:val="000000" w:themeColor="text1"/>
        </w:rPr>
        <w:t>with a 24hr spacing period.</w:t>
      </w:r>
    </w:p>
    <w:p w14:paraId="0F3C5CB2" w14:textId="77777777" w:rsidR="00D77FAE" w:rsidRPr="00966D19" w:rsidRDefault="00D77FAE" w:rsidP="00966D19">
      <w:pPr>
        <w:rPr>
          <w:rFonts w:cs="Arial"/>
        </w:rPr>
      </w:pPr>
    </w:p>
    <w:p w14:paraId="75993F80" w14:textId="77777777" w:rsidR="004D7C06" w:rsidRDefault="004D7C06" w:rsidP="00B92B95">
      <w:pPr>
        <w:pStyle w:val="Heading3"/>
      </w:pPr>
      <w:r>
        <w:lastRenderedPageBreak/>
        <w:t>Nonfunctional Requirements</w:t>
      </w:r>
      <w:bookmarkEnd w:id="2817"/>
      <w:bookmarkEnd w:id="2818"/>
    </w:p>
    <w:p w14:paraId="1326020C" w14:textId="77777777" w:rsidR="004D7C06" w:rsidRDefault="004D7C06" w:rsidP="00B92B95">
      <w:pPr>
        <w:pStyle w:val="Heading4"/>
      </w:pPr>
      <w:bookmarkStart w:id="2879" w:name="_Toc435447961"/>
      <w:bookmarkStart w:id="2880" w:name="_Toc446420201"/>
      <w:bookmarkStart w:id="2881" w:name="_Toc35002532"/>
      <w:r>
        <w:t>Security</w:t>
      </w:r>
      <w:bookmarkEnd w:id="2879"/>
      <w:bookmarkEnd w:id="2880"/>
      <w:bookmarkEnd w:id="2881"/>
    </w:p>
    <w:p w14:paraId="3429333E" w14:textId="77777777" w:rsidR="004D7C06" w:rsidRDefault="004D7C06" w:rsidP="00B92B95">
      <w:pPr>
        <w:pStyle w:val="Heading4"/>
      </w:pPr>
      <w:bookmarkStart w:id="2882" w:name="_Toc435447962"/>
      <w:bookmarkStart w:id="2883" w:name="_Toc446420202"/>
      <w:bookmarkStart w:id="2884" w:name="_Toc35002533"/>
      <w:r>
        <w:t>Reliability</w:t>
      </w:r>
      <w:bookmarkEnd w:id="2882"/>
      <w:bookmarkEnd w:id="2883"/>
      <w:bookmarkEnd w:id="2884"/>
    </w:p>
    <w:p w14:paraId="2B9FA3CC" w14:textId="77777777" w:rsidR="004D7C06" w:rsidRDefault="004D7C06" w:rsidP="00B92B95">
      <w:pPr>
        <w:pStyle w:val="Heading3"/>
      </w:pPr>
      <w:bookmarkStart w:id="2885" w:name="_Toc446420204"/>
      <w:bookmarkStart w:id="2886" w:name="_Toc35002534"/>
      <w:r>
        <w:t>HMI Requirements</w:t>
      </w:r>
      <w:bookmarkEnd w:id="2885"/>
      <w:bookmarkEnd w:id="2886"/>
    </w:p>
    <w:p w14:paraId="265B8D85" w14:textId="77777777" w:rsidR="00532D55" w:rsidRPr="00532D55" w:rsidRDefault="00052804" w:rsidP="00532D55">
      <w:r>
        <w:t xml:space="preserve">This Feature provides an HMI interface to the user on the SYNC display and IPC which describes the functionality and provides the user the Feature Functions to configure (Trailer Maintenance/Trailer Trip). All the HMI requirements are described on </w:t>
      </w:r>
      <w:r w:rsidRPr="00052804">
        <w:t>ConOps_Tr</w:t>
      </w:r>
      <w:r w:rsidR="006C108B">
        <w:t>ailer Settings and Profile_v0.08 or newer.</w:t>
      </w:r>
    </w:p>
    <w:p w14:paraId="2150FAF0" w14:textId="77777777" w:rsidR="004D7C06" w:rsidRDefault="004D7C06" w:rsidP="00B92B95"/>
    <w:p w14:paraId="3AB797F0" w14:textId="77777777" w:rsidR="004D7C06" w:rsidRDefault="004D7C06" w:rsidP="00B92B95">
      <w:pPr>
        <w:pStyle w:val="Heading3"/>
      </w:pPr>
      <w:bookmarkStart w:id="2887" w:name="_Toc435447963"/>
      <w:bookmarkStart w:id="2888" w:name="_Toc446420205"/>
      <w:bookmarkStart w:id="2889" w:name="_Toc35002535"/>
      <w:r>
        <w:t>Other Requirements</w:t>
      </w:r>
      <w:bookmarkEnd w:id="2887"/>
      <w:bookmarkEnd w:id="2888"/>
      <w:bookmarkEnd w:id="2889"/>
    </w:p>
    <w:p w14:paraId="304CA85B" w14:textId="77777777" w:rsidR="004D7C06" w:rsidRDefault="004D7C06" w:rsidP="00B92B95">
      <w:pPr>
        <w:pStyle w:val="Heading4"/>
      </w:pPr>
      <w:bookmarkStart w:id="2890" w:name="_Toc435447964"/>
      <w:bookmarkStart w:id="2891" w:name="_Toc446420206"/>
      <w:bookmarkStart w:id="2892" w:name="_Toc35002536"/>
      <w:r>
        <w:t>Manufacturing Requirements</w:t>
      </w:r>
      <w:bookmarkEnd w:id="2890"/>
      <w:bookmarkEnd w:id="2891"/>
      <w:bookmarkEnd w:id="2892"/>
    </w:p>
    <w:p w14:paraId="07E3808E" w14:textId="77777777" w:rsidR="004D7C06" w:rsidRDefault="004D7C06" w:rsidP="00B92B95">
      <w:pPr>
        <w:pStyle w:val="Heading4"/>
      </w:pPr>
      <w:bookmarkStart w:id="2893" w:name="_Toc435447965"/>
      <w:bookmarkStart w:id="2894" w:name="_Toc446420207"/>
      <w:bookmarkStart w:id="2895" w:name="_Toc35002537"/>
      <w:r>
        <w:t>Service Requirements</w:t>
      </w:r>
      <w:bookmarkEnd w:id="2893"/>
      <w:bookmarkEnd w:id="2894"/>
      <w:bookmarkEnd w:id="2895"/>
    </w:p>
    <w:p w14:paraId="3DC784BA" w14:textId="77777777" w:rsidR="00C62D7A" w:rsidRDefault="00C62D7A" w:rsidP="00B92B95">
      <w:bookmarkStart w:id="2896" w:name="_Toc435447966"/>
      <w:bookmarkStart w:id="2897" w:name="_Toc446420208"/>
    </w:p>
    <w:p w14:paraId="2A3BB5CE" w14:textId="77777777" w:rsidR="0008176F" w:rsidRDefault="0008176F" w:rsidP="0008176F">
      <w:pPr>
        <w:pStyle w:val="Heading5"/>
      </w:pPr>
      <w:bookmarkStart w:id="2898" w:name="_Toc35002538"/>
      <w:r>
        <w:t>Cloud Connectivity Data Analytics Requirements</w:t>
      </w:r>
      <w:bookmarkEnd w:id="2898"/>
    </w:p>
    <w:p w14:paraId="4FBA5855" w14:textId="77777777" w:rsidR="004D7C06" w:rsidRDefault="004D7C06" w:rsidP="00B92B95">
      <w:pPr>
        <w:pStyle w:val="Heading4"/>
      </w:pPr>
      <w:bookmarkStart w:id="2899" w:name="_Toc35002539"/>
      <w:r>
        <w:t>After Sales Requirements</w:t>
      </w:r>
      <w:bookmarkEnd w:id="2896"/>
      <w:bookmarkEnd w:id="2897"/>
      <w:bookmarkEnd w:id="2899"/>
    </w:p>
    <w:p w14:paraId="3ADB8D12" w14:textId="77777777" w:rsidR="004D7C06" w:rsidRDefault="004D7C06" w:rsidP="00B92B95">
      <w:pPr>
        <w:pStyle w:val="Heading4"/>
      </w:pPr>
      <w:bookmarkStart w:id="2900" w:name="_Toc435447967"/>
      <w:bookmarkStart w:id="2901" w:name="_Toc446420209"/>
      <w:bookmarkStart w:id="2902" w:name="_Toc35002540"/>
      <w:r>
        <w:t>Process requirements</w:t>
      </w:r>
      <w:bookmarkEnd w:id="2900"/>
      <w:bookmarkEnd w:id="2901"/>
      <w:bookmarkEnd w:id="2902"/>
    </w:p>
    <w:p w14:paraId="13BFBD5D" w14:textId="77777777" w:rsidR="00591DF3" w:rsidRPr="006955B0" w:rsidRDefault="00591DF3" w:rsidP="00043186">
      <w:pPr>
        <w:shd w:val="clear" w:color="auto" w:fill="D6E3BC" w:themeFill="accent3" w:themeFillTint="66"/>
        <w:rPr>
          <w:rStyle w:val="SubtleEmphasis"/>
        </w:rPr>
      </w:pPr>
      <w:r w:rsidRPr="006955B0">
        <w:rPr>
          <w:rStyle w:val="SubtleEmphasis"/>
          <w:b/>
        </w:rPr>
        <w:t>#Hint</w:t>
      </w:r>
      <w:r w:rsidRPr="006955B0">
        <w:rPr>
          <w:rStyle w:val="SubtleEmphasis"/>
        </w:rPr>
        <w:t>: Requirements in this section are relevant for the development process of the feature, e.g. ISO26262 compliance.</w:t>
      </w:r>
    </w:p>
    <w:p w14:paraId="3DD059C0" w14:textId="77777777" w:rsidR="00C62D7A" w:rsidRPr="008759BF" w:rsidRDefault="00C62D7A" w:rsidP="00C62D7A"/>
    <w:p w14:paraId="7D0FE0BB" w14:textId="77777777" w:rsidR="00591DF3" w:rsidRDefault="009D6D12" w:rsidP="00B92B95">
      <w:pPr>
        <w:pStyle w:val="Heading2"/>
      </w:pPr>
      <w:bookmarkStart w:id="2903" w:name="_Toc35002541"/>
      <w:r>
        <w:t xml:space="preserve">Functional </w:t>
      </w:r>
      <w:r w:rsidR="00591DF3">
        <w:t>Safety</w:t>
      </w:r>
      <w:bookmarkEnd w:id="2903"/>
    </w:p>
    <w:p w14:paraId="652D58CC" w14:textId="77777777" w:rsidR="00F329C2" w:rsidRPr="00D808DC" w:rsidRDefault="00F329C2" w:rsidP="00F329C2">
      <w:bookmarkStart w:id="2904" w:name="_Toc457382175"/>
      <w:bookmarkStart w:id="2905" w:name="_Toc454970192"/>
      <w:bookmarkStart w:id="2906" w:name="_Toc466874026"/>
      <w:bookmarkStart w:id="2907" w:name="_Toc35002542"/>
      <w:bookmarkStart w:id="2908" w:name="_Toc446420203"/>
      <w:r>
        <w:t xml:space="preserve">The Trailer Settings and Profiles feature requires Functional Safety to perform a safety analysis on the feature. The analysis encompasses 7 unique system behaviors, of which, have all been analyzed. From the Hazard Analysis and Risk Assessment Functional Safety work product it was determined that the Trailer Settings and Profiles is a low risk feature with a QM rating. </w:t>
      </w:r>
    </w:p>
    <w:p w14:paraId="17B4757C" w14:textId="77777777" w:rsidR="00591DF3" w:rsidRDefault="00591DF3" w:rsidP="00B92B95">
      <w:pPr>
        <w:pStyle w:val="Heading3"/>
      </w:pPr>
      <w:r>
        <w:t>System Behaviors for HARA</w:t>
      </w:r>
      <w:bookmarkEnd w:id="2904"/>
      <w:bookmarkEnd w:id="2905"/>
      <w:bookmarkEnd w:id="2906"/>
      <w:bookmarkEnd w:id="2907"/>
    </w:p>
    <w:p w14:paraId="010BD4B1" w14:textId="77777777" w:rsidR="0093717C" w:rsidRPr="00E255E0" w:rsidRDefault="0093717C" w:rsidP="0093717C">
      <w:pPr>
        <w:pStyle w:val="BodyText"/>
        <w:rPr>
          <w:lang w:val="en-US"/>
        </w:rPr>
      </w:pPr>
      <w:bookmarkStart w:id="2909" w:name="_Toc466874057"/>
    </w:p>
    <w:tbl>
      <w:tblPr>
        <w:tblW w:w="10206" w:type="dxa"/>
        <w:tblInd w:w="108" w:type="dxa"/>
        <w:tblLayout w:type="fixed"/>
        <w:tblLook w:val="0620" w:firstRow="1" w:lastRow="0" w:firstColumn="0" w:lastColumn="0" w:noHBand="1" w:noVBand="1"/>
      </w:tblPr>
      <w:tblGrid>
        <w:gridCol w:w="2609"/>
        <w:gridCol w:w="4054"/>
        <w:gridCol w:w="3543"/>
      </w:tblGrid>
      <w:tr w:rsidR="00F329C2" w14:paraId="1A1DE54B" w14:textId="77777777" w:rsidTr="00344061">
        <w:trPr>
          <w:trHeight w:val="350"/>
        </w:trPr>
        <w:tc>
          <w:tcPr>
            <w:tcW w:w="26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EB3815" w14:textId="77777777" w:rsidR="00F329C2" w:rsidRDefault="00F329C2" w:rsidP="00344061">
            <w:pPr>
              <w:pStyle w:val="Caption"/>
              <w:rPr>
                <w:lang w:val="en-GB"/>
              </w:rPr>
            </w:pPr>
            <w:r>
              <w:rPr>
                <w:lang w:val="en-GB"/>
              </w:rPr>
              <w:t>ID</w:t>
            </w:r>
          </w:p>
        </w:tc>
        <w:tc>
          <w:tcPr>
            <w:tcW w:w="405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356CC" w14:textId="77777777" w:rsidR="00F329C2" w:rsidRDefault="00F329C2" w:rsidP="00344061">
            <w:pPr>
              <w:pStyle w:val="Caption"/>
              <w:rPr>
                <w:lang w:val="en-GB"/>
              </w:rPr>
            </w:pPr>
            <w:r>
              <w:rPr>
                <w:lang w:val="en-GB"/>
              </w:rPr>
              <w:t>Name</w:t>
            </w:r>
          </w:p>
        </w:tc>
        <w:tc>
          <w:tcPr>
            <w:tcW w:w="35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B594E4" w14:textId="77777777" w:rsidR="00F329C2" w:rsidRDefault="00F329C2" w:rsidP="00344061">
            <w:pPr>
              <w:pStyle w:val="Caption"/>
              <w:rPr>
                <w:lang w:val="en-GB"/>
              </w:rPr>
            </w:pPr>
            <w:r>
              <w:rPr>
                <w:lang w:val="en-GB"/>
              </w:rPr>
              <w:t>Description</w:t>
            </w:r>
          </w:p>
        </w:tc>
      </w:tr>
      <w:tr w:rsidR="00F329C2" w14:paraId="45434E69" w14:textId="77777777" w:rsidTr="00344061">
        <w:trPr>
          <w:trHeight w:val="323"/>
        </w:trPr>
        <w:tc>
          <w:tcPr>
            <w:tcW w:w="2609" w:type="dxa"/>
            <w:tcBorders>
              <w:top w:val="single" w:sz="4" w:space="0" w:color="auto"/>
              <w:left w:val="single" w:sz="4" w:space="0" w:color="auto"/>
              <w:bottom w:val="single" w:sz="4" w:space="0" w:color="auto"/>
              <w:right w:val="single" w:sz="4" w:space="0" w:color="auto"/>
            </w:tcBorders>
            <w:vAlign w:val="center"/>
            <w:hideMark/>
          </w:tcPr>
          <w:p w14:paraId="07F22865" w14:textId="77777777" w:rsidR="00F329C2" w:rsidRDefault="00F329C2" w:rsidP="00344061">
            <w:r>
              <w:rPr>
                <w:b/>
              </w:rPr>
              <w:t>F_Trailer Settings and Profiles_SB0001</w:t>
            </w:r>
          </w:p>
        </w:tc>
        <w:tc>
          <w:tcPr>
            <w:tcW w:w="4054" w:type="dxa"/>
            <w:tcBorders>
              <w:top w:val="single" w:sz="4" w:space="0" w:color="auto"/>
              <w:left w:val="single" w:sz="4" w:space="0" w:color="auto"/>
              <w:bottom w:val="single" w:sz="4" w:space="0" w:color="auto"/>
              <w:right w:val="single" w:sz="4" w:space="0" w:color="auto"/>
            </w:tcBorders>
            <w:vAlign w:val="center"/>
            <w:hideMark/>
          </w:tcPr>
          <w:p w14:paraId="70045C5E" w14:textId="77777777" w:rsidR="00F329C2" w:rsidRDefault="00F329C2" w:rsidP="00344061">
            <w:r w:rsidRPr="00405851">
              <w:t>Check Connected Trailer Maintenance Status</w:t>
            </w:r>
          </w:p>
        </w:tc>
        <w:tc>
          <w:tcPr>
            <w:tcW w:w="3543" w:type="dxa"/>
            <w:tcBorders>
              <w:top w:val="single" w:sz="4" w:space="0" w:color="auto"/>
              <w:left w:val="single" w:sz="4" w:space="0" w:color="auto"/>
              <w:bottom w:val="single" w:sz="4" w:space="0" w:color="auto"/>
              <w:right w:val="single" w:sz="4" w:space="0" w:color="auto"/>
            </w:tcBorders>
            <w:vAlign w:val="center"/>
          </w:tcPr>
          <w:p w14:paraId="72586C65" w14:textId="77777777" w:rsidR="00F329C2" w:rsidRDefault="00F329C2" w:rsidP="00344061">
            <w:r>
              <w:t>Feature becomes enabled when there is a trailer attached to the vehicle.</w:t>
            </w:r>
          </w:p>
        </w:tc>
      </w:tr>
      <w:tr w:rsidR="00F329C2" w14:paraId="5FB625C0" w14:textId="77777777" w:rsidTr="00344061">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4223E564" w14:textId="77777777" w:rsidR="00F329C2" w:rsidRDefault="00F329C2" w:rsidP="00344061">
            <w:pPr>
              <w:rPr>
                <w:b/>
              </w:rPr>
            </w:pPr>
            <w:r>
              <w:rPr>
                <w:b/>
              </w:rPr>
              <w:t>F_Trailer Settings and Profiles_SB0002</w:t>
            </w:r>
          </w:p>
        </w:tc>
        <w:tc>
          <w:tcPr>
            <w:tcW w:w="4054" w:type="dxa"/>
            <w:tcBorders>
              <w:top w:val="single" w:sz="4" w:space="0" w:color="auto"/>
              <w:left w:val="single" w:sz="4" w:space="0" w:color="auto"/>
              <w:bottom w:val="single" w:sz="4" w:space="0" w:color="auto"/>
              <w:right w:val="single" w:sz="4" w:space="0" w:color="auto"/>
            </w:tcBorders>
            <w:vAlign w:val="center"/>
          </w:tcPr>
          <w:p w14:paraId="7623FF99" w14:textId="77777777" w:rsidR="00F329C2" w:rsidRDefault="00F329C2" w:rsidP="00344061">
            <w:r w:rsidRPr="00405851">
              <w:t>Display Trailer Profile and Settings</w:t>
            </w:r>
          </w:p>
        </w:tc>
        <w:tc>
          <w:tcPr>
            <w:tcW w:w="3543" w:type="dxa"/>
            <w:tcBorders>
              <w:top w:val="single" w:sz="4" w:space="0" w:color="auto"/>
              <w:left w:val="single" w:sz="4" w:space="0" w:color="auto"/>
              <w:bottom w:val="single" w:sz="4" w:space="0" w:color="auto"/>
              <w:right w:val="single" w:sz="4" w:space="0" w:color="auto"/>
            </w:tcBorders>
            <w:vAlign w:val="center"/>
          </w:tcPr>
          <w:p w14:paraId="5E117B5A" w14:textId="77777777" w:rsidR="00F329C2" w:rsidRDefault="00F329C2" w:rsidP="00344061">
            <w:r>
              <w:t>Customer can view the current attached trailer profile and the settings (maintenance items) that correspond to that trailer profile.</w:t>
            </w:r>
          </w:p>
        </w:tc>
      </w:tr>
      <w:tr w:rsidR="00F329C2" w14:paraId="6FF2B336" w14:textId="77777777" w:rsidTr="00344061">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69D332D4" w14:textId="77777777" w:rsidR="00F329C2" w:rsidRDefault="00F329C2" w:rsidP="00344061">
            <w:pPr>
              <w:rPr>
                <w:b/>
              </w:rPr>
            </w:pPr>
            <w:r>
              <w:rPr>
                <w:b/>
              </w:rPr>
              <w:t>F_Trailer Settings and Profiles_SB0003</w:t>
            </w:r>
          </w:p>
        </w:tc>
        <w:tc>
          <w:tcPr>
            <w:tcW w:w="4054" w:type="dxa"/>
            <w:tcBorders>
              <w:top w:val="single" w:sz="4" w:space="0" w:color="auto"/>
              <w:left w:val="single" w:sz="4" w:space="0" w:color="auto"/>
              <w:bottom w:val="single" w:sz="4" w:space="0" w:color="auto"/>
              <w:right w:val="single" w:sz="4" w:space="0" w:color="auto"/>
            </w:tcBorders>
            <w:vAlign w:val="center"/>
          </w:tcPr>
          <w:p w14:paraId="6651E76C" w14:textId="77777777" w:rsidR="00F329C2" w:rsidRDefault="00F329C2" w:rsidP="00344061">
            <w:r w:rsidRPr="00405851">
              <w:t>Detected Trailer Profile Selection Notification</w:t>
            </w:r>
          </w:p>
        </w:tc>
        <w:tc>
          <w:tcPr>
            <w:tcW w:w="3543" w:type="dxa"/>
            <w:tcBorders>
              <w:top w:val="single" w:sz="4" w:space="0" w:color="auto"/>
              <w:left w:val="single" w:sz="4" w:space="0" w:color="auto"/>
              <w:bottom w:val="single" w:sz="4" w:space="0" w:color="auto"/>
              <w:right w:val="single" w:sz="4" w:space="0" w:color="auto"/>
            </w:tcBorders>
            <w:vAlign w:val="center"/>
          </w:tcPr>
          <w:p w14:paraId="6F281677" w14:textId="77777777" w:rsidR="00F329C2" w:rsidRDefault="00F329C2" w:rsidP="00344061">
            <w:r>
              <w:t>Customer can view the maintenance notification preferences for a trailer profile.</w:t>
            </w:r>
          </w:p>
        </w:tc>
      </w:tr>
      <w:tr w:rsidR="00F329C2" w14:paraId="156D8EBF" w14:textId="77777777" w:rsidTr="00344061">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4CD212AE" w14:textId="77777777" w:rsidR="00F329C2" w:rsidRDefault="00F329C2" w:rsidP="00344061">
            <w:pPr>
              <w:rPr>
                <w:b/>
              </w:rPr>
            </w:pPr>
            <w:r>
              <w:rPr>
                <w:b/>
              </w:rPr>
              <w:t>F_Trailer Settings and Profiles_SB0004</w:t>
            </w:r>
          </w:p>
        </w:tc>
        <w:tc>
          <w:tcPr>
            <w:tcW w:w="4054" w:type="dxa"/>
            <w:tcBorders>
              <w:top w:val="single" w:sz="4" w:space="0" w:color="auto"/>
              <w:left w:val="single" w:sz="4" w:space="0" w:color="auto"/>
              <w:bottom w:val="single" w:sz="4" w:space="0" w:color="auto"/>
              <w:right w:val="single" w:sz="4" w:space="0" w:color="auto"/>
            </w:tcBorders>
            <w:vAlign w:val="center"/>
          </w:tcPr>
          <w:p w14:paraId="322384FD" w14:textId="77777777" w:rsidR="00F329C2" w:rsidRDefault="00F329C2" w:rsidP="00344061">
            <w:r w:rsidRPr="00405851">
              <w:t>Notification of Trailer Maintenance Required</w:t>
            </w:r>
          </w:p>
        </w:tc>
        <w:tc>
          <w:tcPr>
            <w:tcW w:w="3543" w:type="dxa"/>
            <w:tcBorders>
              <w:top w:val="single" w:sz="4" w:space="0" w:color="auto"/>
              <w:left w:val="single" w:sz="4" w:space="0" w:color="auto"/>
              <w:bottom w:val="single" w:sz="4" w:space="0" w:color="auto"/>
              <w:right w:val="single" w:sz="4" w:space="0" w:color="auto"/>
            </w:tcBorders>
            <w:vAlign w:val="center"/>
          </w:tcPr>
          <w:p w14:paraId="17B1A758" w14:textId="77777777" w:rsidR="00F329C2" w:rsidRDefault="00F329C2" w:rsidP="00344061">
            <w:r>
              <w:t>Notification sent to the HMI notifying the user when trailer maintenance is required.</w:t>
            </w:r>
          </w:p>
        </w:tc>
      </w:tr>
      <w:tr w:rsidR="00F329C2" w14:paraId="04D8D540" w14:textId="77777777" w:rsidTr="00344061">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2709FC92" w14:textId="77777777" w:rsidR="00F329C2" w:rsidRDefault="00F329C2" w:rsidP="00344061">
            <w:pPr>
              <w:rPr>
                <w:b/>
              </w:rPr>
            </w:pPr>
            <w:r>
              <w:rPr>
                <w:b/>
              </w:rPr>
              <w:t>F_Trailer Settings and Profiles_SB0005</w:t>
            </w:r>
          </w:p>
        </w:tc>
        <w:tc>
          <w:tcPr>
            <w:tcW w:w="4054" w:type="dxa"/>
            <w:tcBorders>
              <w:top w:val="single" w:sz="4" w:space="0" w:color="auto"/>
              <w:left w:val="single" w:sz="4" w:space="0" w:color="auto"/>
              <w:bottom w:val="single" w:sz="4" w:space="0" w:color="auto"/>
              <w:right w:val="single" w:sz="4" w:space="0" w:color="auto"/>
            </w:tcBorders>
            <w:vAlign w:val="center"/>
          </w:tcPr>
          <w:p w14:paraId="452B35F2" w14:textId="77777777" w:rsidR="00F329C2" w:rsidRDefault="00F329C2" w:rsidP="00344061">
            <w:r w:rsidRPr="00405851">
              <w:t>Save Custom Maintenance Item</w:t>
            </w:r>
          </w:p>
        </w:tc>
        <w:tc>
          <w:tcPr>
            <w:tcW w:w="3543" w:type="dxa"/>
            <w:tcBorders>
              <w:top w:val="single" w:sz="4" w:space="0" w:color="auto"/>
              <w:left w:val="single" w:sz="4" w:space="0" w:color="auto"/>
              <w:bottom w:val="single" w:sz="4" w:space="0" w:color="auto"/>
              <w:right w:val="single" w:sz="4" w:space="0" w:color="auto"/>
            </w:tcBorders>
            <w:vAlign w:val="center"/>
          </w:tcPr>
          <w:p w14:paraId="25C154A4" w14:textId="77777777" w:rsidR="00F329C2" w:rsidRDefault="00F329C2" w:rsidP="00344061">
            <w:r>
              <w:t>Customer can save up to 4 custom maintenance items.</w:t>
            </w:r>
          </w:p>
        </w:tc>
      </w:tr>
      <w:tr w:rsidR="00F329C2" w14:paraId="0D372150" w14:textId="77777777" w:rsidTr="00344061">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0D79982C" w14:textId="77777777" w:rsidR="00F329C2" w:rsidRDefault="00F329C2" w:rsidP="00344061">
            <w:pPr>
              <w:rPr>
                <w:b/>
              </w:rPr>
            </w:pPr>
            <w:r>
              <w:rPr>
                <w:b/>
              </w:rPr>
              <w:t>F_Trailer Settings and Profiles_SB0006</w:t>
            </w:r>
          </w:p>
        </w:tc>
        <w:tc>
          <w:tcPr>
            <w:tcW w:w="4054" w:type="dxa"/>
            <w:tcBorders>
              <w:top w:val="single" w:sz="4" w:space="0" w:color="auto"/>
              <w:left w:val="single" w:sz="4" w:space="0" w:color="auto"/>
              <w:bottom w:val="single" w:sz="4" w:space="0" w:color="auto"/>
              <w:right w:val="single" w:sz="4" w:space="0" w:color="auto"/>
            </w:tcBorders>
            <w:vAlign w:val="center"/>
          </w:tcPr>
          <w:p w14:paraId="0CCF9200" w14:textId="77777777" w:rsidR="00F329C2" w:rsidRDefault="00F329C2" w:rsidP="00344061">
            <w:r w:rsidRPr="00405851">
              <w:t>Save Trailer Profile and Settings</w:t>
            </w:r>
          </w:p>
        </w:tc>
        <w:tc>
          <w:tcPr>
            <w:tcW w:w="3543" w:type="dxa"/>
            <w:tcBorders>
              <w:top w:val="single" w:sz="4" w:space="0" w:color="auto"/>
              <w:left w:val="single" w:sz="4" w:space="0" w:color="auto"/>
              <w:bottom w:val="single" w:sz="4" w:space="0" w:color="auto"/>
              <w:right w:val="single" w:sz="4" w:space="0" w:color="auto"/>
            </w:tcBorders>
            <w:vAlign w:val="center"/>
          </w:tcPr>
          <w:p w14:paraId="1220BE74" w14:textId="77777777" w:rsidR="00F329C2" w:rsidRDefault="00F329C2" w:rsidP="00344061">
            <w:r>
              <w:t>Customer can save the trailer profile and settings (maintenance items).</w:t>
            </w:r>
          </w:p>
        </w:tc>
      </w:tr>
      <w:tr w:rsidR="00F329C2" w14:paraId="20EE5CBC" w14:textId="77777777" w:rsidTr="00344061">
        <w:trPr>
          <w:trHeight w:val="323"/>
        </w:trPr>
        <w:tc>
          <w:tcPr>
            <w:tcW w:w="2609" w:type="dxa"/>
            <w:tcBorders>
              <w:top w:val="single" w:sz="4" w:space="0" w:color="auto"/>
              <w:left w:val="single" w:sz="4" w:space="0" w:color="auto"/>
              <w:bottom w:val="single" w:sz="4" w:space="0" w:color="auto"/>
              <w:right w:val="single" w:sz="4" w:space="0" w:color="auto"/>
            </w:tcBorders>
            <w:vAlign w:val="center"/>
          </w:tcPr>
          <w:p w14:paraId="1705C43F" w14:textId="77777777" w:rsidR="00F329C2" w:rsidRDefault="00F329C2" w:rsidP="00344061">
            <w:pPr>
              <w:rPr>
                <w:b/>
              </w:rPr>
            </w:pPr>
            <w:r>
              <w:rPr>
                <w:b/>
              </w:rPr>
              <w:lastRenderedPageBreak/>
              <w:t>F_Trailer Settings and Profiles_SB0007</w:t>
            </w:r>
          </w:p>
        </w:tc>
        <w:tc>
          <w:tcPr>
            <w:tcW w:w="4054" w:type="dxa"/>
            <w:tcBorders>
              <w:top w:val="single" w:sz="4" w:space="0" w:color="auto"/>
              <w:left w:val="single" w:sz="4" w:space="0" w:color="auto"/>
              <w:bottom w:val="single" w:sz="4" w:space="0" w:color="auto"/>
              <w:right w:val="single" w:sz="4" w:space="0" w:color="auto"/>
            </w:tcBorders>
            <w:vAlign w:val="center"/>
          </w:tcPr>
          <w:p w14:paraId="5346519E" w14:textId="77777777" w:rsidR="00F329C2" w:rsidRDefault="00F329C2" w:rsidP="00344061">
            <w:r w:rsidRPr="00405851">
              <w:t>Track Trailer Mileage</w:t>
            </w:r>
          </w:p>
        </w:tc>
        <w:tc>
          <w:tcPr>
            <w:tcW w:w="3543" w:type="dxa"/>
            <w:tcBorders>
              <w:top w:val="single" w:sz="4" w:space="0" w:color="auto"/>
              <w:left w:val="single" w:sz="4" w:space="0" w:color="auto"/>
              <w:bottom w:val="single" w:sz="4" w:space="0" w:color="auto"/>
              <w:right w:val="single" w:sz="4" w:space="0" w:color="auto"/>
            </w:tcBorders>
            <w:vAlign w:val="center"/>
          </w:tcPr>
          <w:p w14:paraId="4BB60519" w14:textId="77777777" w:rsidR="00F329C2" w:rsidRDefault="00F329C2" w:rsidP="00344061">
            <w:r>
              <w:t>Feature tracks mileage of connected trailer.</w:t>
            </w:r>
          </w:p>
        </w:tc>
      </w:tr>
    </w:tbl>
    <w:p w14:paraId="73686B2A" w14:textId="77777777" w:rsidR="0093717C" w:rsidRDefault="0093717C" w:rsidP="00B92B95">
      <w:pPr>
        <w:pStyle w:val="Caption"/>
      </w:pPr>
    </w:p>
    <w:p w14:paraId="07E4266B" w14:textId="77777777" w:rsidR="00591DF3" w:rsidRDefault="00591DF3" w:rsidP="00B92B95">
      <w:pPr>
        <w:pStyle w:val="Caption"/>
      </w:pPr>
      <w:bookmarkStart w:id="2910" w:name="_Toc35002692"/>
      <w:r>
        <w:t xml:space="preserve">Table </w:t>
      </w:r>
      <w:r w:rsidR="00C10767">
        <w:rPr>
          <w:noProof/>
        </w:rPr>
        <w:fldChar w:fldCharType="begin"/>
      </w:r>
      <w:r w:rsidR="00C10767">
        <w:rPr>
          <w:noProof/>
        </w:rPr>
        <w:instrText xml:space="preserve"> SEQ Table \* ARABIC </w:instrText>
      </w:r>
      <w:r w:rsidR="00C10767">
        <w:rPr>
          <w:noProof/>
        </w:rPr>
        <w:fldChar w:fldCharType="separate"/>
      </w:r>
      <w:r w:rsidR="00AE665F">
        <w:rPr>
          <w:noProof/>
        </w:rPr>
        <w:t>12</w:t>
      </w:r>
      <w:r w:rsidR="00C10767">
        <w:rPr>
          <w:noProof/>
        </w:rPr>
        <w:fldChar w:fldCharType="end"/>
      </w:r>
      <w:r>
        <w:t>: System Behaviors</w:t>
      </w:r>
      <w:bookmarkEnd w:id="2909"/>
      <w:r>
        <w:t xml:space="preserve"> for HARA</w:t>
      </w:r>
      <w:bookmarkEnd w:id="2910"/>
    </w:p>
    <w:p w14:paraId="56A28999" w14:textId="77777777" w:rsidR="002F27B9" w:rsidRPr="002F27B9" w:rsidRDefault="002F27B9" w:rsidP="002F27B9"/>
    <w:p w14:paraId="34858B4C" w14:textId="77777777" w:rsidR="002F27B9" w:rsidRDefault="002F27B9" w:rsidP="002F27B9">
      <w:pPr>
        <w:pStyle w:val="Heading3"/>
      </w:pPr>
      <w:bookmarkStart w:id="2911" w:name="_Ref519952546"/>
      <w:bookmarkStart w:id="2912" w:name="_Toc35002543"/>
      <w:r>
        <w:t>Safety Assumptions</w:t>
      </w:r>
      <w:bookmarkEnd w:id="2911"/>
      <w:bookmarkEnd w:id="2912"/>
    </w:p>
    <w:p w14:paraId="023DBEDA" w14:textId="77777777" w:rsidR="002F27B9" w:rsidRDefault="002F27B9" w:rsidP="002F27B9"/>
    <w:p w14:paraId="15CF5550" w14:textId="77777777" w:rsidR="00F329C2" w:rsidRDefault="00F329C2" w:rsidP="002F27B9">
      <w:r>
        <w:t>There are no Safety Assumptions for this feature.</w:t>
      </w:r>
    </w:p>
    <w:p w14:paraId="4E08A6AB" w14:textId="77777777" w:rsidR="00F329C2" w:rsidRPr="0070553F" w:rsidRDefault="00F329C2" w:rsidP="002F27B9"/>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454"/>
        <w:gridCol w:w="1843"/>
        <w:gridCol w:w="7938"/>
      </w:tblGrid>
      <w:tr w:rsidR="002F27B9" w:rsidRPr="0070553F" w14:paraId="5B4B38E8" w14:textId="77777777" w:rsidTr="009D6D12">
        <w:trPr>
          <w:trHeight w:val="521"/>
        </w:trPr>
        <w:tc>
          <w:tcPr>
            <w:tcW w:w="454" w:type="dxa"/>
            <w:shd w:val="clear" w:color="auto" w:fill="D9D9D9" w:themeFill="background1" w:themeFillShade="D9"/>
          </w:tcPr>
          <w:p w14:paraId="3CEEDF57" w14:textId="77777777" w:rsidR="002F27B9" w:rsidRPr="0070553F" w:rsidRDefault="002F27B9" w:rsidP="00E02DC0">
            <w:pPr>
              <w:pStyle w:val="Caption"/>
              <w:rPr>
                <w:lang w:val="en-GB"/>
              </w:rPr>
            </w:pPr>
            <w:r w:rsidRPr="0070553F">
              <w:rPr>
                <w:lang w:val="en-GB"/>
              </w:rPr>
              <w:t>ID</w:t>
            </w:r>
          </w:p>
        </w:tc>
        <w:tc>
          <w:tcPr>
            <w:tcW w:w="9781" w:type="dxa"/>
            <w:gridSpan w:val="2"/>
            <w:shd w:val="clear" w:color="auto" w:fill="D9D9D9" w:themeFill="background1" w:themeFillShade="D9"/>
          </w:tcPr>
          <w:p w14:paraId="32FAD1B1" w14:textId="77777777" w:rsidR="002F27B9" w:rsidRPr="0070553F" w:rsidRDefault="002F27B9" w:rsidP="00E02DC0">
            <w:pPr>
              <w:pStyle w:val="Caption"/>
              <w:rPr>
                <w:lang w:val="en-GB"/>
              </w:rPr>
            </w:pPr>
            <w:r w:rsidRPr="0070553F">
              <w:rPr>
                <w:lang w:val="en-GB"/>
              </w:rPr>
              <w:t>Assumption</w:t>
            </w:r>
          </w:p>
        </w:tc>
      </w:tr>
      <w:tr w:rsidR="002F27B9" w:rsidRPr="0070553F" w14:paraId="0DB77F55" w14:textId="77777777" w:rsidTr="009D6D12">
        <w:trPr>
          <w:trHeight w:val="247"/>
        </w:trPr>
        <w:tc>
          <w:tcPr>
            <w:tcW w:w="454" w:type="dxa"/>
            <w:vMerge w:val="restart"/>
            <w:shd w:val="clear" w:color="auto" w:fill="auto"/>
          </w:tcPr>
          <w:p w14:paraId="6FD312AA" w14:textId="77777777" w:rsidR="002F27B9" w:rsidRPr="0070553F" w:rsidRDefault="002F27B9" w:rsidP="00E02DC0">
            <w:pPr>
              <w:rPr>
                <w:b/>
              </w:rPr>
            </w:pPr>
            <w:r w:rsidRPr="0070553F">
              <w:rPr>
                <w:b/>
              </w:rPr>
              <w:t>1</w:t>
            </w:r>
          </w:p>
        </w:tc>
        <w:tc>
          <w:tcPr>
            <w:tcW w:w="1843" w:type="dxa"/>
            <w:shd w:val="clear" w:color="auto" w:fill="E0E0E0"/>
          </w:tcPr>
          <w:p w14:paraId="0F8003AA" w14:textId="77777777" w:rsidR="002F27B9" w:rsidRPr="0070553F" w:rsidRDefault="002F27B9" w:rsidP="00E02DC0">
            <w:pPr>
              <w:rPr>
                <w:b/>
              </w:rPr>
            </w:pPr>
            <w:r w:rsidRPr="0070553F">
              <w:rPr>
                <w:b/>
                <w:lang w:val="en-GB"/>
              </w:rPr>
              <w:t>Name</w:t>
            </w:r>
          </w:p>
        </w:tc>
        <w:tc>
          <w:tcPr>
            <w:tcW w:w="7938" w:type="dxa"/>
          </w:tcPr>
          <w:p w14:paraId="3D1946A2" w14:textId="77777777" w:rsidR="002F27B9" w:rsidRPr="0070553F" w:rsidRDefault="00F329C2" w:rsidP="00E02DC0">
            <w:r w:rsidRPr="00F329C2">
              <w:t>Vehicle Stationary / In Park</w:t>
            </w:r>
          </w:p>
        </w:tc>
      </w:tr>
      <w:tr w:rsidR="002F27B9" w:rsidRPr="0070553F" w14:paraId="256C8D8F" w14:textId="77777777" w:rsidTr="009D6D12">
        <w:trPr>
          <w:trHeight w:val="247"/>
        </w:trPr>
        <w:tc>
          <w:tcPr>
            <w:tcW w:w="454" w:type="dxa"/>
            <w:vMerge/>
            <w:shd w:val="clear" w:color="auto" w:fill="auto"/>
          </w:tcPr>
          <w:p w14:paraId="539CA87C" w14:textId="77777777" w:rsidR="002F27B9" w:rsidRPr="0070553F" w:rsidRDefault="002F27B9" w:rsidP="00E02DC0">
            <w:pPr>
              <w:rPr>
                <w:b/>
              </w:rPr>
            </w:pPr>
          </w:p>
        </w:tc>
        <w:tc>
          <w:tcPr>
            <w:tcW w:w="1843" w:type="dxa"/>
            <w:shd w:val="clear" w:color="auto" w:fill="E0E0E0"/>
          </w:tcPr>
          <w:p w14:paraId="3BF87743" w14:textId="77777777" w:rsidR="002F27B9" w:rsidRPr="0070553F" w:rsidRDefault="002F27B9" w:rsidP="00E02DC0">
            <w:pPr>
              <w:rPr>
                <w:b/>
                <w:lang w:val="en-GB"/>
              </w:rPr>
            </w:pPr>
            <w:r w:rsidRPr="0070553F">
              <w:rPr>
                <w:b/>
                <w:lang w:val="en-GB"/>
              </w:rPr>
              <w:t>Description</w:t>
            </w:r>
          </w:p>
        </w:tc>
        <w:tc>
          <w:tcPr>
            <w:tcW w:w="7938" w:type="dxa"/>
          </w:tcPr>
          <w:p w14:paraId="4604137D" w14:textId="77777777" w:rsidR="002F27B9" w:rsidRPr="0070553F" w:rsidRDefault="00F329C2" w:rsidP="00E02DC0">
            <w:r w:rsidRPr="00F329C2">
              <w:t>Precondition to use the feature, the vehicle must be stationary or in park position, otherwise feature is inaccessible.</w:t>
            </w:r>
          </w:p>
        </w:tc>
      </w:tr>
      <w:tr w:rsidR="002F27B9" w:rsidRPr="0070553F" w14:paraId="7705D52F" w14:textId="77777777" w:rsidTr="009D6D12">
        <w:trPr>
          <w:trHeight w:val="247"/>
        </w:trPr>
        <w:tc>
          <w:tcPr>
            <w:tcW w:w="454" w:type="dxa"/>
            <w:vMerge/>
            <w:shd w:val="clear" w:color="auto" w:fill="auto"/>
          </w:tcPr>
          <w:p w14:paraId="507F770C" w14:textId="77777777" w:rsidR="002F27B9" w:rsidRPr="0070553F" w:rsidRDefault="002F27B9" w:rsidP="00E02DC0">
            <w:pPr>
              <w:rPr>
                <w:b/>
              </w:rPr>
            </w:pPr>
          </w:p>
        </w:tc>
        <w:tc>
          <w:tcPr>
            <w:tcW w:w="1843" w:type="dxa"/>
            <w:shd w:val="clear" w:color="auto" w:fill="E0E0E0"/>
          </w:tcPr>
          <w:p w14:paraId="4506E7DE" w14:textId="77777777" w:rsidR="002F27B9" w:rsidRPr="0070553F" w:rsidRDefault="002F27B9" w:rsidP="00E02DC0">
            <w:pPr>
              <w:rPr>
                <w:b/>
              </w:rPr>
            </w:pPr>
            <w:r w:rsidRPr="0070553F">
              <w:rPr>
                <w:b/>
              </w:rPr>
              <w:t>Purpose</w:t>
            </w:r>
          </w:p>
        </w:tc>
        <w:tc>
          <w:tcPr>
            <w:tcW w:w="7938" w:type="dxa"/>
          </w:tcPr>
          <w:p w14:paraId="34FA07B1" w14:textId="77777777" w:rsidR="002F27B9" w:rsidRPr="0070553F" w:rsidRDefault="00F329C2" w:rsidP="00E02DC0">
            <w:r w:rsidRPr="00F329C2">
              <w:t>To call attention to the vehicle and transmission state to access this feature.</w:t>
            </w:r>
          </w:p>
        </w:tc>
      </w:tr>
      <w:tr w:rsidR="002F27B9" w:rsidRPr="0070553F" w14:paraId="5C74ADDD" w14:textId="77777777" w:rsidTr="009D6D12">
        <w:trPr>
          <w:trHeight w:val="247"/>
        </w:trPr>
        <w:tc>
          <w:tcPr>
            <w:tcW w:w="454" w:type="dxa"/>
            <w:vMerge/>
            <w:shd w:val="clear" w:color="auto" w:fill="auto"/>
          </w:tcPr>
          <w:p w14:paraId="35D05BA5" w14:textId="77777777" w:rsidR="002F27B9" w:rsidRPr="0070553F" w:rsidRDefault="002F27B9" w:rsidP="00E02DC0">
            <w:pPr>
              <w:rPr>
                <w:b/>
              </w:rPr>
            </w:pPr>
          </w:p>
        </w:tc>
        <w:tc>
          <w:tcPr>
            <w:tcW w:w="1843" w:type="dxa"/>
            <w:shd w:val="clear" w:color="auto" w:fill="E0E0E0"/>
          </w:tcPr>
          <w:p w14:paraId="15588E41" w14:textId="77777777" w:rsidR="002F27B9" w:rsidRPr="0070553F" w:rsidRDefault="002F27B9" w:rsidP="00E02DC0">
            <w:pPr>
              <w:rPr>
                <w:b/>
                <w:lang w:val="en-GB"/>
              </w:rPr>
            </w:pPr>
            <w:r w:rsidRPr="0070553F">
              <w:rPr>
                <w:b/>
                <w:lang w:val="en-GB"/>
              </w:rPr>
              <w:t>Category</w:t>
            </w:r>
          </w:p>
        </w:tc>
        <w:tc>
          <w:tcPr>
            <w:tcW w:w="7938" w:type="dxa"/>
          </w:tcPr>
          <w:p w14:paraId="015607C4" w14:textId="77777777" w:rsidR="002F27B9" w:rsidRPr="0070553F" w:rsidRDefault="00F329C2" w:rsidP="00E02DC0">
            <w:r w:rsidRPr="00F329C2">
              <w:t>Controllability</w:t>
            </w:r>
          </w:p>
        </w:tc>
      </w:tr>
      <w:tr w:rsidR="002F27B9" w:rsidRPr="0070553F" w14:paraId="638523BA" w14:textId="77777777" w:rsidTr="009D6D12">
        <w:trPr>
          <w:trHeight w:val="247"/>
        </w:trPr>
        <w:tc>
          <w:tcPr>
            <w:tcW w:w="454" w:type="dxa"/>
            <w:vMerge/>
            <w:shd w:val="clear" w:color="auto" w:fill="auto"/>
          </w:tcPr>
          <w:p w14:paraId="033ED1F4" w14:textId="77777777" w:rsidR="002F27B9" w:rsidRPr="0070553F" w:rsidRDefault="002F27B9" w:rsidP="00E02DC0">
            <w:pPr>
              <w:rPr>
                <w:b/>
              </w:rPr>
            </w:pPr>
          </w:p>
        </w:tc>
        <w:tc>
          <w:tcPr>
            <w:tcW w:w="1843" w:type="dxa"/>
            <w:shd w:val="clear" w:color="auto" w:fill="E0E0E0"/>
          </w:tcPr>
          <w:p w14:paraId="1C093457" w14:textId="77777777" w:rsidR="002F27B9" w:rsidRPr="0070553F" w:rsidRDefault="002F27B9" w:rsidP="00E02DC0">
            <w:pPr>
              <w:rPr>
                <w:b/>
                <w:lang w:val="en-GB"/>
              </w:rPr>
            </w:pPr>
            <w:r w:rsidRPr="0070553F">
              <w:rPr>
                <w:b/>
                <w:lang w:val="en-GB"/>
              </w:rPr>
              <w:t>Related FSR IDs</w:t>
            </w:r>
          </w:p>
        </w:tc>
        <w:tc>
          <w:tcPr>
            <w:tcW w:w="7938" w:type="dxa"/>
          </w:tcPr>
          <w:p w14:paraId="2829B803" w14:textId="77777777" w:rsidR="002F27B9" w:rsidRPr="0070553F" w:rsidRDefault="00F329C2" w:rsidP="00E02DC0">
            <w:r>
              <w:t>A01</w:t>
            </w:r>
          </w:p>
        </w:tc>
      </w:tr>
      <w:tr w:rsidR="002F27B9" w:rsidRPr="0070553F" w14:paraId="6C95C119" w14:textId="77777777" w:rsidTr="009D6D12">
        <w:trPr>
          <w:trHeight w:val="247"/>
        </w:trPr>
        <w:tc>
          <w:tcPr>
            <w:tcW w:w="454" w:type="dxa"/>
            <w:vMerge w:val="restart"/>
            <w:shd w:val="clear" w:color="auto" w:fill="auto"/>
          </w:tcPr>
          <w:p w14:paraId="05B89235" w14:textId="77777777" w:rsidR="002F27B9" w:rsidRPr="0070553F" w:rsidRDefault="002F27B9" w:rsidP="00E02DC0">
            <w:pPr>
              <w:rPr>
                <w:b/>
              </w:rPr>
            </w:pPr>
            <w:r w:rsidRPr="0070553F">
              <w:rPr>
                <w:b/>
              </w:rPr>
              <w:t>2</w:t>
            </w:r>
          </w:p>
        </w:tc>
        <w:tc>
          <w:tcPr>
            <w:tcW w:w="1843" w:type="dxa"/>
            <w:tcBorders>
              <w:top w:val="single" w:sz="4" w:space="0" w:color="auto"/>
              <w:left w:val="single" w:sz="4" w:space="0" w:color="auto"/>
              <w:bottom w:val="single" w:sz="4" w:space="0" w:color="auto"/>
              <w:right w:val="single" w:sz="4" w:space="0" w:color="auto"/>
            </w:tcBorders>
            <w:shd w:val="clear" w:color="auto" w:fill="E0E0E0"/>
          </w:tcPr>
          <w:p w14:paraId="14CDA37E" w14:textId="77777777" w:rsidR="002F27B9" w:rsidRPr="0070553F" w:rsidRDefault="002F27B9" w:rsidP="00E02DC0">
            <w:pPr>
              <w:rPr>
                <w:b/>
              </w:rPr>
            </w:pPr>
            <w:r w:rsidRPr="0070553F">
              <w:rPr>
                <w:b/>
              </w:rPr>
              <w:t>Name</w:t>
            </w:r>
          </w:p>
        </w:tc>
        <w:tc>
          <w:tcPr>
            <w:tcW w:w="7938" w:type="dxa"/>
            <w:tcBorders>
              <w:top w:val="single" w:sz="4" w:space="0" w:color="auto"/>
              <w:left w:val="single" w:sz="4" w:space="0" w:color="auto"/>
              <w:bottom w:val="single" w:sz="4" w:space="0" w:color="auto"/>
              <w:right w:val="single" w:sz="4" w:space="0" w:color="auto"/>
            </w:tcBorders>
          </w:tcPr>
          <w:p w14:paraId="3005E101" w14:textId="77777777" w:rsidR="002F27B9" w:rsidRPr="0070553F" w:rsidRDefault="00F329C2" w:rsidP="00E02DC0">
            <w:r w:rsidRPr="00F329C2">
              <w:t>Operator's Responsibility</w:t>
            </w:r>
          </w:p>
        </w:tc>
      </w:tr>
      <w:tr w:rsidR="002F27B9" w:rsidRPr="0070553F" w14:paraId="5B6C451E" w14:textId="77777777" w:rsidTr="009D6D12">
        <w:trPr>
          <w:trHeight w:val="247"/>
        </w:trPr>
        <w:tc>
          <w:tcPr>
            <w:tcW w:w="454" w:type="dxa"/>
            <w:vMerge/>
            <w:shd w:val="clear" w:color="auto" w:fill="auto"/>
          </w:tcPr>
          <w:p w14:paraId="481DBED6" w14:textId="77777777" w:rsidR="002F27B9" w:rsidRPr="0070553F" w:rsidRDefault="002F27B9" w:rsidP="00E02DC0">
            <w:pPr>
              <w:rPr>
                <w:b/>
              </w:rPr>
            </w:pPr>
          </w:p>
        </w:tc>
        <w:tc>
          <w:tcPr>
            <w:tcW w:w="1843" w:type="dxa"/>
            <w:tcBorders>
              <w:top w:val="single" w:sz="4" w:space="0" w:color="auto"/>
              <w:left w:val="single" w:sz="4" w:space="0" w:color="auto"/>
              <w:bottom w:val="single" w:sz="4" w:space="0" w:color="auto"/>
              <w:right w:val="single" w:sz="4" w:space="0" w:color="auto"/>
            </w:tcBorders>
            <w:shd w:val="clear" w:color="auto" w:fill="E0E0E0"/>
          </w:tcPr>
          <w:p w14:paraId="382F012B" w14:textId="77777777" w:rsidR="002F27B9" w:rsidRPr="0070553F" w:rsidRDefault="002F27B9" w:rsidP="00E02DC0">
            <w:pPr>
              <w:rPr>
                <w:b/>
              </w:rPr>
            </w:pPr>
            <w:r w:rsidRPr="0070553F">
              <w:rPr>
                <w:b/>
              </w:rPr>
              <w:t>Description</w:t>
            </w:r>
          </w:p>
        </w:tc>
        <w:tc>
          <w:tcPr>
            <w:tcW w:w="7938" w:type="dxa"/>
            <w:tcBorders>
              <w:top w:val="single" w:sz="4" w:space="0" w:color="auto"/>
              <w:left w:val="single" w:sz="4" w:space="0" w:color="auto"/>
              <w:bottom w:val="single" w:sz="4" w:space="0" w:color="auto"/>
              <w:right w:val="single" w:sz="4" w:space="0" w:color="auto"/>
            </w:tcBorders>
          </w:tcPr>
          <w:p w14:paraId="7E4C97E6" w14:textId="77777777" w:rsidR="002F27B9" w:rsidRPr="0070553F" w:rsidRDefault="00F329C2" w:rsidP="00E02DC0">
            <w:r w:rsidRPr="00F329C2">
              <w:t>The operator is responsible for following preventative maintenance procedures, laws and best practices for vehicle and trailer operation regardless of function of the feature to prevent equipment failure due to normal wear and tear.</w:t>
            </w:r>
          </w:p>
        </w:tc>
      </w:tr>
      <w:tr w:rsidR="002F27B9" w:rsidRPr="0070553F" w14:paraId="0F432021" w14:textId="77777777" w:rsidTr="009D6D12">
        <w:trPr>
          <w:trHeight w:val="247"/>
        </w:trPr>
        <w:tc>
          <w:tcPr>
            <w:tcW w:w="454" w:type="dxa"/>
            <w:vMerge/>
            <w:shd w:val="clear" w:color="auto" w:fill="auto"/>
          </w:tcPr>
          <w:p w14:paraId="63A485C2" w14:textId="77777777" w:rsidR="002F27B9" w:rsidRPr="0070553F" w:rsidRDefault="002F27B9" w:rsidP="00E02DC0">
            <w:pPr>
              <w:rPr>
                <w:b/>
              </w:rPr>
            </w:pPr>
          </w:p>
        </w:tc>
        <w:tc>
          <w:tcPr>
            <w:tcW w:w="1843" w:type="dxa"/>
            <w:tcBorders>
              <w:top w:val="single" w:sz="4" w:space="0" w:color="auto"/>
              <w:left w:val="single" w:sz="4" w:space="0" w:color="auto"/>
              <w:bottom w:val="single" w:sz="4" w:space="0" w:color="auto"/>
              <w:right w:val="single" w:sz="4" w:space="0" w:color="auto"/>
            </w:tcBorders>
            <w:shd w:val="clear" w:color="auto" w:fill="E0E0E0"/>
          </w:tcPr>
          <w:p w14:paraId="39AC58F7" w14:textId="77777777" w:rsidR="002F27B9" w:rsidRPr="0070553F" w:rsidRDefault="002F27B9" w:rsidP="00E02DC0">
            <w:pPr>
              <w:rPr>
                <w:b/>
              </w:rPr>
            </w:pPr>
            <w:r w:rsidRPr="0070553F">
              <w:rPr>
                <w:b/>
              </w:rPr>
              <w:t>Purpose</w:t>
            </w:r>
          </w:p>
        </w:tc>
        <w:tc>
          <w:tcPr>
            <w:tcW w:w="7938" w:type="dxa"/>
            <w:tcBorders>
              <w:top w:val="single" w:sz="4" w:space="0" w:color="auto"/>
              <w:left w:val="single" w:sz="4" w:space="0" w:color="auto"/>
              <w:bottom w:val="single" w:sz="4" w:space="0" w:color="auto"/>
              <w:right w:val="single" w:sz="4" w:space="0" w:color="auto"/>
            </w:tcBorders>
          </w:tcPr>
          <w:p w14:paraId="23DDCE61" w14:textId="77777777" w:rsidR="002F27B9" w:rsidRPr="0070553F" w:rsidRDefault="00F329C2" w:rsidP="00E02DC0">
            <w:r w:rsidRPr="00F329C2">
              <w:t>To relay that this feature is not a replacement for the trailer maintenance manual.</w:t>
            </w:r>
          </w:p>
        </w:tc>
      </w:tr>
      <w:tr w:rsidR="002F27B9" w:rsidRPr="0070553F" w14:paraId="0F74CE3B" w14:textId="77777777" w:rsidTr="009D6D12">
        <w:trPr>
          <w:trHeight w:val="247"/>
        </w:trPr>
        <w:tc>
          <w:tcPr>
            <w:tcW w:w="454" w:type="dxa"/>
            <w:vMerge/>
            <w:shd w:val="clear" w:color="auto" w:fill="auto"/>
          </w:tcPr>
          <w:p w14:paraId="1D345101" w14:textId="77777777" w:rsidR="002F27B9" w:rsidRPr="0070553F" w:rsidRDefault="002F27B9" w:rsidP="00E02DC0">
            <w:pPr>
              <w:rPr>
                <w:b/>
              </w:rPr>
            </w:pPr>
          </w:p>
        </w:tc>
        <w:tc>
          <w:tcPr>
            <w:tcW w:w="1843" w:type="dxa"/>
            <w:tcBorders>
              <w:top w:val="single" w:sz="4" w:space="0" w:color="auto"/>
              <w:left w:val="single" w:sz="4" w:space="0" w:color="auto"/>
              <w:bottom w:val="single" w:sz="4" w:space="0" w:color="auto"/>
              <w:right w:val="single" w:sz="4" w:space="0" w:color="auto"/>
            </w:tcBorders>
            <w:shd w:val="clear" w:color="auto" w:fill="E0E0E0"/>
          </w:tcPr>
          <w:p w14:paraId="7B1463FC" w14:textId="77777777" w:rsidR="002F27B9" w:rsidRPr="0070553F" w:rsidRDefault="002F27B9" w:rsidP="00E02DC0">
            <w:pPr>
              <w:rPr>
                <w:b/>
              </w:rPr>
            </w:pPr>
            <w:r w:rsidRPr="0070553F">
              <w:rPr>
                <w:b/>
                <w:lang w:val="en-GB"/>
              </w:rPr>
              <w:t>Category</w:t>
            </w:r>
          </w:p>
        </w:tc>
        <w:tc>
          <w:tcPr>
            <w:tcW w:w="7938" w:type="dxa"/>
            <w:tcBorders>
              <w:top w:val="single" w:sz="4" w:space="0" w:color="auto"/>
              <w:left w:val="single" w:sz="4" w:space="0" w:color="auto"/>
              <w:bottom w:val="single" w:sz="4" w:space="0" w:color="auto"/>
              <w:right w:val="single" w:sz="4" w:space="0" w:color="auto"/>
            </w:tcBorders>
          </w:tcPr>
          <w:p w14:paraId="584CA578" w14:textId="77777777" w:rsidR="002F27B9" w:rsidRPr="0070553F" w:rsidRDefault="00F329C2" w:rsidP="00E02DC0">
            <w:r w:rsidRPr="00F329C2">
              <w:t>Controllability</w:t>
            </w:r>
          </w:p>
        </w:tc>
      </w:tr>
      <w:tr w:rsidR="002F27B9" w:rsidRPr="0070553F" w14:paraId="593876B1" w14:textId="77777777" w:rsidTr="009D6D12">
        <w:trPr>
          <w:trHeight w:val="247"/>
        </w:trPr>
        <w:tc>
          <w:tcPr>
            <w:tcW w:w="454" w:type="dxa"/>
            <w:vMerge/>
            <w:shd w:val="clear" w:color="auto" w:fill="auto"/>
          </w:tcPr>
          <w:p w14:paraId="0F18548D" w14:textId="77777777" w:rsidR="002F27B9" w:rsidRPr="0070553F" w:rsidRDefault="002F27B9" w:rsidP="00E02DC0">
            <w:pPr>
              <w:rPr>
                <w:b/>
              </w:rPr>
            </w:pPr>
          </w:p>
        </w:tc>
        <w:tc>
          <w:tcPr>
            <w:tcW w:w="1843" w:type="dxa"/>
            <w:tcBorders>
              <w:top w:val="single" w:sz="4" w:space="0" w:color="auto"/>
              <w:left w:val="single" w:sz="4" w:space="0" w:color="auto"/>
              <w:bottom w:val="single" w:sz="4" w:space="0" w:color="auto"/>
              <w:right w:val="single" w:sz="4" w:space="0" w:color="auto"/>
            </w:tcBorders>
            <w:shd w:val="clear" w:color="auto" w:fill="E0E0E0"/>
          </w:tcPr>
          <w:p w14:paraId="337051A8" w14:textId="77777777" w:rsidR="002F27B9" w:rsidRPr="0070553F" w:rsidRDefault="002F27B9" w:rsidP="00E02DC0">
            <w:pPr>
              <w:rPr>
                <w:b/>
              </w:rPr>
            </w:pPr>
            <w:r w:rsidRPr="0070553F">
              <w:rPr>
                <w:b/>
              </w:rPr>
              <w:t>Related FSR IDs</w:t>
            </w:r>
          </w:p>
        </w:tc>
        <w:tc>
          <w:tcPr>
            <w:tcW w:w="7938" w:type="dxa"/>
            <w:tcBorders>
              <w:top w:val="single" w:sz="4" w:space="0" w:color="auto"/>
              <w:left w:val="single" w:sz="4" w:space="0" w:color="auto"/>
              <w:bottom w:val="single" w:sz="4" w:space="0" w:color="auto"/>
              <w:right w:val="single" w:sz="4" w:space="0" w:color="auto"/>
            </w:tcBorders>
          </w:tcPr>
          <w:p w14:paraId="76F968DA" w14:textId="77777777" w:rsidR="002F27B9" w:rsidRPr="0070553F" w:rsidRDefault="00F329C2" w:rsidP="00E02DC0">
            <w:r>
              <w:t>A02</w:t>
            </w:r>
          </w:p>
        </w:tc>
      </w:tr>
    </w:tbl>
    <w:p w14:paraId="662E5C1C" w14:textId="77777777" w:rsidR="002F27B9" w:rsidRPr="0070553F" w:rsidRDefault="002F27B9" w:rsidP="002F27B9">
      <w:pPr>
        <w:pStyle w:val="Caption"/>
      </w:pPr>
      <w:bookmarkStart w:id="2913" w:name="_Toc35002693"/>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AE665F">
        <w:rPr>
          <w:noProof/>
        </w:rPr>
        <w:t>13</w:t>
      </w:r>
      <w:r w:rsidRPr="0070553F">
        <w:rPr>
          <w:noProof/>
        </w:rPr>
        <w:fldChar w:fldCharType="end"/>
      </w:r>
      <w:r w:rsidRPr="0070553F">
        <w:t xml:space="preserve">: Functional Safety </w:t>
      </w:r>
      <w:r>
        <w:t>Assumptions</w:t>
      </w:r>
      <w:bookmarkEnd w:id="2913"/>
    </w:p>
    <w:p w14:paraId="1B908906" w14:textId="77777777" w:rsidR="002F27B9" w:rsidRPr="0070553F" w:rsidRDefault="002F27B9" w:rsidP="002F27B9"/>
    <w:p w14:paraId="12E55F68" w14:textId="77777777" w:rsidR="00591DF3" w:rsidRDefault="00591DF3" w:rsidP="00B92B95">
      <w:pPr>
        <w:pStyle w:val="Heading3"/>
      </w:pPr>
      <w:bookmarkStart w:id="2914" w:name="_Ref26886834"/>
      <w:bookmarkStart w:id="2915" w:name="_Toc35002544"/>
      <w:r>
        <w:t>Safety</w:t>
      </w:r>
      <w:r w:rsidRPr="007C20FA">
        <w:t xml:space="preserve"> Goals</w:t>
      </w:r>
      <w:bookmarkEnd w:id="2914"/>
      <w:bookmarkEnd w:id="2915"/>
    </w:p>
    <w:p w14:paraId="0489E36A" w14:textId="77777777" w:rsidR="002F27B9" w:rsidRDefault="00F329C2" w:rsidP="002F27B9">
      <w:r>
        <w:t>There are no Safety Goals for this feature.</w:t>
      </w:r>
    </w:p>
    <w:p w14:paraId="38E609B0" w14:textId="77777777" w:rsidR="002F27B9" w:rsidRDefault="002F27B9" w:rsidP="002F27B9">
      <w:pPr>
        <w:pStyle w:val="Heading3"/>
      </w:pPr>
      <w:bookmarkStart w:id="2916" w:name="_Toc528770508"/>
      <w:bookmarkStart w:id="2917" w:name="_Ref26886854"/>
      <w:bookmarkStart w:id="2918" w:name="_Toc35002545"/>
      <w:r w:rsidRPr="0070553F">
        <w:t>Functional Safety Requirements</w:t>
      </w:r>
      <w:bookmarkEnd w:id="2916"/>
      <w:bookmarkEnd w:id="2917"/>
      <w:bookmarkEnd w:id="2918"/>
    </w:p>
    <w:p w14:paraId="6C0E76E8" w14:textId="77777777" w:rsidR="00DA75DE" w:rsidRPr="00DA75DE" w:rsidRDefault="00F329C2" w:rsidP="00DA75DE">
      <w:r>
        <w:t>Functional Safety Requirements (FSRs) are not applicable for this feature.</w:t>
      </w:r>
    </w:p>
    <w:p w14:paraId="01F4978C" w14:textId="77777777" w:rsidR="002F27B9" w:rsidRPr="00421A80" w:rsidRDefault="002F27B9" w:rsidP="002F27B9"/>
    <w:p w14:paraId="1F6693AD" w14:textId="77777777" w:rsidR="0008176F" w:rsidRDefault="00810D91" w:rsidP="00E02DC0">
      <w:pPr>
        <w:pStyle w:val="Heading2"/>
        <w:ind w:left="578" w:hanging="578"/>
      </w:pPr>
      <w:bookmarkStart w:id="2919" w:name="_Toc35002550"/>
      <w:bookmarkStart w:id="2920" w:name="_Toc513649576"/>
      <w:bookmarkStart w:id="2921" w:name="_Ref26884581"/>
      <w:bookmarkEnd w:id="2908"/>
      <w:r>
        <w:t>Cybersecurity</w:t>
      </w:r>
      <w:bookmarkEnd w:id="2919"/>
    </w:p>
    <w:p w14:paraId="3D3C2812" w14:textId="77777777" w:rsidR="00810D91" w:rsidRPr="00347A88" w:rsidRDefault="00810D91" w:rsidP="00810D91">
      <w:pPr>
        <w:pStyle w:val="REUserHint"/>
        <w:rPr>
          <w:rStyle w:val="SubtleEmphasis"/>
        </w:rPr>
      </w:pPr>
      <w:r w:rsidRPr="00347A88">
        <w:rPr>
          <w:rStyle w:val="SubtleEmphasis"/>
          <w:b/>
        </w:rPr>
        <w:t>#Classification</w:t>
      </w:r>
      <w:r w:rsidRPr="00347A88">
        <w:rPr>
          <w:rStyle w:val="SubtleEmphasis"/>
        </w:rPr>
        <w:t xml:space="preserve">: </w:t>
      </w:r>
      <w:r>
        <w:rPr>
          <w:rStyle w:val="SubtleEmphasis"/>
        </w:rPr>
        <w:t>Cybersecurity only – Otherwise remove substructure and state “not applicable”.</w:t>
      </w:r>
    </w:p>
    <w:p w14:paraId="47DA0B50" w14:textId="77777777" w:rsidR="00810D91" w:rsidRPr="00E9446A" w:rsidRDefault="00810D91" w:rsidP="00810D91">
      <w:pPr>
        <w:pStyle w:val="Heading3"/>
      </w:pPr>
      <w:bookmarkStart w:id="2922" w:name="_Toc34681979"/>
      <w:bookmarkStart w:id="2923" w:name="_Toc35002551"/>
      <w:r w:rsidRPr="00E9446A">
        <w:t>Security Goals</w:t>
      </w:r>
      <w:bookmarkEnd w:id="2922"/>
      <w:bookmarkEnd w:id="2923"/>
    </w:p>
    <w:p w14:paraId="12F0CE90" w14:textId="77777777" w:rsidR="00810D91" w:rsidRPr="00347A88" w:rsidRDefault="00810D91" w:rsidP="00810D91">
      <w:pPr>
        <w:pStyle w:val="REUserHint"/>
        <w:rPr>
          <w:rStyle w:val="SubtleEmphasis"/>
        </w:rPr>
      </w:pPr>
      <w:r w:rsidRPr="00347A88">
        <w:rPr>
          <w:rStyle w:val="SubtleEmphasis"/>
          <w:b/>
        </w:rPr>
        <w:t>#Classification</w:t>
      </w:r>
      <w:r w:rsidRPr="00347A88">
        <w:rPr>
          <w:rStyle w:val="SubtleEmphasis"/>
        </w:rPr>
        <w:t xml:space="preserve">: </w:t>
      </w:r>
      <w:r>
        <w:rPr>
          <w:rStyle w:val="SubtleEmphasis"/>
        </w:rPr>
        <w:t>Cybersecurity only</w:t>
      </w:r>
    </w:p>
    <w:p w14:paraId="3B311D44" w14:textId="77777777" w:rsidR="00810D91" w:rsidRDefault="00810D91" w:rsidP="00810D91">
      <w:pPr>
        <w:pStyle w:val="REUserHint"/>
        <w:rPr>
          <w:rStyle w:val="SubtleEmphasis"/>
        </w:rPr>
      </w:pPr>
      <w:r w:rsidRPr="0070553F">
        <w:rPr>
          <w:rStyle w:val="SubtleEmphasis"/>
          <w:b/>
        </w:rPr>
        <w:t>#Hint:</w:t>
      </w:r>
      <w:r w:rsidRPr="0070553F">
        <w:rPr>
          <w:rStyle w:val="SubtleEmphasis"/>
        </w:rPr>
        <w:t xml:space="preserve"> The list of </w:t>
      </w:r>
      <w:r>
        <w:rPr>
          <w:rStyle w:val="SubtleEmphasis"/>
        </w:rPr>
        <w:t>Cybersecurity</w:t>
      </w:r>
      <w:r w:rsidRPr="0070553F">
        <w:rPr>
          <w:rStyle w:val="SubtleEmphasis"/>
        </w:rPr>
        <w:t xml:space="preserve"> Goals </w:t>
      </w:r>
      <w:r>
        <w:rPr>
          <w:rStyle w:val="SubtleEmphasis"/>
        </w:rPr>
        <w:t>are</w:t>
      </w:r>
      <w:r w:rsidRPr="0070553F">
        <w:rPr>
          <w:rStyle w:val="SubtleEmphasis"/>
        </w:rPr>
        <w:t xml:space="preserve"> an output of the </w:t>
      </w:r>
      <w:r>
        <w:rPr>
          <w:rStyle w:val="SubtleEmphasis"/>
        </w:rPr>
        <w:t>Threat Model</w:t>
      </w:r>
      <w:r w:rsidRPr="0070553F">
        <w:rPr>
          <w:rStyle w:val="SubtleEmphasis"/>
        </w:rPr>
        <w:t>.</w:t>
      </w:r>
      <w:r>
        <w:rPr>
          <w:rStyle w:val="SubtleEmphasis"/>
        </w:rPr>
        <w:t xml:space="preserve"> The CAL attribute is not used yet.</w:t>
      </w:r>
    </w:p>
    <w:p w14:paraId="663C80F5" w14:textId="77777777" w:rsidR="00810D91" w:rsidRDefault="00810D91" w:rsidP="00810D91">
      <w:pPr>
        <w:pStyle w:val="REUserHint"/>
        <w:rPr>
          <w:rStyle w:val="SubtleEmphasis"/>
        </w:rPr>
      </w:pPr>
      <w:r w:rsidRPr="008A4C8A">
        <w:rPr>
          <w:rStyle w:val="SubtleEmphasis"/>
          <w:b/>
        </w:rPr>
        <w:t>#Link:</w:t>
      </w:r>
      <w:r>
        <w:rPr>
          <w:rStyle w:val="SubtleEmphasis"/>
          <w:b/>
        </w:rPr>
        <w:t xml:space="preserve"> </w:t>
      </w:r>
      <w:hyperlink r:id="rId33" w:history="1">
        <w:r w:rsidRPr="007A257B">
          <w:rPr>
            <w:rStyle w:val="Hyperlink"/>
          </w:rPr>
          <w:t>Alignment with Cybersecurity</w:t>
        </w:r>
      </w:hyperlink>
      <w:r>
        <w:rPr>
          <w:rStyle w:val="SubtleEmphasis"/>
        </w:rPr>
        <w:t xml:space="preserve">  – RE Wiki</w:t>
      </w:r>
    </w:p>
    <w:p w14:paraId="3A2C2D3E" w14:textId="77777777" w:rsidR="00810D91" w:rsidRPr="00770737" w:rsidRDefault="00810D91" w:rsidP="00810D91">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810D91" w:rsidRPr="0070553F" w14:paraId="4A350CAB" w14:textId="77777777" w:rsidTr="00AE665F">
        <w:trPr>
          <w:trHeight w:val="521"/>
        </w:trPr>
        <w:tc>
          <w:tcPr>
            <w:tcW w:w="709" w:type="dxa"/>
            <w:shd w:val="clear" w:color="auto" w:fill="D9D9D9" w:themeFill="background1" w:themeFillShade="D9"/>
          </w:tcPr>
          <w:p w14:paraId="4BD06F20" w14:textId="77777777" w:rsidR="00810D91" w:rsidRPr="0070553F" w:rsidRDefault="00810D91" w:rsidP="00AE665F">
            <w:pPr>
              <w:pStyle w:val="Caption"/>
              <w:rPr>
                <w:lang w:val="en-GB"/>
              </w:rPr>
            </w:pPr>
            <w:r w:rsidRPr="0070553F">
              <w:rPr>
                <w:lang w:val="en-GB"/>
              </w:rPr>
              <w:t>ID</w:t>
            </w:r>
          </w:p>
        </w:tc>
        <w:tc>
          <w:tcPr>
            <w:tcW w:w="9526" w:type="dxa"/>
            <w:gridSpan w:val="2"/>
            <w:shd w:val="clear" w:color="auto" w:fill="D9D9D9" w:themeFill="background1" w:themeFillShade="D9"/>
          </w:tcPr>
          <w:p w14:paraId="16440308" w14:textId="77777777" w:rsidR="00810D91" w:rsidRPr="0070553F" w:rsidRDefault="00810D91" w:rsidP="00AE665F">
            <w:pPr>
              <w:pStyle w:val="Caption"/>
              <w:rPr>
                <w:lang w:val="en-GB"/>
              </w:rPr>
            </w:pPr>
            <w:r w:rsidRPr="0070553F">
              <w:rPr>
                <w:lang w:val="en-GB"/>
              </w:rPr>
              <w:t>Goal</w:t>
            </w:r>
          </w:p>
        </w:tc>
      </w:tr>
      <w:tr w:rsidR="00810D91" w:rsidRPr="0070553F" w14:paraId="5CF818DA" w14:textId="77777777" w:rsidTr="00AE665F">
        <w:trPr>
          <w:trHeight w:val="247"/>
        </w:trPr>
        <w:tc>
          <w:tcPr>
            <w:tcW w:w="709" w:type="dxa"/>
            <w:vMerge w:val="restart"/>
            <w:shd w:val="clear" w:color="auto" w:fill="auto"/>
          </w:tcPr>
          <w:p w14:paraId="7033CFE3" w14:textId="77777777" w:rsidR="00810D91" w:rsidRPr="0070553F" w:rsidRDefault="00810D91" w:rsidP="00AE665F">
            <w:pPr>
              <w:rPr>
                <w:b/>
              </w:rPr>
            </w:pPr>
          </w:p>
        </w:tc>
        <w:tc>
          <w:tcPr>
            <w:tcW w:w="2552" w:type="dxa"/>
            <w:shd w:val="clear" w:color="auto" w:fill="E0E0E0"/>
          </w:tcPr>
          <w:p w14:paraId="0EBB3A85" w14:textId="77777777" w:rsidR="00810D91" w:rsidRPr="0070553F" w:rsidRDefault="00810D91" w:rsidP="00AE665F">
            <w:pPr>
              <w:rPr>
                <w:b/>
              </w:rPr>
            </w:pPr>
            <w:r w:rsidRPr="0070553F">
              <w:rPr>
                <w:b/>
                <w:lang w:val="en-GB"/>
              </w:rPr>
              <w:t>Goal Name</w:t>
            </w:r>
          </w:p>
        </w:tc>
        <w:tc>
          <w:tcPr>
            <w:tcW w:w="6974" w:type="dxa"/>
          </w:tcPr>
          <w:p w14:paraId="3FC0A7F4" w14:textId="77777777" w:rsidR="00810D91" w:rsidRPr="0070553F" w:rsidRDefault="00810D91" w:rsidP="00AE665F"/>
        </w:tc>
      </w:tr>
      <w:tr w:rsidR="00810D91" w:rsidRPr="0070553F" w14:paraId="76A830B8" w14:textId="77777777" w:rsidTr="00AE665F">
        <w:trPr>
          <w:trHeight w:val="247"/>
        </w:trPr>
        <w:tc>
          <w:tcPr>
            <w:tcW w:w="709" w:type="dxa"/>
            <w:vMerge/>
            <w:shd w:val="clear" w:color="auto" w:fill="auto"/>
          </w:tcPr>
          <w:p w14:paraId="34DE3B89" w14:textId="77777777" w:rsidR="00810D91" w:rsidRPr="0070553F" w:rsidRDefault="00810D91" w:rsidP="00AE665F">
            <w:pPr>
              <w:rPr>
                <w:b/>
              </w:rPr>
            </w:pPr>
          </w:p>
        </w:tc>
        <w:tc>
          <w:tcPr>
            <w:tcW w:w="2552" w:type="dxa"/>
            <w:shd w:val="clear" w:color="auto" w:fill="E0E0E0"/>
          </w:tcPr>
          <w:p w14:paraId="4C9ED687" w14:textId="77777777" w:rsidR="00810D91" w:rsidRPr="0070553F" w:rsidRDefault="00810D91" w:rsidP="00AE665F">
            <w:pPr>
              <w:rPr>
                <w:b/>
                <w:lang w:val="en-GB"/>
              </w:rPr>
            </w:pPr>
            <w:r w:rsidRPr="0070553F">
              <w:rPr>
                <w:b/>
                <w:lang w:val="en-GB"/>
              </w:rPr>
              <w:t>Description</w:t>
            </w:r>
          </w:p>
        </w:tc>
        <w:tc>
          <w:tcPr>
            <w:tcW w:w="6974" w:type="dxa"/>
          </w:tcPr>
          <w:p w14:paraId="0498D822" w14:textId="77777777" w:rsidR="00810D91" w:rsidRPr="0070553F" w:rsidRDefault="00810D91" w:rsidP="00AE665F"/>
        </w:tc>
      </w:tr>
      <w:tr w:rsidR="00810D91" w:rsidRPr="0070553F" w14:paraId="4B8DDD93" w14:textId="77777777" w:rsidTr="00AE665F">
        <w:trPr>
          <w:trHeight w:val="247"/>
        </w:trPr>
        <w:tc>
          <w:tcPr>
            <w:tcW w:w="709" w:type="dxa"/>
            <w:vMerge/>
            <w:shd w:val="clear" w:color="auto" w:fill="auto"/>
          </w:tcPr>
          <w:p w14:paraId="2D61EEAB" w14:textId="77777777" w:rsidR="00810D91" w:rsidRPr="0070553F" w:rsidRDefault="00810D91" w:rsidP="00AE665F">
            <w:pPr>
              <w:rPr>
                <w:b/>
              </w:rPr>
            </w:pPr>
          </w:p>
        </w:tc>
        <w:tc>
          <w:tcPr>
            <w:tcW w:w="2552" w:type="dxa"/>
            <w:shd w:val="clear" w:color="auto" w:fill="E0E0E0"/>
          </w:tcPr>
          <w:p w14:paraId="210DD849" w14:textId="77777777" w:rsidR="00810D91" w:rsidRPr="0070553F" w:rsidRDefault="00810D91" w:rsidP="00AE665F">
            <w:pPr>
              <w:rPr>
                <w:b/>
                <w:lang w:val="en-GB"/>
              </w:rPr>
            </w:pPr>
            <w:r>
              <w:rPr>
                <w:b/>
                <w:lang w:val="en-GB"/>
              </w:rPr>
              <w:t>CA</w:t>
            </w:r>
            <w:r w:rsidRPr="0070553F">
              <w:rPr>
                <w:b/>
                <w:lang w:val="en-GB"/>
              </w:rPr>
              <w:t>L</w:t>
            </w:r>
          </w:p>
        </w:tc>
        <w:tc>
          <w:tcPr>
            <w:tcW w:w="6974" w:type="dxa"/>
          </w:tcPr>
          <w:p w14:paraId="2B2F2AE8" w14:textId="77777777" w:rsidR="00810D91" w:rsidRPr="0070553F" w:rsidRDefault="00810D91" w:rsidP="00AE665F"/>
        </w:tc>
      </w:tr>
      <w:tr w:rsidR="00810D91" w:rsidRPr="0070553F" w14:paraId="7E582675" w14:textId="77777777" w:rsidTr="00AE665F">
        <w:trPr>
          <w:trHeight w:val="247"/>
        </w:trPr>
        <w:tc>
          <w:tcPr>
            <w:tcW w:w="709" w:type="dxa"/>
            <w:vMerge/>
            <w:shd w:val="clear" w:color="auto" w:fill="auto"/>
          </w:tcPr>
          <w:p w14:paraId="1C7A1B55" w14:textId="77777777" w:rsidR="00810D91" w:rsidRPr="0070553F" w:rsidRDefault="00810D91" w:rsidP="00AE665F">
            <w:pPr>
              <w:rPr>
                <w:b/>
              </w:rPr>
            </w:pPr>
          </w:p>
        </w:tc>
        <w:tc>
          <w:tcPr>
            <w:tcW w:w="2552" w:type="dxa"/>
            <w:shd w:val="clear" w:color="auto" w:fill="E0E0E0"/>
          </w:tcPr>
          <w:p w14:paraId="137757EF" w14:textId="77777777" w:rsidR="00810D91" w:rsidRPr="0070553F" w:rsidRDefault="00810D91" w:rsidP="00AE665F">
            <w:pPr>
              <w:rPr>
                <w:b/>
                <w:lang w:val="en-GB"/>
              </w:rPr>
            </w:pPr>
            <w:r w:rsidRPr="0070553F">
              <w:rPr>
                <w:b/>
                <w:lang w:val="en-GB"/>
              </w:rPr>
              <w:t xml:space="preserve">Related </w:t>
            </w:r>
            <w:r>
              <w:rPr>
                <w:b/>
                <w:lang w:val="en-GB"/>
              </w:rPr>
              <w:t>C</w:t>
            </w:r>
            <w:r w:rsidRPr="0070553F">
              <w:rPr>
                <w:b/>
                <w:lang w:val="en-GB"/>
              </w:rPr>
              <w:t>SR IDs</w:t>
            </w:r>
          </w:p>
        </w:tc>
        <w:tc>
          <w:tcPr>
            <w:tcW w:w="6974" w:type="dxa"/>
          </w:tcPr>
          <w:p w14:paraId="64752D4F" w14:textId="77777777" w:rsidR="00810D91" w:rsidRPr="0070553F" w:rsidRDefault="00810D91" w:rsidP="00AE665F"/>
        </w:tc>
      </w:tr>
      <w:tr w:rsidR="00810D91" w:rsidRPr="0070553F" w14:paraId="16CF5ACC" w14:textId="77777777" w:rsidTr="00AE665F">
        <w:trPr>
          <w:trHeight w:val="247"/>
        </w:trPr>
        <w:tc>
          <w:tcPr>
            <w:tcW w:w="709" w:type="dxa"/>
            <w:vMerge w:val="restart"/>
            <w:shd w:val="clear" w:color="auto" w:fill="auto"/>
          </w:tcPr>
          <w:p w14:paraId="16C852E3" w14:textId="77777777" w:rsidR="00810D91" w:rsidRPr="0070553F" w:rsidRDefault="00810D91" w:rsidP="00AE665F">
            <w:pPr>
              <w:rPr>
                <w:b/>
              </w:rPr>
            </w:pPr>
          </w:p>
        </w:tc>
        <w:tc>
          <w:tcPr>
            <w:tcW w:w="2552" w:type="dxa"/>
            <w:shd w:val="clear" w:color="auto" w:fill="E0E0E0"/>
          </w:tcPr>
          <w:p w14:paraId="1E209606" w14:textId="77777777" w:rsidR="00810D91" w:rsidRPr="0070553F" w:rsidRDefault="00810D91" w:rsidP="00AE665F">
            <w:pPr>
              <w:rPr>
                <w:b/>
              </w:rPr>
            </w:pPr>
            <w:r w:rsidRPr="0070553F">
              <w:rPr>
                <w:b/>
                <w:lang w:val="en-GB"/>
              </w:rPr>
              <w:t>Goal Name</w:t>
            </w:r>
          </w:p>
        </w:tc>
        <w:tc>
          <w:tcPr>
            <w:tcW w:w="6974" w:type="dxa"/>
          </w:tcPr>
          <w:p w14:paraId="63282990" w14:textId="77777777" w:rsidR="00810D91" w:rsidRPr="0070553F" w:rsidRDefault="00810D91" w:rsidP="00AE665F">
            <w:pPr>
              <w:rPr>
                <w:lang w:eastAsia="ar-SA"/>
              </w:rPr>
            </w:pPr>
          </w:p>
        </w:tc>
      </w:tr>
      <w:tr w:rsidR="00810D91" w:rsidRPr="0070553F" w14:paraId="6E81B22C" w14:textId="77777777" w:rsidTr="00AE665F">
        <w:trPr>
          <w:trHeight w:val="247"/>
        </w:trPr>
        <w:tc>
          <w:tcPr>
            <w:tcW w:w="709" w:type="dxa"/>
            <w:vMerge/>
            <w:shd w:val="clear" w:color="auto" w:fill="auto"/>
          </w:tcPr>
          <w:p w14:paraId="2BDB03A6" w14:textId="77777777" w:rsidR="00810D91" w:rsidRPr="0070553F" w:rsidRDefault="00810D91" w:rsidP="00AE665F">
            <w:pPr>
              <w:rPr>
                <w:b/>
              </w:rPr>
            </w:pPr>
          </w:p>
        </w:tc>
        <w:tc>
          <w:tcPr>
            <w:tcW w:w="2552" w:type="dxa"/>
            <w:shd w:val="clear" w:color="auto" w:fill="E0E0E0"/>
          </w:tcPr>
          <w:p w14:paraId="0C27D259" w14:textId="77777777" w:rsidR="00810D91" w:rsidRPr="0070553F" w:rsidRDefault="00810D91" w:rsidP="00AE665F">
            <w:pPr>
              <w:rPr>
                <w:b/>
                <w:lang w:val="en-GB"/>
              </w:rPr>
            </w:pPr>
            <w:r w:rsidRPr="0070553F">
              <w:rPr>
                <w:b/>
                <w:lang w:val="en-GB"/>
              </w:rPr>
              <w:t>Description</w:t>
            </w:r>
          </w:p>
        </w:tc>
        <w:tc>
          <w:tcPr>
            <w:tcW w:w="6974" w:type="dxa"/>
          </w:tcPr>
          <w:p w14:paraId="6EBD480B" w14:textId="77777777" w:rsidR="00810D91" w:rsidRPr="0070553F" w:rsidRDefault="00810D91" w:rsidP="00AE665F"/>
        </w:tc>
      </w:tr>
      <w:tr w:rsidR="00810D91" w:rsidRPr="0070553F" w14:paraId="7CBC4CEC" w14:textId="77777777" w:rsidTr="00AE665F">
        <w:trPr>
          <w:trHeight w:val="247"/>
        </w:trPr>
        <w:tc>
          <w:tcPr>
            <w:tcW w:w="709" w:type="dxa"/>
            <w:vMerge/>
            <w:shd w:val="clear" w:color="auto" w:fill="auto"/>
          </w:tcPr>
          <w:p w14:paraId="009D3CA5" w14:textId="77777777" w:rsidR="00810D91" w:rsidRPr="0070553F" w:rsidRDefault="00810D91" w:rsidP="00AE665F">
            <w:pPr>
              <w:rPr>
                <w:b/>
              </w:rPr>
            </w:pPr>
          </w:p>
        </w:tc>
        <w:tc>
          <w:tcPr>
            <w:tcW w:w="2552" w:type="dxa"/>
            <w:shd w:val="clear" w:color="auto" w:fill="E0E0E0"/>
          </w:tcPr>
          <w:p w14:paraId="2B2C46C2" w14:textId="77777777" w:rsidR="00810D91" w:rsidRPr="0070553F" w:rsidRDefault="00810D91" w:rsidP="00AE665F">
            <w:pPr>
              <w:rPr>
                <w:b/>
                <w:lang w:val="en-GB"/>
              </w:rPr>
            </w:pPr>
            <w:r>
              <w:rPr>
                <w:b/>
                <w:lang w:val="en-GB"/>
              </w:rPr>
              <w:t>CA</w:t>
            </w:r>
            <w:r w:rsidRPr="0070553F">
              <w:rPr>
                <w:b/>
                <w:lang w:val="en-GB"/>
              </w:rPr>
              <w:t>L</w:t>
            </w:r>
          </w:p>
        </w:tc>
        <w:tc>
          <w:tcPr>
            <w:tcW w:w="6974" w:type="dxa"/>
          </w:tcPr>
          <w:p w14:paraId="5CA33886" w14:textId="77777777" w:rsidR="00810D91" w:rsidRPr="0070553F" w:rsidRDefault="00810D91" w:rsidP="00AE665F"/>
        </w:tc>
      </w:tr>
      <w:tr w:rsidR="00810D91" w:rsidRPr="0070553F" w14:paraId="16744E37" w14:textId="77777777" w:rsidTr="00AE665F">
        <w:trPr>
          <w:trHeight w:val="247"/>
        </w:trPr>
        <w:tc>
          <w:tcPr>
            <w:tcW w:w="709" w:type="dxa"/>
            <w:vMerge/>
            <w:shd w:val="clear" w:color="auto" w:fill="auto"/>
          </w:tcPr>
          <w:p w14:paraId="5EDFF2F8" w14:textId="77777777" w:rsidR="00810D91" w:rsidRPr="0070553F" w:rsidRDefault="00810D91" w:rsidP="00AE665F">
            <w:pPr>
              <w:rPr>
                <w:b/>
              </w:rPr>
            </w:pPr>
          </w:p>
        </w:tc>
        <w:tc>
          <w:tcPr>
            <w:tcW w:w="2552" w:type="dxa"/>
            <w:shd w:val="clear" w:color="auto" w:fill="E0E0E0"/>
          </w:tcPr>
          <w:p w14:paraId="5078EA09" w14:textId="77777777" w:rsidR="00810D91" w:rsidRPr="0070553F" w:rsidRDefault="00810D91" w:rsidP="00AE665F">
            <w:pPr>
              <w:rPr>
                <w:b/>
                <w:lang w:val="en-GB"/>
              </w:rPr>
            </w:pPr>
            <w:r w:rsidRPr="0070553F">
              <w:rPr>
                <w:b/>
                <w:lang w:val="en-GB"/>
              </w:rPr>
              <w:t xml:space="preserve">Related </w:t>
            </w:r>
            <w:r>
              <w:rPr>
                <w:b/>
                <w:lang w:val="en-GB"/>
              </w:rPr>
              <w:t>C</w:t>
            </w:r>
            <w:r w:rsidRPr="0070553F">
              <w:rPr>
                <w:b/>
                <w:lang w:val="en-GB"/>
              </w:rPr>
              <w:t>SR IDs</w:t>
            </w:r>
          </w:p>
        </w:tc>
        <w:tc>
          <w:tcPr>
            <w:tcW w:w="6974" w:type="dxa"/>
          </w:tcPr>
          <w:p w14:paraId="49B74239" w14:textId="77777777" w:rsidR="00810D91" w:rsidRPr="0070553F" w:rsidRDefault="00810D91" w:rsidP="00AE665F"/>
        </w:tc>
      </w:tr>
      <w:tr w:rsidR="00810D91" w:rsidRPr="0070553F" w14:paraId="59E86C8D" w14:textId="77777777" w:rsidTr="00AE665F">
        <w:trPr>
          <w:trHeight w:val="247"/>
        </w:trPr>
        <w:tc>
          <w:tcPr>
            <w:tcW w:w="709" w:type="dxa"/>
            <w:vMerge w:val="restart"/>
            <w:shd w:val="clear" w:color="auto" w:fill="auto"/>
          </w:tcPr>
          <w:p w14:paraId="06E94EBA" w14:textId="77777777" w:rsidR="00810D91" w:rsidRPr="0070553F" w:rsidRDefault="00810D91" w:rsidP="00AE665F">
            <w:pPr>
              <w:rPr>
                <w:b/>
              </w:rPr>
            </w:pPr>
          </w:p>
        </w:tc>
        <w:tc>
          <w:tcPr>
            <w:tcW w:w="2552" w:type="dxa"/>
            <w:shd w:val="clear" w:color="auto" w:fill="E0E0E0"/>
          </w:tcPr>
          <w:p w14:paraId="3F7DF8A2" w14:textId="77777777" w:rsidR="00810D91" w:rsidRPr="0070553F" w:rsidRDefault="00810D91" w:rsidP="00AE665F">
            <w:pPr>
              <w:rPr>
                <w:b/>
              </w:rPr>
            </w:pPr>
            <w:r w:rsidRPr="0070553F">
              <w:rPr>
                <w:b/>
                <w:lang w:val="en-GB"/>
              </w:rPr>
              <w:t>Goal Name</w:t>
            </w:r>
          </w:p>
        </w:tc>
        <w:tc>
          <w:tcPr>
            <w:tcW w:w="6974" w:type="dxa"/>
          </w:tcPr>
          <w:p w14:paraId="5EB82821" w14:textId="77777777" w:rsidR="00810D91" w:rsidRPr="0070553F" w:rsidRDefault="00810D91" w:rsidP="00AE665F"/>
        </w:tc>
      </w:tr>
      <w:tr w:rsidR="00810D91" w:rsidRPr="0070553F" w14:paraId="5090AA8B" w14:textId="77777777" w:rsidTr="00AE665F">
        <w:trPr>
          <w:trHeight w:val="247"/>
        </w:trPr>
        <w:tc>
          <w:tcPr>
            <w:tcW w:w="709" w:type="dxa"/>
            <w:vMerge/>
            <w:shd w:val="clear" w:color="auto" w:fill="auto"/>
          </w:tcPr>
          <w:p w14:paraId="44995303" w14:textId="77777777" w:rsidR="00810D91" w:rsidRPr="0070553F" w:rsidRDefault="00810D91" w:rsidP="00AE665F">
            <w:pPr>
              <w:rPr>
                <w:b/>
              </w:rPr>
            </w:pPr>
          </w:p>
        </w:tc>
        <w:tc>
          <w:tcPr>
            <w:tcW w:w="2552" w:type="dxa"/>
            <w:shd w:val="clear" w:color="auto" w:fill="E0E0E0"/>
          </w:tcPr>
          <w:p w14:paraId="4912623F" w14:textId="77777777" w:rsidR="00810D91" w:rsidRPr="0070553F" w:rsidRDefault="00810D91" w:rsidP="00AE665F">
            <w:pPr>
              <w:rPr>
                <w:b/>
                <w:lang w:val="en-GB"/>
              </w:rPr>
            </w:pPr>
            <w:r w:rsidRPr="0070553F">
              <w:rPr>
                <w:b/>
                <w:lang w:val="en-GB"/>
              </w:rPr>
              <w:t>Description</w:t>
            </w:r>
          </w:p>
        </w:tc>
        <w:tc>
          <w:tcPr>
            <w:tcW w:w="6974" w:type="dxa"/>
          </w:tcPr>
          <w:p w14:paraId="614FE1A7" w14:textId="77777777" w:rsidR="00810D91" w:rsidRPr="0070553F" w:rsidRDefault="00810D91" w:rsidP="00AE665F"/>
        </w:tc>
      </w:tr>
      <w:tr w:rsidR="00810D91" w:rsidRPr="0070553F" w14:paraId="38569609" w14:textId="77777777" w:rsidTr="00AE665F">
        <w:trPr>
          <w:trHeight w:val="247"/>
        </w:trPr>
        <w:tc>
          <w:tcPr>
            <w:tcW w:w="709" w:type="dxa"/>
            <w:vMerge/>
            <w:shd w:val="clear" w:color="auto" w:fill="auto"/>
          </w:tcPr>
          <w:p w14:paraId="58EB7F65" w14:textId="77777777" w:rsidR="00810D91" w:rsidRPr="0070553F" w:rsidRDefault="00810D91" w:rsidP="00AE665F">
            <w:pPr>
              <w:rPr>
                <w:b/>
              </w:rPr>
            </w:pPr>
          </w:p>
        </w:tc>
        <w:tc>
          <w:tcPr>
            <w:tcW w:w="2552" w:type="dxa"/>
            <w:shd w:val="clear" w:color="auto" w:fill="E0E0E0"/>
          </w:tcPr>
          <w:p w14:paraId="5D832AEB" w14:textId="77777777" w:rsidR="00810D91" w:rsidRPr="0070553F" w:rsidRDefault="00810D91" w:rsidP="00AE665F">
            <w:pPr>
              <w:rPr>
                <w:b/>
                <w:lang w:val="en-GB"/>
              </w:rPr>
            </w:pPr>
            <w:r>
              <w:rPr>
                <w:b/>
                <w:lang w:val="en-GB"/>
              </w:rPr>
              <w:t>CA</w:t>
            </w:r>
            <w:r w:rsidRPr="0070553F">
              <w:rPr>
                <w:b/>
                <w:lang w:val="en-GB"/>
              </w:rPr>
              <w:t>L</w:t>
            </w:r>
          </w:p>
        </w:tc>
        <w:tc>
          <w:tcPr>
            <w:tcW w:w="6974" w:type="dxa"/>
          </w:tcPr>
          <w:p w14:paraId="0C12626D" w14:textId="77777777" w:rsidR="00810D91" w:rsidRPr="0070553F" w:rsidRDefault="00810D91" w:rsidP="00AE665F"/>
        </w:tc>
      </w:tr>
      <w:tr w:rsidR="00810D91" w:rsidRPr="0070553F" w14:paraId="2D3C93E0" w14:textId="77777777" w:rsidTr="00AE665F">
        <w:trPr>
          <w:trHeight w:val="247"/>
        </w:trPr>
        <w:tc>
          <w:tcPr>
            <w:tcW w:w="709" w:type="dxa"/>
            <w:vMerge/>
            <w:shd w:val="clear" w:color="auto" w:fill="auto"/>
          </w:tcPr>
          <w:p w14:paraId="6CC6B813" w14:textId="77777777" w:rsidR="00810D91" w:rsidRPr="0070553F" w:rsidRDefault="00810D91" w:rsidP="00AE665F">
            <w:pPr>
              <w:rPr>
                <w:b/>
              </w:rPr>
            </w:pPr>
          </w:p>
        </w:tc>
        <w:tc>
          <w:tcPr>
            <w:tcW w:w="2552" w:type="dxa"/>
            <w:shd w:val="clear" w:color="auto" w:fill="E0E0E0"/>
          </w:tcPr>
          <w:p w14:paraId="1E90A4D2" w14:textId="77777777" w:rsidR="00810D91" w:rsidRPr="0070553F" w:rsidRDefault="00810D91" w:rsidP="00AE665F">
            <w:pPr>
              <w:rPr>
                <w:b/>
                <w:lang w:val="en-GB"/>
              </w:rPr>
            </w:pPr>
            <w:r w:rsidRPr="0070553F">
              <w:rPr>
                <w:b/>
                <w:lang w:val="en-GB"/>
              </w:rPr>
              <w:t xml:space="preserve">Related </w:t>
            </w:r>
            <w:r>
              <w:rPr>
                <w:b/>
                <w:lang w:val="en-GB"/>
              </w:rPr>
              <w:t>C</w:t>
            </w:r>
            <w:r w:rsidRPr="0070553F">
              <w:rPr>
                <w:b/>
                <w:lang w:val="en-GB"/>
              </w:rPr>
              <w:t>SR IDs</w:t>
            </w:r>
          </w:p>
        </w:tc>
        <w:tc>
          <w:tcPr>
            <w:tcW w:w="6974" w:type="dxa"/>
          </w:tcPr>
          <w:p w14:paraId="2E0FBFC4" w14:textId="77777777" w:rsidR="00810D91" w:rsidRPr="0070553F" w:rsidRDefault="00810D91" w:rsidP="00AE665F"/>
        </w:tc>
      </w:tr>
    </w:tbl>
    <w:p w14:paraId="0801D1C5" w14:textId="77777777" w:rsidR="00810D91" w:rsidRDefault="00810D91" w:rsidP="00810D91">
      <w:pPr>
        <w:pStyle w:val="Caption"/>
      </w:pPr>
      <w:bookmarkStart w:id="2924" w:name="_Toc23858291"/>
      <w:bookmarkStart w:id="2925" w:name="_Toc34682013"/>
      <w:bookmarkStart w:id="2926" w:name="_Toc35002696"/>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AE665F">
        <w:rPr>
          <w:noProof/>
        </w:rPr>
        <w:t>16</w:t>
      </w:r>
      <w:r w:rsidRPr="0070553F">
        <w:rPr>
          <w:noProof/>
        </w:rPr>
        <w:fldChar w:fldCharType="end"/>
      </w:r>
      <w:r w:rsidRPr="0070553F">
        <w:t xml:space="preserve">: </w:t>
      </w:r>
      <w:r>
        <w:t>Cybersecurity</w:t>
      </w:r>
      <w:r w:rsidRPr="0070553F">
        <w:t xml:space="preserve"> Goals</w:t>
      </w:r>
      <w:bookmarkEnd w:id="2924"/>
      <w:bookmarkEnd w:id="2925"/>
      <w:bookmarkEnd w:id="2926"/>
    </w:p>
    <w:p w14:paraId="48D91A6E" w14:textId="77777777" w:rsidR="00810D91" w:rsidRDefault="00810D91" w:rsidP="00810D91">
      <w:pPr>
        <w:rPr>
          <w:lang w:eastAsia="ar-SA"/>
        </w:rPr>
      </w:pPr>
    </w:p>
    <w:p w14:paraId="4BD7B9B7" w14:textId="77777777" w:rsidR="00810D91" w:rsidRDefault="00810D91" w:rsidP="00810D91">
      <w:pPr>
        <w:pStyle w:val="Heading3"/>
        <w:rPr>
          <w:lang w:eastAsia="ar-SA"/>
        </w:rPr>
      </w:pPr>
      <w:bookmarkStart w:id="2927" w:name="_Toc34681980"/>
      <w:bookmarkStart w:id="2928" w:name="_Toc35002552"/>
      <w:r>
        <w:rPr>
          <w:lang w:eastAsia="ar-SA"/>
        </w:rPr>
        <w:t>Cybersecurity Requirements</w:t>
      </w:r>
      <w:bookmarkEnd w:id="2927"/>
      <w:bookmarkEnd w:id="2928"/>
    </w:p>
    <w:p w14:paraId="3A175761" w14:textId="1DB81B37" w:rsidR="00810D91" w:rsidRPr="00770737" w:rsidRDefault="000D26D2" w:rsidP="00810D91">
      <w:pPr>
        <w:rPr>
          <w:lang w:eastAsia="ar-SA"/>
        </w:rPr>
      </w:pPr>
      <w:r>
        <w:rPr>
          <w:lang w:eastAsia="ar-SA"/>
        </w:rPr>
        <w:t>No Applicable</w:t>
      </w:r>
    </w:p>
    <w:p w14:paraId="64D56355" w14:textId="77777777" w:rsidR="00EF78FE" w:rsidRPr="00356018" w:rsidRDefault="007659FD" w:rsidP="00EF78FE">
      <w:pPr>
        <w:pStyle w:val="Heading1"/>
      </w:pPr>
      <w:bookmarkStart w:id="2929" w:name="_Ref521183086"/>
      <w:bookmarkStart w:id="2930" w:name="_Toc35002554"/>
      <w:bookmarkEnd w:id="2920"/>
      <w:bookmarkEnd w:id="2921"/>
      <w:r>
        <w:lastRenderedPageBreak/>
        <w:t>Functional Architecture</w:t>
      </w:r>
      <w:bookmarkEnd w:id="2929"/>
      <w:bookmarkEnd w:id="2930"/>
    </w:p>
    <w:p w14:paraId="5A983A99" w14:textId="77777777" w:rsidR="00EF78FE" w:rsidRDefault="004F7A82" w:rsidP="004F7A82">
      <w:pPr>
        <w:pStyle w:val="Heading2"/>
      </w:pPr>
      <w:bookmarkStart w:id="2931" w:name="_Toc35002555"/>
      <w:bookmarkStart w:id="2932" w:name="_Toc215652143"/>
      <w:r>
        <w:t>Description</w:t>
      </w:r>
      <w:bookmarkEnd w:id="2931"/>
    </w:p>
    <w:p w14:paraId="4997EAE0" w14:textId="77777777" w:rsidR="004F7A82" w:rsidRDefault="004F7A82" w:rsidP="004F7A82"/>
    <w:p w14:paraId="641A7574" w14:textId="152F08C0" w:rsidR="004F3BE4" w:rsidRDefault="004F3BE4" w:rsidP="004F3BE4">
      <w:pPr>
        <w:rPr>
          <w:rFonts w:cs="Arial"/>
          <w:lang w:val="en-GB"/>
        </w:rPr>
      </w:pPr>
      <w:r w:rsidRPr="009E3B7C">
        <w:rPr>
          <w:rFonts w:cs="Arial"/>
          <w:lang w:val="en-GB"/>
        </w:rPr>
        <w:t xml:space="preserve">This </w:t>
      </w:r>
      <w:r>
        <w:rPr>
          <w:rFonts w:cs="Arial"/>
          <w:lang w:val="en-GB"/>
        </w:rPr>
        <w:t>Functional Architecture</w:t>
      </w:r>
      <w:r w:rsidR="0068508D">
        <w:rPr>
          <w:rFonts w:cs="Arial"/>
          <w:lang w:val="en-GB"/>
        </w:rPr>
        <w:t xml:space="preserve"> Diagram shows the signals and messages transit between the modules to enable Trailer Settings and Profile Feature.</w:t>
      </w:r>
    </w:p>
    <w:p w14:paraId="486F65CC" w14:textId="2F4C635F" w:rsidR="00F8358C" w:rsidRPr="00F8358C" w:rsidRDefault="00F8358C" w:rsidP="00F8358C">
      <w:pPr>
        <w:pStyle w:val="ListParagraph"/>
        <w:numPr>
          <w:ilvl w:val="0"/>
          <w:numId w:val="101"/>
        </w:numPr>
        <w:rPr>
          <w:rFonts w:cs="Arial"/>
          <w:lang w:val="en-GB"/>
        </w:rPr>
      </w:pPr>
      <w:r w:rsidRPr="00F8358C">
        <w:rPr>
          <w:rFonts w:cs="Arial"/>
          <w:lang w:val="en-GB"/>
        </w:rPr>
        <w:t>Signals.</w:t>
      </w:r>
    </w:p>
    <w:p w14:paraId="2D6CC49A" w14:textId="1C01F392" w:rsidR="0068508D" w:rsidRDefault="0068508D" w:rsidP="00F8358C">
      <w:pPr>
        <w:ind w:left="720"/>
        <w:rPr>
          <w:rFonts w:cs="Arial"/>
          <w:lang w:val="en-GB"/>
        </w:rPr>
      </w:pPr>
      <w:r>
        <w:rPr>
          <w:rFonts w:cs="Arial"/>
          <w:lang w:val="en-GB"/>
        </w:rPr>
        <w:t xml:space="preserve">BCM, PCM, ITRM provide the pre-condition signals to enable the feature </w:t>
      </w:r>
      <w:r w:rsidR="00F8358C">
        <w:rPr>
          <w:rFonts w:cs="Arial"/>
          <w:lang w:val="en-GB"/>
        </w:rPr>
        <w:t>functionality through the FNV3 Architecture.</w:t>
      </w:r>
    </w:p>
    <w:p w14:paraId="769BF521" w14:textId="1EB91DA9" w:rsidR="00F8358C" w:rsidRPr="00F8358C" w:rsidRDefault="00F8358C" w:rsidP="00F8358C">
      <w:pPr>
        <w:pStyle w:val="ListParagraph"/>
        <w:numPr>
          <w:ilvl w:val="0"/>
          <w:numId w:val="101"/>
        </w:numPr>
        <w:rPr>
          <w:rFonts w:cs="Arial"/>
          <w:lang w:val="en-GB"/>
        </w:rPr>
      </w:pPr>
      <w:r w:rsidRPr="00F8358C">
        <w:rPr>
          <w:rFonts w:cs="Arial"/>
          <w:lang w:val="en-GB"/>
        </w:rPr>
        <w:t>TP Messages.</w:t>
      </w:r>
    </w:p>
    <w:p w14:paraId="22608724" w14:textId="489E291C" w:rsidR="00F8358C" w:rsidRDefault="00F8358C" w:rsidP="00F8358C">
      <w:pPr>
        <w:ind w:firstLine="720"/>
        <w:rPr>
          <w:rFonts w:cs="Arial"/>
          <w:lang w:val="en-GB"/>
        </w:rPr>
      </w:pPr>
      <w:r>
        <w:rPr>
          <w:rFonts w:cs="Arial"/>
          <w:lang w:val="en-GB"/>
        </w:rPr>
        <w:t>IPC receive Feature information from APIM and display the Trailer Trip Status in the Cluster IOD.</w:t>
      </w:r>
    </w:p>
    <w:p w14:paraId="6618DA6D" w14:textId="5324A25F" w:rsidR="009D0F2B" w:rsidRPr="009E3B7C" w:rsidRDefault="004F0BA5" w:rsidP="004F3BE4">
      <w:pPr>
        <w:rPr>
          <w:rFonts w:cs="Arial"/>
          <w:lang w:val="en-GB"/>
        </w:rPr>
      </w:pPr>
      <w:r>
        <w:rPr>
          <w:noProof/>
        </w:rPr>
        <w:object w:dxaOrig="1440" w:dyaOrig="1440" w14:anchorId="41DBAC6F">
          <v:shape id="_x0000_s1051" type="#_x0000_t75" style="position:absolute;margin-left:-5.6pt;margin-top:15.4pt;width:525.85pt;height:313.35pt;z-index:251679744;mso-position-horizontal-relative:text;mso-position-vertical-relative:text">
            <v:imagedata r:id="rId34" o:title=""/>
            <w10:wrap type="topAndBottom"/>
          </v:shape>
          <o:OLEObject Type="Embed" ProgID="Visio.Drawing.11" ShapeID="_x0000_s1051" DrawAspect="Content" ObjectID="_1706962412" r:id="rId35"/>
        </w:object>
      </w:r>
    </w:p>
    <w:p w14:paraId="7323CBFA" w14:textId="6F9EF810" w:rsidR="00EF78FE" w:rsidRDefault="00EF78FE" w:rsidP="00EF78FE">
      <w:pPr>
        <w:pStyle w:val="Caption"/>
      </w:pPr>
      <w:bookmarkStart w:id="2933" w:name="_Toc466874043"/>
      <w:bookmarkStart w:id="2934" w:name="_Toc35002671"/>
      <w:bookmarkStart w:id="2935" w:name="_Toc456007571"/>
      <w:r w:rsidRPr="00C75AE5">
        <w:t xml:space="preserve">Figure </w:t>
      </w:r>
      <w:r>
        <w:rPr>
          <w:noProof/>
        </w:rPr>
        <w:fldChar w:fldCharType="begin"/>
      </w:r>
      <w:r>
        <w:rPr>
          <w:noProof/>
        </w:rPr>
        <w:instrText xml:space="preserve"> SEQ Figure \* ARABIC </w:instrText>
      </w:r>
      <w:r>
        <w:rPr>
          <w:noProof/>
        </w:rPr>
        <w:fldChar w:fldCharType="separate"/>
      </w:r>
      <w:r w:rsidR="00AE665F">
        <w:rPr>
          <w:noProof/>
        </w:rPr>
        <w:t>4</w:t>
      </w:r>
      <w:r>
        <w:rPr>
          <w:noProof/>
        </w:rPr>
        <w:fldChar w:fldCharType="end"/>
      </w:r>
      <w:r w:rsidRPr="00C75AE5">
        <w:t xml:space="preserve">: Functional </w:t>
      </w:r>
      <w:r>
        <w:t>Architecture</w:t>
      </w:r>
      <w:bookmarkEnd w:id="2933"/>
      <w:bookmarkEnd w:id="2934"/>
    </w:p>
    <w:p w14:paraId="409F73D3" w14:textId="4AEEE020" w:rsidR="00690495" w:rsidRDefault="00690495" w:rsidP="00690495"/>
    <w:p w14:paraId="49191653" w14:textId="70F0782B" w:rsidR="00690495" w:rsidRDefault="00690495" w:rsidP="00690495"/>
    <w:p w14:paraId="543EFFEF" w14:textId="38873BF2" w:rsidR="00690495" w:rsidRDefault="00690495" w:rsidP="00690495"/>
    <w:p w14:paraId="37137CCB" w14:textId="3C571741" w:rsidR="00690495" w:rsidRDefault="00690495" w:rsidP="00690495"/>
    <w:p w14:paraId="7423ED48" w14:textId="3F12622A" w:rsidR="00690495" w:rsidRDefault="00690495" w:rsidP="00690495"/>
    <w:p w14:paraId="3F4CB056" w14:textId="370D56E6" w:rsidR="00690495" w:rsidRDefault="00690495" w:rsidP="00690495"/>
    <w:p w14:paraId="15CB867B" w14:textId="6A9666CB" w:rsidR="00690495" w:rsidRDefault="00690495" w:rsidP="00690495"/>
    <w:p w14:paraId="26F266FE" w14:textId="2391395D" w:rsidR="00690495" w:rsidRDefault="00690495" w:rsidP="00690495"/>
    <w:p w14:paraId="15526DEB" w14:textId="5F4F7A2C" w:rsidR="00690495" w:rsidRDefault="00690495" w:rsidP="00690495"/>
    <w:p w14:paraId="070ED223" w14:textId="2FBD6126" w:rsidR="00690495" w:rsidRDefault="00690495" w:rsidP="00690495"/>
    <w:p w14:paraId="0F44C1C1" w14:textId="3198A375" w:rsidR="00690495" w:rsidRDefault="00690495" w:rsidP="00690495"/>
    <w:p w14:paraId="47C392E6" w14:textId="5BE9BE69" w:rsidR="00690495" w:rsidRDefault="00690495" w:rsidP="00690495"/>
    <w:p w14:paraId="313A9996" w14:textId="7CE88ABA" w:rsidR="00690495" w:rsidRDefault="00690495" w:rsidP="00690495"/>
    <w:p w14:paraId="001EF69D" w14:textId="116C93C8" w:rsidR="00690495" w:rsidRDefault="00690495" w:rsidP="00690495"/>
    <w:p w14:paraId="0D6E166F" w14:textId="60F29FBD" w:rsidR="00690495" w:rsidRDefault="00690495" w:rsidP="00690495"/>
    <w:p w14:paraId="56E70C45" w14:textId="51A8EC6E" w:rsidR="00690495" w:rsidRDefault="00690495" w:rsidP="00690495"/>
    <w:p w14:paraId="588315B2" w14:textId="77777777" w:rsidR="00690495" w:rsidRPr="00690495" w:rsidRDefault="00690495" w:rsidP="00690495"/>
    <w:p w14:paraId="3F552431" w14:textId="77777777" w:rsidR="00EF78FE" w:rsidRDefault="00EF78FE" w:rsidP="00EF78FE">
      <w:pPr>
        <w:pStyle w:val="Heading2"/>
      </w:pPr>
      <w:bookmarkStart w:id="2936" w:name="_Toc35002556"/>
      <w:bookmarkStart w:id="2937" w:name="_Toc211245036"/>
      <w:bookmarkEnd w:id="2935"/>
      <w:r>
        <w:lastRenderedPageBreak/>
        <w:t>Function List</w:t>
      </w:r>
      <w:bookmarkEnd w:id="2936"/>
    </w:p>
    <w:bookmarkEnd w:id="2937"/>
    <w:p w14:paraId="405A34B5" w14:textId="77777777" w:rsidR="00EF78FE" w:rsidRPr="004151F7" w:rsidRDefault="00EF78FE" w:rsidP="00EF78FE"/>
    <w:tbl>
      <w:tblPr>
        <w:tblStyle w:val="TableGrid"/>
        <w:tblW w:w="10206" w:type="dxa"/>
        <w:tblInd w:w="-5" w:type="dxa"/>
        <w:tblLayout w:type="fixed"/>
        <w:tblLook w:val="0000" w:firstRow="0" w:lastRow="0" w:firstColumn="0" w:lastColumn="0" w:noHBand="0" w:noVBand="0"/>
      </w:tblPr>
      <w:tblGrid>
        <w:gridCol w:w="1982"/>
        <w:gridCol w:w="3737"/>
        <w:gridCol w:w="2156"/>
        <w:gridCol w:w="2331"/>
      </w:tblGrid>
      <w:tr w:rsidR="00EF78FE" w:rsidRPr="007C20FA" w14:paraId="4B43CCFA" w14:textId="77777777" w:rsidTr="00850F94">
        <w:tc>
          <w:tcPr>
            <w:tcW w:w="1982" w:type="dxa"/>
            <w:shd w:val="clear" w:color="auto" w:fill="D9D9D9" w:themeFill="background1" w:themeFillShade="D9"/>
          </w:tcPr>
          <w:p w14:paraId="5FA4D37A" w14:textId="77777777" w:rsidR="00EF78FE" w:rsidRPr="007C20FA" w:rsidRDefault="00EF78FE" w:rsidP="00E02DC0">
            <w:pPr>
              <w:pStyle w:val="Caption"/>
            </w:pPr>
            <w:bookmarkStart w:id="2938" w:name="_Toc478193541"/>
            <w:bookmarkStart w:id="2939" w:name="_Toc478193547"/>
            <w:bookmarkEnd w:id="2932"/>
            <w:bookmarkEnd w:id="2938"/>
            <w:bookmarkEnd w:id="2939"/>
            <w:r w:rsidRPr="007C20FA">
              <w:t>Function Name</w:t>
            </w:r>
          </w:p>
        </w:tc>
        <w:tc>
          <w:tcPr>
            <w:tcW w:w="3737" w:type="dxa"/>
            <w:shd w:val="clear" w:color="auto" w:fill="D9D9D9" w:themeFill="background1" w:themeFillShade="D9"/>
          </w:tcPr>
          <w:p w14:paraId="5151D359" w14:textId="77777777" w:rsidR="00EF78FE" w:rsidRPr="007C20FA" w:rsidRDefault="00EF78FE" w:rsidP="00E02DC0">
            <w:pPr>
              <w:pStyle w:val="Caption"/>
            </w:pPr>
            <w:r w:rsidRPr="007C20FA">
              <w:t>Description</w:t>
            </w:r>
          </w:p>
        </w:tc>
        <w:tc>
          <w:tcPr>
            <w:tcW w:w="2156" w:type="dxa"/>
            <w:shd w:val="clear" w:color="auto" w:fill="D9D9D9" w:themeFill="background1" w:themeFillShade="D9"/>
          </w:tcPr>
          <w:p w14:paraId="4B25E9FA" w14:textId="77777777" w:rsidR="00EF78FE" w:rsidRPr="007C20FA" w:rsidRDefault="00EF78FE" w:rsidP="00E02DC0">
            <w:pPr>
              <w:pStyle w:val="Caption"/>
            </w:pPr>
            <w:r w:rsidRPr="007C20FA">
              <w:t>Link to Function Spec</w:t>
            </w:r>
          </w:p>
        </w:tc>
        <w:tc>
          <w:tcPr>
            <w:tcW w:w="2331" w:type="dxa"/>
            <w:shd w:val="clear" w:color="auto" w:fill="D9D9D9" w:themeFill="background1" w:themeFillShade="D9"/>
          </w:tcPr>
          <w:p w14:paraId="088E0433" w14:textId="77777777" w:rsidR="00EF78FE" w:rsidRPr="007C20FA" w:rsidRDefault="00EF78FE" w:rsidP="00E02DC0">
            <w:pPr>
              <w:pStyle w:val="Caption"/>
            </w:pPr>
            <w:r w:rsidRPr="007C20FA">
              <w:t>Comments</w:t>
            </w:r>
          </w:p>
        </w:tc>
      </w:tr>
      <w:tr w:rsidR="00091B67" w:rsidRPr="00BB0EAC" w14:paraId="6F426C02" w14:textId="77777777" w:rsidTr="00850F94">
        <w:tc>
          <w:tcPr>
            <w:tcW w:w="1982" w:type="dxa"/>
          </w:tcPr>
          <w:p w14:paraId="031B725C" w14:textId="41C221BA" w:rsidR="00091B67" w:rsidRPr="00FB5797" w:rsidRDefault="00080176" w:rsidP="00091B67">
            <w:pPr>
              <w:pStyle w:val="BodyText"/>
              <w:rPr>
                <w:color w:val="000000" w:themeColor="text1"/>
                <w:lang w:val="en-US"/>
                <w:rPrChange w:id="2940" w:author="SM Fairus Hasan" w:date="2020-02-27T16:11:00Z">
                  <w:rPr>
                    <w:lang w:val="en-US"/>
                  </w:rPr>
                </w:rPrChange>
              </w:rPr>
            </w:pPr>
            <w:r>
              <w:rPr>
                <w:color w:val="000000" w:themeColor="text1"/>
                <w:lang w:val="en-US"/>
              </w:rPr>
              <w:t>Receive</w:t>
            </w:r>
            <w:r w:rsidR="00091B67" w:rsidRPr="00FB5797">
              <w:rPr>
                <w:color w:val="000000" w:themeColor="text1"/>
                <w:lang w:val="en-US"/>
                <w:rPrChange w:id="2941" w:author="SM Fairus Hasan" w:date="2020-02-27T16:11:00Z">
                  <w:rPr>
                    <w:lang w:val="en-US"/>
                  </w:rPr>
                </w:rPrChange>
              </w:rPr>
              <w:t xml:space="preserve"> Ignition Status</w:t>
            </w:r>
            <w:r>
              <w:rPr>
                <w:color w:val="000000" w:themeColor="text1"/>
                <w:lang w:val="en-US"/>
              </w:rPr>
              <w:t xml:space="preserve"> Signal</w:t>
            </w:r>
          </w:p>
        </w:tc>
        <w:tc>
          <w:tcPr>
            <w:tcW w:w="3737" w:type="dxa"/>
          </w:tcPr>
          <w:p w14:paraId="23C32271" w14:textId="77777777" w:rsidR="00091B67" w:rsidRDefault="00091B67" w:rsidP="00091B67">
            <w:pPr>
              <w:pStyle w:val="BodyText"/>
              <w:rPr>
                <w:color w:val="000000" w:themeColor="text1"/>
                <w:lang w:val="en-US"/>
              </w:rPr>
            </w:pPr>
            <w:r w:rsidRPr="00FB5797">
              <w:rPr>
                <w:color w:val="000000" w:themeColor="text1"/>
                <w:lang w:val="en-US"/>
                <w:rPrChange w:id="2942" w:author="SM Fairus Hasan" w:date="2020-02-27T16:11:00Z">
                  <w:rPr>
                    <w:lang w:val="en-US"/>
                  </w:rPr>
                </w:rPrChange>
              </w:rPr>
              <w:t>Ignition status determination for feature pre-condition assessment</w:t>
            </w:r>
          </w:p>
          <w:p w14:paraId="4EFED73D" w14:textId="4B96F5BE" w:rsidR="001E11AA" w:rsidRPr="00FB5797" w:rsidRDefault="001E11AA" w:rsidP="00091B67">
            <w:pPr>
              <w:pStyle w:val="BodyText"/>
              <w:rPr>
                <w:color w:val="000000" w:themeColor="text1"/>
                <w:lang w:val="en-US"/>
                <w:rPrChange w:id="2943" w:author="SM Fairus Hasan" w:date="2020-02-27T16:11:00Z">
                  <w:rPr>
                    <w:lang w:val="en-US"/>
                  </w:rPr>
                </w:rPrChange>
              </w:rPr>
            </w:pPr>
            <w:r>
              <w:rPr>
                <w:color w:val="000000" w:themeColor="text1"/>
                <w:lang w:val="en-US"/>
              </w:rPr>
              <w:t>Signal = RUN</w:t>
            </w:r>
          </w:p>
        </w:tc>
        <w:tc>
          <w:tcPr>
            <w:tcW w:w="2156" w:type="dxa"/>
          </w:tcPr>
          <w:p w14:paraId="21941243" w14:textId="77777777" w:rsidR="00091B67" w:rsidRPr="00FB5797" w:rsidRDefault="00091B67" w:rsidP="00091B67">
            <w:pPr>
              <w:pStyle w:val="BodyText"/>
              <w:rPr>
                <w:color w:val="000000" w:themeColor="text1"/>
                <w:lang w:val="en-US"/>
                <w:rPrChange w:id="2944" w:author="SM Fairus Hasan" w:date="2020-02-27T16:11:00Z">
                  <w:rPr>
                    <w:lang w:val="en-US"/>
                  </w:rPr>
                </w:rPrChange>
              </w:rPr>
            </w:pPr>
            <w:r w:rsidRPr="00FB5797">
              <w:rPr>
                <w:color w:val="000000" w:themeColor="text1"/>
                <w:lang w:val="en-US"/>
                <w:rPrChange w:id="2945" w:author="SM Fairus Hasan" w:date="2020-02-27T16:11:00Z">
                  <w:rPr>
                    <w:lang w:val="en-US"/>
                  </w:rPr>
                </w:rPrChange>
              </w:rPr>
              <w:t>N/A</w:t>
            </w:r>
          </w:p>
        </w:tc>
        <w:tc>
          <w:tcPr>
            <w:tcW w:w="2331" w:type="dxa"/>
          </w:tcPr>
          <w:p w14:paraId="488D4950" w14:textId="77777777" w:rsidR="00091B67" w:rsidRPr="00FB5797" w:rsidRDefault="00091B67" w:rsidP="00091B67">
            <w:pPr>
              <w:pStyle w:val="BodyText"/>
              <w:rPr>
                <w:color w:val="000000" w:themeColor="text1"/>
                <w:lang w:val="en-US"/>
                <w:rPrChange w:id="2946" w:author="SM Fairus Hasan" w:date="2020-02-27T16:11:00Z">
                  <w:rPr>
                    <w:lang w:val="en-US"/>
                  </w:rPr>
                </w:rPrChange>
              </w:rPr>
            </w:pPr>
            <w:r w:rsidRPr="00FB5797">
              <w:rPr>
                <w:color w:val="000000" w:themeColor="text1"/>
                <w:lang w:val="en-US"/>
                <w:rPrChange w:id="2947" w:author="SM Fairus Hasan" w:date="2020-02-27T16:11:00Z">
                  <w:rPr>
                    <w:lang w:val="en-US"/>
                  </w:rPr>
                </w:rPrChange>
              </w:rPr>
              <w:t>Existing function</w:t>
            </w:r>
          </w:p>
        </w:tc>
      </w:tr>
      <w:tr w:rsidR="00091B67" w:rsidRPr="00BB0EAC" w14:paraId="08792EF4" w14:textId="77777777" w:rsidTr="00850F94">
        <w:tc>
          <w:tcPr>
            <w:tcW w:w="1982" w:type="dxa"/>
          </w:tcPr>
          <w:p w14:paraId="623682C8" w14:textId="65EBCF98" w:rsidR="00091B67" w:rsidRPr="00FB5797" w:rsidRDefault="001E11AA" w:rsidP="00091B67">
            <w:pPr>
              <w:pStyle w:val="BodyText"/>
              <w:rPr>
                <w:color w:val="000000" w:themeColor="text1"/>
                <w:lang w:val="en-US"/>
                <w:rPrChange w:id="2948" w:author="SM Fairus Hasan" w:date="2020-02-27T16:11:00Z">
                  <w:rPr>
                    <w:lang w:val="en-US"/>
                  </w:rPr>
                </w:rPrChange>
              </w:rPr>
            </w:pPr>
            <w:r>
              <w:rPr>
                <w:color w:val="000000" w:themeColor="text1"/>
                <w:lang w:val="en-US"/>
              </w:rPr>
              <w:t>Receive</w:t>
            </w:r>
            <w:r w:rsidR="00091B67" w:rsidRPr="00FB5797">
              <w:rPr>
                <w:color w:val="000000" w:themeColor="text1"/>
                <w:lang w:val="en-US"/>
                <w:rPrChange w:id="2949" w:author="SM Fairus Hasan" w:date="2020-02-27T16:11:00Z">
                  <w:rPr>
                    <w:lang w:val="en-US"/>
                  </w:rPr>
                </w:rPrChange>
              </w:rPr>
              <w:t xml:space="preserve"> Taillight Status</w:t>
            </w:r>
            <w:r>
              <w:rPr>
                <w:color w:val="000000" w:themeColor="text1"/>
                <w:lang w:val="en-US"/>
              </w:rPr>
              <w:t xml:space="preserve"> Signal</w:t>
            </w:r>
          </w:p>
        </w:tc>
        <w:tc>
          <w:tcPr>
            <w:tcW w:w="3737" w:type="dxa"/>
          </w:tcPr>
          <w:p w14:paraId="1D9C27EF" w14:textId="77777777" w:rsidR="00091B67" w:rsidRDefault="00091B67" w:rsidP="00091B67">
            <w:pPr>
              <w:pStyle w:val="BodyText"/>
              <w:rPr>
                <w:color w:val="000000" w:themeColor="text1"/>
                <w:lang w:val="en-US"/>
              </w:rPr>
            </w:pPr>
            <w:r w:rsidRPr="00FB5797">
              <w:rPr>
                <w:color w:val="000000" w:themeColor="text1"/>
                <w:lang w:val="en-US"/>
                <w:rPrChange w:id="2950" w:author="SM Fairus Hasan" w:date="2020-02-27T16:11:00Z">
                  <w:rPr>
                    <w:lang w:val="en-US"/>
                  </w:rPr>
                </w:rPrChange>
              </w:rPr>
              <w:t>Taillight status determination for feature pre-condition assessment</w:t>
            </w:r>
          </w:p>
          <w:p w14:paraId="60442ED0" w14:textId="6BC17550" w:rsidR="001E11AA" w:rsidRPr="00FB5797" w:rsidRDefault="001E11AA" w:rsidP="00091B67">
            <w:pPr>
              <w:pStyle w:val="BodyText"/>
              <w:rPr>
                <w:color w:val="000000" w:themeColor="text1"/>
                <w:lang w:val="en-US"/>
                <w:rPrChange w:id="2951" w:author="SM Fairus Hasan" w:date="2020-02-27T16:11:00Z">
                  <w:rPr>
                    <w:lang w:val="en-US"/>
                  </w:rPr>
                </w:rPrChange>
              </w:rPr>
            </w:pPr>
            <w:r>
              <w:rPr>
                <w:color w:val="000000" w:themeColor="text1"/>
                <w:lang w:val="en-US"/>
              </w:rPr>
              <w:t>Signal = Trailer Lamp Connected</w:t>
            </w:r>
          </w:p>
        </w:tc>
        <w:tc>
          <w:tcPr>
            <w:tcW w:w="2156" w:type="dxa"/>
          </w:tcPr>
          <w:p w14:paraId="32C4BA94" w14:textId="77777777" w:rsidR="00091B67" w:rsidRPr="00FB5797" w:rsidRDefault="00091B67" w:rsidP="00091B67">
            <w:pPr>
              <w:pStyle w:val="BodyText"/>
              <w:rPr>
                <w:color w:val="000000" w:themeColor="text1"/>
                <w:lang w:val="en-US"/>
                <w:rPrChange w:id="2952" w:author="SM Fairus Hasan" w:date="2020-02-27T16:11:00Z">
                  <w:rPr>
                    <w:lang w:val="en-US"/>
                  </w:rPr>
                </w:rPrChange>
              </w:rPr>
            </w:pPr>
            <w:r w:rsidRPr="00FB5797">
              <w:rPr>
                <w:color w:val="000000" w:themeColor="text1"/>
                <w:lang w:val="en-US"/>
                <w:rPrChange w:id="2953" w:author="SM Fairus Hasan" w:date="2020-02-27T16:11:00Z">
                  <w:rPr>
                    <w:lang w:val="en-US"/>
                  </w:rPr>
                </w:rPrChange>
              </w:rPr>
              <w:t>N/A</w:t>
            </w:r>
          </w:p>
        </w:tc>
        <w:tc>
          <w:tcPr>
            <w:tcW w:w="2331" w:type="dxa"/>
          </w:tcPr>
          <w:p w14:paraId="40369183" w14:textId="77777777" w:rsidR="00091B67" w:rsidRPr="00FB5797" w:rsidRDefault="00091B67" w:rsidP="00091B67">
            <w:pPr>
              <w:pStyle w:val="BodyText"/>
              <w:rPr>
                <w:color w:val="000000" w:themeColor="text1"/>
                <w:lang w:val="en-US"/>
                <w:rPrChange w:id="2954" w:author="SM Fairus Hasan" w:date="2020-02-27T16:11:00Z">
                  <w:rPr>
                    <w:lang w:val="en-US"/>
                  </w:rPr>
                </w:rPrChange>
              </w:rPr>
            </w:pPr>
            <w:r w:rsidRPr="00FB5797">
              <w:rPr>
                <w:color w:val="000000" w:themeColor="text1"/>
                <w:lang w:val="en-US"/>
                <w:rPrChange w:id="2955" w:author="SM Fairus Hasan" w:date="2020-02-27T16:11:00Z">
                  <w:rPr>
                    <w:lang w:val="en-US"/>
                  </w:rPr>
                </w:rPrChange>
              </w:rPr>
              <w:t>Existing function</w:t>
            </w:r>
          </w:p>
        </w:tc>
      </w:tr>
      <w:tr w:rsidR="00091B67" w:rsidRPr="00BB0EAC" w14:paraId="32BBE7B4" w14:textId="77777777" w:rsidTr="00850F94">
        <w:tc>
          <w:tcPr>
            <w:tcW w:w="1982" w:type="dxa"/>
          </w:tcPr>
          <w:p w14:paraId="2C0AEA62" w14:textId="022F7E90" w:rsidR="00091B67" w:rsidRPr="00FB5797" w:rsidRDefault="001E11AA" w:rsidP="00091B67">
            <w:pPr>
              <w:pStyle w:val="BodyText"/>
              <w:rPr>
                <w:color w:val="000000" w:themeColor="text1"/>
                <w:lang w:val="en-US"/>
                <w:rPrChange w:id="2956" w:author="SM Fairus Hasan" w:date="2020-02-27T16:11:00Z">
                  <w:rPr>
                    <w:lang w:val="en-US"/>
                  </w:rPr>
                </w:rPrChange>
              </w:rPr>
            </w:pPr>
            <w:r>
              <w:rPr>
                <w:color w:val="000000" w:themeColor="text1"/>
                <w:lang w:val="en-US"/>
              </w:rPr>
              <w:t>Receive</w:t>
            </w:r>
            <w:r w:rsidR="00091B67" w:rsidRPr="00FB5797">
              <w:rPr>
                <w:color w:val="000000" w:themeColor="text1"/>
                <w:lang w:val="en-US"/>
                <w:rPrChange w:id="2957" w:author="SM Fairus Hasan" w:date="2020-02-27T16:11:00Z">
                  <w:rPr>
                    <w:lang w:val="en-US"/>
                  </w:rPr>
                </w:rPrChange>
              </w:rPr>
              <w:t xml:space="preserve"> Battery State of Charge</w:t>
            </w:r>
            <w:r>
              <w:rPr>
                <w:color w:val="000000" w:themeColor="text1"/>
                <w:lang w:val="en-US"/>
              </w:rPr>
              <w:t xml:space="preserve"> Signal</w:t>
            </w:r>
          </w:p>
        </w:tc>
        <w:tc>
          <w:tcPr>
            <w:tcW w:w="3737" w:type="dxa"/>
          </w:tcPr>
          <w:p w14:paraId="0D91ED48" w14:textId="77777777" w:rsidR="00091B67" w:rsidRDefault="00091B67" w:rsidP="00091B67">
            <w:pPr>
              <w:pStyle w:val="BodyText"/>
              <w:rPr>
                <w:color w:val="000000" w:themeColor="text1"/>
                <w:lang w:val="en-US"/>
              </w:rPr>
            </w:pPr>
            <w:r w:rsidRPr="00FB5797">
              <w:rPr>
                <w:color w:val="000000" w:themeColor="text1"/>
                <w:lang w:val="en-US"/>
                <w:rPrChange w:id="2958" w:author="SM Fairus Hasan" w:date="2020-02-27T16:11:00Z">
                  <w:rPr>
                    <w:lang w:val="en-US"/>
                  </w:rPr>
                </w:rPrChange>
              </w:rPr>
              <w:t>Vehicle battery state of charge determination for feature pre-condition assessment</w:t>
            </w:r>
          </w:p>
          <w:p w14:paraId="39CE7DBB" w14:textId="18B378A3" w:rsidR="001E11AA" w:rsidRPr="00FB5797" w:rsidRDefault="001E11AA" w:rsidP="00091B67">
            <w:pPr>
              <w:pStyle w:val="BodyText"/>
              <w:rPr>
                <w:color w:val="000000" w:themeColor="text1"/>
                <w:lang w:val="en-US"/>
                <w:rPrChange w:id="2959" w:author="SM Fairus Hasan" w:date="2020-02-27T16:11:00Z">
                  <w:rPr>
                    <w:lang w:val="en-US"/>
                  </w:rPr>
                </w:rPrChange>
              </w:rPr>
            </w:pPr>
            <w:r>
              <w:rPr>
                <w:color w:val="000000" w:themeColor="text1"/>
                <w:lang w:val="en-US"/>
              </w:rPr>
              <w:t>Signal = Supported</w:t>
            </w:r>
          </w:p>
        </w:tc>
        <w:tc>
          <w:tcPr>
            <w:tcW w:w="2156" w:type="dxa"/>
          </w:tcPr>
          <w:p w14:paraId="41BA3764" w14:textId="77777777" w:rsidR="00091B67" w:rsidRPr="00FB5797" w:rsidRDefault="00091B67" w:rsidP="00091B67">
            <w:pPr>
              <w:pStyle w:val="BodyText"/>
              <w:rPr>
                <w:color w:val="000000" w:themeColor="text1"/>
                <w:lang w:val="en-US"/>
                <w:rPrChange w:id="2960" w:author="SM Fairus Hasan" w:date="2020-02-27T16:11:00Z">
                  <w:rPr>
                    <w:lang w:val="en-US"/>
                  </w:rPr>
                </w:rPrChange>
              </w:rPr>
            </w:pPr>
            <w:r w:rsidRPr="00FB5797">
              <w:rPr>
                <w:color w:val="000000" w:themeColor="text1"/>
                <w:lang w:val="en-US"/>
                <w:rPrChange w:id="2961" w:author="SM Fairus Hasan" w:date="2020-02-27T16:11:00Z">
                  <w:rPr>
                    <w:lang w:val="en-US"/>
                  </w:rPr>
                </w:rPrChange>
              </w:rPr>
              <w:t>N/A</w:t>
            </w:r>
          </w:p>
        </w:tc>
        <w:tc>
          <w:tcPr>
            <w:tcW w:w="2331" w:type="dxa"/>
          </w:tcPr>
          <w:p w14:paraId="1FEBC39B" w14:textId="77777777" w:rsidR="00091B67" w:rsidRPr="00FB5797" w:rsidRDefault="00091B67" w:rsidP="00091B67">
            <w:pPr>
              <w:pStyle w:val="BodyText"/>
              <w:rPr>
                <w:color w:val="000000" w:themeColor="text1"/>
                <w:lang w:val="en-US"/>
                <w:rPrChange w:id="2962" w:author="SM Fairus Hasan" w:date="2020-02-27T16:11:00Z">
                  <w:rPr>
                    <w:lang w:val="en-US"/>
                  </w:rPr>
                </w:rPrChange>
              </w:rPr>
            </w:pPr>
            <w:r w:rsidRPr="00FB5797">
              <w:rPr>
                <w:color w:val="000000" w:themeColor="text1"/>
                <w:lang w:val="en-US"/>
                <w:rPrChange w:id="2963" w:author="SM Fairus Hasan" w:date="2020-02-27T16:11:00Z">
                  <w:rPr>
                    <w:lang w:val="en-US"/>
                  </w:rPr>
                </w:rPrChange>
              </w:rPr>
              <w:t>Existing function</w:t>
            </w:r>
          </w:p>
        </w:tc>
      </w:tr>
      <w:tr w:rsidR="00071FC5" w:rsidRPr="00BB0EAC" w14:paraId="3BBEF361" w14:textId="77777777" w:rsidTr="00850F94">
        <w:tc>
          <w:tcPr>
            <w:tcW w:w="1982" w:type="dxa"/>
          </w:tcPr>
          <w:p w14:paraId="6DB4A86C" w14:textId="686CCB7B" w:rsidR="00071FC5" w:rsidRPr="00FB5797" w:rsidRDefault="001E11AA" w:rsidP="00071FC5">
            <w:pPr>
              <w:pStyle w:val="BodyText"/>
              <w:rPr>
                <w:color w:val="000000" w:themeColor="text1"/>
                <w:lang w:val="en-US"/>
                <w:rPrChange w:id="2964" w:author="SM Fairus Hasan" w:date="2020-02-27T16:11:00Z">
                  <w:rPr>
                    <w:lang w:val="en-US"/>
                  </w:rPr>
                </w:rPrChange>
              </w:rPr>
            </w:pPr>
            <w:r>
              <w:rPr>
                <w:color w:val="000000" w:themeColor="text1"/>
                <w:lang w:val="en-US"/>
              </w:rPr>
              <w:t>Receive Transmission gear position signal</w:t>
            </w:r>
          </w:p>
        </w:tc>
        <w:tc>
          <w:tcPr>
            <w:tcW w:w="3737" w:type="dxa"/>
          </w:tcPr>
          <w:p w14:paraId="1E0ECD6B" w14:textId="77777777" w:rsidR="00071FC5" w:rsidRDefault="00071FC5" w:rsidP="00071FC5">
            <w:pPr>
              <w:pStyle w:val="BodyText"/>
              <w:rPr>
                <w:color w:val="000000" w:themeColor="text1"/>
                <w:lang w:val="en-US"/>
              </w:rPr>
            </w:pPr>
            <w:r w:rsidRPr="00FB5797">
              <w:rPr>
                <w:color w:val="000000" w:themeColor="text1"/>
                <w:lang w:val="en-US"/>
                <w:rPrChange w:id="2965" w:author="SM Fairus Hasan" w:date="2020-02-27T16:11:00Z">
                  <w:rPr>
                    <w:lang w:val="en-US"/>
                  </w:rPr>
                </w:rPrChange>
              </w:rPr>
              <w:t>Vehicle stationary status determination for feature pre-condition assessment</w:t>
            </w:r>
          </w:p>
          <w:p w14:paraId="46AE34BD" w14:textId="7F1CB5AF" w:rsidR="001E11AA" w:rsidRPr="00FB5797" w:rsidRDefault="001E11AA" w:rsidP="00071FC5">
            <w:pPr>
              <w:pStyle w:val="BodyText"/>
              <w:rPr>
                <w:color w:val="000000" w:themeColor="text1"/>
                <w:lang w:val="en-US"/>
                <w:rPrChange w:id="2966" w:author="SM Fairus Hasan" w:date="2020-02-27T16:11:00Z">
                  <w:rPr>
                    <w:lang w:val="en-US"/>
                  </w:rPr>
                </w:rPrChange>
              </w:rPr>
            </w:pPr>
            <w:r>
              <w:rPr>
                <w:color w:val="000000" w:themeColor="text1"/>
                <w:lang w:val="en-US"/>
              </w:rPr>
              <w:t>Signal = Park Position</w:t>
            </w:r>
          </w:p>
        </w:tc>
        <w:tc>
          <w:tcPr>
            <w:tcW w:w="2156" w:type="dxa"/>
          </w:tcPr>
          <w:p w14:paraId="242A1A18" w14:textId="77777777" w:rsidR="00071FC5" w:rsidRPr="00FB5797" w:rsidRDefault="00071FC5" w:rsidP="00071FC5">
            <w:pPr>
              <w:pStyle w:val="BodyText"/>
              <w:rPr>
                <w:color w:val="000000" w:themeColor="text1"/>
                <w:lang w:val="en-US"/>
                <w:rPrChange w:id="2967" w:author="SM Fairus Hasan" w:date="2020-02-27T16:11:00Z">
                  <w:rPr>
                    <w:lang w:val="en-US"/>
                  </w:rPr>
                </w:rPrChange>
              </w:rPr>
            </w:pPr>
          </w:p>
        </w:tc>
        <w:tc>
          <w:tcPr>
            <w:tcW w:w="2331" w:type="dxa"/>
          </w:tcPr>
          <w:p w14:paraId="7E37BF9D" w14:textId="77777777" w:rsidR="00071FC5" w:rsidRPr="00FB5797" w:rsidRDefault="00D4727A" w:rsidP="00071FC5">
            <w:pPr>
              <w:pStyle w:val="BodyText"/>
              <w:rPr>
                <w:color w:val="000000" w:themeColor="text1"/>
                <w:lang w:val="en-US"/>
                <w:rPrChange w:id="2968" w:author="SM Fairus Hasan" w:date="2020-02-27T16:11:00Z">
                  <w:rPr>
                    <w:lang w:val="en-US"/>
                  </w:rPr>
                </w:rPrChange>
              </w:rPr>
            </w:pPr>
            <w:r>
              <w:rPr>
                <w:color w:val="000000" w:themeColor="text1"/>
                <w:lang w:val="en-US"/>
              </w:rPr>
              <w:t>Existing function</w:t>
            </w:r>
          </w:p>
        </w:tc>
      </w:tr>
      <w:tr w:rsidR="00071FC5" w:rsidRPr="00BB0EAC" w14:paraId="093AC828" w14:textId="77777777" w:rsidTr="00850F94">
        <w:tc>
          <w:tcPr>
            <w:tcW w:w="1982" w:type="dxa"/>
          </w:tcPr>
          <w:p w14:paraId="5DC44DF4" w14:textId="77777777" w:rsidR="00071FC5" w:rsidRPr="00FB5797" w:rsidRDefault="00071FC5" w:rsidP="00071FC5">
            <w:pPr>
              <w:pStyle w:val="BodyText"/>
              <w:rPr>
                <w:color w:val="000000" w:themeColor="text1"/>
                <w:lang w:val="en-US"/>
                <w:rPrChange w:id="2969" w:author="SM Fairus Hasan" w:date="2020-02-27T16:11:00Z">
                  <w:rPr>
                    <w:lang w:val="en-US"/>
                  </w:rPr>
                </w:rPrChange>
              </w:rPr>
            </w:pPr>
            <w:r w:rsidRPr="00FB5797">
              <w:rPr>
                <w:color w:val="000000" w:themeColor="text1"/>
                <w:lang w:val="en-US"/>
                <w:rPrChange w:id="2970" w:author="SM Fairus Hasan" w:date="2020-02-27T16:11:00Z">
                  <w:rPr>
                    <w:lang w:val="en-US"/>
                  </w:rPr>
                </w:rPrChange>
              </w:rPr>
              <w:t>Show Pre-condition Status</w:t>
            </w:r>
          </w:p>
        </w:tc>
        <w:tc>
          <w:tcPr>
            <w:tcW w:w="3737" w:type="dxa"/>
          </w:tcPr>
          <w:p w14:paraId="4EEF6BAF" w14:textId="77777777" w:rsidR="00071FC5" w:rsidRPr="00FB5797" w:rsidRDefault="00071FC5" w:rsidP="00071FC5">
            <w:pPr>
              <w:pStyle w:val="BodyText"/>
              <w:rPr>
                <w:color w:val="000000" w:themeColor="text1"/>
                <w:lang w:val="en-US"/>
                <w:rPrChange w:id="2971" w:author="SM Fairus Hasan" w:date="2020-02-27T16:11:00Z">
                  <w:rPr>
                    <w:lang w:val="en-US"/>
                  </w:rPr>
                </w:rPrChange>
              </w:rPr>
            </w:pPr>
            <w:r w:rsidRPr="00FB5797">
              <w:rPr>
                <w:color w:val="000000" w:themeColor="text1"/>
                <w:lang w:val="en-US"/>
                <w:rPrChange w:id="2972" w:author="SM Fairus Hasan" w:date="2020-02-27T16:11:00Z">
                  <w:rPr>
                    <w:lang w:val="en-US"/>
                  </w:rPr>
                </w:rPrChange>
              </w:rPr>
              <w:t>Displays pre-condition status on UI if pre-conditions are not met</w:t>
            </w:r>
          </w:p>
        </w:tc>
        <w:tc>
          <w:tcPr>
            <w:tcW w:w="2156" w:type="dxa"/>
          </w:tcPr>
          <w:p w14:paraId="5202F93B" w14:textId="77777777" w:rsidR="00071FC5" w:rsidRPr="00FB5797" w:rsidRDefault="00071FC5" w:rsidP="00071FC5">
            <w:pPr>
              <w:pStyle w:val="BodyText"/>
              <w:rPr>
                <w:color w:val="000000" w:themeColor="text1"/>
                <w:lang w:val="en-US"/>
                <w:rPrChange w:id="2973" w:author="SM Fairus Hasan" w:date="2020-02-27T16:11:00Z">
                  <w:rPr>
                    <w:lang w:val="en-US"/>
                  </w:rPr>
                </w:rPrChange>
              </w:rPr>
            </w:pPr>
          </w:p>
        </w:tc>
        <w:tc>
          <w:tcPr>
            <w:tcW w:w="2331" w:type="dxa"/>
          </w:tcPr>
          <w:p w14:paraId="57203269" w14:textId="77777777" w:rsidR="00071FC5" w:rsidRPr="00FB5797" w:rsidRDefault="00071FC5" w:rsidP="00071FC5">
            <w:pPr>
              <w:pStyle w:val="BodyText"/>
              <w:rPr>
                <w:color w:val="000000" w:themeColor="text1"/>
                <w:lang w:val="en-US"/>
                <w:rPrChange w:id="2974" w:author="SM Fairus Hasan" w:date="2020-02-27T16:11:00Z">
                  <w:rPr>
                    <w:lang w:val="en-US"/>
                  </w:rPr>
                </w:rPrChange>
              </w:rPr>
            </w:pPr>
            <w:r w:rsidRPr="00FB5797">
              <w:rPr>
                <w:color w:val="000000" w:themeColor="text1"/>
                <w:lang w:val="en-US"/>
                <w:rPrChange w:id="2975" w:author="SM Fairus Hasan" w:date="2020-02-27T16:11:00Z">
                  <w:rPr>
                    <w:lang w:val="en-US"/>
                  </w:rPr>
                </w:rPrChange>
              </w:rPr>
              <w:t>New function</w:t>
            </w:r>
          </w:p>
        </w:tc>
      </w:tr>
      <w:tr w:rsidR="00071FC5" w:rsidRPr="00BB0EAC" w14:paraId="5A8F3E1A" w14:textId="77777777" w:rsidTr="00850F94">
        <w:tc>
          <w:tcPr>
            <w:tcW w:w="1982" w:type="dxa"/>
          </w:tcPr>
          <w:p w14:paraId="2F1D4A20" w14:textId="77777777" w:rsidR="00071FC5" w:rsidRPr="00FB5797" w:rsidRDefault="00071FC5" w:rsidP="00071FC5">
            <w:pPr>
              <w:pStyle w:val="BodyText"/>
              <w:rPr>
                <w:color w:val="000000" w:themeColor="text1"/>
                <w:lang w:val="en-US"/>
              </w:rPr>
            </w:pPr>
            <w:r>
              <w:rPr>
                <w:color w:val="000000" w:themeColor="text1"/>
                <w:lang w:val="en-US"/>
              </w:rPr>
              <w:t>Trailer Settings and Profile Feature Request</w:t>
            </w:r>
          </w:p>
        </w:tc>
        <w:tc>
          <w:tcPr>
            <w:tcW w:w="3737" w:type="dxa"/>
          </w:tcPr>
          <w:p w14:paraId="11B16BD2" w14:textId="77777777" w:rsidR="00071FC5" w:rsidRPr="00FB5797" w:rsidRDefault="00071FC5" w:rsidP="00071FC5">
            <w:pPr>
              <w:pStyle w:val="BodyText"/>
              <w:rPr>
                <w:color w:val="000000" w:themeColor="text1"/>
                <w:lang w:val="en-US"/>
              </w:rPr>
            </w:pPr>
            <w:r>
              <w:rPr>
                <w:color w:val="000000" w:themeColor="text1"/>
                <w:lang w:val="en-US"/>
              </w:rPr>
              <w:t>Send user request to configure/update Trailer Settings and Profile function.</w:t>
            </w:r>
          </w:p>
        </w:tc>
        <w:tc>
          <w:tcPr>
            <w:tcW w:w="2156" w:type="dxa"/>
          </w:tcPr>
          <w:p w14:paraId="5E82019F" w14:textId="77777777" w:rsidR="00071FC5" w:rsidRPr="00FB5797" w:rsidRDefault="00071FC5" w:rsidP="00071FC5">
            <w:pPr>
              <w:pStyle w:val="BodyText"/>
              <w:rPr>
                <w:color w:val="000000" w:themeColor="text1"/>
                <w:lang w:val="en-US"/>
              </w:rPr>
            </w:pPr>
            <w:r>
              <w:rPr>
                <w:color w:val="000000" w:themeColor="text1"/>
                <w:lang w:val="en-US"/>
              </w:rPr>
              <w:t>3.4.1</w:t>
            </w:r>
          </w:p>
        </w:tc>
        <w:tc>
          <w:tcPr>
            <w:tcW w:w="2331" w:type="dxa"/>
          </w:tcPr>
          <w:p w14:paraId="3C8522A7" w14:textId="77777777" w:rsidR="00071FC5" w:rsidRPr="00FB5797" w:rsidRDefault="00071FC5" w:rsidP="00071FC5">
            <w:pPr>
              <w:pStyle w:val="BodyText"/>
              <w:rPr>
                <w:color w:val="000000" w:themeColor="text1"/>
                <w:lang w:val="en-US"/>
              </w:rPr>
            </w:pPr>
            <w:r>
              <w:rPr>
                <w:color w:val="000000" w:themeColor="text1"/>
                <w:lang w:val="en-US"/>
              </w:rPr>
              <w:t>New Function</w:t>
            </w:r>
          </w:p>
        </w:tc>
      </w:tr>
      <w:tr w:rsidR="00071FC5" w:rsidRPr="00BB0EAC" w14:paraId="3C7522F1" w14:textId="77777777" w:rsidTr="00850F94">
        <w:tc>
          <w:tcPr>
            <w:tcW w:w="1982" w:type="dxa"/>
          </w:tcPr>
          <w:p w14:paraId="444E58B1" w14:textId="77777777" w:rsidR="00071FC5" w:rsidRPr="007C20FA" w:rsidRDefault="00071FC5" w:rsidP="00071FC5">
            <w:pPr>
              <w:pStyle w:val="BodyText"/>
              <w:rPr>
                <w:lang w:val="en-US"/>
              </w:rPr>
            </w:pPr>
            <w:r>
              <w:rPr>
                <w:lang w:val="en-US"/>
              </w:rPr>
              <w:t>Trailer Maintenance HMI Displayed by SYNC</w:t>
            </w:r>
          </w:p>
        </w:tc>
        <w:tc>
          <w:tcPr>
            <w:tcW w:w="3737" w:type="dxa"/>
          </w:tcPr>
          <w:p w14:paraId="0CAD51B3" w14:textId="77777777" w:rsidR="00071FC5" w:rsidRPr="00BB0EAC" w:rsidRDefault="00071FC5" w:rsidP="00071FC5">
            <w:pPr>
              <w:pStyle w:val="BodyText"/>
              <w:rPr>
                <w:lang w:val="en-US"/>
              </w:rPr>
            </w:pPr>
            <w:r>
              <w:rPr>
                <w:lang w:val="en-US"/>
              </w:rPr>
              <w:t>SYNC Enable the configuration/update of the Trailer Maintenance Items.</w:t>
            </w:r>
          </w:p>
        </w:tc>
        <w:tc>
          <w:tcPr>
            <w:tcW w:w="2156" w:type="dxa"/>
          </w:tcPr>
          <w:p w14:paraId="7023F9DF" w14:textId="77777777" w:rsidR="00071FC5" w:rsidRPr="00BB0EAC" w:rsidRDefault="00071FC5" w:rsidP="00071FC5">
            <w:pPr>
              <w:pStyle w:val="BodyText"/>
              <w:rPr>
                <w:lang w:val="en-US"/>
              </w:rPr>
            </w:pPr>
            <w:r>
              <w:rPr>
                <w:lang w:val="en-US"/>
              </w:rPr>
              <w:t>3.4.1</w:t>
            </w:r>
          </w:p>
        </w:tc>
        <w:tc>
          <w:tcPr>
            <w:tcW w:w="2331" w:type="dxa"/>
          </w:tcPr>
          <w:p w14:paraId="2F35C28B" w14:textId="77777777" w:rsidR="00071FC5" w:rsidRPr="00BB0EAC" w:rsidRDefault="00071FC5" w:rsidP="00071FC5">
            <w:pPr>
              <w:pStyle w:val="BodyText"/>
              <w:rPr>
                <w:lang w:val="en-US"/>
              </w:rPr>
            </w:pPr>
            <w:r>
              <w:rPr>
                <w:lang w:val="en-US"/>
              </w:rPr>
              <w:t>New Function</w:t>
            </w:r>
          </w:p>
        </w:tc>
      </w:tr>
      <w:tr w:rsidR="00071FC5" w:rsidRPr="00BB0EAC" w14:paraId="31690D40" w14:textId="77777777" w:rsidTr="00850F94">
        <w:tc>
          <w:tcPr>
            <w:tcW w:w="1982" w:type="dxa"/>
          </w:tcPr>
          <w:p w14:paraId="74CA4639" w14:textId="77777777" w:rsidR="00071FC5" w:rsidRDefault="00071FC5" w:rsidP="00071FC5">
            <w:pPr>
              <w:pStyle w:val="BodyText"/>
              <w:rPr>
                <w:lang w:val="en-US"/>
              </w:rPr>
            </w:pPr>
            <w:r>
              <w:rPr>
                <w:lang w:val="en-US"/>
              </w:rPr>
              <w:t>Trailer Trip HMI Displayed by SYNC</w:t>
            </w:r>
          </w:p>
        </w:tc>
        <w:tc>
          <w:tcPr>
            <w:tcW w:w="3737" w:type="dxa"/>
          </w:tcPr>
          <w:p w14:paraId="0EF4EE46" w14:textId="77777777" w:rsidR="00071FC5" w:rsidRPr="00BB0EAC" w:rsidRDefault="00071FC5" w:rsidP="00071FC5">
            <w:pPr>
              <w:pStyle w:val="BodyText"/>
              <w:rPr>
                <w:lang w:val="en-US"/>
              </w:rPr>
            </w:pPr>
            <w:r>
              <w:rPr>
                <w:lang w:val="en-US"/>
              </w:rPr>
              <w:t>SYNC Enable the Update/ reset of the Trailer Trip Items.</w:t>
            </w:r>
          </w:p>
        </w:tc>
        <w:tc>
          <w:tcPr>
            <w:tcW w:w="2156" w:type="dxa"/>
          </w:tcPr>
          <w:p w14:paraId="6565A6C1" w14:textId="77777777" w:rsidR="00071FC5" w:rsidRPr="00BB0EAC" w:rsidRDefault="00071FC5" w:rsidP="00071FC5">
            <w:pPr>
              <w:pStyle w:val="BodyText"/>
              <w:rPr>
                <w:lang w:val="en-US"/>
              </w:rPr>
            </w:pPr>
            <w:r>
              <w:rPr>
                <w:lang w:val="en-US"/>
              </w:rPr>
              <w:t>3.4.1</w:t>
            </w:r>
          </w:p>
        </w:tc>
        <w:tc>
          <w:tcPr>
            <w:tcW w:w="2331" w:type="dxa"/>
          </w:tcPr>
          <w:p w14:paraId="07BB2437" w14:textId="77777777" w:rsidR="00071FC5" w:rsidRPr="00BB0EAC" w:rsidRDefault="00071FC5" w:rsidP="00071FC5">
            <w:pPr>
              <w:pStyle w:val="BodyText"/>
              <w:rPr>
                <w:lang w:val="en-US"/>
              </w:rPr>
            </w:pPr>
            <w:r>
              <w:rPr>
                <w:lang w:val="en-US"/>
              </w:rPr>
              <w:t>Existing Function</w:t>
            </w:r>
          </w:p>
        </w:tc>
      </w:tr>
      <w:tr w:rsidR="00071FC5" w:rsidRPr="00BB0EAC" w14:paraId="0FA91C98" w14:textId="77777777" w:rsidTr="00850F94">
        <w:tc>
          <w:tcPr>
            <w:tcW w:w="1982" w:type="dxa"/>
          </w:tcPr>
          <w:p w14:paraId="262E1DBA" w14:textId="7DBA7683" w:rsidR="00071FC5" w:rsidRPr="007C20FA" w:rsidRDefault="00F8358C" w:rsidP="00F8358C">
            <w:pPr>
              <w:pStyle w:val="BodyText"/>
              <w:rPr>
                <w:lang w:val="en-US"/>
              </w:rPr>
            </w:pPr>
            <w:r>
              <w:rPr>
                <w:lang w:val="en-US"/>
              </w:rPr>
              <w:t xml:space="preserve">Calculate </w:t>
            </w:r>
            <w:r w:rsidR="00071FC5">
              <w:rPr>
                <w:lang w:val="en-US"/>
              </w:rPr>
              <w:t xml:space="preserve">Trailer Trip Parameters Status </w:t>
            </w:r>
          </w:p>
        </w:tc>
        <w:tc>
          <w:tcPr>
            <w:tcW w:w="3737" w:type="dxa"/>
          </w:tcPr>
          <w:p w14:paraId="52373B5E" w14:textId="77777777" w:rsidR="00071FC5" w:rsidRPr="00BB0EAC" w:rsidRDefault="00071FC5" w:rsidP="00071FC5">
            <w:pPr>
              <w:pStyle w:val="BodyText"/>
              <w:rPr>
                <w:lang w:val="en-US"/>
              </w:rPr>
            </w:pPr>
            <w:r>
              <w:rPr>
                <w:lang w:val="en-US"/>
              </w:rPr>
              <w:t>Trailer Distance and Trailer Fuel Economy Status Displayed.</w:t>
            </w:r>
          </w:p>
        </w:tc>
        <w:tc>
          <w:tcPr>
            <w:tcW w:w="2156" w:type="dxa"/>
          </w:tcPr>
          <w:p w14:paraId="2BED53F9" w14:textId="77777777" w:rsidR="00071FC5" w:rsidRPr="00BB0EAC" w:rsidRDefault="00071FC5" w:rsidP="00071FC5">
            <w:pPr>
              <w:pStyle w:val="BodyText"/>
              <w:rPr>
                <w:lang w:val="en-US"/>
              </w:rPr>
            </w:pPr>
            <w:r>
              <w:rPr>
                <w:lang w:val="en-US"/>
              </w:rPr>
              <w:t>3.4.1</w:t>
            </w:r>
          </w:p>
        </w:tc>
        <w:tc>
          <w:tcPr>
            <w:tcW w:w="2331" w:type="dxa"/>
          </w:tcPr>
          <w:p w14:paraId="4ABB5498" w14:textId="77777777" w:rsidR="00071FC5" w:rsidRPr="00BB0EAC" w:rsidRDefault="00071FC5" w:rsidP="00071FC5">
            <w:pPr>
              <w:pStyle w:val="BodyText"/>
              <w:rPr>
                <w:lang w:val="en-US"/>
              </w:rPr>
            </w:pPr>
            <w:r>
              <w:rPr>
                <w:lang w:val="en-US"/>
              </w:rPr>
              <w:t>Existing Function</w:t>
            </w:r>
          </w:p>
        </w:tc>
      </w:tr>
      <w:tr w:rsidR="00F8358C" w:rsidRPr="00BB0EAC" w14:paraId="78D68080" w14:textId="77777777" w:rsidTr="00850F94">
        <w:tc>
          <w:tcPr>
            <w:tcW w:w="1982" w:type="dxa"/>
          </w:tcPr>
          <w:p w14:paraId="01E8BAD1" w14:textId="75B3AEAF" w:rsidR="00F8358C" w:rsidRDefault="00F8358C" w:rsidP="00F8358C">
            <w:pPr>
              <w:pStyle w:val="BodyText"/>
              <w:rPr>
                <w:lang w:val="en-US"/>
              </w:rPr>
            </w:pPr>
            <w:r>
              <w:rPr>
                <w:lang w:val="en-US"/>
              </w:rPr>
              <w:t xml:space="preserve">Forward Trailer Trip Parameters Status </w:t>
            </w:r>
          </w:p>
        </w:tc>
        <w:tc>
          <w:tcPr>
            <w:tcW w:w="3737" w:type="dxa"/>
          </w:tcPr>
          <w:p w14:paraId="58539740" w14:textId="5570A6F3" w:rsidR="00F8358C" w:rsidRDefault="00F8358C" w:rsidP="00F8358C">
            <w:pPr>
              <w:pStyle w:val="BodyText"/>
              <w:rPr>
                <w:lang w:val="en-US"/>
              </w:rPr>
            </w:pPr>
            <w:r>
              <w:rPr>
                <w:lang w:val="en-US"/>
              </w:rPr>
              <w:t>Trailer Distance and Trailer Fuel Economy Status Displayed.</w:t>
            </w:r>
          </w:p>
        </w:tc>
        <w:tc>
          <w:tcPr>
            <w:tcW w:w="2156" w:type="dxa"/>
          </w:tcPr>
          <w:p w14:paraId="19DE5C5A" w14:textId="5DC18AEC" w:rsidR="00F8358C" w:rsidRDefault="00F8358C" w:rsidP="00F8358C">
            <w:pPr>
              <w:pStyle w:val="BodyText"/>
              <w:rPr>
                <w:lang w:val="en-US"/>
              </w:rPr>
            </w:pPr>
            <w:r>
              <w:rPr>
                <w:lang w:val="en-US"/>
              </w:rPr>
              <w:t>3.4.1</w:t>
            </w:r>
          </w:p>
        </w:tc>
        <w:tc>
          <w:tcPr>
            <w:tcW w:w="2331" w:type="dxa"/>
          </w:tcPr>
          <w:p w14:paraId="0289BAF8" w14:textId="64FB66FC" w:rsidR="00F8358C" w:rsidRDefault="00F8358C" w:rsidP="00F8358C">
            <w:pPr>
              <w:pStyle w:val="BodyText"/>
              <w:rPr>
                <w:lang w:val="en-US"/>
              </w:rPr>
            </w:pPr>
            <w:r>
              <w:rPr>
                <w:lang w:val="en-US"/>
              </w:rPr>
              <w:t>Existing Function</w:t>
            </w:r>
          </w:p>
        </w:tc>
      </w:tr>
      <w:tr w:rsidR="00F8358C" w:rsidRPr="00BB0EAC" w14:paraId="1E38BF77" w14:textId="77777777" w:rsidTr="00850F94">
        <w:tc>
          <w:tcPr>
            <w:tcW w:w="1982" w:type="dxa"/>
          </w:tcPr>
          <w:p w14:paraId="65BAB0BC" w14:textId="2878FBC9" w:rsidR="00F8358C" w:rsidRDefault="00F8358C" w:rsidP="00F8358C">
            <w:pPr>
              <w:pStyle w:val="BodyText"/>
              <w:rPr>
                <w:lang w:val="en-US"/>
              </w:rPr>
            </w:pPr>
            <w:r>
              <w:rPr>
                <w:lang w:val="en-US"/>
              </w:rPr>
              <w:t>Trailer Trip Parameters Status Displayed by IPC</w:t>
            </w:r>
          </w:p>
        </w:tc>
        <w:tc>
          <w:tcPr>
            <w:tcW w:w="3737" w:type="dxa"/>
          </w:tcPr>
          <w:p w14:paraId="461AFB02" w14:textId="446025FC" w:rsidR="00F8358C" w:rsidRPr="00BB0EAC" w:rsidRDefault="00F8358C" w:rsidP="00F8358C">
            <w:pPr>
              <w:pStyle w:val="BodyText"/>
              <w:rPr>
                <w:lang w:val="en-US"/>
              </w:rPr>
            </w:pPr>
            <w:r>
              <w:rPr>
                <w:lang w:val="en-US"/>
              </w:rPr>
              <w:t>Trailer Distance and Trailer Fuel Economy Status Displayed.</w:t>
            </w:r>
          </w:p>
        </w:tc>
        <w:tc>
          <w:tcPr>
            <w:tcW w:w="2156" w:type="dxa"/>
          </w:tcPr>
          <w:p w14:paraId="141C45FC" w14:textId="379E17D4" w:rsidR="00F8358C" w:rsidRPr="00BB0EAC" w:rsidRDefault="00F8358C" w:rsidP="00F8358C">
            <w:pPr>
              <w:pStyle w:val="BodyText"/>
              <w:rPr>
                <w:lang w:val="en-US"/>
              </w:rPr>
            </w:pPr>
            <w:r>
              <w:rPr>
                <w:lang w:val="en-US"/>
              </w:rPr>
              <w:t>3.4.1</w:t>
            </w:r>
          </w:p>
        </w:tc>
        <w:tc>
          <w:tcPr>
            <w:tcW w:w="2331" w:type="dxa"/>
          </w:tcPr>
          <w:p w14:paraId="1BB58840" w14:textId="4704ED57" w:rsidR="00F8358C" w:rsidRPr="00BB0EAC" w:rsidRDefault="00F8358C" w:rsidP="00F8358C">
            <w:pPr>
              <w:pStyle w:val="BodyText"/>
              <w:rPr>
                <w:lang w:val="en-US"/>
              </w:rPr>
            </w:pPr>
            <w:r>
              <w:rPr>
                <w:lang w:val="en-US"/>
              </w:rPr>
              <w:t>Existing Function</w:t>
            </w:r>
          </w:p>
        </w:tc>
      </w:tr>
      <w:tr w:rsidR="00F8358C" w:rsidRPr="00BB0EAC" w14:paraId="46E0E997" w14:textId="77777777" w:rsidTr="00850F94">
        <w:trPr>
          <w:trHeight w:val="77"/>
        </w:trPr>
        <w:tc>
          <w:tcPr>
            <w:tcW w:w="1982" w:type="dxa"/>
          </w:tcPr>
          <w:p w14:paraId="02160543" w14:textId="77777777" w:rsidR="00F8358C" w:rsidRDefault="00F8358C" w:rsidP="00F8358C">
            <w:pPr>
              <w:pStyle w:val="BodyText"/>
              <w:rPr>
                <w:lang w:val="en-US"/>
              </w:rPr>
            </w:pPr>
          </w:p>
        </w:tc>
        <w:tc>
          <w:tcPr>
            <w:tcW w:w="3737" w:type="dxa"/>
          </w:tcPr>
          <w:p w14:paraId="21D48454" w14:textId="77777777" w:rsidR="00F8358C" w:rsidRPr="00BB0EAC" w:rsidRDefault="00F8358C" w:rsidP="00F8358C">
            <w:pPr>
              <w:pStyle w:val="BodyText"/>
              <w:rPr>
                <w:lang w:val="en-US"/>
              </w:rPr>
            </w:pPr>
          </w:p>
        </w:tc>
        <w:tc>
          <w:tcPr>
            <w:tcW w:w="2156" w:type="dxa"/>
          </w:tcPr>
          <w:p w14:paraId="70E54BB4" w14:textId="77777777" w:rsidR="00F8358C" w:rsidRPr="00BB0EAC" w:rsidRDefault="00F8358C" w:rsidP="00F8358C">
            <w:pPr>
              <w:pStyle w:val="BodyText"/>
              <w:rPr>
                <w:lang w:val="en-US"/>
              </w:rPr>
            </w:pPr>
          </w:p>
        </w:tc>
        <w:tc>
          <w:tcPr>
            <w:tcW w:w="2331" w:type="dxa"/>
          </w:tcPr>
          <w:p w14:paraId="27962A49" w14:textId="77777777" w:rsidR="00F8358C" w:rsidRPr="00BB0EAC" w:rsidRDefault="00F8358C" w:rsidP="00F8358C">
            <w:pPr>
              <w:pStyle w:val="BodyText"/>
              <w:rPr>
                <w:lang w:val="en-US"/>
              </w:rPr>
            </w:pPr>
          </w:p>
        </w:tc>
      </w:tr>
    </w:tbl>
    <w:p w14:paraId="3D6E331A" w14:textId="77777777" w:rsidR="00EF78FE" w:rsidRDefault="00EF78FE" w:rsidP="00EF78FE">
      <w:pPr>
        <w:pStyle w:val="Caption"/>
      </w:pPr>
      <w:bookmarkStart w:id="2976" w:name="_Toc456007580"/>
      <w:bookmarkStart w:id="2977" w:name="_Toc35002697"/>
      <w:r w:rsidRPr="00C75AE5">
        <w:t xml:space="preserve">Table </w:t>
      </w:r>
      <w:r>
        <w:rPr>
          <w:noProof/>
        </w:rPr>
        <w:fldChar w:fldCharType="begin"/>
      </w:r>
      <w:r>
        <w:rPr>
          <w:noProof/>
        </w:rPr>
        <w:instrText xml:space="preserve"> SEQ Table \* ARABIC </w:instrText>
      </w:r>
      <w:r>
        <w:rPr>
          <w:noProof/>
        </w:rPr>
        <w:fldChar w:fldCharType="separate"/>
      </w:r>
      <w:r w:rsidR="00AE665F">
        <w:rPr>
          <w:noProof/>
        </w:rPr>
        <w:t>17</w:t>
      </w:r>
      <w:r>
        <w:rPr>
          <w:noProof/>
        </w:rPr>
        <w:fldChar w:fldCharType="end"/>
      </w:r>
      <w:r w:rsidRPr="00C75AE5">
        <w:t xml:space="preserve">: List of </w:t>
      </w:r>
      <w:r w:rsidR="005D37D3">
        <w:t xml:space="preserve">Logical </w:t>
      </w:r>
      <w:r w:rsidRPr="00C75AE5">
        <w:t>Functions</w:t>
      </w:r>
      <w:bookmarkEnd w:id="2976"/>
      <w:bookmarkEnd w:id="2977"/>
    </w:p>
    <w:p w14:paraId="47AB3FD7" w14:textId="77777777" w:rsidR="005D37D3" w:rsidRDefault="005D37D3" w:rsidP="00B33D24">
      <w:pPr>
        <w:pStyle w:val="Heading2"/>
        <w:numPr>
          <w:ilvl w:val="1"/>
          <w:numId w:val="5"/>
        </w:numPr>
      </w:pPr>
      <w:bookmarkStart w:id="2978" w:name="_Toc35002557"/>
      <w:r>
        <w:t>Signal List</w:t>
      </w:r>
      <w:bookmarkEnd w:id="2978"/>
    </w:p>
    <w:p w14:paraId="0FBCFB51" w14:textId="77777777" w:rsidR="00CA7FF6" w:rsidRDefault="005137A1" w:rsidP="00CA7FF6">
      <w:pPr>
        <w:pStyle w:val="Heading3"/>
      </w:pPr>
      <w:r>
        <w:t>H</w:t>
      </w:r>
      <w:r w:rsidR="00CA7FF6">
        <w:t>S3 signals</w:t>
      </w:r>
    </w:p>
    <w:p w14:paraId="4B22195D" w14:textId="77777777" w:rsidR="003A187E" w:rsidRDefault="003A187E" w:rsidP="005D37D3"/>
    <w:p w14:paraId="60020E97" w14:textId="3C14737B" w:rsidR="005137A1" w:rsidRDefault="003A187E" w:rsidP="005D37D3">
      <w:r>
        <w:t>APIM</w:t>
      </w:r>
    </w:p>
    <w:tbl>
      <w:tblPr>
        <w:tblW w:w="5000" w:type="pct"/>
        <w:tblLayout w:type="fixed"/>
        <w:tblLook w:val="04A0" w:firstRow="1" w:lastRow="0" w:firstColumn="1" w:lastColumn="0" w:noHBand="0" w:noVBand="1"/>
      </w:tblPr>
      <w:tblGrid>
        <w:gridCol w:w="806"/>
        <w:gridCol w:w="891"/>
        <w:gridCol w:w="909"/>
        <w:gridCol w:w="810"/>
        <w:gridCol w:w="810"/>
        <w:gridCol w:w="899"/>
        <w:gridCol w:w="810"/>
        <w:gridCol w:w="810"/>
        <w:gridCol w:w="899"/>
        <w:gridCol w:w="812"/>
        <w:gridCol w:w="899"/>
        <w:gridCol w:w="818"/>
      </w:tblGrid>
      <w:tr w:rsidR="003A187E" w:rsidRPr="003A187E" w14:paraId="5C3D6F3B" w14:textId="77777777" w:rsidTr="003A187E">
        <w:trPr>
          <w:trHeight w:val="499"/>
        </w:trPr>
        <w:tc>
          <w:tcPr>
            <w:tcW w:w="39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9B50BF"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Msg Id</w:t>
            </w:r>
          </w:p>
        </w:tc>
        <w:tc>
          <w:tcPr>
            <w:tcW w:w="438" w:type="pct"/>
            <w:tcBorders>
              <w:top w:val="single" w:sz="4" w:space="0" w:color="auto"/>
              <w:left w:val="nil"/>
              <w:bottom w:val="single" w:sz="4" w:space="0" w:color="auto"/>
              <w:right w:val="single" w:sz="4" w:space="0" w:color="auto"/>
            </w:tcBorders>
            <w:shd w:val="clear" w:color="auto" w:fill="auto"/>
            <w:vAlign w:val="center"/>
            <w:hideMark/>
          </w:tcPr>
          <w:p w14:paraId="7D759596"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Description</w:t>
            </w:r>
          </w:p>
        </w:tc>
        <w:tc>
          <w:tcPr>
            <w:tcW w:w="447" w:type="pct"/>
            <w:tcBorders>
              <w:top w:val="single" w:sz="4" w:space="0" w:color="auto"/>
              <w:left w:val="nil"/>
              <w:bottom w:val="single" w:sz="4" w:space="0" w:color="auto"/>
              <w:right w:val="single" w:sz="4" w:space="0" w:color="auto"/>
            </w:tcBorders>
            <w:shd w:val="clear" w:color="auto" w:fill="auto"/>
            <w:noWrap/>
            <w:vAlign w:val="center"/>
            <w:hideMark/>
          </w:tcPr>
          <w:p w14:paraId="22F89268"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Length</w:t>
            </w:r>
          </w:p>
        </w:tc>
        <w:tc>
          <w:tcPr>
            <w:tcW w:w="398" w:type="pct"/>
            <w:tcBorders>
              <w:top w:val="single" w:sz="4" w:space="0" w:color="auto"/>
              <w:left w:val="nil"/>
              <w:bottom w:val="single" w:sz="4" w:space="0" w:color="auto"/>
              <w:right w:val="single" w:sz="4" w:space="0" w:color="auto"/>
            </w:tcBorders>
            <w:shd w:val="clear" w:color="auto" w:fill="auto"/>
            <w:noWrap/>
            <w:vAlign w:val="center"/>
            <w:hideMark/>
          </w:tcPr>
          <w:p w14:paraId="35155D73"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StartBit</w:t>
            </w:r>
          </w:p>
        </w:tc>
        <w:tc>
          <w:tcPr>
            <w:tcW w:w="398" w:type="pct"/>
            <w:tcBorders>
              <w:top w:val="single" w:sz="4" w:space="0" w:color="auto"/>
              <w:left w:val="nil"/>
              <w:bottom w:val="single" w:sz="4" w:space="0" w:color="auto"/>
              <w:right w:val="single" w:sz="4" w:space="0" w:color="auto"/>
            </w:tcBorders>
            <w:shd w:val="clear" w:color="auto" w:fill="auto"/>
            <w:vAlign w:val="center"/>
            <w:hideMark/>
          </w:tcPr>
          <w:p w14:paraId="0FAECB10"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Detailed Meaning</w:t>
            </w:r>
          </w:p>
        </w:tc>
        <w:tc>
          <w:tcPr>
            <w:tcW w:w="442" w:type="pct"/>
            <w:tcBorders>
              <w:top w:val="single" w:sz="4" w:space="0" w:color="auto"/>
              <w:left w:val="nil"/>
              <w:bottom w:val="single" w:sz="4" w:space="0" w:color="auto"/>
              <w:right w:val="single" w:sz="4" w:space="0" w:color="auto"/>
            </w:tcBorders>
            <w:shd w:val="clear" w:color="auto" w:fill="auto"/>
            <w:noWrap/>
            <w:vAlign w:val="center"/>
            <w:hideMark/>
          </w:tcPr>
          <w:p w14:paraId="3FB0E6D3"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Units</w:t>
            </w:r>
          </w:p>
        </w:tc>
        <w:tc>
          <w:tcPr>
            <w:tcW w:w="398" w:type="pct"/>
            <w:tcBorders>
              <w:top w:val="single" w:sz="4" w:space="0" w:color="auto"/>
              <w:left w:val="nil"/>
              <w:bottom w:val="single" w:sz="4" w:space="0" w:color="auto"/>
              <w:right w:val="single" w:sz="4" w:space="0" w:color="auto"/>
            </w:tcBorders>
            <w:shd w:val="clear" w:color="auto" w:fill="auto"/>
            <w:vAlign w:val="center"/>
            <w:hideMark/>
          </w:tcPr>
          <w:p w14:paraId="00940778"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Minimum</w:t>
            </w:r>
          </w:p>
        </w:tc>
        <w:tc>
          <w:tcPr>
            <w:tcW w:w="398" w:type="pct"/>
            <w:tcBorders>
              <w:top w:val="single" w:sz="4" w:space="0" w:color="auto"/>
              <w:left w:val="nil"/>
              <w:bottom w:val="single" w:sz="4" w:space="0" w:color="auto"/>
              <w:right w:val="single" w:sz="4" w:space="0" w:color="auto"/>
            </w:tcBorders>
            <w:shd w:val="clear" w:color="auto" w:fill="auto"/>
            <w:vAlign w:val="center"/>
            <w:hideMark/>
          </w:tcPr>
          <w:p w14:paraId="49EF3FC4"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Maximum</w:t>
            </w:r>
          </w:p>
        </w:tc>
        <w:tc>
          <w:tcPr>
            <w:tcW w:w="442" w:type="pct"/>
            <w:tcBorders>
              <w:top w:val="single" w:sz="4" w:space="0" w:color="auto"/>
              <w:left w:val="nil"/>
              <w:bottom w:val="single" w:sz="4" w:space="0" w:color="auto"/>
              <w:right w:val="single" w:sz="4" w:space="0" w:color="auto"/>
            </w:tcBorders>
            <w:shd w:val="clear" w:color="auto" w:fill="auto"/>
            <w:vAlign w:val="center"/>
            <w:hideMark/>
          </w:tcPr>
          <w:p w14:paraId="7A6E0C61"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Transmitters</w:t>
            </w:r>
          </w:p>
        </w:tc>
        <w:tc>
          <w:tcPr>
            <w:tcW w:w="399" w:type="pct"/>
            <w:tcBorders>
              <w:top w:val="single" w:sz="4" w:space="0" w:color="auto"/>
              <w:left w:val="nil"/>
              <w:bottom w:val="single" w:sz="4" w:space="0" w:color="auto"/>
              <w:right w:val="single" w:sz="4" w:space="0" w:color="auto"/>
            </w:tcBorders>
            <w:shd w:val="clear" w:color="auto" w:fill="auto"/>
            <w:vAlign w:val="center"/>
            <w:hideMark/>
          </w:tcPr>
          <w:p w14:paraId="6ADDEA29"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Signal Receivers</w:t>
            </w:r>
          </w:p>
        </w:tc>
        <w:tc>
          <w:tcPr>
            <w:tcW w:w="442" w:type="pct"/>
            <w:tcBorders>
              <w:top w:val="single" w:sz="4" w:space="0" w:color="auto"/>
              <w:left w:val="nil"/>
              <w:bottom w:val="single" w:sz="4" w:space="0" w:color="auto"/>
              <w:right w:val="single" w:sz="4" w:space="0" w:color="auto"/>
            </w:tcBorders>
            <w:shd w:val="clear" w:color="auto" w:fill="auto"/>
            <w:noWrap/>
            <w:vAlign w:val="center"/>
            <w:hideMark/>
          </w:tcPr>
          <w:p w14:paraId="5E6D09B9"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Send Type</w:t>
            </w:r>
          </w:p>
        </w:tc>
        <w:tc>
          <w:tcPr>
            <w:tcW w:w="402" w:type="pct"/>
            <w:tcBorders>
              <w:top w:val="single" w:sz="4" w:space="0" w:color="auto"/>
              <w:left w:val="nil"/>
              <w:bottom w:val="single" w:sz="4" w:space="0" w:color="auto"/>
              <w:right w:val="single" w:sz="4" w:space="0" w:color="auto"/>
            </w:tcBorders>
            <w:shd w:val="clear" w:color="auto" w:fill="auto"/>
            <w:vAlign w:val="center"/>
            <w:hideMark/>
          </w:tcPr>
          <w:p w14:paraId="181AEE87" w14:textId="77777777" w:rsidR="003A187E" w:rsidRPr="003A187E" w:rsidRDefault="003A187E" w:rsidP="003A187E">
            <w:pPr>
              <w:overflowPunct/>
              <w:autoSpaceDE/>
              <w:autoSpaceDN/>
              <w:adjustRightInd/>
              <w:jc w:val="center"/>
              <w:textAlignment w:val="auto"/>
              <w:rPr>
                <w:rFonts w:cs="Arial"/>
                <w:b/>
                <w:bCs/>
                <w:color w:val="000000"/>
                <w:sz w:val="14"/>
              </w:rPr>
            </w:pPr>
            <w:r w:rsidRPr="003A187E">
              <w:rPr>
                <w:rFonts w:cs="Arial"/>
                <w:b/>
                <w:bCs/>
                <w:color w:val="000000"/>
                <w:sz w:val="14"/>
              </w:rPr>
              <w:t>GenSigStartValue (Init)</w:t>
            </w:r>
          </w:p>
        </w:tc>
      </w:tr>
      <w:tr w:rsidR="003A187E" w:rsidRPr="003A187E" w14:paraId="04828FE4" w14:textId="77777777" w:rsidTr="003A187E">
        <w:trPr>
          <w:trHeight w:val="510"/>
        </w:trPr>
        <w:tc>
          <w:tcPr>
            <w:tcW w:w="396" w:type="pct"/>
            <w:tcBorders>
              <w:top w:val="nil"/>
              <w:left w:val="single" w:sz="4" w:space="0" w:color="auto"/>
              <w:bottom w:val="single" w:sz="4" w:space="0" w:color="auto"/>
              <w:right w:val="single" w:sz="4" w:space="0" w:color="auto"/>
            </w:tcBorders>
            <w:shd w:val="clear" w:color="000000" w:fill="FFC000"/>
            <w:noWrap/>
            <w:vAlign w:val="center"/>
            <w:hideMark/>
          </w:tcPr>
          <w:p w14:paraId="3BE1217F"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0x91</w:t>
            </w:r>
          </w:p>
        </w:tc>
        <w:tc>
          <w:tcPr>
            <w:tcW w:w="438" w:type="pct"/>
            <w:tcBorders>
              <w:top w:val="nil"/>
              <w:left w:val="nil"/>
              <w:bottom w:val="single" w:sz="4" w:space="0" w:color="auto"/>
              <w:right w:val="single" w:sz="4" w:space="0" w:color="auto"/>
            </w:tcBorders>
            <w:shd w:val="clear" w:color="000000" w:fill="FFC000"/>
            <w:vAlign w:val="center"/>
            <w:hideMark/>
          </w:tcPr>
          <w:p w14:paraId="46CED0AA"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MFD_DateTime</w:t>
            </w:r>
          </w:p>
        </w:tc>
        <w:tc>
          <w:tcPr>
            <w:tcW w:w="447" w:type="pct"/>
            <w:tcBorders>
              <w:top w:val="nil"/>
              <w:left w:val="nil"/>
              <w:bottom w:val="single" w:sz="4" w:space="0" w:color="auto"/>
              <w:right w:val="single" w:sz="4" w:space="0" w:color="auto"/>
            </w:tcBorders>
            <w:shd w:val="clear" w:color="000000" w:fill="FFC000"/>
            <w:noWrap/>
            <w:vAlign w:val="center"/>
            <w:hideMark/>
          </w:tcPr>
          <w:p w14:paraId="0727E732"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64 (48 used)</w:t>
            </w:r>
          </w:p>
        </w:tc>
        <w:tc>
          <w:tcPr>
            <w:tcW w:w="398" w:type="pct"/>
            <w:tcBorders>
              <w:top w:val="nil"/>
              <w:left w:val="nil"/>
              <w:bottom w:val="single" w:sz="4" w:space="0" w:color="auto"/>
              <w:right w:val="single" w:sz="4" w:space="0" w:color="auto"/>
            </w:tcBorders>
            <w:shd w:val="clear" w:color="000000" w:fill="FFC000"/>
            <w:noWrap/>
            <w:vAlign w:val="center"/>
            <w:hideMark/>
          </w:tcPr>
          <w:p w14:paraId="20DD300C"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000000" w:fill="FFC000"/>
            <w:vAlign w:val="center"/>
            <w:hideMark/>
          </w:tcPr>
          <w:p w14:paraId="60890FC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000000" w:fill="FFC000"/>
            <w:noWrap/>
            <w:vAlign w:val="center"/>
            <w:hideMark/>
          </w:tcPr>
          <w:p w14:paraId="052E3F5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000000" w:fill="FFC000"/>
            <w:vAlign w:val="center"/>
            <w:hideMark/>
          </w:tcPr>
          <w:p w14:paraId="5A400F52"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000000" w:fill="FFC000"/>
            <w:vAlign w:val="center"/>
            <w:hideMark/>
          </w:tcPr>
          <w:p w14:paraId="66989128"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000000" w:fill="FFC000"/>
            <w:vAlign w:val="center"/>
            <w:hideMark/>
          </w:tcPr>
          <w:p w14:paraId="0605999B"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APIM</w:t>
            </w:r>
          </w:p>
        </w:tc>
        <w:tc>
          <w:tcPr>
            <w:tcW w:w="399" w:type="pct"/>
            <w:tcBorders>
              <w:top w:val="nil"/>
              <w:left w:val="nil"/>
              <w:bottom w:val="single" w:sz="4" w:space="0" w:color="auto"/>
              <w:right w:val="single" w:sz="4" w:space="0" w:color="auto"/>
            </w:tcBorders>
            <w:shd w:val="clear" w:color="000000" w:fill="FFC000"/>
            <w:vAlign w:val="center"/>
            <w:hideMark/>
          </w:tcPr>
          <w:p w14:paraId="1FE27C4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xml:space="preserve">IPC   </w:t>
            </w:r>
          </w:p>
        </w:tc>
        <w:tc>
          <w:tcPr>
            <w:tcW w:w="442" w:type="pct"/>
            <w:tcBorders>
              <w:top w:val="nil"/>
              <w:left w:val="nil"/>
              <w:bottom w:val="single" w:sz="4" w:space="0" w:color="auto"/>
              <w:right w:val="single" w:sz="4" w:space="0" w:color="auto"/>
            </w:tcBorders>
            <w:shd w:val="clear" w:color="000000" w:fill="FFC000"/>
            <w:noWrap/>
            <w:vAlign w:val="center"/>
            <w:hideMark/>
          </w:tcPr>
          <w:p w14:paraId="4EC615F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Event</w:t>
            </w:r>
          </w:p>
        </w:tc>
        <w:tc>
          <w:tcPr>
            <w:tcW w:w="402" w:type="pct"/>
            <w:tcBorders>
              <w:top w:val="nil"/>
              <w:left w:val="nil"/>
              <w:bottom w:val="single" w:sz="4" w:space="0" w:color="auto"/>
              <w:right w:val="single" w:sz="4" w:space="0" w:color="auto"/>
            </w:tcBorders>
            <w:shd w:val="clear" w:color="000000" w:fill="FFC000"/>
            <w:vAlign w:val="center"/>
            <w:hideMark/>
          </w:tcPr>
          <w:p w14:paraId="2044A53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r>
      <w:tr w:rsidR="003A187E" w:rsidRPr="003A187E" w14:paraId="053B55B9" w14:textId="77777777" w:rsidTr="003A187E">
        <w:trPr>
          <w:trHeight w:val="255"/>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1FD6C2B2"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0CF7E83B"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 </w:t>
            </w:r>
          </w:p>
        </w:tc>
        <w:tc>
          <w:tcPr>
            <w:tcW w:w="447" w:type="pct"/>
            <w:tcBorders>
              <w:top w:val="nil"/>
              <w:left w:val="nil"/>
              <w:bottom w:val="single" w:sz="4" w:space="0" w:color="auto"/>
              <w:right w:val="single" w:sz="4" w:space="0" w:color="auto"/>
            </w:tcBorders>
            <w:shd w:val="clear" w:color="auto" w:fill="auto"/>
            <w:noWrap/>
            <w:vAlign w:val="center"/>
            <w:hideMark/>
          </w:tcPr>
          <w:p w14:paraId="1D94D07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noWrap/>
            <w:vAlign w:val="center"/>
            <w:hideMark/>
          </w:tcPr>
          <w:p w14:paraId="710D2A9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2127846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04100B7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76947ABE"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3935B2C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vAlign w:val="center"/>
            <w:hideMark/>
          </w:tcPr>
          <w:p w14:paraId="5C192BFA"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9" w:type="pct"/>
            <w:tcBorders>
              <w:top w:val="nil"/>
              <w:left w:val="nil"/>
              <w:bottom w:val="single" w:sz="4" w:space="0" w:color="auto"/>
              <w:right w:val="single" w:sz="4" w:space="0" w:color="auto"/>
            </w:tcBorders>
            <w:shd w:val="clear" w:color="auto" w:fill="auto"/>
            <w:vAlign w:val="center"/>
            <w:hideMark/>
          </w:tcPr>
          <w:p w14:paraId="4CB8F6E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6EE5CB8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02" w:type="pct"/>
            <w:tcBorders>
              <w:top w:val="nil"/>
              <w:left w:val="nil"/>
              <w:bottom w:val="single" w:sz="4" w:space="0" w:color="auto"/>
              <w:right w:val="single" w:sz="4" w:space="0" w:color="auto"/>
            </w:tcBorders>
            <w:shd w:val="clear" w:color="auto" w:fill="auto"/>
            <w:vAlign w:val="center"/>
            <w:hideMark/>
          </w:tcPr>
          <w:p w14:paraId="00BD9CF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r>
      <w:tr w:rsidR="00137FBA" w:rsidRPr="003A187E" w14:paraId="124DE108" w14:textId="77777777" w:rsidTr="00137FBA">
        <w:trPr>
          <w:trHeight w:val="510"/>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5054513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4DBC29AA"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MFD_Year</w:t>
            </w:r>
          </w:p>
        </w:tc>
        <w:tc>
          <w:tcPr>
            <w:tcW w:w="447" w:type="pct"/>
            <w:tcBorders>
              <w:top w:val="nil"/>
              <w:left w:val="nil"/>
              <w:bottom w:val="single" w:sz="4" w:space="0" w:color="auto"/>
              <w:right w:val="single" w:sz="4" w:space="0" w:color="auto"/>
            </w:tcBorders>
            <w:shd w:val="clear" w:color="auto" w:fill="auto"/>
            <w:noWrap/>
            <w:vAlign w:val="center"/>
            <w:hideMark/>
          </w:tcPr>
          <w:p w14:paraId="46973D5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8</w:t>
            </w:r>
          </w:p>
        </w:tc>
        <w:tc>
          <w:tcPr>
            <w:tcW w:w="398" w:type="pct"/>
            <w:tcBorders>
              <w:top w:val="nil"/>
              <w:left w:val="nil"/>
              <w:bottom w:val="single" w:sz="4" w:space="0" w:color="auto"/>
              <w:right w:val="single" w:sz="4" w:space="0" w:color="auto"/>
            </w:tcBorders>
            <w:shd w:val="clear" w:color="auto" w:fill="auto"/>
            <w:noWrap/>
            <w:vAlign w:val="center"/>
            <w:hideMark/>
          </w:tcPr>
          <w:p w14:paraId="33182F1C"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w:t>
            </w:r>
          </w:p>
        </w:tc>
        <w:tc>
          <w:tcPr>
            <w:tcW w:w="398" w:type="pct"/>
            <w:tcBorders>
              <w:top w:val="nil"/>
              <w:left w:val="nil"/>
              <w:bottom w:val="single" w:sz="4" w:space="0" w:color="auto"/>
              <w:right w:val="single" w:sz="4" w:space="0" w:color="auto"/>
            </w:tcBorders>
            <w:shd w:val="clear" w:color="auto" w:fill="auto"/>
            <w:vAlign w:val="center"/>
            <w:hideMark/>
          </w:tcPr>
          <w:p w14:paraId="41D4011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92D050"/>
            <w:noWrap/>
            <w:vAlign w:val="center"/>
            <w:hideMark/>
          </w:tcPr>
          <w:p w14:paraId="7D3B9B5C"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year</w:t>
            </w:r>
          </w:p>
        </w:tc>
        <w:tc>
          <w:tcPr>
            <w:tcW w:w="398" w:type="pct"/>
            <w:tcBorders>
              <w:top w:val="nil"/>
              <w:left w:val="nil"/>
              <w:bottom w:val="single" w:sz="4" w:space="0" w:color="auto"/>
              <w:right w:val="single" w:sz="4" w:space="0" w:color="auto"/>
            </w:tcBorders>
            <w:shd w:val="clear" w:color="auto" w:fill="auto"/>
            <w:vAlign w:val="center"/>
            <w:hideMark/>
          </w:tcPr>
          <w:p w14:paraId="72C412DA"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2000  (0x0)</w:t>
            </w:r>
          </w:p>
        </w:tc>
        <w:tc>
          <w:tcPr>
            <w:tcW w:w="398" w:type="pct"/>
            <w:tcBorders>
              <w:top w:val="nil"/>
              <w:left w:val="nil"/>
              <w:bottom w:val="single" w:sz="4" w:space="0" w:color="auto"/>
              <w:right w:val="single" w:sz="4" w:space="0" w:color="auto"/>
            </w:tcBorders>
            <w:shd w:val="clear" w:color="auto" w:fill="auto"/>
            <w:vAlign w:val="center"/>
            <w:hideMark/>
          </w:tcPr>
          <w:p w14:paraId="67142DE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2254  (0xFE)</w:t>
            </w:r>
          </w:p>
        </w:tc>
        <w:tc>
          <w:tcPr>
            <w:tcW w:w="442" w:type="pct"/>
            <w:tcBorders>
              <w:top w:val="nil"/>
              <w:left w:val="nil"/>
              <w:bottom w:val="single" w:sz="4" w:space="0" w:color="auto"/>
              <w:right w:val="single" w:sz="4" w:space="0" w:color="auto"/>
            </w:tcBorders>
            <w:shd w:val="clear" w:color="auto" w:fill="auto"/>
            <w:vAlign w:val="center"/>
            <w:hideMark/>
          </w:tcPr>
          <w:p w14:paraId="0C31E8B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APIM</w:t>
            </w:r>
          </w:p>
        </w:tc>
        <w:tc>
          <w:tcPr>
            <w:tcW w:w="399" w:type="pct"/>
            <w:tcBorders>
              <w:top w:val="nil"/>
              <w:left w:val="nil"/>
              <w:bottom w:val="single" w:sz="4" w:space="0" w:color="auto"/>
              <w:right w:val="single" w:sz="4" w:space="0" w:color="auto"/>
            </w:tcBorders>
            <w:shd w:val="clear" w:color="auto" w:fill="auto"/>
            <w:vAlign w:val="center"/>
            <w:hideMark/>
          </w:tcPr>
          <w:p w14:paraId="71BA4AC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IPC</w:t>
            </w:r>
          </w:p>
        </w:tc>
        <w:tc>
          <w:tcPr>
            <w:tcW w:w="442" w:type="pct"/>
            <w:tcBorders>
              <w:top w:val="nil"/>
              <w:left w:val="nil"/>
              <w:bottom w:val="single" w:sz="4" w:space="0" w:color="auto"/>
              <w:right w:val="single" w:sz="4" w:space="0" w:color="auto"/>
            </w:tcBorders>
            <w:shd w:val="clear" w:color="auto" w:fill="auto"/>
            <w:noWrap/>
            <w:vAlign w:val="center"/>
            <w:hideMark/>
          </w:tcPr>
          <w:p w14:paraId="12D30C36"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No Send Type</w:t>
            </w:r>
          </w:p>
        </w:tc>
        <w:tc>
          <w:tcPr>
            <w:tcW w:w="402" w:type="pct"/>
            <w:tcBorders>
              <w:top w:val="nil"/>
              <w:left w:val="nil"/>
              <w:bottom w:val="single" w:sz="4" w:space="0" w:color="auto"/>
              <w:right w:val="single" w:sz="4" w:space="0" w:color="auto"/>
            </w:tcBorders>
            <w:shd w:val="clear" w:color="auto" w:fill="auto"/>
            <w:vAlign w:val="center"/>
            <w:hideMark/>
          </w:tcPr>
          <w:p w14:paraId="4588205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(2000)</w:t>
            </w:r>
          </w:p>
        </w:tc>
      </w:tr>
      <w:tr w:rsidR="003A187E" w:rsidRPr="003A187E" w14:paraId="1D164756" w14:textId="77777777" w:rsidTr="003A187E">
        <w:trPr>
          <w:trHeight w:val="255"/>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50BEBC8F"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40548CD2"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 </w:t>
            </w:r>
          </w:p>
        </w:tc>
        <w:tc>
          <w:tcPr>
            <w:tcW w:w="447" w:type="pct"/>
            <w:tcBorders>
              <w:top w:val="nil"/>
              <w:left w:val="nil"/>
              <w:bottom w:val="single" w:sz="4" w:space="0" w:color="auto"/>
              <w:right w:val="single" w:sz="4" w:space="0" w:color="auto"/>
            </w:tcBorders>
            <w:shd w:val="clear" w:color="auto" w:fill="auto"/>
            <w:noWrap/>
            <w:vAlign w:val="center"/>
            <w:hideMark/>
          </w:tcPr>
          <w:p w14:paraId="06AB2A16"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noWrap/>
            <w:vAlign w:val="center"/>
            <w:hideMark/>
          </w:tcPr>
          <w:p w14:paraId="6F7A40A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400ECBB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12A8FF6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7859B09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23D8328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vAlign w:val="center"/>
            <w:hideMark/>
          </w:tcPr>
          <w:p w14:paraId="38162168"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9" w:type="pct"/>
            <w:tcBorders>
              <w:top w:val="nil"/>
              <w:left w:val="nil"/>
              <w:bottom w:val="single" w:sz="4" w:space="0" w:color="auto"/>
              <w:right w:val="single" w:sz="4" w:space="0" w:color="auto"/>
            </w:tcBorders>
            <w:shd w:val="clear" w:color="auto" w:fill="auto"/>
            <w:vAlign w:val="center"/>
            <w:hideMark/>
          </w:tcPr>
          <w:p w14:paraId="440C628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2A2BD2E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02" w:type="pct"/>
            <w:tcBorders>
              <w:top w:val="nil"/>
              <w:left w:val="nil"/>
              <w:bottom w:val="single" w:sz="4" w:space="0" w:color="auto"/>
              <w:right w:val="single" w:sz="4" w:space="0" w:color="auto"/>
            </w:tcBorders>
            <w:shd w:val="clear" w:color="auto" w:fill="auto"/>
            <w:vAlign w:val="center"/>
            <w:hideMark/>
          </w:tcPr>
          <w:p w14:paraId="6E46617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r>
      <w:tr w:rsidR="00137FBA" w:rsidRPr="003A187E" w14:paraId="414CF77E" w14:textId="77777777" w:rsidTr="00137FBA">
        <w:trPr>
          <w:trHeight w:val="510"/>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7ABB62C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01C8DFB6"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MFD_Month</w:t>
            </w:r>
          </w:p>
        </w:tc>
        <w:tc>
          <w:tcPr>
            <w:tcW w:w="447" w:type="pct"/>
            <w:tcBorders>
              <w:top w:val="nil"/>
              <w:left w:val="nil"/>
              <w:bottom w:val="single" w:sz="4" w:space="0" w:color="auto"/>
              <w:right w:val="single" w:sz="4" w:space="0" w:color="auto"/>
            </w:tcBorders>
            <w:shd w:val="clear" w:color="auto" w:fill="auto"/>
            <w:noWrap/>
            <w:vAlign w:val="center"/>
            <w:hideMark/>
          </w:tcPr>
          <w:p w14:paraId="123AE8D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8</w:t>
            </w:r>
          </w:p>
        </w:tc>
        <w:tc>
          <w:tcPr>
            <w:tcW w:w="398" w:type="pct"/>
            <w:tcBorders>
              <w:top w:val="nil"/>
              <w:left w:val="nil"/>
              <w:bottom w:val="single" w:sz="4" w:space="0" w:color="auto"/>
              <w:right w:val="single" w:sz="4" w:space="0" w:color="auto"/>
            </w:tcBorders>
            <w:shd w:val="clear" w:color="auto" w:fill="auto"/>
            <w:noWrap/>
            <w:vAlign w:val="center"/>
            <w:hideMark/>
          </w:tcPr>
          <w:p w14:paraId="79024708"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8</w:t>
            </w:r>
          </w:p>
        </w:tc>
        <w:tc>
          <w:tcPr>
            <w:tcW w:w="398" w:type="pct"/>
            <w:tcBorders>
              <w:top w:val="nil"/>
              <w:left w:val="nil"/>
              <w:bottom w:val="single" w:sz="4" w:space="0" w:color="auto"/>
              <w:right w:val="single" w:sz="4" w:space="0" w:color="auto"/>
            </w:tcBorders>
            <w:shd w:val="clear" w:color="auto" w:fill="auto"/>
            <w:vAlign w:val="center"/>
            <w:hideMark/>
          </w:tcPr>
          <w:p w14:paraId="676BFC1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92D050"/>
            <w:noWrap/>
            <w:vAlign w:val="center"/>
            <w:hideMark/>
          </w:tcPr>
          <w:p w14:paraId="34B2AD56"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month</w:t>
            </w:r>
          </w:p>
        </w:tc>
        <w:tc>
          <w:tcPr>
            <w:tcW w:w="398" w:type="pct"/>
            <w:tcBorders>
              <w:top w:val="nil"/>
              <w:left w:val="nil"/>
              <w:bottom w:val="single" w:sz="4" w:space="0" w:color="auto"/>
              <w:right w:val="single" w:sz="4" w:space="0" w:color="auto"/>
            </w:tcBorders>
            <w:shd w:val="clear" w:color="auto" w:fill="auto"/>
            <w:vAlign w:val="center"/>
            <w:hideMark/>
          </w:tcPr>
          <w:p w14:paraId="45B091CF"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(0x0)</w:t>
            </w:r>
          </w:p>
        </w:tc>
        <w:tc>
          <w:tcPr>
            <w:tcW w:w="398" w:type="pct"/>
            <w:tcBorders>
              <w:top w:val="nil"/>
              <w:left w:val="nil"/>
              <w:bottom w:val="single" w:sz="4" w:space="0" w:color="auto"/>
              <w:right w:val="single" w:sz="4" w:space="0" w:color="auto"/>
            </w:tcBorders>
            <w:shd w:val="clear" w:color="auto" w:fill="auto"/>
            <w:vAlign w:val="center"/>
            <w:hideMark/>
          </w:tcPr>
          <w:p w14:paraId="21D69CA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12  (0xC)</w:t>
            </w:r>
          </w:p>
        </w:tc>
        <w:tc>
          <w:tcPr>
            <w:tcW w:w="442" w:type="pct"/>
            <w:tcBorders>
              <w:top w:val="nil"/>
              <w:left w:val="nil"/>
              <w:bottom w:val="single" w:sz="4" w:space="0" w:color="auto"/>
              <w:right w:val="single" w:sz="4" w:space="0" w:color="auto"/>
            </w:tcBorders>
            <w:shd w:val="clear" w:color="auto" w:fill="auto"/>
            <w:vAlign w:val="center"/>
            <w:hideMark/>
          </w:tcPr>
          <w:p w14:paraId="41455098"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APIM</w:t>
            </w:r>
          </w:p>
        </w:tc>
        <w:tc>
          <w:tcPr>
            <w:tcW w:w="399" w:type="pct"/>
            <w:tcBorders>
              <w:top w:val="nil"/>
              <w:left w:val="nil"/>
              <w:bottom w:val="single" w:sz="4" w:space="0" w:color="auto"/>
              <w:right w:val="single" w:sz="4" w:space="0" w:color="auto"/>
            </w:tcBorders>
            <w:shd w:val="clear" w:color="auto" w:fill="auto"/>
            <w:vAlign w:val="center"/>
            <w:hideMark/>
          </w:tcPr>
          <w:p w14:paraId="1B31B67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IPC</w:t>
            </w:r>
          </w:p>
        </w:tc>
        <w:tc>
          <w:tcPr>
            <w:tcW w:w="442" w:type="pct"/>
            <w:tcBorders>
              <w:top w:val="nil"/>
              <w:left w:val="nil"/>
              <w:bottom w:val="single" w:sz="4" w:space="0" w:color="auto"/>
              <w:right w:val="single" w:sz="4" w:space="0" w:color="auto"/>
            </w:tcBorders>
            <w:shd w:val="clear" w:color="auto" w:fill="auto"/>
            <w:noWrap/>
            <w:vAlign w:val="center"/>
            <w:hideMark/>
          </w:tcPr>
          <w:p w14:paraId="5D3154CF"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No Send Type</w:t>
            </w:r>
          </w:p>
        </w:tc>
        <w:tc>
          <w:tcPr>
            <w:tcW w:w="402" w:type="pct"/>
            <w:tcBorders>
              <w:top w:val="nil"/>
              <w:left w:val="nil"/>
              <w:bottom w:val="single" w:sz="4" w:space="0" w:color="auto"/>
              <w:right w:val="single" w:sz="4" w:space="0" w:color="auto"/>
            </w:tcBorders>
            <w:shd w:val="clear" w:color="auto" w:fill="auto"/>
            <w:vAlign w:val="center"/>
            <w:hideMark/>
          </w:tcPr>
          <w:p w14:paraId="488F6CC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(0)</w:t>
            </w:r>
          </w:p>
        </w:tc>
      </w:tr>
      <w:tr w:rsidR="003A187E" w:rsidRPr="003A187E" w14:paraId="1F4581DB" w14:textId="77777777" w:rsidTr="003A187E">
        <w:trPr>
          <w:trHeight w:val="255"/>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40BF778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0C58B529"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 </w:t>
            </w:r>
          </w:p>
        </w:tc>
        <w:tc>
          <w:tcPr>
            <w:tcW w:w="447" w:type="pct"/>
            <w:tcBorders>
              <w:top w:val="nil"/>
              <w:left w:val="nil"/>
              <w:bottom w:val="single" w:sz="4" w:space="0" w:color="auto"/>
              <w:right w:val="single" w:sz="4" w:space="0" w:color="auto"/>
            </w:tcBorders>
            <w:shd w:val="clear" w:color="auto" w:fill="auto"/>
            <w:noWrap/>
            <w:vAlign w:val="center"/>
            <w:hideMark/>
          </w:tcPr>
          <w:p w14:paraId="422A8DD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noWrap/>
            <w:vAlign w:val="center"/>
            <w:hideMark/>
          </w:tcPr>
          <w:p w14:paraId="758FF71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2F07684E"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4A39334E"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0F720F4E"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25C1E04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vAlign w:val="center"/>
            <w:hideMark/>
          </w:tcPr>
          <w:p w14:paraId="19C4EAF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9" w:type="pct"/>
            <w:tcBorders>
              <w:top w:val="nil"/>
              <w:left w:val="nil"/>
              <w:bottom w:val="single" w:sz="4" w:space="0" w:color="auto"/>
              <w:right w:val="single" w:sz="4" w:space="0" w:color="auto"/>
            </w:tcBorders>
            <w:shd w:val="clear" w:color="auto" w:fill="auto"/>
            <w:vAlign w:val="center"/>
            <w:hideMark/>
          </w:tcPr>
          <w:p w14:paraId="3275E46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6FC8673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02" w:type="pct"/>
            <w:tcBorders>
              <w:top w:val="nil"/>
              <w:left w:val="nil"/>
              <w:bottom w:val="single" w:sz="4" w:space="0" w:color="auto"/>
              <w:right w:val="single" w:sz="4" w:space="0" w:color="auto"/>
            </w:tcBorders>
            <w:shd w:val="clear" w:color="auto" w:fill="auto"/>
            <w:vAlign w:val="center"/>
            <w:hideMark/>
          </w:tcPr>
          <w:p w14:paraId="762C5F0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r>
      <w:tr w:rsidR="00137FBA" w:rsidRPr="003A187E" w14:paraId="1D6EB42F" w14:textId="77777777" w:rsidTr="00137FBA">
        <w:trPr>
          <w:trHeight w:val="510"/>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489375F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lastRenderedPageBreak/>
              <w:t> </w:t>
            </w:r>
          </w:p>
        </w:tc>
        <w:tc>
          <w:tcPr>
            <w:tcW w:w="438" w:type="pct"/>
            <w:tcBorders>
              <w:top w:val="nil"/>
              <w:left w:val="nil"/>
              <w:bottom w:val="single" w:sz="4" w:space="0" w:color="auto"/>
              <w:right w:val="single" w:sz="4" w:space="0" w:color="auto"/>
            </w:tcBorders>
            <w:shd w:val="clear" w:color="auto" w:fill="auto"/>
            <w:vAlign w:val="center"/>
            <w:hideMark/>
          </w:tcPr>
          <w:p w14:paraId="5C21628A"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MFD_Day</w:t>
            </w:r>
          </w:p>
        </w:tc>
        <w:tc>
          <w:tcPr>
            <w:tcW w:w="447" w:type="pct"/>
            <w:tcBorders>
              <w:top w:val="nil"/>
              <w:left w:val="nil"/>
              <w:bottom w:val="single" w:sz="4" w:space="0" w:color="auto"/>
              <w:right w:val="single" w:sz="4" w:space="0" w:color="auto"/>
            </w:tcBorders>
            <w:shd w:val="clear" w:color="auto" w:fill="auto"/>
            <w:noWrap/>
            <w:vAlign w:val="center"/>
            <w:hideMark/>
          </w:tcPr>
          <w:p w14:paraId="07CE31DC"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8</w:t>
            </w:r>
          </w:p>
        </w:tc>
        <w:tc>
          <w:tcPr>
            <w:tcW w:w="398" w:type="pct"/>
            <w:tcBorders>
              <w:top w:val="nil"/>
              <w:left w:val="nil"/>
              <w:bottom w:val="single" w:sz="4" w:space="0" w:color="auto"/>
              <w:right w:val="single" w:sz="4" w:space="0" w:color="auto"/>
            </w:tcBorders>
            <w:shd w:val="clear" w:color="auto" w:fill="auto"/>
            <w:noWrap/>
            <w:vAlign w:val="center"/>
            <w:hideMark/>
          </w:tcPr>
          <w:p w14:paraId="0C5B83B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16</w:t>
            </w:r>
          </w:p>
        </w:tc>
        <w:tc>
          <w:tcPr>
            <w:tcW w:w="398" w:type="pct"/>
            <w:tcBorders>
              <w:top w:val="nil"/>
              <w:left w:val="nil"/>
              <w:bottom w:val="single" w:sz="4" w:space="0" w:color="auto"/>
              <w:right w:val="single" w:sz="4" w:space="0" w:color="auto"/>
            </w:tcBorders>
            <w:shd w:val="clear" w:color="auto" w:fill="auto"/>
            <w:vAlign w:val="center"/>
            <w:hideMark/>
          </w:tcPr>
          <w:p w14:paraId="2DD8BF3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92D050"/>
            <w:noWrap/>
            <w:vAlign w:val="center"/>
            <w:hideMark/>
          </w:tcPr>
          <w:p w14:paraId="6F2BD87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day</w:t>
            </w:r>
          </w:p>
        </w:tc>
        <w:tc>
          <w:tcPr>
            <w:tcW w:w="398" w:type="pct"/>
            <w:tcBorders>
              <w:top w:val="nil"/>
              <w:left w:val="nil"/>
              <w:bottom w:val="single" w:sz="4" w:space="0" w:color="auto"/>
              <w:right w:val="single" w:sz="4" w:space="0" w:color="auto"/>
            </w:tcBorders>
            <w:shd w:val="clear" w:color="auto" w:fill="auto"/>
            <w:vAlign w:val="center"/>
            <w:hideMark/>
          </w:tcPr>
          <w:p w14:paraId="001B943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(0x0)</w:t>
            </w:r>
          </w:p>
        </w:tc>
        <w:tc>
          <w:tcPr>
            <w:tcW w:w="398" w:type="pct"/>
            <w:tcBorders>
              <w:top w:val="nil"/>
              <w:left w:val="nil"/>
              <w:bottom w:val="single" w:sz="4" w:space="0" w:color="auto"/>
              <w:right w:val="single" w:sz="4" w:space="0" w:color="auto"/>
            </w:tcBorders>
            <w:shd w:val="clear" w:color="auto" w:fill="auto"/>
            <w:vAlign w:val="center"/>
            <w:hideMark/>
          </w:tcPr>
          <w:p w14:paraId="3D11ACC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31  (0x1F)</w:t>
            </w:r>
          </w:p>
        </w:tc>
        <w:tc>
          <w:tcPr>
            <w:tcW w:w="442" w:type="pct"/>
            <w:tcBorders>
              <w:top w:val="nil"/>
              <w:left w:val="nil"/>
              <w:bottom w:val="single" w:sz="4" w:space="0" w:color="auto"/>
              <w:right w:val="single" w:sz="4" w:space="0" w:color="auto"/>
            </w:tcBorders>
            <w:shd w:val="clear" w:color="auto" w:fill="auto"/>
            <w:vAlign w:val="center"/>
            <w:hideMark/>
          </w:tcPr>
          <w:p w14:paraId="6A1DAA2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APIM</w:t>
            </w:r>
          </w:p>
        </w:tc>
        <w:tc>
          <w:tcPr>
            <w:tcW w:w="399" w:type="pct"/>
            <w:tcBorders>
              <w:top w:val="nil"/>
              <w:left w:val="nil"/>
              <w:bottom w:val="single" w:sz="4" w:space="0" w:color="auto"/>
              <w:right w:val="single" w:sz="4" w:space="0" w:color="auto"/>
            </w:tcBorders>
            <w:shd w:val="clear" w:color="auto" w:fill="auto"/>
            <w:vAlign w:val="center"/>
            <w:hideMark/>
          </w:tcPr>
          <w:p w14:paraId="0F1679CF"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IPC</w:t>
            </w:r>
          </w:p>
        </w:tc>
        <w:tc>
          <w:tcPr>
            <w:tcW w:w="442" w:type="pct"/>
            <w:tcBorders>
              <w:top w:val="nil"/>
              <w:left w:val="nil"/>
              <w:bottom w:val="single" w:sz="4" w:space="0" w:color="auto"/>
              <w:right w:val="single" w:sz="4" w:space="0" w:color="auto"/>
            </w:tcBorders>
            <w:shd w:val="clear" w:color="auto" w:fill="auto"/>
            <w:noWrap/>
            <w:vAlign w:val="center"/>
            <w:hideMark/>
          </w:tcPr>
          <w:p w14:paraId="6C4BBE88"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No Send Type</w:t>
            </w:r>
          </w:p>
        </w:tc>
        <w:tc>
          <w:tcPr>
            <w:tcW w:w="402" w:type="pct"/>
            <w:tcBorders>
              <w:top w:val="nil"/>
              <w:left w:val="nil"/>
              <w:bottom w:val="single" w:sz="4" w:space="0" w:color="auto"/>
              <w:right w:val="single" w:sz="4" w:space="0" w:color="auto"/>
            </w:tcBorders>
            <w:shd w:val="clear" w:color="auto" w:fill="auto"/>
            <w:vAlign w:val="center"/>
            <w:hideMark/>
          </w:tcPr>
          <w:p w14:paraId="30D95A6C"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(0)</w:t>
            </w:r>
          </w:p>
        </w:tc>
      </w:tr>
      <w:tr w:rsidR="003A187E" w:rsidRPr="003A187E" w14:paraId="5DD8EDC6" w14:textId="77777777" w:rsidTr="003A187E">
        <w:trPr>
          <w:trHeight w:val="255"/>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3B03257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02C167DB"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 </w:t>
            </w:r>
          </w:p>
        </w:tc>
        <w:tc>
          <w:tcPr>
            <w:tcW w:w="447" w:type="pct"/>
            <w:tcBorders>
              <w:top w:val="nil"/>
              <w:left w:val="nil"/>
              <w:bottom w:val="single" w:sz="4" w:space="0" w:color="auto"/>
              <w:right w:val="single" w:sz="4" w:space="0" w:color="auto"/>
            </w:tcBorders>
            <w:shd w:val="clear" w:color="auto" w:fill="auto"/>
            <w:noWrap/>
            <w:vAlign w:val="center"/>
            <w:hideMark/>
          </w:tcPr>
          <w:p w14:paraId="50B9E85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noWrap/>
            <w:vAlign w:val="center"/>
            <w:hideMark/>
          </w:tcPr>
          <w:p w14:paraId="0712484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636B253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207F273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490F3A7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68430C38"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vAlign w:val="center"/>
            <w:hideMark/>
          </w:tcPr>
          <w:p w14:paraId="6F38BF7F"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9" w:type="pct"/>
            <w:tcBorders>
              <w:top w:val="nil"/>
              <w:left w:val="nil"/>
              <w:bottom w:val="single" w:sz="4" w:space="0" w:color="auto"/>
              <w:right w:val="single" w:sz="4" w:space="0" w:color="auto"/>
            </w:tcBorders>
            <w:shd w:val="clear" w:color="auto" w:fill="auto"/>
            <w:vAlign w:val="center"/>
            <w:hideMark/>
          </w:tcPr>
          <w:p w14:paraId="6F174E5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6C254C5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02" w:type="pct"/>
            <w:tcBorders>
              <w:top w:val="nil"/>
              <w:left w:val="nil"/>
              <w:bottom w:val="single" w:sz="4" w:space="0" w:color="auto"/>
              <w:right w:val="single" w:sz="4" w:space="0" w:color="auto"/>
            </w:tcBorders>
            <w:shd w:val="clear" w:color="auto" w:fill="auto"/>
            <w:vAlign w:val="center"/>
            <w:hideMark/>
          </w:tcPr>
          <w:p w14:paraId="6DEDFB9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r>
      <w:tr w:rsidR="003A187E" w:rsidRPr="003A187E" w14:paraId="56032B65" w14:textId="77777777" w:rsidTr="003A187E">
        <w:trPr>
          <w:trHeight w:val="510"/>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6626A7C2"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73FEADB7"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MFD_Hour</w:t>
            </w:r>
          </w:p>
        </w:tc>
        <w:tc>
          <w:tcPr>
            <w:tcW w:w="447" w:type="pct"/>
            <w:tcBorders>
              <w:top w:val="nil"/>
              <w:left w:val="nil"/>
              <w:bottom w:val="single" w:sz="4" w:space="0" w:color="auto"/>
              <w:right w:val="single" w:sz="4" w:space="0" w:color="auto"/>
            </w:tcBorders>
            <w:shd w:val="clear" w:color="auto" w:fill="auto"/>
            <w:noWrap/>
            <w:vAlign w:val="center"/>
            <w:hideMark/>
          </w:tcPr>
          <w:p w14:paraId="0C5B496F"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8</w:t>
            </w:r>
          </w:p>
        </w:tc>
        <w:tc>
          <w:tcPr>
            <w:tcW w:w="398" w:type="pct"/>
            <w:tcBorders>
              <w:top w:val="nil"/>
              <w:left w:val="nil"/>
              <w:bottom w:val="single" w:sz="4" w:space="0" w:color="auto"/>
              <w:right w:val="single" w:sz="4" w:space="0" w:color="auto"/>
            </w:tcBorders>
            <w:shd w:val="clear" w:color="auto" w:fill="auto"/>
            <w:noWrap/>
            <w:vAlign w:val="center"/>
            <w:hideMark/>
          </w:tcPr>
          <w:p w14:paraId="251CD5DB"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24</w:t>
            </w:r>
          </w:p>
        </w:tc>
        <w:tc>
          <w:tcPr>
            <w:tcW w:w="398" w:type="pct"/>
            <w:tcBorders>
              <w:top w:val="nil"/>
              <w:left w:val="nil"/>
              <w:bottom w:val="single" w:sz="4" w:space="0" w:color="auto"/>
              <w:right w:val="single" w:sz="4" w:space="0" w:color="auto"/>
            </w:tcBorders>
            <w:shd w:val="clear" w:color="auto" w:fill="auto"/>
            <w:vAlign w:val="center"/>
            <w:hideMark/>
          </w:tcPr>
          <w:p w14:paraId="5E4504AE"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18D1640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hour</w:t>
            </w:r>
          </w:p>
        </w:tc>
        <w:tc>
          <w:tcPr>
            <w:tcW w:w="398" w:type="pct"/>
            <w:tcBorders>
              <w:top w:val="nil"/>
              <w:left w:val="nil"/>
              <w:bottom w:val="single" w:sz="4" w:space="0" w:color="auto"/>
              <w:right w:val="single" w:sz="4" w:space="0" w:color="auto"/>
            </w:tcBorders>
            <w:shd w:val="clear" w:color="auto" w:fill="auto"/>
            <w:vAlign w:val="center"/>
            <w:hideMark/>
          </w:tcPr>
          <w:p w14:paraId="33F7FC3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(0x0)</w:t>
            </w:r>
          </w:p>
        </w:tc>
        <w:tc>
          <w:tcPr>
            <w:tcW w:w="398" w:type="pct"/>
            <w:tcBorders>
              <w:top w:val="nil"/>
              <w:left w:val="nil"/>
              <w:bottom w:val="single" w:sz="4" w:space="0" w:color="auto"/>
              <w:right w:val="single" w:sz="4" w:space="0" w:color="auto"/>
            </w:tcBorders>
            <w:shd w:val="clear" w:color="auto" w:fill="auto"/>
            <w:vAlign w:val="center"/>
            <w:hideMark/>
          </w:tcPr>
          <w:p w14:paraId="4B93E4B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23  (0x17)</w:t>
            </w:r>
          </w:p>
        </w:tc>
        <w:tc>
          <w:tcPr>
            <w:tcW w:w="442" w:type="pct"/>
            <w:tcBorders>
              <w:top w:val="nil"/>
              <w:left w:val="nil"/>
              <w:bottom w:val="single" w:sz="4" w:space="0" w:color="auto"/>
              <w:right w:val="single" w:sz="4" w:space="0" w:color="auto"/>
            </w:tcBorders>
            <w:shd w:val="clear" w:color="auto" w:fill="auto"/>
            <w:vAlign w:val="center"/>
            <w:hideMark/>
          </w:tcPr>
          <w:p w14:paraId="03B9D0F8"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APIM</w:t>
            </w:r>
          </w:p>
        </w:tc>
        <w:tc>
          <w:tcPr>
            <w:tcW w:w="399" w:type="pct"/>
            <w:tcBorders>
              <w:top w:val="nil"/>
              <w:left w:val="nil"/>
              <w:bottom w:val="single" w:sz="4" w:space="0" w:color="auto"/>
              <w:right w:val="single" w:sz="4" w:space="0" w:color="auto"/>
            </w:tcBorders>
            <w:shd w:val="clear" w:color="auto" w:fill="auto"/>
            <w:vAlign w:val="center"/>
            <w:hideMark/>
          </w:tcPr>
          <w:p w14:paraId="0A926C1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IPC</w:t>
            </w:r>
          </w:p>
        </w:tc>
        <w:tc>
          <w:tcPr>
            <w:tcW w:w="442" w:type="pct"/>
            <w:tcBorders>
              <w:top w:val="nil"/>
              <w:left w:val="nil"/>
              <w:bottom w:val="single" w:sz="4" w:space="0" w:color="auto"/>
              <w:right w:val="single" w:sz="4" w:space="0" w:color="auto"/>
            </w:tcBorders>
            <w:shd w:val="clear" w:color="auto" w:fill="auto"/>
            <w:noWrap/>
            <w:vAlign w:val="center"/>
            <w:hideMark/>
          </w:tcPr>
          <w:p w14:paraId="2E48CE4C"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No Send Type</w:t>
            </w:r>
          </w:p>
        </w:tc>
        <w:tc>
          <w:tcPr>
            <w:tcW w:w="402" w:type="pct"/>
            <w:tcBorders>
              <w:top w:val="nil"/>
              <w:left w:val="nil"/>
              <w:bottom w:val="single" w:sz="4" w:space="0" w:color="auto"/>
              <w:right w:val="single" w:sz="4" w:space="0" w:color="auto"/>
            </w:tcBorders>
            <w:shd w:val="clear" w:color="auto" w:fill="auto"/>
            <w:vAlign w:val="center"/>
            <w:hideMark/>
          </w:tcPr>
          <w:p w14:paraId="3A1F18B2"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(0)</w:t>
            </w:r>
          </w:p>
        </w:tc>
      </w:tr>
      <w:tr w:rsidR="003A187E" w:rsidRPr="003A187E" w14:paraId="5034826D" w14:textId="77777777" w:rsidTr="003A187E">
        <w:trPr>
          <w:trHeight w:val="255"/>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52A4AD8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12A1630B"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 </w:t>
            </w:r>
          </w:p>
        </w:tc>
        <w:tc>
          <w:tcPr>
            <w:tcW w:w="447" w:type="pct"/>
            <w:tcBorders>
              <w:top w:val="nil"/>
              <w:left w:val="nil"/>
              <w:bottom w:val="single" w:sz="4" w:space="0" w:color="auto"/>
              <w:right w:val="single" w:sz="4" w:space="0" w:color="auto"/>
            </w:tcBorders>
            <w:shd w:val="clear" w:color="auto" w:fill="auto"/>
            <w:noWrap/>
            <w:vAlign w:val="center"/>
            <w:hideMark/>
          </w:tcPr>
          <w:p w14:paraId="5461586A"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noWrap/>
            <w:vAlign w:val="center"/>
            <w:hideMark/>
          </w:tcPr>
          <w:p w14:paraId="3589B5EC"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7F14E94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60468B7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0D60DDC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5827C4D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vAlign w:val="center"/>
            <w:hideMark/>
          </w:tcPr>
          <w:p w14:paraId="08B79838"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9" w:type="pct"/>
            <w:tcBorders>
              <w:top w:val="nil"/>
              <w:left w:val="nil"/>
              <w:bottom w:val="single" w:sz="4" w:space="0" w:color="auto"/>
              <w:right w:val="single" w:sz="4" w:space="0" w:color="auto"/>
            </w:tcBorders>
            <w:shd w:val="clear" w:color="auto" w:fill="auto"/>
            <w:vAlign w:val="center"/>
            <w:hideMark/>
          </w:tcPr>
          <w:p w14:paraId="0657589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5FEE4DD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02" w:type="pct"/>
            <w:tcBorders>
              <w:top w:val="nil"/>
              <w:left w:val="nil"/>
              <w:bottom w:val="single" w:sz="4" w:space="0" w:color="auto"/>
              <w:right w:val="single" w:sz="4" w:space="0" w:color="auto"/>
            </w:tcBorders>
            <w:shd w:val="clear" w:color="auto" w:fill="auto"/>
            <w:vAlign w:val="center"/>
            <w:hideMark/>
          </w:tcPr>
          <w:p w14:paraId="542CA7F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r>
      <w:tr w:rsidR="003A187E" w:rsidRPr="003A187E" w14:paraId="7E26C62E" w14:textId="77777777" w:rsidTr="003A187E">
        <w:trPr>
          <w:trHeight w:val="510"/>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097C6552"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0447A67A"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MFD_Second</w:t>
            </w:r>
          </w:p>
        </w:tc>
        <w:tc>
          <w:tcPr>
            <w:tcW w:w="447" w:type="pct"/>
            <w:tcBorders>
              <w:top w:val="nil"/>
              <w:left w:val="nil"/>
              <w:bottom w:val="single" w:sz="4" w:space="0" w:color="auto"/>
              <w:right w:val="single" w:sz="4" w:space="0" w:color="auto"/>
            </w:tcBorders>
            <w:shd w:val="clear" w:color="auto" w:fill="auto"/>
            <w:noWrap/>
            <w:vAlign w:val="center"/>
            <w:hideMark/>
          </w:tcPr>
          <w:p w14:paraId="4BCA45D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8</w:t>
            </w:r>
          </w:p>
        </w:tc>
        <w:tc>
          <w:tcPr>
            <w:tcW w:w="398" w:type="pct"/>
            <w:tcBorders>
              <w:top w:val="nil"/>
              <w:left w:val="nil"/>
              <w:bottom w:val="single" w:sz="4" w:space="0" w:color="auto"/>
              <w:right w:val="single" w:sz="4" w:space="0" w:color="auto"/>
            </w:tcBorders>
            <w:shd w:val="clear" w:color="auto" w:fill="auto"/>
            <w:noWrap/>
            <w:vAlign w:val="center"/>
            <w:hideMark/>
          </w:tcPr>
          <w:p w14:paraId="29E58FA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32</w:t>
            </w:r>
          </w:p>
        </w:tc>
        <w:tc>
          <w:tcPr>
            <w:tcW w:w="398" w:type="pct"/>
            <w:tcBorders>
              <w:top w:val="nil"/>
              <w:left w:val="nil"/>
              <w:bottom w:val="single" w:sz="4" w:space="0" w:color="auto"/>
              <w:right w:val="single" w:sz="4" w:space="0" w:color="auto"/>
            </w:tcBorders>
            <w:shd w:val="clear" w:color="auto" w:fill="auto"/>
            <w:vAlign w:val="center"/>
            <w:hideMark/>
          </w:tcPr>
          <w:p w14:paraId="66C42DD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0F1F71D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second</w:t>
            </w:r>
          </w:p>
        </w:tc>
        <w:tc>
          <w:tcPr>
            <w:tcW w:w="398" w:type="pct"/>
            <w:tcBorders>
              <w:top w:val="nil"/>
              <w:left w:val="nil"/>
              <w:bottom w:val="single" w:sz="4" w:space="0" w:color="auto"/>
              <w:right w:val="single" w:sz="4" w:space="0" w:color="auto"/>
            </w:tcBorders>
            <w:shd w:val="clear" w:color="auto" w:fill="auto"/>
            <w:vAlign w:val="center"/>
            <w:hideMark/>
          </w:tcPr>
          <w:p w14:paraId="445F0BB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(0x0)</w:t>
            </w:r>
          </w:p>
        </w:tc>
        <w:tc>
          <w:tcPr>
            <w:tcW w:w="398" w:type="pct"/>
            <w:tcBorders>
              <w:top w:val="nil"/>
              <w:left w:val="nil"/>
              <w:bottom w:val="single" w:sz="4" w:space="0" w:color="auto"/>
              <w:right w:val="single" w:sz="4" w:space="0" w:color="auto"/>
            </w:tcBorders>
            <w:shd w:val="clear" w:color="auto" w:fill="auto"/>
            <w:vAlign w:val="center"/>
            <w:hideMark/>
          </w:tcPr>
          <w:p w14:paraId="0D503CD3"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59  (0x3B)</w:t>
            </w:r>
          </w:p>
        </w:tc>
        <w:tc>
          <w:tcPr>
            <w:tcW w:w="442" w:type="pct"/>
            <w:tcBorders>
              <w:top w:val="nil"/>
              <w:left w:val="nil"/>
              <w:bottom w:val="single" w:sz="4" w:space="0" w:color="auto"/>
              <w:right w:val="single" w:sz="4" w:space="0" w:color="auto"/>
            </w:tcBorders>
            <w:shd w:val="clear" w:color="auto" w:fill="auto"/>
            <w:vAlign w:val="center"/>
            <w:hideMark/>
          </w:tcPr>
          <w:p w14:paraId="5A3A34FB"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APIM</w:t>
            </w:r>
          </w:p>
        </w:tc>
        <w:tc>
          <w:tcPr>
            <w:tcW w:w="399" w:type="pct"/>
            <w:tcBorders>
              <w:top w:val="nil"/>
              <w:left w:val="nil"/>
              <w:bottom w:val="single" w:sz="4" w:space="0" w:color="auto"/>
              <w:right w:val="single" w:sz="4" w:space="0" w:color="auto"/>
            </w:tcBorders>
            <w:shd w:val="clear" w:color="auto" w:fill="auto"/>
            <w:vAlign w:val="center"/>
            <w:hideMark/>
          </w:tcPr>
          <w:p w14:paraId="060F6238"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IPC</w:t>
            </w:r>
          </w:p>
        </w:tc>
        <w:tc>
          <w:tcPr>
            <w:tcW w:w="442" w:type="pct"/>
            <w:tcBorders>
              <w:top w:val="nil"/>
              <w:left w:val="nil"/>
              <w:bottom w:val="single" w:sz="4" w:space="0" w:color="auto"/>
              <w:right w:val="single" w:sz="4" w:space="0" w:color="auto"/>
            </w:tcBorders>
            <w:shd w:val="clear" w:color="auto" w:fill="auto"/>
            <w:noWrap/>
            <w:vAlign w:val="center"/>
            <w:hideMark/>
          </w:tcPr>
          <w:p w14:paraId="1737BA7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OnChange</w:t>
            </w:r>
          </w:p>
        </w:tc>
        <w:tc>
          <w:tcPr>
            <w:tcW w:w="402" w:type="pct"/>
            <w:tcBorders>
              <w:top w:val="nil"/>
              <w:left w:val="nil"/>
              <w:bottom w:val="single" w:sz="4" w:space="0" w:color="auto"/>
              <w:right w:val="single" w:sz="4" w:space="0" w:color="auto"/>
            </w:tcBorders>
            <w:shd w:val="clear" w:color="auto" w:fill="auto"/>
            <w:vAlign w:val="center"/>
            <w:hideMark/>
          </w:tcPr>
          <w:p w14:paraId="4FF82816"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(0)</w:t>
            </w:r>
          </w:p>
        </w:tc>
      </w:tr>
      <w:tr w:rsidR="003A187E" w:rsidRPr="003A187E" w14:paraId="34BC8711" w14:textId="77777777" w:rsidTr="003A187E">
        <w:trPr>
          <w:trHeight w:val="255"/>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308DCC05"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4AD8B8A7"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 </w:t>
            </w:r>
          </w:p>
        </w:tc>
        <w:tc>
          <w:tcPr>
            <w:tcW w:w="447" w:type="pct"/>
            <w:tcBorders>
              <w:top w:val="nil"/>
              <w:left w:val="nil"/>
              <w:bottom w:val="single" w:sz="4" w:space="0" w:color="auto"/>
              <w:right w:val="single" w:sz="4" w:space="0" w:color="auto"/>
            </w:tcBorders>
            <w:shd w:val="clear" w:color="auto" w:fill="auto"/>
            <w:noWrap/>
            <w:vAlign w:val="center"/>
            <w:hideMark/>
          </w:tcPr>
          <w:p w14:paraId="7730BA8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noWrap/>
            <w:vAlign w:val="center"/>
            <w:hideMark/>
          </w:tcPr>
          <w:p w14:paraId="2370C16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37B8901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3E7BBB7C"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2BD45FB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0D679C09"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vAlign w:val="center"/>
            <w:hideMark/>
          </w:tcPr>
          <w:p w14:paraId="5AD9C87B"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9" w:type="pct"/>
            <w:tcBorders>
              <w:top w:val="nil"/>
              <w:left w:val="nil"/>
              <w:bottom w:val="single" w:sz="4" w:space="0" w:color="auto"/>
              <w:right w:val="single" w:sz="4" w:space="0" w:color="auto"/>
            </w:tcBorders>
            <w:shd w:val="clear" w:color="auto" w:fill="auto"/>
            <w:vAlign w:val="center"/>
            <w:hideMark/>
          </w:tcPr>
          <w:p w14:paraId="6FECEDE6"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6F6F7AE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02" w:type="pct"/>
            <w:tcBorders>
              <w:top w:val="nil"/>
              <w:left w:val="nil"/>
              <w:bottom w:val="single" w:sz="4" w:space="0" w:color="auto"/>
              <w:right w:val="single" w:sz="4" w:space="0" w:color="auto"/>
            </w:tcBorders>
            <w:shd w:val="clear" w:color="auto" w:fill="auto"/>
            <w:vAlign w:val="center"/>
            <w:hideMark/>
          </w:tcPr>
          <w:p w14:paraId="22C9D9F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r>
      <w:tr w:rsidR="003A187E" w:rsidRPr="003A187E" w14:paraId="647A2312" w14:textId="77777777" w:rsidTr="003A187E">
        <w:trPr>
          <w:trHeight w:val="510"/>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3F966DF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09049D6E"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MFD_Minute</w:t>
            </w:r>
          </w:p>
        </w:tc>
        <w:tc>
          <w:tcPr>
            <w:tcW w:w="447" w:type="pct"/>
            <w:tcBorders>
              <w:top w:val="nil"/>
              <w:left w:val="nil"/>
              <w:bottom w:val="single" w:sz="4" w:space="0" w:color="auto"/>
              <w:right w:val="single" w:sz="4" w:space="0" w:color="auto"/>
            </w:tcBorders>
            <w:shd w:val="clear" w:color="auto" w:fill="auto"/>
            <w:noWrap/>
            <w:vAlign w:val="center"/>
            <w:hideMark/>
          </w:tcPr>
          <w:p w14:paraId="1118478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8</w:t>
            </w:r>
          </w:p>
        </w:tc>
        <w:tc>
          <w:tcPr>
            <w:tcW w:w="398" w:type="pct"/>
            <w:tcBorders>
              <w:top w:val="nil"/>
              <w:left w:val="nil"/>
              <w:bottom w:val="single" w:sz="4" w:space="0" w:color="auto"/>
              <w:right w:val="single" w:sz="4" w:space="0" w:color="auto"/>
            </w:tcBorders>
            <w:shd w:val="clear" w:color="auto" w:fill="auto"/>
            <w:noWrap/>
            <w:vAlign w:val="center"/>
            <w:hideMark/>
          </w:tcPr>
          <w:p w14:paraId="6B7BB85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40</w:t>
            </w:r>
          </w:p>
        </w:tc>
        <w:tc>
          <w:tcPr>
            <w:tcW w:w="398" w:type="pct"/>
            <w:tcBorders>
              <w:top w:val="nil"/>
              <w:left w:val="nil"/>
              <w:bottom w:val="single" w:sz="4" w:space="0" w:color="auto"/>
              <w:right w:val="single" w:sz="4" w:space="0" w:color="auto"/>
            </w:tcBorders>
            <w:shd w:val="clear" w:color="auto" w:fill="auto"/>
            <w:vAlign w:val="center"/>
            <w:hideMark/>
          </w:tcPr>
          <w:p w14:paraId="045CB0D7"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72F8CEB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minute</w:t>
            </w:r>
          </w:p>
        </w:tc>
        <w:tc>
          <w:tcPr>
            <w:tcW w:w="398" w:type="pct"/>
            <w:tcBorders>
              <w:top w:val="nil"/>
              <w:left w:val="nil"/>
              <w:bottom w:val="single" w:sz="4" w:space="0" w:color="auto"/>
              <w:right w:val="single" w:sz="4" w:space="0" w:color="auto"/>
            </w:tcBorders>
            <w:shd w:val="clear" w:color="auto" w:fill="auto"/>
            <w:vAlign w:val="center"/>
            <w:hideMark/>
          </w:tcPr>
          <w:p w14:paraId="4E1E4B0B"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(0x0)</w:t>
            </w:r>
          </w:p>
        </w:tc>
        <w:tc>
          <w:tcPr>
            <w:tcW w:w="398" w:type="pct"/>
            <w:tcBorders>
              <w:top w:val="nil"/>
              <w:left w:val="nil"/>
              <w:bottom w:val="single" w:sz="4" w:space="0" w:color="auto"/>
              <w:right w:val="single" w:sz="4" w:space="0" w:color="auto"/>
            </w:tcBorders>
            <w:shd w:val="clear" w:color="auto" w:fill="auto"/>
            <w:vAlign w:val="center"/>
            <w:hideMark/>
          </w:tcPr>
          <w:p w14:paraId="7B31D0D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59  (0x3B)</w:t>
            </w:r>
          </w:p>
        </w:tc>
        <w:tc>
          <w:tcPr>
            <w:tcW w:w="442" w:type="pct"/>
            <w:tcBorders>
              <w:top w:val="nil"/>
              <w:left w:val="nil"/>
              <w:bottom w:val="single" w:sz="4" w:space="0" w:color="auto"/>
              <w:right w:val="single" w:sz="4" w:space="0" w:color="auto"/>
            </w:tcBorders>
            <w:shd w:val="clear" w:color="auto" w:fill="auto"/>
            <w:vAlign w:val="center"/>
            <w:hideMark/>
          </w:tcPr>
          <w:p w14:paraId="4124CA6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APIM</w:t>
            </w:r>
          </w:p>
        </w:tc>
        <w:tc>
          <w:tcPr>
            <w:tcW w:w="399" w:type="pct"/>
            <w:tcBorders>
              <w:top w:val="nil"/>
              <w:left w:val="nil"/>
              <w:bottom w:val="single" w:sz="4" w:space="0" w:color="auto"/>
              <w:right w:val="single" w:sz="4" w:space="0" w:color="auto"/>
            </w:tcBorders>
            <w:shd w:val="clear" w:color="auto" w:fill="auto"/>
            <w:vAlign w:val="center"/>
            <w:hideMark/>
          </w:tcPr>
          <w:p w14:paraId="3B74A6CF"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IPC</w:t>
            </w:r>
          </w:p>
        </w:tc>
        <w:tc>
          <w:tcPr>
            <w:tcW w:w="442" w:type="pct"/>
            <w:tcBorders>
              <w:top w:val="nil"/>
              <w:left w:val="nil"/>
              <w:bottom w:val="single" w:sz="4" w:space="0" w:color="auto"/>
              <w:right w:val="single" w:sz="4" w:space="0" w:color="auto"/>
            </w:tcBorders>
            <w:shd w:val="clear" w:color="auto" w:fill="auto"/>
            <w:noWrap/>
            <w:vAlign w:val="center"/>
            <w:hideMark/>
          </w:tcPr>
          <w:p w14:paraId="0530163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No Send Type</w:t>
            </w:r>
          </w:p>
        </w:tc>
        <w:tc>
          <w:tcPr>
            <w:tcW w:w="402" w:type="pct"/>
            <w:tcBorders>
              <w:top w:val="nil"/>
              <w:left w:val="nil"/>
              <w:bottom w:val="single" w:sz="4" w:space="0" w:color="auto"/>
              <w:right w:val="single" w:sz="4" w:space="0" w:color="auto"/>
            </w:tcBorders>
            <w:shd w:val="clear" w:color="auto" w:fill="auto"/>
            <w:vAlign w:val="center"/>
            <w:hideMark/>
          </w:tcPr>
          <w:p w14:paraId="20CFF1C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0  (0)</w:t>
            </w:r>
          </w:p>
        </w:tc>
      </w:tr>
      <w:tr w:rsidR="003A187E" w:rsidRPr="003A187E" w14:paraId="04DC8E62" w14:textId="77777777" w:rsidTr="003A187E">
        <w:trPr>
          <w:trHeight w:val="255"/>
        </w:trPr>
        <w:tc>
          <w:tcPr>
            <w:tcW w:w="396" w:type="pct"/>
            <w:tcBorders>
              <w:top w:val="nil"/>
              <w:left w:val="single" w:sz="4" w:space="0" w:color="auto"/>
              <w:bottom w:val="single" w:sz="4" w:space="0" w:color="auto"/>
              <w:right w:val="single" w:sz="4" w:space="0" w:color="auto"/>
            </w:tcBorders>
            <w:shd w:val="clear" w:color="auto" w:fill="auto"/>
            <w:noWrap/>
            <w:vAlign w:val="center"/>
            <w:hideMark/>
          </w:tcPr>
          <w:p w14:paraId="3CA05EF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38" w:type="pct"/>
            <w:tcBorders>
              <w:top w:val="nil"/>
              <w:left w:val="nil"/>
              <w:bottom w:val="single" w:sz="4" w:space="0" w:color="auto"/>
              <w:right w:val="single" w:sz="4" w:space="0" w:color="auto"/>
            </w:tcBorders>
            <w:shd w:val="clear" w:color="auto" w:fill="auto"/>
            <w:vAlign w:val="center"/>
            <w:hideMark/>
          </w:tcPr>
          <w:p w14:paraId="6F678251" w14:textId="77777777" w:rsidR="003A187E" w:rsidRPr="003A187E" w:rsidRDefault="003A187E" w:rsidP="003A187E">
            <w:pPr>
              <w:overflowPunct/>
              <w:autoSpaceDE/>
              <w:autoSpaceDN/>
              <w:adjustRightInd/>
              <w:textAlignment w:val="auto"/>
              <w:rPr>
                <w:rFonts w:cs="Arial"/>
                <w:color w:val="000000"/>
                <w:sz w:val="14"/>
              </w:rPr>
            </w:pPr>
            <w:r w:rsidRPr="003A187E">
              <w:rPr>
                <w:rFonts w:cs="Arial"/>
                <w:color w:val="000000"/>
                <w:sz w:val="14"/>
              </w:rPr>
              <w:t> </w:t>
            </w:r>
          </w:p>
        </w:tc>
        <w:tc>
          <w:tcPr>
            <w:tcW w:w="447" w:type="pct"/>
            <w:tcBorders>
              <w:top w:val="nil"/>
              <w:left w:val="nil"/>
              <w:bottom w:val="single" w:sz="4" w:space="0" w:color="auto"/>
              <w:right w:val="single" w:sz="4" w:space="0" w:color="auto"/>
            </w:tcBorders>
            <w:shd w:val="clear" w:color="auto" w:fill="auto"/>
            <w:noWrap/>
            <w:vAlign w:val="center"/>
            <w:hideMark/>
          </w:tcPr>
          <w:p w14:paraId="70FF48CC"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noWrap/>
            <w:vAlign w:val="center"/>
            <w:hideMark/>
          </w:tcPr>
          <w:p w14:paraId="0C989F31"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561FCFA0"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1D6D092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7B045FA6"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8" w:type="pct"/>
            <w:tcBorders>
              <w:top w:val="nil"/>
              <w:left w:val="nil"/>
              <w:bottom w:val="single" w:sz="4" w:space="0" w:color="auto"/>
              <w:right w:val="single" w:sz="4" w:space="0" w:color="auto"/>
            </w:tcBorders>
            <w:shd w:val="clear" w:color="auto" w:fill="auto"/>
            <w:vAlign w:val="center"/>
            <w:hideMark/>
          </w:tcPr>
          <w:p w14:paraId="71D65EA2"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vAlign w:val="center"/>
            <w:hideMark/>
          </w:tcPr>
          <w:p w14:paraId="47F96C7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399" w:type="pct"/>
            <w:tcBorders>
              <w:top w:val="nil"/>
              <w:left w:val="nil"/>
              <w:bottom w:val="single" w:sz="4" w:space="0" w:color="auto"/>
              <w:right w:val="single" w:sz="4" w:space="0" w:color="auto"/>
            </w:tcBorders>
            <w:shd w:val="clear" w:color="auto" w:fill="auto"/>
            <w:vAlign w:val="center"/>
            <w:hideMark/>
          </w:tcPr>
          <w:p w14:paraId="46C284DE"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42" w:type="pct"/>
            <w:tcBorders>
              <w:top w:val="nil"/>
              <w:left w:val="nil"/>
              <w:bottom w:val="single" w:sz="4" w:space="0" w:color="auto"/>
              <w:right w:val="single" w:sz="4" w:space="0" w:color="auto"/>
            </w:tcBorders>
            <w:shd w:val="clear" w:color="auto" w:fill="auto"/>
            <w:noWrap/>
            <w:vAlign w:val="center"/>
            <w:hideMark/>
          </w:tcPr>
          <w:p w14:paraId="2F70139D"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c>
          <w:tcPr>
            <w:tcW w:w="402" w:type="pct"/>
            <w:tcBorders>
              <w:top w:val="nil"/>
              <w:left w:val="nil"/>
              <w:bottom w:val="single" w:sz="4" w:space="0" w:color="auto"/>
              <w:right w:val="single" w:sz="4" w:space="0" w:color="auto"/>
            </w:tcBorders>
            <w:shd w:val="clear" w:color="auto" w:fill="auto"/>
            <w:vAlign w:val="center"/>
            <w:hideMark/>
          </w:tcPr>
          <w:p w14:paraId="79AD3524" w14:textId="77777777" w:rsidR="003A187E" w:rsidRPr="003A187E" w:rsidRDefault="003A187E" w:rsidP="003A187E">
            <w:pPr>
              <w:overflowPunct/>
              <w:autoSpaceDE/>
              <w:autoSpaceDN/>
              <w:adjustRightInd/>
              <w:jc w:val="center"/>
              <w:textAlignment w:val="auto"/>
              <w:rPr>
                <w:rFonts w:cs="Arial"/>
                <w:color w:val="000000"/>
                <w:sz w:val="14"/>
              </w:rPr>
            </w:pPr>
            <w:r w:rsidRPr="003A187E">
              <w:rPr>
                <w:rFonts w:cs="Arial"/>
                <w:color w:val="000000"/>
                <w:sz w:val="14"/>
              </w:rPr>
              <w:t> </w:t>
            </w:r>
          </w:p>
        </w:tc>
      </w:tr>
    </w:tbl>
    <w:p w14:paraId="4C80BA02" w14:textId="03E3C77E" w:rsidR="003A187E" w:rsidRDefault="003A187E" w:rsidP="005D37D3"/>
    <w:p w14:paraId="5468F00F" w14:textId="77777777" w:rsidR="003A187E" w:rsidRDefault="003A187E" w:rsidP="005D37D3"/>
    <w:p w14:paraId="49F6B196" w14:textId="77777777" w:rsidR="00CA7FF6" w:rsidRDefault="00CA7FF6" w:rsidP="005D37D3">
      <w:r>
        <w:t>ITRM-TRM</w:t>
      </w:r>
    </w:p>
    <w:tbl>
      <w:tblPr>
        <w:tblW w:w="10165" w:type="dxa"/>
        <w:tblLayout w:type="fixed"/>
        <w:tblLook w:val="04A0" w:firstRow="1" w:lastRow="0" w:firstColumn="1" w:lastColumn="0" w:noHBand="0" w:noVBand="1"/>
      </w:tblPr>
      <w:tblGrid>
        <w:gridCol w:w="847"/>
        <w:gridCol w:w="847"/>
        <w:gridCol w:w="847"/>
        <w:gridCol w:w="847"/>
        <w:gridCol w:w="847"/>
        <w:gridCol w:w="847"/>
        <w:gridCol w:w="847"/>
        <w:gridCol w:w="847"/>
        <w:gridCol w:w="847"/>
        <w:gridCol w:w="847"/>
        <w:gridCol w:w="847"/>
        <w:gridCol w:w="848"/>
      </w:tblGrid>
      <w:tr w:rsidR="004D2FD3" w:rsidRPr="00A87B9A" w14:paraId="0E5D82DD" w14:textId="77777777" w:rsidTr="00FD3729">
        <w:trPr>
          <w:trHeight w:val="368"/>
        </w:trPr>
        <w:tc>
          <w:tcPr>
            <w:tcW w:w="8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07B591"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Msg Id</w:t>
            </w:r>
          </w:p>
        </w:tc>
        <w:tc>
          <w:tcPr>
            <w:tcW w:w="847" w:type="dxa"/>
            <w:tcBorders>
              <w:top w:val="single" w:sz="4" w:space="0" w:color="auto"/>
              <w:left w:val="nil"/>
              <w:bottom w:val="single" w:sz="4" w:space="0" w:color="auto"/>
              <w:right w:val="single" w:sz="4" w:space="0" w:color="auto"/>
            </w:tcBorders>
            <w:shd w:val="clear" w:color="auto" w:fill="auto"/>
            <w:vAlign w:val="center"/>
            <w:hideMark/>
          </w:tcPr>
          <w:p w14:paraId="7ACD28A1"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Description</w:t>
            </w:r>
          </w:p>
        </w:tc>
        <w:tc>
          <w:tcPr>
            <w:tcW w:w="847" w:type="dxa"/>
            <w:tcBorders>
              <w:top w:val="single" w:sz="4" w:space="0" w:color="auto"/>
              <w:left w:val="nil"/>
              <w:bottom w:val="single" w:sz="4" w:space="0" w:color="auto"/>
              <w:right w:val="single" w:sz="4" w:space="0" w:color="auto"/>
            </w:tcBorders>
            <w:shd w:val="clear" w:color="auto" w:fill="auto"/>
            <w:noWrap/>
            <w:vAlign w:val="center"/>
            <w:hideMark/>
          </w:tcPr>
          <w:p w14:paraId="2B9CA818"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Length</w:t>
            </w:r>
          </w:p>
        </w:tc>
        <w:tc>
          <w:tcPr>
            <w:tcW w:w="847" w:type="dxa"/>
            <w:tcBorders>
              <w:top w:val="single" w:sz="4" w:space="0" w:color="auto"/>
              <w:left w:val="nil"/>
              <w:bottom w:val="single" w:sz="4" w:space="0" w:color="auto"/>
              <w:right w:val="single" w:sz="4" w:space="0" w:color="auto"/>
            </w:tcBorders>
            <w:shd w:val="clear" w:color="auto" w:fill="auto"/>
            <w:noWrap/>
            <w:vAlign w:val="center"/>
            <w:hideMark/>
          </w:tcPr>
          <w:p w14:paraId="33E96115"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StartBit</w:t>
            </w:r>
          </w:p>
        </w:tc>
        <w:tc>
          <w:tcPr>
            <w:tcW w:w="847" w:type="dxa"/>
            <w:tcBorders>
              <w:top w:val="single" w:sz="4" w:space="0" w:color="auto"/>
              <w:left w:val="nil"/>
              <w:bottom w:val="single" w:sz="4" w:space="0" w:color="auto"/>
              <w:right w:val="single" w:sz="4" w:space="0" w:color="auto"/>
            </w:tcBorders>
            <w:shd w:val="clear" w:color="auto" w:fill="auto"/>
            <w:vAlign w:val="center"/>
            <w:hideMark/>
          </w:tcPr>
          <w:p w14:paraId="1B3E3D98"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Detailed Meaning</w:t>
            </w:r>
          </w:p>
        </w:tc>
        <w:tc>
          <w:tcPr>
            <w:tcW w:w="847" w:type="dxa"/>
            <w:tcBorders>
              <w:top w:val="single" w:sz="4" w:space="0" w:color="auto"/>
              <w:left w:val="nil"/>
              <w:bottom w:val="single" w:sz="4" w:space="0" w:color="auto"/>
              <w:right w:val="single" w:sz="4" w:space="0" w:color="auto"/>
            </w:tcBorders>
            <w:shd w:val="clear" w:color="auto" w:fill="auto"/>
            <w:noWrap/>
            <w:vAlign w:val="center"/>
            <w:hideMark/>
          </w:tcPr>
          <w:p w14:paraId="3DCDB753"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State Encoded</w:t>
            </w:r>
          </w:p>
        </w:tc>
        <w:tc>
          <w:tcPr>
            <w:tcW w:w="847" w:type="dxa"/>
            <w:tcBorders>
              <w:top w:val="single" w:sz="4" w:space="0" w:color="auto"/>
              <w:left w:val="nil"/>
              <w:bottom w:val="single" w:sz="4" w:space="0" w:color="auto"/>
              <w:right w:val="single" w:sz="4" w:space="0" w:color="auto"/>
            </w:tcBorders>
            <w:shd w:val="clear" w:color="auto" w:fill="auto"/>
            <w:vAlign w:val="center"/>
            <w:hideMark/>
          </w:tcPr>
          <w:p w14:paraId="17FED375"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Minimum</w:t>
            </w:r>
          </w:p>
        </w:tc>
        <w:tc>
          <w:tcPr>
            <w:tcW w:w="847" w:type="dxa"/>
            <w:tcBorders>
              <w:top w:val="single" w:sz="4" w:space="0" w:color="auto"/>
              <w:left w:val="nil"/>
              <w:bottom w:val="single" w:sz="4" w:space="0" w:color="auto"/>
              <w:right w:val="single" w:sz="4" w:space="0" w:color="auto"/>
            </w:tcBorders>
            <w:shd w:val="clear" w:color="auto" w:fill="auto"/>
            <w:vAlign w:val="center"/>
            <w:hideMark/>
          </w:tcPr>
          <w:p w14:paraId="2602DCFD"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Maximum</w:t>
            </w:r>
          </w:p>
        </w:tc>
        <w:tc>
          <w:tcPr>
            <w:tcW w:w="847" w:type="dxa"/>
            <w:tcBorders>
              <w:top w:val="single" w:sz="4" w:space="0" w:color="auto"/>
              <w:left w:val="nil"/>
              <w:bottom w:val="single" w:sz="4" w:space="0" w:color="auto"/>
              <w:right w:val="single" w:sz="4" w:space="0" w:color="auto"/>
            </w:tcBorders>
            <w:shd w:val="clear" w:color="auto" w:fill="auto"/>
            <w:vAlign w:val="center"/>
            <w:hideMark/>
          </w:tcPr>
          <w:p w14:paraId="56E49333"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Transmitters</w:t>
            </w:r>
          </w:p>
        </w:tc>
        <w:tc>
          <w:tcPr>
            <w:tcW w:w="847" w:type="dxa"/>
            <w:tcBorders>
              <w:top w:val="single" w:sz="4" w:space="0" w:color="auto"/>
              <w:left w:val="nil"/>
              <w:bottom w:val="single" w:sz="4" w:space="0" w:color="auto"/>
              <w:right w:val="single" w:sz="4" w:space="0" w:color="auto"/>
            </w:tcBorders>
            <w:shd w:val="clear" w:color="auto" w:fill="auto"/>
            <w:vAlign w:val="center"/>
            <w:hideMark/>
          </w:tcPr>
          <w:p w14:paraId="19EFFBB3"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Signal Receivers</w:t>
            </w:r>
          </w:p>
        </w:tc>
        <w:tc>
          <w:tcPr>
            <w:tcW w:w="847" w:type="dxa"/>
            <w:tcBorders>
              <w:top w:val="single" w:sz="4" w:space="0" w:color="auto"/>
              <w:left w:val="nil"/>
              <w:bottom w:val="single" w:sz="4" w:space="0" w:color="auto"/>
              <w:right w:val="single" w:sz="4" w:space="0" w:color="auto"/>
            </w:tcBorders>
            <w:shd w:val="clear" w:color="auto" w:fill="auto"/>
            <w:noWrap/>
            <w:vAlign w:val="center"/>
            <w:hideMark/>
          </w:tcPr>
          <w:p w14:paraId="2697B248"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Send Type</w:t>
            </w:r>
          </w:p>
        </w:tc>
        <w:tc>
          <w:tcPr>
            <w:tcW w:w="848" w:type="dxa"/>
            <w:tcBorders>
              <w:top w:val="single" w:sz="4" w:space="0" w:color="auto"/>
              <w:left w:val="nil"/>
              <w:bottom w:val="single" w:sz="4" w:space="0" w:color="auto"/>
              <w:right w:val="single" w:sz="4" w:space="0" w:color="auto"/>
            </w:tcBorders>
            <w:shd w:val="clear" w:color="auto" w:fill="auto"/>
            <w:vAlign w:val="center"/>
            <w:hideMark/>
          </w:tcPr>
          <w:p w14:paraId="249F4D19" w14:textId="77777777" w:rsidR="002E1753" w:rsidRPr="00A87B9A" w:rsidRDefault="002E1753" w:rsidP="002E1753">
            <w:pPr>
              <w:overflowPunct/>
              <w:autoSpaceDE/>
              <w:autoSpaceDN/>
              <w:adjustRightInd/>
              <w:jc w:val="center"/>
              <w:textAlignment w:val="auto"/>
              <w:rPr>
                <w:rFonts w:cs="Arial"/>
                <w:b/>
                <w:bCs/>
                <w:color w:val="000000"/>
                <w:sz w:val="14"/>
              </w:rPr>
            </w:pPr>
            <w:r w:rsidRPr="00A87B9A">
              <w:rPr>
                <w:rFonts w:cs="Arial"/>
                <w:b/>
                <w:bCs/>
                <w:color w:val="000000"/>
                <w:sz w:val="14"/>
              </w:rPr>
              <w:t>GenSigStartValue (Init)</w:t>
            </w:r>
          </w:p>
        </w:tc>
      </w:tr>
      <w:tr w:rsidR="004D2FD3" w:rsidRPr="00A87B9A" w14:paraId="723DA645" w14:textId="77777777" w:rsidTr="00FD3729">
        <w:trPr>
          <w:trHeight w:val="368"/>
        </w:trPr>
        <w:tc>
          <w:tcPr>
            <w:tcW w:w="847" w:type="dxa"/>
            <w:tcBorders>
              <w:top w:val="nil"/>
              <w:left w:val="single" w:sz="4" w:space="0" w:color="auto"/>
              <w:bottom w:val="single" w:sz="4" w:space="0" w:color="auto"/>
              <w:right w:val="single" w:sz="4" w:space="0" w:color="auto"/>
            </w:tcBorders>
            <w:shd w:val="clear" w:color="000000" w:fill="C0C0C0"/>
            <w:noWrap/>
            <w:vAlign w:val="center"/>
            <w:hideMark/>
          </w:tcPr>
          <w:p w14:paraId="34721667"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0x443</w:t>
            </w:r>
          </w:p>
        </w:tc>
        <w:tc>
          <w:tcPr>
            <w:tcW w:w="847" w:type="dxa"/>
            <w:tcBorders>
              <w:top w:val="nil"/>
              <w:left w:val="nil"/>
              <w:bottom w:val="single" w:sz="4" w:space="0" w:color="auto"/>
              <w:right w:val="single" w:sz="4" w:space="0" w:color="auto"/>
            </w:tcBorders>
            <w:shd w:val="clear" w:color="000000" w:fill="C0C0C0"/>
            <w:vAlign w:val="center"/>
            <w:hideMark/>
          </w:tcPr>
          <w:p w14:paraId="17D23726" w14:textId="77777777" w:rsidR="002E1753" w:rsidRPr="00A87B9A" w:rsidRDefault="002E1753" w:rsidP="002E1753">
            <w:pPr>
              <w:overflowPunct/>
              <w:autoSpaceDE/>
              <w:autoSpaceDN/>
              <w:adjustRightInd/>
              <w:textAlignment w:val="auto"/>
              <w:rPr>
                <w:rFonts w:cs="Arial"/>
                <w:b/>
                <w:color w:val="000000"/>
                <w:sz w:val="12"/>
              </w:rPr>
            </w:pPr>
            <w:r w:rsidRPr="00A87B9A">
              <w:rPr>
                <w:rFonts w:cs="Arial"/>
                <w:b/>
                <w:color w:val="000000"/>
                <w:sz w:val="12"/>
              </w:rPr>
              <w:t>TrailerInfo_HS2</w:t>
            </w:r>
          </w:p>
        </w:tc>
        <w:tc>
          <w:tcPr>
            <w:tcW w:w="847" w:type="dxa"/>
            <w:tcBorders>
              <w:top w:val="nil"/>
              <w:left w:val="nil"/>
              <w:bottom w:val="single" w:sz="4" w:space="0" w:color="auto"/>
              <w:right w:val="single" w:sz="4" w:space="0" w:color="auto"/>
            </w:tcBorders>
            <w:shd w:val="clear" w:color="000000" w:fill="C0C0C0"/>
            <w:noWrap/>
            <w:vAlign w:val="center"/>
            <w:hideMark/>
          </w:tcPr>
          <w:p w14:paraId="769A7C73"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64 (23 used)</w:t>
            </w:r>
          </w:p>
        </w:tc>
        <w:tc>
          <w:tcPr>
            <w:tcW w:w="847" w:type="dxa"/>
            <w:tcBorders>
              <w:top w:val="nil"/>
              <w:left w:val="nil"/>
              <w:bottom w:val="single" w:sz="4" w:space="0" w:color="auto"/>
              <w:right w:val="single" w:sz="4" w:space="0" w:color="auto"/>
            </w:tcBorders>
            <w:shd w:val="clear" w:color="000000" w:fill="C0C0C0"/>
            <w:noWrap/>
            <w:vAlign w:val="center"/>
            <w:hideMark/>
          </w:tcPr>
          <w:p w14:paraId="1FA54B34"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000000" w:fill="C0C0C0"/>
            <w:vAlign w:val="center"/>
            <w:hideMark/>
          </w:tcPr>
          <w:p w14:paraId="2342D472"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000000" w:fill="C0C0C0"/>
            <w:noWrap/>
            <w:vAlign w:val="center"/>
            <w:hideMark/>
          </w:tcPr>
          <w:p w14:paraId="55DCE8FD"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000000" w:fill="C0C0C0"/>
            <w:vAlign w:val="center"/>
            <w:hideMark/>
          </w:tcPr>
          <w:p w14:paraId="16E30801"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000000" w:fill="C0C0C0"/>
            <w:vAlign w:val="center"/>
            <w:hideMark/>
          </w:tcPr>
          <w:p w14:paraId="1EB6DCE4"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000000" w:fill="C0C0C0"/>
            <w:vAlign w:val="center"/>
            <w:hideMark/>
          </w:tcPr>
          <w:p w14:paraId="6844D817"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TRM_ITRM</w:t>
            </w:r>
          </w:p>
        </w:tc>
        <w:tc>
          <w:tcPr>
            <w:tcW w:w="847" w:type="dxa"/>
            <w:tcBorders>
              <w:top w:val="nil"/>
              <w:left w:val="nil"/>
              <w:bottom w:val="single" w:sz="4" w:space="0" w:color="auto"/>
              <w:right w:val="single" w:sz="4" w:space="0" w:color="auto"/>
            </w:tcBorders>
            <w:shd w:val="clear" w:color="000000" w:fill="C0C0C0"/>
            <w:vAlign w:val="center"/>
            <w:hideMark/>
          </w:tcPr>
          <w:p w14:paraId="3422CC36"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 xml:space="preserve">GWM   SCCM   </w:t>
            </w:r>
          </w:p>
        </w:tc>
        <w:tc>
          <w:tcPr>
            <w:tcW w:w="847" w:type="dxa"/>
            <w:tcBorders>
              <w:top w:val="nil"/>
              <w:left w:val="nil"/>
              <w:bottom w:val="single" w:sz="4" w:space="0" w:color="auto"/>
              <w:right w:val="single" w:sz="4" w:space="0" w:color="auto"/>
            </w:tcBorders>
            <w:shd w:val="clear" w:color="000000" w:fill="C0C0C0"/>
            <w:noWrap/>
            <w:vAlign w:val="center"/>
            <w:hideMark/>
          </w:tcPr>
          <w:p w14:paraId="36011600"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Event Periodic</w:t>
            </w:r>
          </w:p>
        </w:tc>
        <w:tc>
          <w:tcPr>
            <w:tcW w:w="848" w:type="dxa"/>
            <w:tcBorders>
              <w:top w:val="nil"/>
              <w:left w:val="nil"/>
              <w:bottom w:val="single" w:sz="4" w:space="0" w:color="auto"/>
              <w:right w:val="single" w:sz="4" w:space="0" w:color="auto"/>
            </w:tcBorders>
            <w:shd w:val="clear" w:color="000000" w:fill="C0C0C0"/>
            <w:vAlign w:val="center"/>
            <w:hideMark/>
          </w:tcPr>
          <w:p w14:paraId="62B5C46E" w14:textId="77777777" w:rsidR="002E1753" w:rsidRPr="00A87B9A" w:rsidRDefault="002E1753" w:rsidP="002E1753">
            <w:pPr>
              <w:overflowPunct/>
              <w:autoSpaceDE/>
              <w:autoSpaceDN/>
              <w:adjustRightInd/>
              <w:jc w:val="center"/>
              <w:textAlignment w:val="auto"/>
              <w:rPr>
                <w:rFonts w:cs="Arial"/>
                <w:b/>
                <w:color w:val="000000"/>
                <w:sz w:val="12"/>
              </w:rPr>
            </w:pPr>
            <w:r w:rsidRPr="00A87B9A">
              <w:rPr>
                <w:rFonts w:cs="Arial"/>
                <w:b/>
                <w:color w:val="000000"/>
                <w:sz w:val="12"/>
              </w:rPr>
              <w:t> </w:t>
            </w:r>
          </w:p>
        </w:tc>
      </w:tr>
      <w:tr w:rsidR="004D2FD3" w:rsidRPr="00A87B9A" w14:paraId="3B45F6AA" w14:textId="77777777" w:rsidTr="00FD3729">
        <w:trPr>
          <w:trHeight w:val="368"/>
        </w:trPr>
        <w:tc>
          <w:tcPr>
            <w:tcW w:w="847" w:type="dxa"/>
            <w:tcBorders>
              <w:top w:val="nil"/>
              <w:left w:val="single" w:sz="4" w:space="0" w:color="auto"/>
              <w:bottom w:val="single" w:sz="4" w:space="0" w:color="auto"/>
              <w:right w:val="single" w:sz="4" w:space="0" w:color="auto"/>
            </w:tcBorders>
            <w:shd w:val="clear" w:color="000000" w:fill="FFC000"/>
            <w:noWrap/>
            <w:vAlign w:val="center"/>
            <w:hideMark/>
          </w:tcPr>
          <w:p w14:paraId="42209E00"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000000" w:fill="FFC000"/>
            <w:vAlign w:val="center"/>
            <w:hideMark/>
          </w:tcPr>
          <w:p w14:paraId="785A466E" w14:textId="77777777" w:rsidR="002E1753" w:rsidRPr="00A87B9A" w:rsidRDefault="002E1753" w:rsidP="002E1753">
            <w:pPr>
              <w:overflowPunct/>
              <w:autoSpaceDE/>
              <w:autoSpaceDN/>
              <w:adjustRightInd/>
              <w:textAlignment w:val="auto"/>
              <w:outlineLvl w:val="0"/>
              <w:rPr>
                <w:rFonts w:cs="Arial"/>
                <w:b/>
                <w:color w:val="000000"/>
                <w:sz w:val="12"/>
              </w:rPr>
            </w:pPr>
            <w:r w:rsidRPr="00A87B9A">
              <w:rPr>
                <w:rFonts w:cs="Arial"/>
                <w:b/>
                <w:color w:val="000000"/>
                <w:sz w:val="12"/>
              </w:rPr>
              <w:t>TrlrLampCnnct_B_Actl</w:t>
            </w:r>
          </w:p>
        </w:tc>
        <w:tc>
          <w:tcPr>
            <w:tcW w:w="847" w:type="dxa"/>
            <w:tcBorders>
              <w:top w:val="nil"/>
              <w:left w:val="nil"/>
              <w:bottom w:val="single" w:sz="4" w:space="0" w:color="auto"/>
              <w:right w:val="single" w:sz="4" w:space="0" w:color="auto"/>
            </w:tcBorders>
            <w:shd w:val="clear" w:color="000000" w:fill="FFC000"/>
            <w:noWrap/>
            <w:vAlign w:val="center"/>
            <w:hideMark/>
          </w:tcPr>
          <w:p w14:paraId="3A4CE166"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1</w:t>
            </w:r>
          </w:p>
        </w:tc>
        <w:tc>
          <w:tcPr>
            <w:tcW w:w="847" w:type="dxa"/>
            <w:tcBorders>
              <w:top w:val="nil"/>
              <w:left w:val="nil"/>
              <w:bottom w:val="single" w:sz="4" w:space="0" w:color="auto"/>
              <w:right w:val="single" w:sz="4" w:space="0" w:color="auto"/>
            </w:tcBorders>
            <w:shd w:val="clear" w:color="000000" w:fill="FFC000"/>
            <w:noWrap/>
            <w:vAlign w:val="center"/>
            <w:hideMark/>
          </w:tcPr>
          <w:p w14:paraId="326FCE36"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0</w:t>
            </w:r>
          </w:p>
        </w:tc>
        <w:tc>
          <w:tcPr>
            <w:tcW w:w="847" w:type="dxa"/>
            <w:tcBorders>
              <w:top w:val="nil"/>
              <w:left w:val="nil"/>
              <w:bottom w:val="single" w:sz="4" w:space="0" w:color="auto"/>
              <w:right w:val="single" w:sz="4" w:space="0" w:color="auto"/>
            </w:tcBorders>
            <w:shd w:val="clear" w:color="000000" w:fill="FFC000"/>
            <w:vAlign w:val="center"/>
            <w:hideMark/>
          </w:tcPr>
          <w:p w14:paraId="0646C463"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000000" w:fill="FFC000"/>
            <w:noWrap/>
            <w:vAlign w:val="center"/>
            <w:hideMark/>
          </w:tcPr>
          <w:p w14:paraId="63E8CA7A"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000000" w:fill="FFC000"/>
            <w:vAlign w:val="center"/>
            <w:hideMark/>
          </w:tcPr>
          <w:p w14:paraId="74AC9338"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0  (0x0)</w:t>
            </w:r>
          </w:p>
        </w:tc>
        <w:tc>
          <w:tcPr>
            <w:tcW w:w="847" w:type="dxa"/>
            <w:tcBorders>
              <w:top w:val="nil"/>
              <w:left w:val="nil"/>
              <w:bottom w:val="single" w:sz="4" w:space="0" w:color="auto"/>
              <w:right w:val="single" w:sz="4" w:space="0" w:color="auto"/>
            </w:tcBorders>
            <w:shd w:val="clear" w:color="000000" w:fill="FFC000"/>
            <w:vAlign w:val="center"/>
            <w:hideMark/>
          </w:tcPr>
          <w:p w14:paraId="1B98B093"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1  (0x1)</w:t>
            </w:r>
          </w:p>
        </w:tc>
        <w:tc>
          <w:tcPr>
            <w:tcW w:w="847" w:type="dxa"/>
            <w:tcBorders>
              <w:top w:val="nil"/>
              <w:left w:val="nil"/>
              <w:bottom w:val="single" w:sz="4" w:space="0" w:color="auto"/>
              <w:right w:val="single" w:sz="4" w:space="0" w:color="auto"/>
            </w:tcBorders>
            <w:shd w:val="clear" w:color="000000" w:fill="FFC000"/>
            <w:vAlign w:val="center"/>
            <w:hideMark/>
          </w:tcPr>
          <w:p w14:paraId="4BBABA2A"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TRM_ITRM</w:t>
            </w:r>
          </w:p>
        </w:tc>
        <w:tc>
          <w:tcPr>
            <w:tcW w:w="847" w:type="dxa"/>
            <w:tcBorders>
              <w:top w:val="nil"/>
              <w:left w:val="nil"/>
              <w:bottom w:val="single" w:sz="4" w:space="0" w:color="auto"/>
              <w:right w:val="single" w:sz="4" w:space="0" w:color="auto"/>
            </w:tcBorders>
            <w:shd w:val="clear" w:color="000000" w:fill="FFC000"/>
            <w:vAlign w:val="center"/>
            <w:hideMark/>
          </w:tcPr>
          <w:p w14:paraId="5584B107"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GWM   SCCM</w:t>
            </w:r>
          </w:p>
        </w:tc>
        <w:tc>
          <w:tcPr>
            <w:tcW w:w="847" w:type="dxa"/>
            <w:tcBorders>
              <w:top w:val="nil"/>
              <w:left w:val="nil"/>
              <w:bottom w:val="single" w:sz="4" w:space="0" w:color="auto"/>
              <w:right w:val="single" w:sz="4" w:space="0" w:color="auto"/>
            </w:tcBorders>
            <w:shd w:val="clear" w:color="000000" w:fill="FFC000"/>
            <w:noWrap/>
            <w:vAlign w:val="center"/>
            <w:hideMark/>
          </w:tcPr>
          <w:p w14:paraId="5E88363A"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No Send Type</w:t>
            </w:r>
          </w:p>
        </w:tc>
        <w:tc>
          <w:tcPr>
            <w:tcW w:w="848" w:type="dxa"/>
            <w:tcBorders>
              <w:top w:val="nil"/>
              <w:left w:val="nil"/>
              <w:bottom w:val="single" w:sz="4" w:space="0" w:color="auto"/>
              <w:right w:val="single" w:sz="4" w:space="0" w:color="auto"/>
            </w:tcBorders>
            <w:shd w:val="clear" w:color="000000" w:fill="FFC000"/>
            <w:vAlign w:val="center"/>
            <w:hideMark/>
          </w:tcPr>
          <w:p w14:paraId="2A95435C" w14:textId="77777777" w:rsidR="002E1753" w:rsidRPr="00A87B9A" w:rsidRDefault="002E1753" w:rsidP="002E1753">
            <w:pPr>
              <w:overflowPunct/>
              <w:autoSpaceDE/>
              <w:autoSpaceDN/>
              <w:adjustRightInd/>
              <w:jc w:val="center"/>
              <w:textAlignment w:val="auto"/>
              <w:outlineLvl w:val="0"/>
              <w:rPr>
                <w:rFonts w:cs="Arial"/>
                <w:b/>
                <w:color w:val="000000"/>
                <w:sz w:val="12"/>
              </w:rPr>
            </w:pPr>
            <w:r w:rsidRPr="00A87B9A">
              <w:rPr>
                <w:rFonts w:cs="Arial"/>
                <w:b/>
                <w:color w:val="000000"/>
                <w:sz w:val="12"/>
              </w:rPr>
              <w:t>0  (0)</w:t>
            </w:r>
          </w:p>
        </w:tc>
      </w:tr>
      <w:tr w:rsidR="004D2FD3" w:rsidRPr="00A87B9A" w14:paraId="4169B86B" w14:textId="77777777" w:rsidTr="00C66A0D">
        <w:trPr>
          <w:trHeight w:val="368"/>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614B439"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vAlign w:val="center"/>
            <w:hideMark/>
          </w:tcPr>
          <w:p w14:paraId="6352A7BA" w14:textId="77777777" w:rsidR="002E1753" w:rsidRPr="00A87B9A" w:rsidRDefault="002E1753" w:rsidP="002E1753">
            <w:pPr>
              <w:overflowPunct/>
              <w:autoSpaceDE/>
              <w:autoSpaceDN/>
              <w:adjustRightInd/>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noWrap/>
            <w:vAlign w:val="center"/>
            <w:hideMark/>
          </w:tcPr>
          <w:p w14:paraId="74F96D2C"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noWrap/>
            <w:vAlign w:val="center"/>
            <w:hideMark/>
          </w:tcPr>
          <w:p w14:paraId="1FDE32B0"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vAlign w:val="center"/>
            <w:hideMark/>
          </w:tcPr>
          <w:p w14:paraId="2A4B4D99"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No</w:t>
            </w:r>
          </w:p>
        </w:tc>
        <w:tc>
          <w:tcPr>
            <w:tcW w:w="847" w:type="dxa"/>
            <w:tcBorders>
              <w:top w:val="nil"/>
              <w:left w:val="nil"/>
              <w:bottom w:val="single" w:sz="4" w:space="0" w:color="auto"/>
              <w:right w:val="single" w:sz="4" w:space="0" w:color="auto"/>
            </w:tcBorders>
            <w:shd w:val="clear" w:color="auto" w:fill="auto"/>
            <w:noWrap/>
            <w:vAlign w:val="center"/>
            <w:hideMark/>
          </w:tcPr>
          <w:p w14:paraId="25ECC13F"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0x0</w:t>
            </w:r>
          </w:p>
        </w:tc>
        <w:tc>
          <w:tcPr>
            <w:tcW w:w="847" w:type="dxa"/>
            <w:tcBorders>
              <w:top w:val="nil"/>
              <w:left w:val="nil"/>
              <w:bottom w:val="single" w:sz="4" w:space="0" w:color="auto"/>
              <w:right w:val="single" w:sz="4" w:space="0" w:color="auto"/>
            </w:tcBorders>
            <w:shd w:val="clear" w:color="auto" w:fill="auto"/>
            <w:vAlign w:val="center"/>
            <w:hideMark/>
          </w:tcPr>
          <w:p w14:paraId="06BE5F7D"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vAlign w:val="center"/>
            <w:hideMark/>
          </w:tcPr>
          <w:p w14:paraId="5061EA78"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vAlign w:val="center"/>
            <w:hideMark/>
          </w:tcPr>
          <w:p w14:paraId="576CCFF0"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vAlign w:val="center"/>
            <w:hideMark/>
          </w:tcPr>
          <w:p w14:paraId="04721BEF"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noWrap/>
            <w:vAlign w:val="center"/>
            <w:hideMark/>
          </w:tcPr>
          <w:p w14:paraId="28A648F6"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8" w:type="dxa"/>
            <w:tcBorders>
              <w:top w:val="nil"/>
              <w:left w:val="nil"/>
              <w:bottom w:val="single" w:sz="4" w:space="0" w:color="auto"/>
              <w:right w:val="single" w:sz="4" w:space="0" w:color="auto"/>
            </w:tcBorders>
            <w:shd w:val="clear" w:color="auto" w:fill="auto"/>
            <w:vAlign w:val="center"/>
            <w:hideMark/>
          </w:tcPr>
          <w:p w14:paraId="0E49D47F"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r>
      <w:tr w:rsidR="004D2FD3" w:rsidRPr="00A87B9A" w14:paraId="6A5932F7" w14:textId="77777777" w:rsidTr="008C3CC4">
        <w:trPr>
          <w:trHeight w:val="368"/>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FD4C820"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vAlign w:val="center"/>
            <w:hideMark/>
          </w:tcPr>
          <w:p w14:paraId="710E32A3" w14:textId="77777777" w:rsidR="002E1753" w:rsidRPr="00A87B9A" w:rsidRDefault="002E1753" w:rsidP="002E1753">
            <w:pPr>
              <w:overflowPunct/>
              <w:autoSpaceDE/>
              <w:autoSpaceDN/>
              <w:adjustRightInd/>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noWrap/>
            <w:vAlign w:val="center"/>
            <w:hideMark/>
          </w:tcPr>
          <w:p w14:paraId="48B98E33"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noWrap/>
            <w:vAlign w:val="center"/>
            <w:hideMark/>
          </w:tcPr>
          <w:p w14:paraId="11912574"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92D050"/>
            <w:vAlign w:val="center"/>
            <w:hideMark/>
          </w:tcPr>
          <w:p w14:paraId="08568E56"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Yes</w:t>
            </w:r>
          </w:p>
        </w:tc>
        <w:tc>
          <w:tcPr>
            <w:tcW w:w="847" w:type="dxa"/>
            <w:tcBorders>
              <w:top w:val="nil"/>
              <w:left w:val="nil"/>
              <w:bottom w:val="single" w:sz="4" w:space="0" w:color="auto"/>
              <w:right w:val="single" w:sz="4" w:space="0" w:color="auto"/>
            </w:tcBorders>
            <w:shd w:val="clear" w:color="auto" w:fill="92D050"/>
            <w:noWrap/>
            <w:vAlign w:val="center"/>
            <w:hideMark/>
          </w:tcPr>
          <w:p w14:paraId="7B9F3FBF"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0x1</w:t>
            </w:r>
          </w:p>
        </w:tc>
        <w:tc>
          <w:tcPr>
            <w:tcW w:w="847" w:type="dxa"/>
            <w:tcBorders>
              <w:top w:val="nil"/>
              <w:left w:val="nil"/>
              <w:bottom w:val="single" w:sz="4" w:space="0" w:color="auto"/>
              <w:right w:val="single" w:sz="4" w:space="0" w:color="auto"/>
            </w:tcBorders>
            <w:shd w:val="clear" w:color="auto" w:fill="auto"/>
            <w:vAlign w:val="center"/>
            <w:hideMark/>
          </w:tcPr>
          <w:p w14:paraId="275D7FAB"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vAlign w:val="center"/>
            <w:hideMark/>
          </w:tcPr>
          <w:p w14:paraId="48F79192"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vAlign w:val="center"/>
            <w:hideMark/>
          </w:tcPr>
          <w:p w14:paraId="5C986EB2"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vAlign w:val="center"/>
            <w:hideMark/>
          </w:tcPr>
          <w:p w14:paraId="5EDB88A4"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7" w:type="dxa"/>
            <w:tcBorders>
              <w:top w:val="nil"/>
              <w:left w:val="nil"/>
              <w:bottom w:val="single" w:sz="4" w:space="0" w:color="auto"/>
              <w:right w:val="single" w:sz="4" w:space="0" w:color="auto"/>
            </w:tcBorders>
            <w:shd w:val="clear" w:color="auto" w:fill="auto"/>
            <w:noWrap/>
            <w:vAlign w:val="center"/>
            <w:hideMark/>
          </w:tcPr>
          <w:p w14:paraId="2715DD96" w14:textId="77777777" w:rsidR="002E1753" w:rsidRPr="00A87B9A"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tc>
        <w:tc>
          <w:tcPr>
            <w:tcW w:w="848" w:type="dxa"/>
            <w:tcBorders>
              <w:top w:val="nil"/>
              <w:left w:val="nil"/>
              <w:bottom w:val="single" w:sz="4" w:space="0" w:color="auto"/>
              <w:right w:val="single" w:sz="4" w:space="0" w:color="auto"/>
            </w:tcBorders>
            <w:shd w:val="clear" w:color="auto" w:fill="auto"/>
            <w:vAlign w:val="center"/>
            <w:hideMark/>
          </w:tcPr>
          <w:p w14:paraId="0817ED42" w14:textId="77777777" w:rsidR="002E1753" w:rsidRDefault="002E1753" w:rsidP="002E1753">
            <w:pPr>
              <w:overflowPunct/>
              <w:autoSpaceDE/>
              <w:autoSpaceDN/>
              <w:adjustRightInd/>
              <w:jc w:val="center"/>
              <w:textAlignment w:val="auto"/>
              <w:outlineLvl w:val="1"/>
              <w:rPr>
                <w:rFonts w:cs="Arial"/>
                <w:b/>
                <w:color w:val="000000"/>
                <w:sz w:val="12"/>
              </w:rPr>
            </w:pPr>
            <w:r w:rsidRPr="00A87B9A">
              <w:rPr>
                <w:rFonts w:cs="Arial"/>
                <w:b/>
                <w:color w:val="000000"/>
                <w:sz w:val="12"/>
              </w:rPr>
              <w:t> </w:t>
            </w:r>
          </w:p>
          <w:p w14:paraId="0CE28D73" w14:textId="3FD922C6" w:rsidR="003A187E" w:rsidRPr="00A87B9A" w:rsidRDefault="003A187E" w:rsidP="002E1753">
            <w:pPr>
              <w:overflowPunct/>
              <w:autoSpaceDE/>
              <w:autoSpaceDN/>
              <w:adjustRightInd/>
              <w:jc w:val="center"/>
              <w:textAlignment w:val="auto"/>
              <w:outlineLvl w:val="1"/>
              <w:rPr>
                <w:rFonts w:cs="Arial"/>
                <w:b/>
                <w:color w:val="000000"/>
                <w:sz w:val="12"/>
              </w:rPr>
            </w:pPr>
          </w:p>
        </w:tc>
      </w:tr>
    </w:tbl>
    <w:p w14:paraId="228E5103" w14:textId="77777777" w:rsidR="009A2210" w:rsidRDefault="009A2210" w:rsidP="009A2210">
      <w:pPr>
        <w:pStyle w:val="Heading3"/>
      </w:pPr>
      <w:r>
        <w:t>FD1 Signals</w:t>
      </w:r>
    </w:p>
    <w:p w14:paraId="48C6A207" w14:textId="77777777" w:rsidR="009A2210" w:rsidRDefault="009A2210" w:rsidP="009A2210">
      <w:r>
        <w:t>BCM</w:t>
      </w:r>
    </w:p>
    <w:tbl>
      <w:tblPr>
        <w:tblW w:w="5000" w:type="pct"/>
        <w:tblLayout w:type="fixed"/>
        <w:tblLook w:val="04A0" w:firstRow="1" w:lastRow="0" w:firstColumn="1" w:lastColumn="0" w:noHBand="0" w:noVBand="1"/>
      </w:tblPr>
      <w:tblGrid>
        <w:gridCol w:w="847"/>
        <w:gridCol w:w="849"/>
        <w:gridCol w:w="849"/>
        <w:gridCol w:w="849"/>
        <w:gridCol w:w="847"/>
        <w:gridCol w:w="848"/>
        <w:gridCol w:w="848"/>
        <w:gridCol w:w="848"/>
        <w:gridCol w:w="846"/>
        <w:gridCol w:w="848"/>
        <w:gridCol w:w="848"/>
        <w:gridCol w:w="846"/>
      </w:tblGrid>
      <w:tr w:rsidR="009A2210" w:rsidRPr="009A2210" w14:paraId="27E2D6C8" w14:textId="77777777" w:rsidTr="0034317F">
        <w:trPr>
          <w:trHeight w:val="499"/>
        </w:trPr>
        <w:tc>
          <w:tcPr>
            <w:tcW w:w="41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42BA64"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Msg Id</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25F54B9F"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Description</w:t>
            </w:r>
          </w:p>
        </w:tc>
        <w:tc>
          <w:tcPr>
            <w:tcW w:w="417" w:type="pct"/>
            <w:tcBorders>
              <w:top w:val="single" w:sz="4" w:space="0" w:color="auto"/>
              <w:left w:val="nil"/>
              <w:bottom w:val="single" w:sz="4" w:space="0" w:color="auto"/>
              <w:right w:val="single" w:sz="4" w:space="0" w:color="auto"/>
            </w:tcBorders>
            <w:shd w:val="clear" w:color="auto" w:fill="auto"/>
            <w:noWrap/>
            <w:vAlign w:val="center"/>
            <w:hideMark/>
          </w:tcPr>
          <w:p w14:paraId="4E62DC91"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Length</w:t>
            </w:r>
          </w:p>
        </w:tc>
        <w:tc>
          <w:tcPr>
            <w:tcW w:w="417" w:type="pct"/>
            <w:tcBorders>
              <w:top w:val="single" w:sz="4" w:space="0" w:color="auto"/>
              <w:left w:val="nil"/>
              <w:bottom w:val="single" w:sz="4" w:space="0" w:color="auto"/>
              <w:right w:val="single" w:sz="4" w:space="0" w:color="auto"/>
            </w:tcBorders>
            <w:shd w:val="clear" w:color="auto" w:fill="auto"/>
            <w:noWrap/>
            <w:vAlign w:val="center"/>
            <w:hideMark/>
          </w:tcPr>
          <w:p w14:paraId="41B47D4B"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StartBit</w:t>
            </w:r>
          </w:p>
        </w:tc>
        <w:tc>
          <w:tcPr>
            <w:tcW w:w="416" w:type="pct"/>
            <w:tcBorders>
              <w:top w:val="single" w:sz="4" w:space="0" w:color="auto"/>
              <w:left w:val="nil"/>
              <w:bottom w:val="single" w:sz="4" w:space="0" w:color="auto"/>
              <w:right w:val="single" w:sz="4" w:space="0" w:color="auto"/>
            </w:tcBorders>
            <w:shd w:val="clear" w:color="auto" w:fill="auto"/>
            <w:vAlign w:val="center"/>
            <w:hideMark/>
          </w:tcPr>
          <w:p w14:paraId="44377F30"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Detailed Meaning</w:t>
            </w:r>
          </w:p>
        </w:tc>
        <w:tc>
          <w:tcPr>
            <w:tcW w:w="417" w:type="pct"/>
            <w:tcBorders>
              <w:top w:val="single" w:sz="4" w:space="0" w:color="auto"/>
              <w:left w:val="nil"/>
              <w:bottom w:val="single" w:sz="4" w:space="0" w:color="auto"/>
              <w:right w:val="single" w:sz="4" w:space="0" w:color="auto"/>
            </w:tcBorders>
            <w:shd w:val="clear" w:color="auto" w:fill="auto"/>
            <w:noWrap/>
            <w:vAlign w:val="center"/>
            <w:hideMark/>
          </w:tcPr>
          <w:p w14:paraId="20171F38"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State Encoded</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32156576"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Minimum</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79E22998"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Maximum</w:t>
            </w:r>
          </w:p>
        </w:tc>
        <w:tc>
          <w:tcPr>
            <w:tcW w:w="416" w:type="pct"/>
            <w:tcBorders>
              <w:top w:val="single" w:sz="4" w:space="0" w:color="auto"/>
              <w:left w:val="nil"/>
              <w:bottom w:val="single" w:sz="4" w:space="0" w:color="auto"/>
              <w:right w:val="single" w:sz="4" w:space="0" w:color="auto"/>
            </w:tcBorders>
            <w:shd w:val="clear" w:color="auto" w:fill="auto"/>
            <w:vAlign w:val="center"/>
            <w:hideMark/>
          </w:tcPr>
          <w:p w14:paraId="7462A23A"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Transmitters</w:t>
            </w:r>
          </w:p>
        </w:tc>
        <w:tc>
          <w:tcPr>
            <w:tcW w:w="417" w:type="pct"/>
            <w:tcBorders>
              <w:top w:val="single" w:sz="4" w:space="0" w:color="auto"/>
              <w:left w:val="nil"/>
              <w:bottom w:val="single" w:sz="4" w:space="0" w:color="auto"/>
              <w:right w:val="single" w:sz="4" w:space="0" w:color="auto"/>
            </w:tcBorders>
            <w:shd w:val="clear" w:color="auto" w:fill="auto"/>
            <w:vAlign w:val="center"/>
            <w:hideMark/>
          </w:tcPr>
          <w:p w14:paraId="06F68E93"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Signal Receivers</w:t>
            </w:r>
          </w:p>
        </w:tc>
        <w:tc>
          <w:tcPr>
            <w:tcW w:w="417" w:type="pct"/>
            <w:tcBorders>
              <w:top w:val="single" w:sz="4" w:space="0" w:color="auto"/>
              <w:left w:val="nil"/>
              <w:bottom w:val="single" w:sz="4" w:space="0" w:color="auto"/>
              <w:right w:val="single" w:sz="4" w:space="0" w:color="auto"/>
            </w:tcBorders>
            <w:shd w:val="clear" w:color="auto" w:fill="auto"/>
            <w:noWrap/>
            <w:vAlign w:val="center"/>
            <w:hideMark/>
          </w:tcPr>
          <w:p w14:paraId="3BC8487D"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Send Type</w:t>
            </w:r>
          </w:p>
        </w:tc>
        <w:tc>
          <w:tcPr>
            <w:tcW w:w="416" w:type="pct"/>
            <w:tcBorders>
              <w:top w:val="single" w:sz="4" w:space="0" w:color="auto"/>
              <w:left w:val="nil"/>
              <w:bottom w:val="single" w:sz="4" w:space="0" w:color="auto"/>
              <w:right w:val="single" w:sz="4" w:space="0" w:color="auto"/>
            </w:tcBorders>
            <w:shd w:val="clear" w:color="auto" w:fill="auto"/>
            <w:vAlign w:val="center"/>
            <w:hideMark/>
          </w:tcPr>
          <w:p w14:paraId="0D91A7E6"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GenSigStartValue (Init)</w:t>
            </w:r>
          </w:p>
        </w:tc>
      </w:tr>
      <w:tr w:rsidR="009A2210" w:rsidRPr="009A2210" w14:paraId="20FE1DB1" w14:textId="77777777" w:rsidTr="00994CCB">
        <w:trPr>
          <w:trHeight w:val="620"/>
        </w:trPr>
        <w:tc>
          <w:tcPr>
            <w:tcW w:w="416" w:type="pct"/>
            <w:tcBorders>
              <w:top w:val="nil"/>
              <w:left w:val="single" w:sz="4" w:space="0" w:color="auto"/>
              <w:bottom w:val="single" w:sz="4" w:space="0" w:color="auto"/>
              <w:right w:val="single" w:sz="4" w:space="0" w:color="auto"/>
            </w:tcBorders>
            <w:shd w:val="clear" w:color="000000" w:fill="C0C0C0"/>
            <w:noWrap/>
            <w:vAlign w:val="center"/>
            <w:hideMark/>
          </w:tcPr>
          <w:p w14:paraId="44568149" w14:textId="5C574033" w:rsidR="009A2210" w:rsidRPr="009A2210" w:rsidRDefault="00C70461" w:rsidP="009A2210">
            <w:pPr>
              <w:overflowPunct/>
              <w:autoSpaceDE/>
              <w:autoSpaceDN/>
              <w:adjustRightInd/>
              <w:jc w:val="center"/>
              <w:textAlignment w:val="auto"/>
              <w:rPr>
                <w:rFonts w:cs="Arial"/>
                <w:b/>
                <w:bCs/>
                <w:color w:val="000000"/>
                <w:sz w:val="14"/>
              </w:rPr>
            </w:pPr>
            <w:r>
              <w:rPr>
                <w:rFonts w:cs="Arial"/>
                <w:b/>
                <w:bCs/>
                <w:color w:val="000000"/>
                <w:sz w:val="14"/>
              </w:rPr>
              <w:t>0x43C</w:t>
            </w:r>
          </w:p>
        </w:tc>
        <w:tc>
          <w:tcPr>
            <w:tcW w:w="417" w:type="pct"/>
            <w:tcBorders>
              <w:top w:val="nil"/>
              <w:left w:val="nil"/>
              <w:bottom w:val="single" w:sz="4" w:space="0" w:color="auto"/>
              <w:right w:val="single" w:sz="4" w:space="0" w:color="auto"/>
            </w:tcBorders>
            <w:shd w:val="clear" w:color="000000" w:fill="C0C0C0"/>
            <w:vAlign w:val="center"/>
            <w:hideMark/>
          </w:tcPr>
          <w:p w14:paraId="45AAA410" w14:textId="7CB4E65D" w:rsidR="009A2210" w:rsidRPr="009A2210" w:rsidRDefault="00C70461" w:rsidP="009A2210">
            <w:pPr>
              <w:overflowPunct/>
              <w:autoSpaceDE/>
              <w:autoSpaceDN/>
              <w:adjustRightInd/>
              <w:jc w:val="center"/>
              <w:textAlignment w:val="auto"/>
              <w:rPr>
                <w:rFonts w:cs="Arial"/>
                <w:b/>
                <w:bCs/>
                <w:color w:val="000000"/>
                <w:sz w:val="14"/>
              </w:rPr>
            </w:pPr>
            <w:r>
              <w:rPr>
                <w:rFonts w:cs="Arial"/>
                <w:b/>
                <w:bCs/>
                <w:color w:val="000000"/>
                <w:sz w:val="14"/>
              </w:rPr>
              <w:t>Battery_Mgmt_3</w:t>
            </w:r>
          </w:p>
        </w:tc>
        <w:tc>
          <w:tcPr>
            <w:tcW w:w="417" w:type="pct"/>
            <w:tcBorders>
              <w:top w:val="nil"/>
              <w:left w:val="nil"/>
              <w:bottom w:val="single" w:sz="4" w:space="0" w:color="auto"/>
              <w:right w:val="single" w:sz="4" w:space="0" w:color="auto"/>
            </w:tcBorders>
            <w:shd w:val="clear" w:color="000000" w:fill="C0C0C0"/>
            <w:noWrap/>
            <w:vAlign w:val="center"/>
            <w:hideMark/>
          </w:tcPr>
          <w:p w14:paraId="3E64CBC9" w14:textId="2E5E8DF3" w:rsidR="009A2210" w:rsidRPr="009A2210" w:rsidRDefault="00C70461" w:rsidP="009A2210">
            <w:pPr>
              <w:overflowPunct/>
              <w:autoSpaceDE/>
              <w:autoSpaceDN/>
              <w:adjustRightInd/>
              <w:jc w:val="center"/>
              <w:textAlignment w:val="auto"/>
              <w:rPr>
                <w:rFonts w:cs="Arial"/>
                <w:b/>
                <w:bCs/>
                <w:color w:val="000000"/>
                <w:sz w:val="14"/>
              </w:rPr>
            </w:pPr>
            <w:r>
              <w:rPr>
                <w:rFonts w:cs="Arial"/>
                <w:b/>
                <w:bCs/>
                <w:color w:val="000000"/>
                <w:sz w:val="14"/>
              </w:rPr>
              <w:t>64 (57</w:t>
            </w:r>
            <w:r w:rsidR="009A2210" w:rsidRPr="009A2210">
              <w:rPr>
                <w:rFonts w:cs="Arial"/>
                <w:b/>
                <w:bCs/>
                <w:color w:val="000000"/>
                <w:sz w:val="14"/>
              </w:rPr>
              <w:t xml:space="preserve"> used)</w:t>
            </w:r>
          </w:p>
        </w:tc>
        <w:tc>
          <w:tcPr>
            <w:tcW w:w="417" w:type="pct"/>
            <w:tcBorders>
              <w:top w:val="nil"/>
              <w:left w:val="nil"/>
              <w:bottom w:val="single" w:sz="4" w:space="0" w:color="auto"/>
              <w:right w:val="single" w:sz="4" w:space="0" w:color="auto"/>
            </w:tcBorders>
            <w:shd w:val="clear" w:color="000000" w:fill="C0C0C0"/>
            <w:noWrap/>
            <w:vAlign w:val="center"/>
            <w:hideMark/>
          </w:tcPr>
          <w:p w14:paraId="3BEAACEB"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6" w:type="pct"/>
            <w:tcBorders>
              <w:top w:val="nil"/>
              <w:left w:val="nil"/>
              <w:bottom w:val="single" w:sz="4" w:space="0" w:color="auto"/>
              <w:right w:val="single" w:sz="4" w:space="0" w:color="auto"/>
            </w:tcBorders>
            <w:shd w:val="clear" w:color="000000" w:fill="C0C0C0"/>
            <w:vAlign w:val="center"/>
            <w:hideMark/>
          </w:tcPr>
          <w:p w14:paraId="34F8977A"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000000" w:fill="C0C0C0"/>
            <w:noWrap/>
            <w:vAlign w:val="center"/>
            <w:hideMark/>
          </w:tcPr>
          <w:p w14:paraId="3FD7F092"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000000" w:fill="C0C0C0"/>
            <w:vAlign w:val="center"/>
            <w:hideMark/>
          </w:tcPr>
          <w:p w14:paraId="5A34F54B"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000000" w:fill="C0C0C0"/>
            <w:vAlign w:val="center"/>
            <w:hideMark/>
          </w:tcPr>
          <w:p w14:paraId="3CB3196F"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6" w:type="pct"/>
            <w:tcBorders>
              <w:top w:val="nil"/>
              <w:left w:val="nil"/>
              <w:bottom w:val="single" w:sz="4" w:space="0" w:color="auto"/>
              <w:right w:val="single" w:sz="4" w:space="0" w:color="auto"/>
            </w:tcBorders>
            <w:shd w:val="clear" w:color="000000" w:fill="C0C0C0"/>
            <w:vAlign w:val="center"/>
            <w:hideMark/>
          </w:tcPr>
          <w:p w14:paraId="3DE39356" w14:textId="59E9746D" w:rsidR="009A2210" w:rsidRPr="009A2210" w:rsidRDefault="00C70461" w:rsidP="009A2210">
            <w:pPr>
              <w:overflowPunct/>
              <w:autoSpaceDE/>
              <w:autoSpaceDN/>
              <w:adjustRightInd/>
              <w:jc w:val="center"/>
              <w:textAlignment w:val="auto"/>
              <w:rPr>
                <w:rFonts w:cs="Arial"/>
                <w:b/>
                <w:bCs/>
                <w:color w:val="000000"/>
                <w:sz w:val="14"/>
              </w:rPr>
            </w:pPr>
            <w:r>
              <w:rPr>
                <w:rFonts w:cs="Arial"/>
                <w:b/>
                <w:bCs/>
                <w:color w:val="000000"/>
                <w:sz w:val="14"/>
              </w:rPr>
              <w:t>BCM</w:t>
            </w:r>
          </w:p>
        </w:tc>
        <w:tc>
          <w:tcPr>
            <w:tcW w:w="417" w:type="pct"/>
            <w:tcBorders>
              <w:top w:val="nil"/>
              <w:left w:val="nil"/>
              <w:bottom w:val="single" w:sz="4" w:space="0" w:color="auto"/>
              <w:right w:val="single" w:sz="4" w:space="0" w:color="auto"/>
            </w:tcBorders>
            <w:shd w:val="clear" w:color="000000" w:fill="C0C0C0"/>
            <w:vAlign w:val="center"/>
            <w:hideMark/>
          </w:tcPr>
          <w:p w14:paraId="5E98262D" w14:textId="77777777" w:rsidR="009A2210" w:rsidRPr="009A2210" w:rsidRDefault="009A2210" w:rsidP="009A2210">
            <w:pPr>
              <w:overflowPunct/>
              <w:autoSpaceDE/>
              <w:autoSpaceDN/>
              <w:adjustRightInd/>
              <w:jc w:val="center"/>
              <w:textAlignment w:val="auto"/>
              <w:rPr>
                <w:rFonts w:cs="Arial"/>
                <w:b/>
                <w:bCs/>
                <w:color w:val="000000"/>
                <w:sz w:val="14"/>
              </w:rPr>
            </w:pPr>
          </w:p>
        </w:tc>
        <w:tc>
          <w:tcPr>
            <w:tcW w:w="417" w:type="pct"/>
            <w:tcBorders>
              <w:top w:val="nil"/>
              <w:left w:val="nil"/>
              <w:bottom w:val="single" w:sz="4" w:space="0" w:color="auto"/>
              <w:right w:val="single" w:sz="4" w:space="0" w:color="auto"/>
            </w:tcBorders>
            <w:shd w:val="clear" w:color="000000" w:fill="C0C0C0"/>
            <w:noWrap/>
            <w:vAlign w:val="center"/>
            <w:hideMark/>
          </w:tcPr>
          <w:p w14:paraId="0DFD87AF"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Fixed Periodic</w:t>
            </w:r>
          </w:p>
        </w:tc>
        <w:tc>
          <w:tcPr>
            <w:tcW w:w="416" w:type="pct"/>
            <w:tcBorders>
              <w:top w:val="nil"/>
              <w:left w:val="nil"/>
              <w:bottom w:val="single" w:sz="4" w:space="0" w:color="auto"/>
              <w:right w:val="single" w:sz="4" w:space="0" w:color="auto"/>
            </w:tcBorders>
            <w:shd w:val="clear" w:color="000000" w:fill="C0C0C0"/>
            <w:vAlign w:val="center"/>
            <w:hideMark/>
          </w:tcPr>
          <w:p w14:paraId="524AF74D"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r>
      <w:tr w:rsidR="009A2210" w:rsidRPr="009A2210" w14:paraId="7B39AB85" w14:textId="77777777" w:rsidTr="00C66A0D">
        <w:trPr>
          <w:trHeight w:val="440"/>
        </w:trPr>
        <w:tc>
          <w:tcPr>
            <w:tcW w:w="416" w:type="pct"/>
            <w:tcBorders>
              <w:top w:val="nil"/>
              <w:left w:val="single" w:sz="4" w:space="0" w:color="auto"/>
              <w:bottom w:val="single" w:sz="4" w:space="0" w:color="auto"/>
              <w:right w:val="single" w:sz="4" w:space="0" w:color="auto"/>
            </w:tcBorders>
            <w:shd w:val="clear" w:color="auto" w:fill="FFC000"/>
            <w:noWrap/>
            <w:vAlign w:val="center"/>
            <w:hideMark/>
          </w:tcPr>
          <w:p w14:paraId="4FC5C52C"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auto" w:fill="FFC000"/>
            <w:vAlign w:val="center"/>
            <w:hideMark/>
          </w:tcPr>
          <w:p w14:paraId="712A19D3" w14:textId="1BBB0E59" w:rsidR="009A2210" w:rsidRPr="009A2210" w:rsidRDefault="00C70461" w:rsidP="009A2210">
            <w:pPr>
              <w:overflowPunct/>
              <w:autoSpaceDE/>
              <w:autoSpaceDN/>
              <w:adjustRightInd/>
              <w:jc w:val="center"/>
              <w:textAlignment w:val="auto"/>
              <w:rPr>
                <w:rFonts w:cs="Arial"/>
                <w:b/>
                <w:bCs/>
                <w:color w:val="000000"/>
                <w:sz w:val="14"/>
              </w:rPr>
            </w:pPr>
            <w:r>
              <w:rPr>
                <w:rFonts w:cs="Arial"/>
                <w:b/>
                <w:bCs/>
                <w:color w:val="000000"/>
                <w:sz w:val="14"/>
              </w:rPr>
              <w:t>BSBattSOC</w:t>
            </w:r>
          </w:p>
        </w:tc>
        <w:tc>
          <w:tcPr>
            <w:tcW w:w="417" w:type="pct"/>
            <w:tcBorders>
              <w:top w:val="nil"/>
              <w:left w:val="nil"/>
              <w:bottom w:val="single" w:sz="4" w:space="0" w:color="auto"/>
              <w:right w:val="single" w:sz="4" w:space="0" w:color="auto"/>
            </w:tcBorders>
            <w:shd w:val="clear" w:color="auto" w:fill="FFC000"/>
            <w:noWrap/>
            <w:vAlign w:val="center"/>
            <w:hideMark/>
          </w:tcPr>
          <w:p w14:paraId="772DA29E" w14:textId="623C3520" w:rsidR="009A2210" w:rsidRPr="009A2210" w:rsidRDefault="00C70461" w:rsidP="009A2210">
            <w:pPr>
              <w:overflowPunct/>
              <w:autoSpaceDE/>
              <w:autoSpaceDN/>
              <w:adjustRightInd/>
              <w:jc w:val="center"/>
              <w:textAlignment w:val="auto"/>
              <w:rPr>
                <w:rFonts w:cs="Arial"/>
                <w:b/>
                <w:bCs/>
                <w:color w:val="000000"/>
                <w:sz w:val="14"/>
              </w:rPr>
            </w:pPr>
            <w:r>
              <w:rPr>
                <w:rFonts w:cs="Arial"/>
                <w:b/>
                <w:bCs/>
                <w:color w:val="000000"/>
                <w:sz w:val="14"/>
              </w:rPr>
              <w:t>7</w:t>
            </w:r>
          </w:p>
        </w:tc>
        <w:tc>
          <w:tcPr>
            <w:tcW w:w="417" w:type="pct"/>
            <w:tcBorders>
              <w:top w:val="nil"/>
              <w:left w:val="nil"/>
              <w:bottom w:val="single" w:sz="4" w:space="0" w:color="auto"/>
              <w:right w:val="single" w:sz="4" w:space="0" w:color="auto"/>
            </w:tcBorders>
            <w:shd w:val="clear" w:color="auto" w:fill="FFC000"/>
            <w:noWrap/>
            <w:vAlign w:val="center"/>
            <w:hideMark/>
          </w:tcPr>
          <w:p w14:paraId="2CC4880D" w14:textId="145205CE" w:rsidR="009A2210" w:rsidRPr="009A2210" w:rsidRDefault="00C70461" w:rsidP="009A2210">
            <w:pPr>
              <w:overflowPunct/>
              <w:autoSpaceDE/>
              <w:autoSpaceDN/>
              <w:adjustRightInd/>
              <w:jc w:val="center"/>
              <w:textAlignment w:val="auto"/>
              <w:rPr>
                <w:rFonts w:cs="Arial"/>
                <w:b/>
                <w:bCs/>
                <w:color w:val="000000"/>
                <w:sz w:val="14"/>
              </w:rPr>
            </w:pPr>
            <w:r>
              <w:rPr>
                <w:rFonts w:cs="Arial"/>
                <w:b/>
                <w:bCs/>
                <w:color w:val="000000"/>
                <w:sz w:val="14"/>
              </w:rPr>
              <w:t>17</w:t>
            </w:r>
          </w:p>
        </w:tc>
        <w:tc>
          <w:tcPr>
            <w:tcW w:w="416" w:type="pct"/>
            <w:tcBorders>
              <w:top w:val="nil"/>
              <w:left w:val="nil"/>
              <w:bottom w:val="single" w:sz="4" w:space="0" w:color="auto"/>
              <w:right w:val="single" w:sz="4" w:space="0" w:color="auto"/>
            </w:tcBorders>
            <w:shd w:val="clear" w:color="auto" w:fill="FFC000"/>
            <w:vAlign w:val="center"/>
            <w:hideMark/>
          </w:tcPr>
          <w:p w14:paraId="0AA42FEB"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auto" w:fill="FFC000"/>
            <w:noWrap/>
            <w:vAlign w:val="center"/>
            <w:hideMark/>
          </w:tcPr>
          <w:p w14:paraId="57CF1200"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auto" w:fill="FFC000"/>
            <w:vAlign w:val="center"/>
            <w:hideMark/>
          </w:tcPr>
          <w:p w14:paraId="3DF27CB7"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0  (0x0)</w:t>
            </w:r>
          </w:p>
        </w:tc>
        <w:tc>
          <w:tcPr>
            <w:tcW w:w="417" w:type="pct"/>
            <w:tcBorders>
              <w:top w:val="nil"/>
              <w:left w:val="nil"/>
              <w:bottom w:val="single" w:sz="4" w:space="0" w:color="auto"/>
              <w:right w:val="single" w:sz="4" w:space="0" w:color="auto"/>
            </w:tcBorders>
            <w:shd w:val="clear" w:color="auto" w:fill="FFC000"/>
            <w:vAlign w:val="center"/>
            <w:hideMark/>
          </w:tcPr>
          <w:p w14:paraId="1AA755D8" w14:textId="29FF78DD" w:rsidR="009A2210" w:rsidRPr="009A2210" w:rsidRDefault="00C70461" w:rsidP="009A2210">
            <w:pPr>
              <w:overflowPunct/>
              <w:autoSpaceDE/>
              <w:autoSpaceDN/>
              <w:adjustRightInd/>
              <w:jc w:val="center"/>
              <w:textAlignment w:val="auto"/>
              <w:rPr>
                <w:rFonts w:cs="Arial"/>
                <w:b/>
                <w:bCs/>
                <w:color w:val="000000"/>
                <w:sz w:val="14"/>
              </w:rPr>
            </w:pPr>
            <w:r>
              <w:rPr>
                <w:rFonts w:cs="Arial"/>
                <w:b/>
                <w:bCs/>
                <w:color w:val="000000"/>
                <w:sz w:val="14"/>
              </w:rPr>
              <w:t>127</w:t>
            </w:r>
            <w:r w:rsidR="009A2210" w:rsidRPr="009A2210">
              <w:rPr>
                <w:rFonts w:cs="Arial"/>
                <w:b/>
                <w:bCs/>
                <w:color w:val="000000"/>
                <w:sz w:val="14"/>
              </w:rPr>
              <w:t xml:space="preserve">  (0x7</w:t>
            </w:r>
            <w:r>
              <w:rPr>
                <w:rFonts w:cs="Arial"/>
                <w:b/>
                <w:bCs/>
                <w:color w:val="000000"/>
                <w:sz w:val="14"/>
              </w:rPr>
              <w:t>F</w:t>
            </w:r>
            <w:r w:rsidR="009A2210" w:rsidRPr="009A2210">
              <w:rPr>
                <w:rFonts w:cs="Arial"/>
                <w:b/>
                <w:bCs/>
                <w:color w:val="000000"/>
                <w:sz w:val="14"/>
              </w:rPr>
              <w:t>)</w:t>
            </w:r>
          </w:p>
        </w:tc>
        <w:tc>
          <w:tcPr>
            <w:tcW w:w="416" w:type="pct"/>
            <w:tcBorders>
              <w:top w:val="nil"/>
              <w:left w:val="nil"/>
              <w:bottom w:val="single" w:sz="4" w:space="0" w:color="auto"/>
              <w:right w:val="single" w:sz="4" w:space="0" w:color="auto"/>
            </w:tcBorders>
            <w:shd w:val="clear" w:color="auto" w:fill="FFC000"/>
            <w:vAlign w:val="center"/>
            <w:hideMark/>
          </w:tcPr>
          <w:p w14:paraId="2094FF63" w14:textId="6BBD92EE" w:rsidR="009A2210" w:rsidRPr="009A2210" w:rsidRDefault="00C70461" w:rsidP="009A2210">
            <w:pPr>
              <w:overflowPunct/>
              <w:autoSpaceDE/>
              <w:autoSpaceDN/>
              <w:adjustRightInd/>
              <w:jc w:val="center"/>
              <w:textAlignment w:val="auto"/>
              <w:rPr>
                <w:rFonts w:cs="Arial"/>
                <w:b/>
                <w:bCs/>
                <w:color w:val="000000"/>
                <w:sz w:val="14"/>
              </w:rPr>
            </w:pPr>
            <w:r>
              <w:rPr>
                <w:rFonts w:cs="Arial"/>
                <w:b/>
                <w:bCs/>
                <w:color w:val="000000"/>
                <w:sz w:val="14"/>
              </w:rPr>
              <w:t>BCM</w:t>
            </w:r>
          </w:p>
        </w:tc>
        <w:tc>
          <w:tcPr>
            <w:tcW w:w="417" w:type="pct"/>
            <w:tcBorders>
              <w:top w:val="nil"/>
              <w:left w:val="nil"/>
              <w:bottom w:val="single" w:sz="4" w:space="0" w:color="auto"/>
              <w:right w:val="single" w:sz="4" w:space="0" w:color="auto"/>
            </w:tcBorders>
            <w:shd w:val="clear" w:color="auto" w:fill="FFC000"/>
            <w:vAlign w:val="center"/>
            <w:hideMark/>
          </w:tcPr>
          <w:p w14:paraId="0F162A1F" w14:textId="2BDCFB81" w:rsidR="009A2210" w:rsidRPr="009A2210" w:rsidRDefault="00C70461" w:rsidP="00994CCB">
            <w:pPr>
              <w:overflowPunct/>
              <w:autoSpaceDE/>
              <w:autoSpaceDN/>
              <w:adjustRightInd/>
              <w:jc w:val="center"/>
              <w:textAlignment w:val="auto"/>
              <w:rPr>
                <w:rFonts w:cs="Arial"/>
                <w:b/>
                <w:bCs/>
                <w:color w:val="000000"/>
                <w:sz w:val="14"/>
              </w:rPr>
            </w:pPr>
            <w:r>
              <w:rPr>
                <w:rFonts w:cs="Arial"/>
                <w:b/>
                <w:bCs/>
                <w:color w:val="000000"/>
                <w:sz w:val="14"/>
              </w:rPr>
              <w:t>ECM DIESEL  GWM  PCM  TCM_DSL</w:t>
            </w:r>
            <w:r w:rsidR="009A2210" w:rsidRPr="009A2210">
              <w:rPr>
                <w:rFonts w:cs="Arial"/>
                <w:b/>
                <w:bCs/>
                <w:color w:val="000000"/>
                <w:sz w:val="14"/>
              </w:rPr>
              <w:t xml:space="preserve">   </w:t>
            </w:r>
          </w:p>
        </w:tc>
        <w:tc>
          <w:tcPr>
            <w:tcW w:w="417" w:type="pct"/>
            <w:tcBorders>
              <w:top w:val="nil"/>
              <w:left w:val="nil"/>
              <w:bottom w:val="single" w:sz="4" w:space="0" w:color="auto"/>
              <w:right w:val="single" w:sz="4" w:space="0" w:color="auto"/>
            </w:tcBorders>
            <w:shd w:val="clear" w:color="auto" w:fill="FFC000"/>
            <w:noWrap/>
            <w:vAlign w:val="center"/>
            <w:hideMark/>
          </w:tcPr>
          <w:p w14:paraId="605AA0BB"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No Send Type</w:t>
            </w:r>
          </w:p>
        </w:tc>
        <w:tc>
          <w:tcPr>
            <w:tcW w:w="416" w:type="pct"/>
            <w:tcBorders>
              <w:top w:val="nil"/>
              <w:left w:val="nil"/>
              <w:bottom w:val="single" w:sz="4" w:space="0" w:color="auto"/>
              <w:right w:val="single" w:sz="4" w:space="0" w:color="auto"/>
            </w:tcBorders>
            <w:shd w:val="clear" w:color="auto" w:fill="FFC000"/>
            <w:vAlign w:val="center"/>
            <w:hideMark/>
          </w:tcPr>
          <w:p w14:paraId="0FD50BFD"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0  (0)</w:t>
            </w:r>
          </w:p>
        </w:tc>
      </w:tr>
      <w:tr w:rsidR="009A2210" w:rsidRPr="009A2210" w14:paraId="460E1915" w14:textId="77777777" w:rsidTr="00C66A0D">
        <w:trPr>
          <w:trHeight w:val="255"/>
        </w:trPr>
        <w:tc>
          <w:tcPr>
            <w:tcW w:w="416" w:type="pct"/>
            <w:tcBorders>
              <w:top w:val="nil"/>
              <w:left w:val="single" w:sz="4" w:space="0" w:color="auto"/>
              <w:bottom w:val="single" w:sz="4" w:space="0" w:color="auto"/>
              <w:right w:val="single" w:sz="4" w:space="0" w:color="auto"/>
            </w:tcBorders>
            <w:shd w:val="clear" w:color="auto" w:fill="auto"/>
            <w:noWrap/>
            <w:vAlign w:val="center"/>
            <w:hideMark/>
          </w:tcPr>
          <w:p w14:paraId="6E75F983"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auto" w:fill="auto"/>
            <w:vAlign w:val="center"/>
            <w:hideMark/>
          </w:tcPr>
          <w:p w14:paraId="3EF1FB85"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auto" w:fill="auto"/>
            <w:noWrap/>
            <w:vAlign w:val="center"/>
            <w:hideMark/>
          </w:tcPr>
          <w:p w14:paraId="644AEA91"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auto" w:fill="auto"/>
            <w:noWrap/>
            <w:vAlign w:val="center"/>
            <w:hideMark/>
          </w:tcPr>
          <w:p w14:paraId="2915A0EE"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6" w:type="pct"/>
            <w:tcBorders>
              <w:top w:val="nil"/>
              <w:left w:val="nil"/>
              <w:bottom w:val="single" w:sz="4" w:space="0" w:color="auto"/>
              <w:right w:val="single" w:sz="4" w:space="0" w:color="auto"/>
            </w:tcBorders>
            <w:shd w:val="clear" w:color="auto" w:fill="auto"/>
            <w:vAlign w:val="center"/>
            <w:hideMark/>
          </w:tcPr>
          <w:p w14:paraId="3DCBA5A6" w14:textId="7FFFE373" w:rsidR="009A2210" w:rsidRPr="009A2210" w:rsidRDefault="00F97BA5" w:rsidP="009A2210">
            <w:pPr>
              <w:overflowPunct/>
              <w:autoSpaceDE/>
              <w:autoSpaceDN/>
              <w:adjustRightInd/>
              <w:jc w:val="center"/>
              <w:textAlignment w:val="auto"/>
              <w:rPr>
                <w:rFonts w:cs="Arial"/>
                <w:b/>
                <w:bCs/>
                <w:color w:val="000000"/>
                <w:sz w:val="14"/>
              </w:rPr>
            </w:pPr>
            <w:r>
              <w:rPr>
                <w:rFonts w:cs="Arial"/>
                <w:b/>
                <w:bCs/>
                <w:color w:val="000000"/>
                <w:sz w:val="14"/>
              </w:rPr>
              <w:t>%</w:t>
            </w:r>
          </w:p>
        </w:tc>
        <w:tc>
          <w:tcPr>
            <w:tcW w:w="417" w:type="pct"/>
            <w:tcBorders>
              <w:top w:val="nil"/>
              <w:left w:val="nil"/>
              <w:bottom w:val="single" w:sz="4" w:space="0" w:color="auto"/>
              <w:right w:val="single" w:sz="4" w:space="0" w:color="auto"/>
            </w:tcBorders>
            <w:shd w:val="clear" w:color="auto" w:fill="auto"/>
            <w:noWrap/>
            <w:vAlign w:val="center"/>
            <w:hideMark/>
          </w:tcPr>
          <w:p w14:paraId="489EAD51" w14:textId="4D7AC6CC" w:rsidR="009A2210" w:rsidRPr="009A2210" w:rsidRDefault="009A2210" w:rsidP="009A2210">
            <w:pPr>
              <w:overflowPunct/>
              <w:autoSpaceDE/>
              <w:autoSpaceDN/>
              <w:adjustRightInd/>
              <w:jc w:val="center"/>
              <w:textAlignment w:val="auto"/>
              <w:rPr>
                <w:rFonts w:cs="Arial"/>
                <w:b/>
                <w:bCs/>
                <w:color w:val="000000"/>
                <w:sz w:val="14"/>
              </w:rPr>
            </w:pPr>
          </w:p>
        </w:tc>
        <w:tc>
          <w:tcPr>
            <w:tcW w:w="417" w:type="pct"/>
            <w:tcBorders>
              <w:top w:val="nil"/>
              <w:left w:val="nil"/>
              <w:bottom w:val="single" w:sz="4" w:space="0" w:color="auto"/>
              <w:right w:val="single" w:sz="4" w:space="0" w:color="auto"/>
            </w:tcBorders>
            <w:shd w:val="clear" w:color="auto" w:fill="auto"/>
            <w:vAlign w:val="center"/>
            <w:hideMark/>
          </w:tcPr>
          <w:p w14:paraId="0A6BD85E"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auto" w:fill="auto"/>
            <w:vAlign w:val="center"/>
            <w:hideMark/>
          </w:tcPr>
          <w:p w14:paraId="66583CC0"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6" w:type="pct"/>
            <w:tcBorders>
              <w:top w:val="nil"/>
              <w:left w:val="nil"/>
              <w:bottom w:val="single" w:sz="4" w:space="0" w:color="auto"/>
              <w:right w:val="single" w:sz="4" w:space="0" w:color="auto"/>
            </w:tcBorders>
            <w:shd w:val="clear" w:color="auto" w:fill="auto"/>
            <w:vAlign w:val="center"/>
            <w:hideMark/>
          </w:tcPr>
          <w:p w14:paraId="621F9134"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auto" w:fill="auto"/>
            <w:vAlign w:val="center"/>
            <w:hideMark/>
          </w:tcPr>
          <w:p w14:paraId="7012509A"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7" w:type="pct"/>
            <w:tcBorders>
              <w:top w:val="nil"/>
              <w:left w:val="nil"/>
              <w:bottom w:val="single" w:sz="4" w:space="0" w:color="auto"/>
              <w:right w:val="single" w:sz="4" w:space="0" w:color="auto"/>
            </w:tcBorders>
            <w:shd w:val="clear" w:color="auto" w:fill="auto"/>
            <w:noWrap/>
            <w:vAlign w:val="center"/>
            <w:hideMark/>
          </w:tcPr>
          <w:p w14:paraId="09AB268D"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c>
          <w:tcPr>
            <w:tcW w:w="416" w:type="pct"/>
            <w:tcBorders>
              <w:top w:val="nil"/>
              <w:left w:val="nil"/>
              <w:bottom w:val="single" w:sz="4" w:space="0" w:color="auto"/>
              <w:right w:val="single" w:sz="4" w:space="0" w:color="auto"/>
            </w:tcBorders>
            <w:shd w:val="clear" w:color="auto" w:fill="auto"/>
            <w:vAlign w:val="center"/>
            <w:hideMark/>
          </w:tcPr>
          <w:p w14:paraId="05F2936B" w14:textId="77777777" w:rsidR="009A2210" w:rsidRPr="009A2210" w:rsidRDefault="009A2210" w:rsidP="009A2210">
            <w:pPr>
              <w:overflowPunct/>
              <w:autoSpaceDE/>
              <w:autoSpaceDN/>
              <w:adjustRightInd/>
              <w:jc w:val="center"/>
              <w:textAlignment w:val="auto"/>
              <w:rPr>
                <w:rFonts w:cs="Arial"/>
                <w:b/>
                <w:bCs/>
                <w:color w:val="000000"/>
                <w:sz w:val="14"/>
              </w:rPr>
            </w:pPr>
            <w:r w:rsidRPr="009A2210">
              <w:rPr>
                <w:rFonts w:cs="Arial"/>
                <w:b/>
                <w:bCs/>
                <w:color w:val="000000"/>
                <w:sz w:val="14"/>
              </w:rPr>
              <w:t> </w:t>
            </w:r>
          </w:p>
        </w:tc>
      </w:tr>
    </w:tbl>
    <w:p w14:paraId="50DC57C0" w14:textId="77777777" w:rsidR="00FD3729" w:rsidRDefault="00FD3729" w:rsidP="00FD3729">
      <w:pPr>
        <w:overflowPunct/>
        <w:autoSpaceDE/>
        <w:autoSpaceDN/>
        <w:adjustRightInd/>
        <w:textAlignment w:val="auto"/>
        <w:rPr>
          <w:rFonts w:cs="Arial"/>
          <w:b/>
          <w:bCs/>
          <w:color w:val="000000"/>
          <w:sz w:val="14"/>
        </w:rPr>
      </w:pPr>
    </w:p>
    <w:p w14:paraId="2187850C" w14:textId="77777777" w:rsidR="00C66A0D" w:rsidRDefault="00C66A0D" w:rsidP="00FD3729">
      <w:pPr>
        <w:overflowPunct/>
        <w:autoSpaceDE/>
        <w:autoSpaceDN/>
        <w:adjustRightInd/>
        <w:textAlignment w:val="auto"/>
        <w:rPr>
          <w:rFonts w:cs="Arial"/>
          <w:b/>
          <w:bCs/>
          <w:color w:val="000000"/>
          <w:sz w:val="14"/>
        </w:rPr>
      </w:pPr>
    </w:p>
    <w:p w14:paraId="6707D0E8" w14:textId="77777777" w:rsidR="00C66A0D" w:rsidRDefault="00C66A0D" w:rsidP="00FD3729">
      <w:pPr>
        <w:overflowPunct/>
        <w:autoSpaceDE/>
        <w:autoSpaceDN/>
        <w:adjustRightInd/>
        <w:textAlignment w:val="auto"/>
        <w:rPr>
          <w:rFonts w:cs="Arial"/>
          <w:b/>
          <w:bCs/>
          <w:color w:val="000000"/>
          <w:sz w:val="14"/>
        </w:rPr>
      </w:pPr>
    </w:p>
    <w:tbl>
      <w:tblPr>
        <w:tblW w:w="5000" w:type="pct"/>
        <w:tblLayout w:type="fixed"/>
        <w:tblLook w:val="04A0" w:firstRow="1" w:lastRow="0" w:firstColumn="1" w:lastColumn="0" w:noHBand="0" w:noVBand="1"/>
      </w:tblPr>
      <w:tblGrid>
        <w:gridCol w:w="727"/>
        <w:gridCol w:w="727"/>
        <w:gridCol w:w="727"/>
        <w:gridCol w:w="727"/>
        <w:gridCol w:w="727"/>
        <w:gridCol w:w="727"/>
        <w:gridCol w:w="727"/>
        <w:gridCol w:w="727"/>
        <w:gridCol w:w="727"/>
        <w:gridCol w:w="726"/>
        <w:gridCol w:w="726"/>
        <w:gridCol w:w="726"/>
        <w:gridCol w:w="726"/>
        <w:gridCol w:w="726"/>
      </w:tblGrid>
      <w:tr w:rsidR="00C66A0D" w:rsidRPr="00C66A0D" w14:paraId="2965466C" w14:textId="77777777" w:rsidTr="00C66A0D">
        <w:trPr>
          <w:trHeight w:val="70"/>
        </w:trPr>
        <w:tc>
          <w:tcPr>
            <w:tcW w:w="357" w:type="pct"/>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1E65349"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0x3B3</w:t>
            </w:r>
          </w:p>
        </w:tc>
        <w:tc>
          <w:tcPr>
            <w:tcW w:w="357" w:type="pct"/>
            <w:tcBorders>
              <w:top w:val="single" w:sz="4" w:space="0" w:color="auto"/>
              <w:left w:val="nil"/>
              <w:bottom w:val="single" w:sz="4" w:space="0" w:color="auto"/>
              <w:right w:val="single" w:sz="4" w:space="0" w:color="auto"/>
            </w:tcBorders>
            <w:shd w:val="clear" w:color="000000" w:fill="C0C0C0"/>
            <w:vAlign w:val="center"/>
            <w:hideMark/>
          </w:tcPr>
          <w:p w14:paraId="6C15ECC9" w14:textId="77777777" w:rsidR="00C66A0D" w:rsidRPr="00C66A0D" w:rsidRDefault="00C66A0D" w:rsidP="00C66A0D">
            <w:pPr>
              <w:overflowPunct/>
              <w:autoSpaceDE/>
              <w:autoSpaceDN/>
              <w:adjustRightInd/>
              <w:textAlignment w:val="auto"/>
              <w:rPr>
                <w:rFonts w:cs="Arial"/>
                <w:b/>
                <w:color w:val="000000"/>
                <w:sz w:val="14"/>
                <w:szCs w:val="14"/>
              </w:rPr>
            </w:pPr>
            <w:r w:rsidRPr="00C66A0D">
              <w:rPr>
                <w:rFonts w:cs="Arial"/>
                <w:b/>
                <w:color w:val="000000"/>
                <w:sz w:val="14"/>
                <w:szCs w:val="14"/>
              </w:rPr>
              <w:t>BodyInfo_3</w:t>
            </w:r>
          </w:p>
        </w:tc>
        <w:tc>
          <w:tcPr>
            <w:tcW w:w="357" w:type="pct"/>
            <w:tcBorders>
              <w:top w:val="single" w:sz="4" w:space="0" w:color="auto"/>
              <w:left w:val="nil"/>
              <w:bottom w:val="single" w:sz="4" w:space="0" w:color="auto"/>
              <w:right w:val="single" w:sz="4" w:space="0" w:color="auto"/>
            </w:tcBorders>
            <w:shd w:val="clear" w:color="000000" w:fill="C0C0C0"/>
            <w:noWrap/>
            <w:vAlign w:val="center"/>
            <w:hideMark/>
          </w:tcPr>
          <w:p w14:paraId="2029CFFC"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64 (64 used)</w:t>
            </w:r>
          </w:p>
        </w:tc>
        <w:tc>
          <w:tcPr>
            <w:tcW w:w="357" w:type="pct"/>
            <w:tcBorders>
              <w:top w:val="single" w:sz="4" w:space="0" w:color="auto"/>
              <w:left w:val="nil"/>
              <w:bottom w:val="single" w:sz="4" w:space="0" w:color="auto"/>
              <w:right w:val="single" w:sz="4" w:space="0" w:color="auto"/>
            </w:tcBorders>
            <w:shd w:val="clear" w:color="000000" w:fill="C0C0C0"/>
            <w:noWrap/>
            <w:vAlign w:val="center"/>
            <w:hideMark/>
          </w:tcPr>
          <w:p w14:paraId="7F1CBED9"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 </w:t>
            </w:r>
          </w:p>
        </w:tc>
        <w:tc>
          <w:tcPr>
            <w:tcW w:w="357" w:type="pct"/>
            <w:tcBorders>
              <w:top w:val="single" w:sz="4" w:space="0" w:color="auto"/>
              <w:left w:val="nil"/>
              <w:bottom w:val="single" w:sz="4" w:space="0" w:color="auto"/>
              <w:right w:val="single" w:sz="4" w:space="0" w:color="auto"/>
            </w:tcBorders>
            <w:shd w:val="clear" w:color="000000" w:fill="C0C0C0"/>
            <w:vAlign w:val="center"/>
            <w:hideMark/>
          </w:tcPr>
          <w:p w14:paraId="0CD295E7"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 </w:t>
            </w:r>
          </w:p>
        </w:tc>
        <w:tc>
          <w:tcPr>
            <w:tcW w:w="357" w:type="pct"/>
            <w:tcBorders>
              <w:top w:val="single" w:sz="4" w:space="0" w:color="auto"/>
              <w:left w:val="nil"/>
              <w:bottom w:val="single" w:sz="4" w:space="0" w:color="auto"/>
              <w:right w:val="single" w:sz="4" w:space="0" w:color="auto"/>
            </w:tcBorders>
            <w:shd w:val="clear" w:color="000000" w:fill="C0C0C0"/>
            <w:noWrap/>
            <w:vAlign w:val="center"/>
            <w:hideMark/>
          </w:tcPr>
          <w:p w14:paraId="05CD7731"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 </w:t>
            </w:r>
          </w:p>
        </w:tc>
        <w:tc>
          <w:tcPr>
            <w:tcW w:w="357" w:type="pct"/>
            <w:tcBorders>
              <w:top w:val="single" w:sz="4" w:space="0" w:color="auto"/>
              <w:left w:val="nil"/>
              <w:bottom w:val="single" w:sz="4" w:space="0" w:color="auto"/>
              <w:right w:val="single" w:sz="4" w:space="0" w:color="auto"/>
            </w:tcBorders>
            <w:shd w:val="clear" w:color="000000" w:fill="C0C0C0"/>
            <w:noWrap/>
            <w:vAlign w:val="center"/>
            <w:hideMark/>
          </w:tcPr>
          <w:p w14:paraId="36625616"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 </w:t>
            </w:r>
          </w:p>
        </w:tc>
        <w:tc>
          <w:tcPr>
            <w:tcW w:w="357" w:type="pct"/>
            <w:tcBorders>
              <w:top w:val="single" w:sz="4" w:space="0" w:color="auto"/>
              <w:left w:val="nil"/>
              <w:bottom w:val="single" w:sz="4" w:space="0" w:color="auto"/>
              <w:right w:val="single" w:sz="4" w:space="0" w:color="auto"/>
            </w:tcBorders>
            <w:shd w:val="clear" w:color="000000" w:fill="C0C0C0"/>
            <w:noWrap/>
            <w:vAlign w:val="center"/>
            <w:hideMark/>
          </w:tcPr>
          <w:p w14:paraId="758D682D"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 </w:t>
            </w:r>
          </w:p>
        </w:tc>
        <w:tc>
          <w:tcPr>
            <w:tcW w:w="357" w:type="pct"/>
            <w:tcBorders>
              <w:top w:val="single" w:sz="4" w:space="0" w:color="auto"/>
              <w:left w:val="nil"/>
              <w:bottom w:val="single" w:sz="4" w:space="0" w:color="auto"/>
              <w:right w:val="single" w:sz="4" w:space="0" w:color="auto"/>
            </w:tcBorders>
            <w:shd w:val="clear" w:color="000000" w:fill="C0C0C0"/>
            <w:noWrap/>
            <w:vAlign w:val="center"/>
            <w:hideMark/>
          </w:tcPr>
          <w:p w14:paraId="4CE26C8D"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 </w:t>
            </w:r>
          </w:p>
        </w:tc>
        <w:tc>
          <w:tcPr>
            <w:tcW w:w="357" w:type="pct"/>
            <w:tcBorders>
              <w:top w:val="single" w:sz="4" w:space="0" w:color="auto"/>
              <w:left w:val="nil"/>
              <w:bottom w:val="single" w:sz="4" w:space="0" w:color="auto"/>
              <w:right w:val="single" w:sz="4" w:space="0" w:color="auto"/>
            </w:tcBorders>
            <w:shd w:val="clear" w:color="000000" w:fill="C0C0C0"/>
            <w:vAlign w:val="center"/>
            <w:hideMark/>
          </w:tcPr>
          <w:p w14:paraId="256B2DC6"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 </w:t>
            </w:r>
          </w:p>
        </w:tc>
        <w:tc>
          <w:tcPr>
            <w:tcW w:w="357" w:type="pct"/>
            <w:tcBorders>
              <w:top w:val="single" w:sz="4" w:space="0" w:color="auto"/>
              <w:left w:val="nil"/>
              <w:bottom w:val="single" w:sz="4" w:space="0" w:color="auto"/>
              <w:right w:val="single" w:sz="4" w:space="0" w:color="auto"/>
            </w:tcBorders>
            <w:shd w:val="clear" w:color="000000" w:fill="C0C0C0"/>
            <w:vAlign w:val="center"/>
            <w:hideMark/>
          </w:tcPr>
          <w:p w14:paraId="1BC7C286"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 </w:t>
            </w:r>
          </w:p>
        </w:tc>
        <w:tc>
          <w:tcPr>
            <w:tcW w:w="357" w:type="pct"/>
            <w:tcBorders>
              <w:top w:val="single" w:sz="4" w:space="0" w:color="auto"/>
              <w:left w:val="nil"/>
              <w:bottom w:val="single" w:sz="4" w:space="0" w:color="auto"/>
              <w:right w:val="single" w:sz="4" w:space="0" w:color="auto"/>
            </w:tcBorders>
            <w:shd w:val="clear" w:color="000000" w:fill="C0C0C0"/>
            <w:vAlign w:val="center"/>
            <w:hideMark/>
          </w:tcPr>
          <w:p w14:paraId="597E4DFE"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BCM</w:t>
            </w:r>
          </w:p>
        </w:tc>
        <w:tc>
          <w:tcPr>
            <w:tcW w:w="357" w:type="pct"/>
            <w:tcBorders>
              <w:top w:val="single" w:sz="4" w:space="0" w:color="auto"/>
              <w:left w:val="nil"/>
              <w:bottom w:val="single" w:sz="4" w:space="0" w:color="auto"/>
              <w:right w:val="single" w:sz="4" w:space="0" w:color="auto"/>
            </w:tcBorders>
            <w:shd w:val="clear" w:color="000000" w:fill="C0C0C0"/>
            <w:vAlign w:val="center"/>
            <w:hideMark/>
          </w:tcPr>
          <w:p w14:paraId="5D82F5C5" w14:textId="77777777" w:rsidR="00C66A0D" w:rsidRPr="00C66A0D" w:rsidRDefault="00C66A0D" w:rsidP="00C66A0D">
            <w:pPr>
              <w:overflowPunct/>
              <w:autoSpaceDE/>
              <w:autoSpaceDN/>
              <w:adjustRightInd/>
              <w:jc w:val="center"/>
              <w:textAlignment w:val="auto"/>
              <w:rPr>
                <w:rFonts w:cs="Arial"/>
                <w:b/>
                <w:color w:val="000000"/>
                <w:sz w:val="14"/>
                <w:szCs w:val="14"/>
              </w:rPr>
            </w:pPr>
          </w:p>
        </w:tc>
        <w:tc>
          <w:tcPr>
            <w:tcW w:w="357" w:type="pct"/>
            <w:tcBorders>
              <w:top w:val="single" w:sz="4" w:space="0" w:color="auto"/>
              <w:left w:val="nil"/>
              <w:bottom w:val="single" w:sz="4" w:space="0" w:color="auto"/>
              <w:right w:val="single" w:sz="4" w:space="0" w:color="auto"/>
            </w:tcBorders>
            <w:shd w:val="clear" w:color="000000" w:fill="C0C0C0"/>
            <w:noWrap/>
            <w:vAlign w:val="center"/>
            <w:hideMark/>
          </w:tcPr>
          <w:p w14:paraId="041B6102" w14:textId="77777777" w:rsidR="00C66A0D" w:rsidRPr="00C66A0D" w:rsidRDefault="00C66A0D" w:rsidP="00C66A0D">
            <w:pPr>
              <w:overflowPunct/>
              <w:autoSpaceDE/>
              <w:autoSpaceDN/>
              <w:adjustRightInd/>
              <w:jc w:val="center"/>
              <w:textAlignment w:val="auto"/>
              <w:rPr>
                <w:rFonts w:cs="Arial"/>
                <w:b/>
                <w:color w:val="000000"/>
                <w:sz w:val="14"/>
                <w:szCs w:val="14"/>
              </w:rPr>
            </w:pPr>
            <w:r w:rsidRPr="00C66A0D">
              <w:rPr>
                <w:rFonts w:cs="Arial"/>
                <w:b/>
                <w:color w:val="000000"/>
                <w:sz w:val="14"/>
                <w:szCs w:val="14"/>
              </w:rPr>
              <w:t>Event Periodic</w:t>
            </w:r>
          </w:p>
        </w:tc>
      </w:tr>
      <w:tr w:rsidR="00C66A0D" w:rsidRPr="00C66A0D" w14:paraId="4ACDE820" w14:textId="77777777" w:rsidTr="00C66A0D">
        <w:trPr>
          <w:trHeight w:val="255"/>
        </w:trPr>
        <w:tc>
          <w:tcPr>
            <w:tcW w:w="357" w:type="pct"/>
            <w:tcBorders>
              <w:top w:val="nil"/>
              <w:left w:val="single" w:sz="4" w:space="0" w:color="auto"/>
              <w:bottom w:val="single" w:sz="4" w:space="0" w:color="auto"/>
              <w:right w:val="single" w:sz="4" w:space="0" w:color="auto"/>
            </w:tcBorders>
            <w:shd w:val="clear" w:color="auto" w:fill="auto"/>
            <w:noWrap/>
            <w:vAlign w:val="center"/>
            <w:hideMark/>
          </w:tcPr>
          <w:p w14:paraId="2D4B55A8"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3E21DF41" w14:textId="77777777" w:rsidR="00C66A0D" w:rsidRPr="00C66A0D" w:rsidRDefault="00C66A0D" w:rsidP="00C66A0D">
            <w:pPr>
              <w:overflowPunct/>
              <w:autoSpaceDE/>
              <w:autoSpaceDN/>
              <w:adjustRightInd/>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347E968F"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7762AC89"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1F81F3A4"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576C9565"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7BAC3415"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1856F527"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5B07A5D1"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4F713C29"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461DC6B0"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7F5C26F3"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0D4F3064"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32002666"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r>
      <w:tr w:rsidR="00C66A0D" w:rsidRPr="00C66A0D" w14:paraId="029B9B53" w14:textId="77777777" w:rsidTr="00C66A0D">
        <w:trPr>
          <w:trHeight w:val="197"/>
        </w:trPr>
        <w:tc>
          <w:tcPr>
            <w:tcW w:w="357" w:type="pct"/>
            <w:tcBorders>
              <w:top w:val="nil"/>
              <w:left w:val="single" w:sz="4" w:space="0" w:color="auto"/>
              <w:bottom w:val="single" w:sz="4" w:space="0" w:color="auto"/>
              <w:right w:val="single" w:sz="4" w:space="0" w:color="auto"/>
            </w:tcBorders>
            <w:shd w:val="clear" w:color="000000" w:fill="FFC000"/>
            <w:noWrap/>
            <w:vAlign w:val="center"/>
            <w:hideMark/>
          </w:tcPr>
          <w:p w14:paraId="584F01FE"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000000" w:fill="FFC000"/>
            <w:vAlign w:val="center"/>
            <w:hideMark/>
          </w:tcPr>
          <w:p w14:paraId="6A0C5C77" w14:textId="77777777" w:rsidR="00C66A0D" w:rsidRPr="00C66A0D" w:rsidRDefault="00C66A0D" w:rsidP="00C66A0D">
            <w:pPr>
              <w:overflowPunct/>
              <w:autoSpaceDE/>
              <w:autoSpaceDN/>
              <w:adjustRightInd/>
              <w:textAlignment w:val="auto"/>
              <w:outlineLvl w:val="0"/>
              <w:rPr>
                <w:rFonts w:cs="Arial"/>
                <w:b/>
                <w:color w:val="000000"/>
                <w:sz w:val="14"/>
                <w:szCs w:val="14"/>
              </w:rPr>
            </w:pPr>
            <w:r w:rsidRPr="00C66A0D">
              <w:rPr>
                <w:rFonts w:cs="Arial"/>
                <w:b/>
                <w:color w:val="000000"/>
                <w:sz w:val="14"/>
                <w:szCs w:val="14"/>
              </w:rPr>
              <w:t>Ignition_Status</w:t>
            </w:r>
          </w:p>
        </w:tc>
        <w:tc>
          <w:tcPr>
            <w:tcW w:w="357" w:type="pct"/>
            <w:tcBorders>
              <w:top w:val="nil"/>
              <w:left w:val="nil"/>
              <w:bottom w:val="single" w:sz="4" w:space="0" w:color="auto"/>
              <w:right w:val="single" w:sz="4" w:space="0" w:color="auto"/>
            </w:tcBorders>
            <w:shd w:val="clear" w:color="000000" w:fill="FFC000"/>
            <w:noWrap/>
            <w:vAlign w:val="center"/>
            <w:hideMark/>
          </w:tcPr>
          <w:p w14:paraId="77443059"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4</w:t>
            </w:r>
          </w:p>
        </w:tc>
        <w:tc>
          <w:tcPr>
            <w:tcW w:w="357" w:type="pct"/>
            <w:tcBorders>
              <w:top w:val="nil"/>
              <w:left w:val="nil"/>
              <w:bottom w:val="single" w:sz="4" w:space="0" w:color="auto"/>
              <w:right w:val="single" w:sz="4" w:space="0" w:color="auto"/>
            </w:tcBorders>
            <w:shd w:val="clear" w:color="000000" w:fill="FFC000"/>
            <w:noWrap/>
            <w:vAlign w:val="center"/>
            <w:hideMark/>
          </w:tcPr>
          <w:p w14:paraId="0DFFAE7C"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0</w:t>
            </w:r>
          </w:p>
        </w:tc>
        <w:tc>
          <w:tcPr>
            <w:tcW w:w="357" w:type="pct"/>
            <w:tcBorders>
              <w:top w:val="nil"/>
              <w:left w:val="nil"/>
              <w:bottom w:val="single" w:sz="4" w:space="0" w:color="auto"/>
              <w:right w:val="single" w:sz="4" w:space="0" w:color="auto"/>
            </w:tcBorders>
            <w:shd w:val="clear" w:color="000000" w:fill="FFC000"/>
            <w:vAlign w:val="center"/>
            <w:hideMark/>
          </w:tcPr>
          <w:p w14:paraId="24D5911B"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000000" w:fill="FFC000"/>
            <w:noWrap/>
            <w:vAlign w:val="center"/>
            <w:hideMark/>
          </w:tcPr>
          <w:p w14:paraId="302C8C48"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SED</w:t>
            </w:r>
          </w:p>
        </w:tc>
        <w:tc>
          <w:tcPr>
            <w:tcW w:w="357" w:type="pct"/>
            <w:tcBorders>
              <w:top w:val="nil"/>
              <w:left w:val="nil"/>
              <w:bottom w:val="single" w:sz="4" w:space="0" w:color="auto"/>
              <w:right w:val="single" w:sz="4" w:space="0" w:color="auto"/>
            </w:tcBorders>
            <w:shd w:val="clear" w:color="000000" w:fill="FFC000"/>
            <w:noWrap/>
            <w:vAlign w:val="center"/>
            <w:hideMark/>
          </w:tcPr>
          <w:p w14:paraId="380E66F8"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1</w:t>
            </w:r>
          </w:p>
        </w:tc>
        <w:tc>
          <w:tcPr>
            <w:tcW w:w="357" w:type="pct"/>
            <w:tcBorders>
              <w:top w:val="nil"/>
              <w:left w:val="nil"/>
              <w:bottom w:val="single" w:sz="4" w:space="0" w:color="auto"/>
              <w:right w:val="single" w:sz="4" w:space="0" w:color="auto"/>
            </w:tcBorders>
            <w:shd w:val="clear" w:color="000000" w:fill="FFC000"/>
            <w:noWrap/>
            <w:vAlign w:val="center"/>
            <w:hideMark/>
          </w:tcPr>
          <w:p w14:paraId="1B911682"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0</w:t>
            </w:r>
          </w:p>
        </w:tc>
        <w:tc>
          <w:tcPr>
            <w:tcW w:w="357" w:type="pct"/>
            <w:tcBorders>
              <w:top w:val="nil"/>
              <w:left w:val="nil"/>
              <w:bottom w:val="single" w:sz="4" w:space="0" w:color="auto"/>
              <w:right w:val="single" w:sz="4" w:space="0" w:color="auto"/>
            </w:tcBorders>
            <w:shd w:val="clear" w:color="000000" w:fill="FFC000"/>
            <w:noWrap/>
            <w:vAlign w:val="center"/>
            <w:hideMark/>
          </w:tcPr>
          <w:p w14:paraId="2819279C"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000000" w:fill="FFC000"/>
            <w:vAlign w:val="center"/>
            <w:hideMark/>
          </w:tcPr>
          <w:p w14:paraId="68114FDB"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0  (0x0)</w:t>
            </w:r>
          </w:p>
        </w:tc>
        <w:tc>
          <w:tcPr>
            <w:tcW w:w="357" w:type="pct"/>
            <w:tcBorders>
              <w:top w:val="nil"/>
              <w:left w:val="nil"/>
              <w:bottom w:val="single" w:sz="4" w:space="0" w:color="auto"/>
              <w:right w:val="single" w:sz="4" w:space="0" w:color="auto"/>
            </w:tcBorders>
            <w:shd w:val="clear" w:color="000000" w:fill="FFC000"/>
            <w:vAlign w:val="center"/>
            <w:hideMark/>
          </w:tcPr>
          <w:p w14:paraId="7B3169A2"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15  (0xF)</w:t>
            </w:r>
          </w:p>
        </w:tc>
        <w:tc>
          <w:tcPr>
            <w:tcW w:w="357" w:type="pct"/>
            <w:tcBorders>
              <w:top w:val="nil"/>
              <w:left w:val="nil"/>
              <w:bottom w:val="single" w:sz="4" w:space="0" w:color="auto"/>
              <w:right w:val="single" w:sz="4" w:space="0" w:color="auto"/>
            </w:tcBorders>
            <w:shd w:val="clear" w:color="000000" w:fill="FFC000"/>
            <w:vAlign w:val="center"/>
            <w:hideMark/>
          </w:tcPr>
          <w:p w14:paraId="31AE6D54"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BCM</w:t>
            </w:r>
          </w:p>
        </w:tc>
        <w:tc>
          <w:tcPr>
            <w:tcW w:w="357" w:type="pct"/>
            <w:tcBorders>
              <w:top w:val="nil"/>
              <w:left w:val="nil"/>
              <w:bottom w:val="single" w:sz="4" w:space="0" w:color="auto"/>
              <w:right w:val="single" w:sz="4" w:space="0" w:color="auto"/>
            </w:tcBorders>
            <w:shd w:val="clear" w:color="000000" w:fill="FFC000"/>
            <w:vAlign w:val="center"/>
            <w:hideMark/>
          </w:tcPr>
          <w:p w14:paraId="0BA50490"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GWM   PCM</w:t>
            </w:r>
          </w:p>
        </w:tc>
        <w:tc>
          <w:tcPr>
            <w:tcW w:w="357" w:type="pct"/>
            <w:tcBorders>
              <w:top w:val="nil"/>
              <w:left w:val="nil"/>
              <w:bottom w:val="single" w:sz="4" w:space="0" w:color="auto"/>
              <w:right w:val="single" w:sz="4" w:space="0" w:color="auto"/>
            </w:tcBorders>
            <w:shd w:val="clear" w:color="000000" w:fill="FFC000"/>
            <w:noWrap/>
            <w:vAlign w:val="center"/>
            <w:hideMark/>
          </w:tcPr>
          <w:p w14:paraId="54ACC202" w14:textId="77777777" w:rsidR="00C66A0D" w:rsidRPr="00C66A0D" w:rsidRDefault="00C66A0D" w:rsidP="00C66A0D">
            <w:pPr>
              <w:overflowPunct/>
              <w:autoSpaceDE/>
              <w:autoSpaceDN/>
              <w:adjustRightInd/>
              <w:jc w:val="center"/>
              <w:textAlignment w:val="auto"/>
              <w:outlineLvl w:val="0"/>
              <w:rPr>
                <w:rFonts w:cs="Arial"/>
                <w:b/>
                <w:color w:val="000000"/>
                <w:sz w:val="14"/>
                <w:szCs w:val="14"/>
              </w:rPr>
            </w:pPr>
            <w:r w:rsidRPr="00C66A0D">
              <w:rPr>
                <w:rFonts w:cs="Arial"/>
                <w:b/>
                <w:color w:val="000000"/>
                <w:sz w:val="14"/>
                <w:szCs w:val="14"/>
              </w:rPr>
              <w:t>OnChange</w:t>
            </w:r>
          </w:p>
        </w:tc>
      </w:tr>
      <w:tr w:rsidR="00C66A0D" w:rsidRPr="00C66A0D" w14:paraId="29BF5B77" w14:textId="77777777" w:rsidTr="00C66A0D">
        <w:trPr>
          <w:trHeight w:val="255"/>
        </w:trPr>
        <w:tc>
          <w:tcPr>
            <w:tcW w:w="357" w:type="pct"/>
            <w:tcBorders>
              <w:top w:val="nil"/>
              <w:left w:val="single" w:sz="4" w:space="0" w:color="auto"/>
              <w:bottom w:val="single" w:sz="4" w:space="0" w:color="auto"/>
              <w:right w:val="single" w:sz="4" w:space="0" w:color="auto"/>
            </w:tcBorders>
            <w:shd w:val="clear" w:color="auto" w:fill="auto"/>
            <w:noWrap/>
            <w:vAlign w:val="center"/>
            <w:hideMark/>
          </w:tcPr>
          <w:p w14:paraId="26A27567"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417EB761" w14:textId="77777777" w:rsidR="00C66A0D" w:rsidRPr="00C66A0D" w:rsidRDefault="00C66A0D" w:rsidP="00C66A0D">
            <w:pPr>
              <w:overflowPunct/>
              <w:autoSpaceDE/>
              <w:autoSpaceDN/>
              <w:adjustRightInd/>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354DCF3E"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0514508C"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7762C839"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Unknown</w:t>
            </w:r>
          </w:p>
        </w:tc>
        <w:tc>
          <w:tcPr>
            <w:tcW w:w="357" w:type="pct"/>
            <w:tcBorders>
              <w:top w:val="nil"/>
              <w:left w:val="nil"/>
              <w:bottom w:val="single" w:sz="4" w:space="0" w:color="auto"/>
              <w:right w:val="single" w:sz="4" w:space="0" w:color="auto"/>
            </w:tcBorders>
            <w:shd w:val="clear" w:color="auto" w:fill="auto"/>
            <w:noWrap/>
            <w:vAlign w:val="center"/>
            <w:hideMark/>
          </w:tcPr>
          <w:p w14:paraId="23A829D8"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055A161E"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6C0F3DC9"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1FC22D66"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0x0</w:t>
            </w:r>
          </w:p>
        </w:tc>
        <w:tc>
          <w:tcPr>
            <w:tcW w:w="357" w:type="pct"/>
            <w:tcBorders>
              <w:top w:val="nil"/>
              <w:left w:val="nil"/>
              <w:bottom w:val="single" w:sz="4" w:space="0" w:color="auto"/>
              <w:right w:val="single" w:sz="4" w:space="0" w:color="auto"/>
            </w:tcBorders>
            <w:shd w:val="clear" w:color="auto" w:fill="auto"/>
            <w:vAlign w:val="center"/>
            <w:hideMark/>
          </w:tcPr>
          <w:p w14:paraId="775472C0"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7DC321A3"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41EE6E04"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72FF5668"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48A2D482"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r>
      <w:tr w:rsidR="00C66A0D" w:rsidRPr="00C66A0D" w14:paraId="350907E8" w14:textId="77777777" w:rsidTr="00C66A0D">
        <w:trPr>
          <w:trHeight w:val="255"/>
        </w:trPr>
        <w:tc>
          <w:tcPr>
            <w:tcW w:w="357" w:type="pct"/>
            <w:tcBorders>
              <w:top w:val="nil"/>
              <w:left w:val="single" w:sz="4" w:space="0" w:color="auto"/>
              <w:bottom w:val="single" w:sz="4" w:space="0" w:color="auto"/>
              <w:right w:val="single" w:sz="4" w:space="0" w:color="auto"/>
            </w:tcBorders>
            <w:shd w:val="clear" w:color="auto" w:fill="auto"/>
            <w:noWrap/>
            <w:vAlign w:val="center"/>
            <w:hideMark/>
          </w:tcPr>
          <w:p w14:paraId="2D24AEB6"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734F44B8" w14:textId="77777777" w:rsidR="00C66A0D" w:rsidRPr="00C66A0D" w:rsidRDefault="00C66A0D" w:rsidP="00C66A0D">
            <w:pPr>
              <w:overflowPunct/>
              <w:autoSpaceDE/>
              <w:autoSpaceDN/>
              <w:adjustRightInd/>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430C476C"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491CC862"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704042BF"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Off</w:t>
            </w:r>
          </w:p>
        </w:tc>
        <w:tc>
          <w:tcPr>
            <w:tcW w:w="357" w:type="pct"/>
            <w:tcBorders>
              <w:top w:val="nil"/>
              <w:left w:val="nil"/>
              <w:bottom w:val="single" w:sz="4" w:space="0" w:color="auto"/>
              <w:right w:val="single" w:sz="4" w:space="0" w:color="auto"/>
            </w:tcBorders>
            <w:shd w:val="clear" w:color="auto" w:fill="auto"/>
            <w:noWrap/>
            <w:vAlign w:val="center"/>
            <w:hideMark/>
          </w:tcPr>
          <w:p w14:paraId="6C4D8FD9"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76945869"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3410B998"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00ACC308"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0x1</w:t>
            </w:r>
          </w:p>
        </w:tc>
        <w:tc>
          <w:tcPr>
            <w:tcW w:w="357" w:type="pct"/>
            <w:tcBorders>
              <w:top w:val="nil"/>
              <w:left w:val="nil"/>
              <w:bottom w:val="single" w:sz="4" w:space="0" w:color="auto"/>
              <w:right w:val="single" w:sz="4" w:space="0" w:color="auto"/>
            </w:tcBorders>
            <w:shd w:val="clear" w:color="auto" w:fill="auto"/>
            <w:vAlign w:val="center"/>
            <w:hideMark/>
          </w:tcPr>
          <w:p w14:paraId="7EC2AFF7"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0DE5A16D"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3D6E9A01"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5716F62C"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26EEDFB6"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r>
      <w:tr w:rsidR="00C66A0D" w:rsidRPr="00C66A0D" w14:paraId="726A4B65" w14:textId="77777777" w:rsidTr="00C66A0D">
        <w:trPr>
          <w:trHeight w:val="255"/>
        </w:trPr>
        <w:tc>
          <w:tcPr>
            <w:tcW w:w="357" w:type="pct"/>
            <w:tcBorders>
              <w:top w:val="nil"/>
              <w:left w:val="single" w:sz="4" w:space="0" w:color="auto"/>
              <w:bottom w:val="single" w:sz="4" w:space="0" w:color="auto"/>
              <w:right w:val="single" w:sz="4" w:space="0" w:color="auto"/>
            </w:tcBorders>
            <w:shd w:val="clear" w:color="auto" w:fill="auto"/>
            <w:noWrap/>
            <w:vAlign w:val="center"/>
            <w:hideMark/>
          </w:tcPr>
          <w:p w14:paraId="3681315D"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154F8DB6" w14:textId="77777777" w:rsidR="00C66A0D" w:rsidRPr="00C66A0D" w:rsidRDefault="00C66A0D" w:rsidP="00C66A0D">
            <w:pPr>
              <w:overflowPunct/>
              <w:autoSpaceDE/>
              <w:autoSpaceDN/>
              <w:adjustRightInd/>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27FC3930"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122AB783"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0BCEE499"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Accessory</w:t>
            </w:r>
          </w:p>
        </w:tc>
        <w:tc>
          <w:tcPr>
            <w:tcW w:w="357" w:type="pct"/>
            <w:tcBorders>
              <w:top w:val="nil"/>
              <w:left w:val="nil"/>
              <w:bottom w:val="single" w:sz="4" w:space="0" w:color="auto"/>
              <w:right w:val="single" w:sz="4" w:space="0" w:color="auto"/>
            </w:tcBorders>
            <w:shd w:val="clear" w:color="auto" w:fill="auto"/>
            <w:noWrap/>
            <w:vAlign w:val="center"/>
            <w:hideMark/>
          </w:tcPr>
          <w:p w14:paraId="1B248A6A"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63DECD43"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75756B7D"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34A986AF"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0x2</w:t>
            </w:r>
          </w:p>
        </w:tc>
        <w:tc>
          <w:tcPr>
            <w:tcW w:w="357" w:type="pct"/>
            <w:tcBorders>
              <w:top w:val="nil"/>
              <w:left w:val="nil"/>
              <w:bottom w:val="single" w:sz="4" w:space="0" w:color="auto"/>
              <w:right w:val="single" w:sz="4" w:space="0" w:color="auto"/>
            </w:tcBorders>
            <w:shd w:val="clear" w:color="auto" w:fill="auto"/>
            <w:vAlign w:val="center"/>
            <w:hideMark/>
          </w:tcPr>
          <w:p w14:paraId="66A0AD2E"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3D20B419"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2AA9FC9F"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564D3BEC"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6C00B69B"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r>
      <w:tr w:rsidR="00C66A0D" w:rsidRPr="00C66A0D" w14:paraId="1BDBBA81" w14:textId="77777777" w:rsidTr="008C3CC4">
        <w:trPr>
          <w:trHeight w:val="255"/>
        </w:trPr>
        <w:tc>
          <w:tcPr>
            <w:tcW w:w="357" w:type="pct"/>
            <w:tcBorders>
              <w:top w:val="nil"/>
              <w:left w:val="single" w:sz="4" w:space="0" w:color="auto"/>
              <w:bottom w:val="single" w:sz="4" w:space="0" w:color="auto"/>
              <w:right w:val="single" w:sz="4" w:space="0" w:color="auto"/>
            </w:tcBorders>
            <w:shd w:val="clear" w:color="auto" w:fill="auto"/>
            <w:noWrap/>
            <w:vAlign w:val="center"/>
            <w:hideMark/>
          </w:tcPr>
          <w:p w14:paraId="72DB61E4"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65475FF0" w14:textId="77777777" w:rsidR="00C66A0D" w:rsidRPr="00C66A0D" w:rsidRDefault="00C66A0D" w:rsidP="00C66A0D">
            <w:pPr>
              <w:overflowPunct/>
              <w:autoSpaceDE/>
              <w:autoSpaceDN/>
              <w:adjustRightInd/>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7E385A9E"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52F956D5"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92D050"/>
            <w:vAlign w:val="center"/>
            <w:hideMark/>
          </w:tcPr>
          <w:p w14:paraId="428517E6"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Run</w:t>
            </w:r>
          </w:p>
        </w:tc>
        <w:tc>
          <w:tcPr>
            <w:tcW w:w="357" w:type="pct"/>
            <w:tcBorders>
              <w:top w:val="nil"/>
              <w:left w:val="nil"/>
              <w:bottom w:val="single" w:sz="4" w:space="0" w:color="auto"/>
              <w:right w:val="single" w:sz="4" w:space="0" w:color="auto"/>
            </w:tcBorders>
            <w:shd w:val="clear" w:color="auto" w:fill="92D050"/>
            <w:noWrap/>
            <w:vAlign w:val="center"/>
            <w:hideMark/>
          </w:tcPr>
          <w:p w14:paraId="06F2A953"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92D050"/>
            <w:noWrap/>
            <w:vAlign w:val="center"/>
            <w:hideMark/>
          </w:tcPr>
          <w:p w14:paraId="265695AB"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92D050"/>
            <w:noWrap/>
            <w:vAlign w:val="center"/>
            <w:hideMark/>
          </w:tcPr>
          <w:p w14:paraId="62B883A8"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92D050"/>
            <w:noWrap/>
            <w:vAlign w:val="center"/>
            <w:hideMark/>
          </w:tcPr>
          <w:p w14:paraId="5B9FA942"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0x4</w:t>
            </w:r>
          </w:p>
        </w:tc>
        <w:tc>
          <w:tcPr>
            <w:tcW w:w="357" w:type="pct"/>
            <w:tcBorders>
              <w:top w:val="nil"/>
              <w:left w:val="nil"/>
              <w:bottom w:val="single" w:sz="4" w:space="0" w:color="auto"/>
              <w:right w:val="single" w:sz="4" w:space="0" w:color="auto"/>
            </w:tcBorders>
            <w:shd w:val="clear" w:color="auto" w:fill="auto"/>
            <w:vAlign w:val="center"/>
            <w:hideMark/>
          </w:tcPr>
          <w:p w14:paraId="172D3207"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3BE50358"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5BBE27C6"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2908CAD8"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515A9A3B"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r>
      <w:tr w:rsidR="00C66A0D" w:rsidRPr="00C66A0D" w14:paraId="74BFDC06" w14:textId="77777777" w:rsidTr="00C66A0D">
        <w:trPr>
          <w:trHeight w:val="255"/>
        </w:trPr>
        <w:tc>
          <w:tcPr>
            <w:tcW w:w="357" w:type="pct"/>
            <w:tcBorders>
              <w:top w:val="nil"/>
              <w:left w:val="single" w:sz="4" w:space="0" w:color="auto"/>
              <w:bottom w:val="single" w:sz="4" w:space="0" w:color="auto"/>
              <w:right w:val="single" w:sz="4" w:space="0" w:color="auto"/>
            </w:tcBorders>
            <w:shd w:val="clear" w:color="auto" w:fill="auto"/>
            <w:noWrap/>
            <w:vAlign w:val="center"/>
            <w:hideMark/>
          </w:tcPr>
          <w:p w14:paraId="578E9E02"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1550A6F1" w14:textId="77777777" w:rsidR="00C66A0D" w:rsidRPr="00C66A0D" w:rsidRDefault="00C66A0D" w:rsidP="00C66A0D">
            <w:pPr>
              <w:overflowPunct/>
              <w:autoSpaceDE/>
              <w:autoSpaceDN/>
              <w:adjustRightInd/>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52213AD3"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5FDA913C"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5F0289CE"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Start</w:t>
            </w:r>
          </w:p>
        </w:tc>
        <w:tc>
          <w:tcPr>
            <w:tcW w:w="357" w:type="pct"/>
            <w:tcBorders>
              <w:top w:val="nil"/>
              <w:left w:val="nil"/>
              <w:bottom w:val="single" w:sz="4" w:space="0" w:color="auto"/>
              <w:right w:val="single" w:sz="4" w:space="0" w:color="auto"/>
            </w:tcBorders>
            <w:shd w:val="clear" w:color="auto" w:fill="auto"/>
            <w:noWrap/>
            <w:vAlign w:val="center"/>
            <w:hideMark/>
          </w:tcPr>
          <w:p w14:paraId="7F6D89F6"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28529250"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02C3C8EE"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2BFFF8FA"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0x8</w:t>
            </w:r>
          </w:p>
        </w:tc>
        <w:tc>
          <w:tcPr>
            <w:tcW w:w="357" w:type="pct"/>
            <w:tcBorders>
              <w:top w:val="nil"/>
              <w:left w:val="nil"/>
              <w:bottom w:val="single" w:sz="4" w:space="0" w:color="auto"/>
              <w:right w:val="single" w:sz="4" w:space="0" w:color="auto"/>
            </w:tcBorders>
            <w:shd w:val="clear" w:color="auto" w:fill="auto"/>
            <w:vAlign w:val="center"/>
            <w:hideMark/>
          </w:tcPr>
          <w:p w14:paraId="15FF503D"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7EB5EE3A"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24811E82"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087C2963"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1E4C6B5F"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r>
      <w:tr w:rsidR="00C66A0D" w:rsidRPr="00C66A0D" w14:paraId="730D3D90" w14:textId="77777777" w:rsidTr="00C66A0D">
        <w:trPr>
          <w:trHeight w:val="255"/>
        </w:trPr>
        <w:tc>
          <w:tcPr>
            <w:tcW w:w="357" w:type="pct"/>
            <w:tcBorders>
              <w:top w:val="nil"/>
              <w:left w:val="single" w:sz="4" w:space="0" w:color="auto"/>
              <w:bottom w:val="single" w:sz="4" w:space="0" w:color="auto"/>
              <w:right w:val="single" w:sz="4" w:space="0" w:color="auto"/>
            </w:tcBorders>
            <w:shd w:val="clear" w:color="auto" w:fill="auto"/>
            <w:noWrap/>
            <w:vAlign w:val="center"/>
            <w:hideMark/>
          </w:tcPr>
          <w:p w14:paraId="7F68BB13"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6FDDD37E" w14:textId="77777777" w:rsidR="00C66A0D" w:rsidRPr="00C66A0D" w:rsidRDefault="00C66A0D" w:rsidP="00C66A0D">
            <w:pPr>
              <w:overflowPunct/>
              <w:autoSpaceDE/>
              <w:autoSpaceDN/>
              <w:adjustRightInd/>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2C0771E6"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34A95867"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5FB124B5"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Invalid</w:t>
            </w:r>
          </w:p>
        </w:tc>
        <w:tc>
          <w:tcPr>
            <w:tcW w:w="357" w:type="pct"/>
            <w:tcBorders>
              <w:top w:val="nil"/>
              <w:left w:val="nil"/>
              <w:bottom w:val="single" w:sz="4" w:space="0" w:color="auto"/>
              <w:right w:val="single" w:sz="4" w:space="0" w:color="auto"/>
            </w:tcBorders>
            <w:shd w:val="clear" w:color="auto" w:fill="auto"/>
            <w:noWrap/>
            <w:vAlign w:val="center"/>
            <w:hideMark/>
          </w:tcPr>
          <w:p w14:paraId="29DA23EC"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30A0EB5A"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2871B4A3"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2D2B9BFF"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0xF</w:t>
            </w:r>
          </w:p>
        </w:tc>
        <w:tc>
          <w:tcPr>
            <w:tcW w:w="357" w:type="pct"/>
            <w:tcBorders>
              <w:top w:val="nil"/>
              <w:left w:val="nil"/>
              <w:bottom w:val="single" w:sz="4" w:space="0" w:color="auto"/>
              <w:right w:val="single" w:sz="4" w:space="0" w:color="auto"/>
            </w:tcBorders>
            <w:shd w:val="clear" w:color="auto" w:fill="auto"/>
            <w:vAlign w:val="center"/>
            <w:hideMark/>
          </w:tcPr>
          <w:p w14:paraId="7D0C43C0"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5A900CD7"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63498A1E"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vAlign w:val="center"/>
            <w:hideMark/>
          </w:tcPr>
          <w:p w14:paraId="17447DF6"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c>
          <w:tcPr>
            <w:tcW w:w="357" w:type="pct"/>
            <w:tcBorders>
              <w:top w:val="nil"/>
              <w:left w:val="nil"/>
              <w:bottom w:val="single" w:sz="4" w:space="0" w:color="auto"/>
              <w:right w:val="single" w:sz="4" w:space="0" w:color="auto"/>
            </w:tcBorders>
            <w:shd w:val="clear" w:color="auto" w:fill="auto"/>
            <w:noWrap/>
            <w:vAlign w:val="center"/>
            <w:hideMark/>
          </w:tcPr>
          <w:p w14:paraId="39A110C6" w14:textId="77777777" w:rsidR="00C66A0D" w:rsidRPr="00C66A0D" w:rsidRDefault="00C66A0D" w:rsidP="00C66A0D">
            <w:pPr>
              <w:overflowPunct/>
              <w:autoSpaceDE/>
              <w:autoSpaceDN/>
              <w:adjustRightInd/>
              <w:jc w:val="center"/>
              <w:textAlignment w:val="auto"/>
              <w:outlineLvl w:val="1"/>
              <w:rPr>
                <w:rFonts w:cs="Arial"/>
                <w:b/>
                <w:color w:val="000000"/>
                <w:sz w:val="14"/>
                <w:szCs w:val="14"/>
              </w:rPr>
            </w:pPr>
            <w:r w:rsidRPr="00C66A0D">
              <w:rPr>
                <w:rFonts w:cs="Arial"/>
                <w:b/>
                <w:color w:val="000000"/>
                <w:sz w:val="14"/>
                <w:szCs w:val="14"/>
              </w:rPr>
              <w:t> </w:t>
            </w:r>
          </w:p>
        </w:tc>
      </w:tr>
    </w:tbl>
    <w:p w14:paraId="5DFFC202" w14:textId="14E77899" w:rsidR="0034317F" w:rsidRDefault="0034317F" w:rsidP="00FD3729">
      <w:pPr>
        <w:overflowPunct/>
        <w:autoSpaceDE/>
        <w:autoSpaceDN/>
        <w:adjustRightInd/>
        <w:textAlignment w:val="auto"/>
        <w:rPr>
          <w:rFonts w:cs="Arial"/>
          <w:b/>
          <w:bCs/>
          <w:color w:val="000000"/>
          <w:sz w:val="14"/>
        </w:rPr>
      </w:pPr>
    </w:p>
    <w:p w14:paraId="63949BD2" w14:textId="0D4630E1" w:rsidR="008C3CC4" w:rsidRDefault="008C3CC4" w:rsidP="008C3CC4">
      <w:pPr>
        <w:rPr>
          <w:rFonts w:cs="Arial"/>
          <w:b/>
          <w:bCs/>
          <w:color w:val="000000"/>
          <w:sz w:val="14"/>
        </w:rPr>
      </w:pPr>
      <w:r w:rsidRPr="008C3CC4">
        <w:t>PCM</w:t>
      </w:r>
    </w:p>
    <w:tbl>
      <w:tblPr>
        <w:tblW w:w="5060" w:type="pct"/>
        <w:tblLayout w:type="fixed"/>
        <w:tblLook w:val="04A0" w:firstRow="1" w:lastRow="0" w:firstColumn="1" w:lastColumn="0" w:noHBand="0" w:noVBand="1"/>
      </w:tblPr>
      <w:tblGrid>
        <w:gridCol w:w="615"/>
        <w:gridCol w:w="1079"/>
        <w:gridCol w:w="822"/>
        <w:gridCol w:w="900"/>
        <w:gridCol w:w="828"/>
        <w:gridCol w:w="27"/>
        <w:gridCol w:w="854"/>
        <w:gridCol w:w="811"/>
        <w:gridCol w:w="900"/>
        <w:gridCol w:w="809"/>
        <w:gridCol w:w="854"/>
        <w:gridCol w:w="962"/>
        <w:gridCol w:w="805"/>
        <w:gridCol w:w="29"/>
      </w:tblGrid>
      <w:tr w:rsidR="008C3CC4" w:rsidRPr="009A2210" w14:paraId="599C3EE4" w14:textId="77777777" w:rsidTr="00DF3BFF">
        <w:trPr>
          <w:gridAfter w:val="1"/>
          <w:wAfter w:w="14" w:type="pct"/>
          <w:trHeight w:val="499"/>
        </w:trPr>
        <w:tc>
          <w:tcPr>
            <w:tcW w:w="29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D4AF5"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Msg Id</w:t>
            </w:r>
          </w:p>
        </w:tc>
        <w:tc>
          <w:tcPr>
            <w:tcW w:w="524" w:type="pct"/>
            <w:tcBorders>
              <w:top w:val="single" w:sz="4" w:space="0" w:color="auto"/>
              <w:left w:val="nil"/>
              <w:bottom w:val="single" w:sz="4" w:space="0" w:color="auto"/>
              <w:right w:val="single" w:sz="4" w:space="0" w:color="auto"/>
            </w:tcBorders>
            <w:shd w:val="clear" w:color="auto" w:fill="auto"/>
            <w:vAlign w:val="center"/>
            <w:hideMark/>
          </w:tcPr>
          <w:p w14:paraId="2F216C53"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Description</w:t>
            </w:r>
          </w:p>
        </w:tc>
        <w:tc>
          <w:tcPr>
            <w:tcW w:w="399" w:type="pct"/>
            <w:tcBorders>
              <w:top w:val="single" w:sz="4" w:space="0" w:color="auto"/>
              <w:left w:val="nil"/>
              <w:bottom w:val="single" w:sz="4" w:space="0" w:color="auto"/>
              <w:right w:val="single" w:sz="4" w:space="0" w:color="auto"/>
            </w:tcBorders>
            <w:shd w:val="clear" w:color="auto" w:fill="auto"/>
            <w:noWrap/>
            <w:vAlign w:val="center"/>
            <w:hideMark/>
          </w:tcPr>
          <w:p w14:paraId="30458565"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Length</w:t>
            </w:r>
          </w:p>
        </w:tc>
        <w:tc>
          <w:tcPr>
            <w:tcW w:w="437" w:type="pct"/>
            <w:tcBorders>
              <w:top w:val="single" w:sz="4" w:space="0" w:color="auto"/>
              <w:left w:val="nil"/>
              <w:bottom w:val="single" w:sz="4" w:space="0" w:color="auto"/>
              <w:right w:val="single" w:sz="4" w:space="0" w:color="auto"/>
            </w:tcBorders>
            <w:shd w:val="clear" w:color="auto" w:fill="auto"/>
            <w:noWrap/>
            <w:vAlign w:val="center"/>
            <w:hideMark/>
          </w:tcPr>
          <w:p w14:paraId="761B33FA"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StartBit</w:t>
            </w:r>
          </w:p>
        </w:tc>
        <w:tc>
          <w:tcPr>
            <w:tcW w:w="402" w:type="pct"/>
            <w:tcBorders>
              <w:top w:val="single" w:sz="4" w:space="0" w:color="auto"/>
              <w:left w:val="nil"/>
              <w:bottom w:val="single" w:sz="4" w:space="0" w:color="auto"/>
              <w:right w:val="single" w:sz="4" w:space="0" w:color="auto"/>
            </w:tcBorders>
            <w:shd w:val="clear" w:color="auto" w:fill="auto"/>
            <w:vAlign w:val="center"/>
            <w:hideMark/>
          </w:tcPr>
          <w:p w14:paraId="0CA5F82F"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Detailed Meaning</w:t>
            </w:r>
          </w:p>
        </w:tc>
        <w:tc>
          <w:tcPr>
            <w:tcW w:w="428" w:type="pct"/>
            <w:gridSpan w:val="2"/>
            <w:tcBorders>
              <w:top w:val="single" w:sz="4" w:space="0" w:color="auto"/>
              <w:left w:val="nil"/>
              <w:bottom w:val="single" w:sz="4" w:space="0" w:color="auto"/>
              <w:right w:val="single" w:sz="4" w:space="0" w:color="auto"/>
            </w:tcBorders>
            <w:shd w:val="clear" w:color="auto" w:fill="auto"/>
            <w:noWrap/>
            <w:vAlign w:val="center"/>
            <w:hideMark/>
          </w:tcPr>
          <w:p w14:paraId="562EC803"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State Encoded</w:t>
            </w:r>
          </w:p>
        </w:tc>
        <w:tc>
          <w:tcPr>
            <w:tcW w:w="394" w:type="pct"/>
            <w:tcBorders>
              <w:top w:val="single" w:sz="4" w:space="0" w:color="auto"/>
              <w:left w:val="nil"/>
              <w:bottom w:val="single" w:sz="4" w:space="0" w:color="auto"/>
              <w:right w:val="single" w:sz="4" w:space="0" w:color="auto"/>
            </w:tcBorders>
            <w:shd w:val="clear" w:color="auto" w:fill="auto"/>
            <w:vAlign w:val="center"/>
            <w:hideMark/>
          </w:tcPr>
          <w:p w14:paraId="5BBC09FB"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Minimum</w:t>
            </w:r>
          </w:p>
        </w:tc>
        <w:tc>
          <w:tcPr>
            <w:tcW w:w="437" w:type="pct"/>
            <w:tcBorders>
              <w:top w:val="single" w:sz="4" w:space="0" w:color="auto"/>
              <w:left w:val="nil"/>
              <w:bottom w:val="single" w:sz="4" w:space="0" w:color="auto"/>
              <w:right w:val="single" w:sz="4" w:space="0" w:color="auto"/>
            </w:tcBorders>
            <w:shd w:val="clear" w:color="auto" w:fill="auto"/>
            <w:vAlign w:val="center"/>
            <w:hideMark/>
          </w:tcPr>
          <w:p w14:paraId="57D7DBCB"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Maximum</w:t>
            </w:r>
          </w:p>
        </w:tc>
        <w:tc>
          <w:tcPr>
            <w:tcW w:w="393" w:type="pct"/>
            <w:tcBorders>
              <w:top w:val="single" w:sz="4" w:space="0" w:color="auto"/>
              <w:left w:val="nil"/>
              <w:bottom w:val="single" w:sz="4" w:space="0" w:color="auto"/>
              <w:right w:val="single" w:sz="4" w:space="0" w:color="auto"/>
            </w:tcBorders>
            <w:shd w:val="clear" w:color="auto" w:fill="auto"/>
            <w:vAlign w:val="center"/>
            <w:hideMark/>
          </w:tcPr>
          <w:p w14:paraId="0F17CD05"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Transmitters</w:t>
            </w:r>
          </w:p>
        </w:tc>
        <w:tc>
          <w:tcPr>
            <w:tcW w:w="415" w:type="pct"/>
            <w:tcBorders>
              <w:top w:val="single" w:sz="4" w:space="0" w:color="auto"/>
              <w:left w:val="nil"/>
              <w:bottom w:val="single" w:sz="4" w:space="0" w:color="auto"/>
              <w:right w:val="single" w:sz="4" w:space="0" w:color="auto"/>
            </w:tcBorders>
            <w:shd w:val="clear" w:color="auto" w:fill="auto"/>
            <w:vAlign w:val="center"/>
            <w:hideMark/>
          </w:tcPr>
          <w:p w14:paraId="1F20FD3A"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Signal Receivers</w:t>
            </w:r>
          </w:p>
        </w:tc>
        <w:tc>
          <w:tcPr>
            <w:tcW w:w="467" w:type="pct"/>
            <w:tcBorders>
              <w:top w:val="single" w:sz="4" w:space="0" w:color="auto"/>
              <w:left w:val="nil"/>
              <w:bottom w:val="single" w:sz="4" w:space="0" w:color="auto"/>
              <w:right w:val="single" w:sz="4" w:space="0" w:color="auto"/>
            </w:tcBorders>
            <w:shd w:val="clear" w:color="auto" w:fill="auto"/>
            <w:noWrap/>
            <w:vAlign w:val="center"/>
            <w:hideMark/>
          </w:tcPr>
          <w:p w14:paraId="4F9F6DB1"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Send Type</w:t>
            </w:r>
          </w:p>
        </w:tc>
        <w:tc>
          <w:tcPr>
            <w:tcW w:w="391" w:type="pct"/>
            <w:tcBorders>
              <w:top w:val="single" w:sz="4" w:space="0" w:color="auto"/>
              <w:left w:val="nil"/>
              <w:bottom w:val="single" w:sz="4" w:space="0" w:color="auto"/>
              <w:right w:val="single" w:sz="4" w:space="0" w:color="auto"/>
            </w:tcBorders>
            <w:shd w:val="clear" w:color="auto" w:fill="auto"/>
            <w:vAlign w:val="center"/>
            <w:hideMark/>
          </w:tcPr>
          <w:p w14:paraId="323FEE0D" w14:textId="77777777" w:rsidR="008C3CC4" w:rsidRPr="009A2210" w:rsidRDefault="008C3CC4" w:rsidP="00DF3BFF">
            <w:pPr>
              <w:overflowPunct/>
              <w:autoSpaceDE/>
              <w:autoSpaceDN/>
              <w:adjustRightInd/>
              <w:jc w:val="center"/>
              <w:textAlignment w:val="auto"/>
              <w:rPr>
                <w:rFonts w:cs="Arial"/>
                <w:b/>
                <w:bCs/>
                <w:color w:val="000000"/>
                <w:sz w:val="14"/>
              </w:rPr>
            </w:pPr>
            <w:r w:rsidRPr="009A2210">
              <w:rPr>
                <w:rFonts w:cs="Arial"/>
                <w:b/>
                <w:bCs/>
                <w:color w:val="000000"/>
                <w:sz w:val="14"/>
              </w:rPr>
              <w:t>GenSigStartValue (Init)</w:t>
            </w:r>
          </w:p>
        </w:tc>
      </w:tr>
      <w:tr w:rsidR="008C3CC4" w:rsidRPr="00E256EB" w14:paraId="7E320EF3" w14:textId="77777777" w:rsidTr="00DF3BFF">
        <w:trPr>
          <w:trHeight w:val="70"/>
        </w:trPr>
        <w:tc>
          <w:tcPr>
            <w:tcW w:w="299" w:type="pct"/>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A258652"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0x230</w:t>
            </w:r>
          </w:p>
        </w:tc>
        <w:tc>
          <w:tcPr>
            <w:tcW w:w="524" w:type="pct"/>
            <w:tcBorders>
              <w:top w:val="single" w:sz="4" w:space="0" w:color="auto"/>
              <w:left w:val="nil"/>
              <w:bottom w:val="single" w:sz="4" w:space="0" w:color="auto"/>
              <w:right w:val="single" w:sz="4" w:space="0" w:color="auto"/>
            </w:tcBorders>
            <w:shd w:val="clear" w:color="000000" w:fill="C0C0C0"/>
            <w:vAlign w:val="center"/>
            <w:hideMark/>
          </w:tcPr>
          <w:p w14:paraId="6C9EDB4B"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TransGearData</w:t>
            </w:r>
          </w:p>
        </w:tc>
        <w:tc>
          <w:tcPr>
            <w:tcW w:w="399" w:type="pct"/>
            <w:tcBorders>
              <w:top w:val="single" w:sz="4" w:space="0" w:color="auto"/>
              <w:left w:val="nil"/>
              <w:bottom w:val="single" w:sz="4" w:space="0" w:color="auto"/>
              <w:right w:val="single" w:sz="4" w:space="0" w:color="auto"/>
            </w:tcBorders>
            <w:shd w:val="clear" w:color="000000" w:fill="C0C0C0"/>
            <w:noWrap/>
            <w:vAlign w:val="center"/>
            <w:hideMark/>
          </w:tcPr>
          <w:p w14:paraId="254FAE7B"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64 (52 used)</w:t>
            </w:r>
          </w:p>
        </w:tc>
        <w:tc>
          <w:tcPr>
            <w:tcW w:w="437" w:type="pct"/>
            <w:tcBorders>
              <w:top w:val="single" w:sz="4" w:space="0" w:color="auto"/>
              <w:left w:val="nil"/>
              <w:bottom w:val="single" w:sz="4" w:space="0" w:color="auto"/>
              <w:right w:val="single" w:sz="4" w:space="0" w:color="auto"/>
            </w:tcBorders>
            <w:shd w:val="clear" w:color="000000" w:fill="C0C0C0"/>
            <w:noWrap/>
            <w:vAlign w:val="center"/>
            <w:hideMark/>
          </w:tcPr>
          <w:p w14:paraId="7CE55D40"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single" w:sz="4" w:space="0" w:color="auto"/>
              <w:left w:val="nil"/>
              <w:bottom w:val="single" w:sz="4" w:space="0" w:color="auto"/>
              <w:right w:val="single" w:sz="4" w:space="0" w:color="auto"/>
            </w:tcBorders>
            <w:shd w:val="clear" w:color="000000" w:fill="C0C0C0"/>
            <w:vAlign w:val="center"/>
            <w:hideMark/>
          </w:tcPr>
          <w:p w14:paraId="063765C7"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tcBorders>
              <w:top w:val="single" w:sz="4" w:space="0" w:color="auto"/>
              <w:left w:val="nil"/>
              <w:bottom w:val="single" w:sz="4" w:space="0" w:color="auto"/>
              <w:right w:val="single" w:sz="4" w:space="0" w:color="auto"/>
            </w:tcBorders>
            <w:shd w:val="clear" w:color="000000" w:fill="C0C0C0"/>
            <w:noWrap/>
            <w:vAlign w:val="center"/>
            <w:hideMark/>
          </w:tcPr>
          <w:p w14:paraId="16482AC8"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394" w:type="pct"/>
            <w:tcBorders>
              <w:top w:val="single" w:sz="4" w:space="0" w:color="auto"/>
              <w:left w:val="nil"/>
              <w:bottom w:val="single" w:sz="4" w:space="0" w:color="auto"/>
              <w:right w:val="single" w:sz="4" w:space="0" w:color="auto"/>
            </w:tcBorders>
            <w:shd w:val="clear" w:color="000000" w:fill="C0C0C0"/>
            <w:vAlign w:val="center"/>
            <w:hideMark/>
          </w:tcPr>
          <w:p w14:paraId="699E09EE" w14:textId="77777777" w:rsidR="008C3CC4" w:rsidRPr="00E256EB" w:rsidRDefault="008C3CC4" w:rsidP="00DF3BFF">
            <w:pPr>
              <w:overflowPunct/>
              <w:autoSpaceDE/>
              <w:autoSpaceDN/>
              <w:adjustRightInd/>
              <w:jc w:val="center"/>
              <w:textAlignment w:val="auto"/>
              <w:rPr>
                <w:rFonts w:cs="Arial"/>
                <w:b/>
                <w:color w:val="000000"/>
                <w:sz w:val="14"/>
                <w:szCs w:val="14"/>
              </w:rPr>
            </w:pPr>
            <w:r w:rsidRPr="00E256EB">
              <w:rPr>
                <w:rFonts w:cs="Arial"/>
                <w:b/>
                <w:color w:val="000000"/>
                <w:sz w:val="14"/>
                <w:szCs w:val="14"/>
              </w:rPr>
              <w:t> </w:t>
            </w:r>
          </w:p>
        </w:tc>
        <w:tc>
          <w:tcPr>
            <w:tcW w:w="437" w:type="pct"/>
            <w:tcBorders>
              <w:top w:val="single" w:sz="4" w:space="0" w:color="auto"/>
              <w:left w:val="nil"/>
              <w:bottom w:val="single" w:sz="4" w:space="0" w:color="auto"/>
              <w:right w:val="single" w:sz="4" w:space="0" w:color="auto"/>
            </w:tcBorders>
            <w:shd w:val="clear" w:color="000000" w:fill="C0C0C0"/>
            <w:vAlign w:val="center"/>
            <w:hideMark/>
          </w:tcPr>
          <w:p w14:paraId="6EEFD00A" w14:textId="77777777" w:rsidR="008C3CC4" w:rsidRPr="00E256EB" w:rsidRDefault="008C3CC4" w:rsidP="00DF3BFF">
            <w:pPr>
              <w:overflowPunct/>
              <w:autoSpaceDE/>
              <w:autoSpaceDN/>
              <w:adjustRightInd/>
              <w:jc w:val="center"/>
              <w:textAlignment w:val="auto"/>
              <w:rPr>
                <w:rFonts w:cs="Arial"/>
                <w:b/>
                <w:color w:val="000000"/>
                <w:sz w:val="14"/>
                <w:szCs w:val="14"/>
              </w:rPr>
            </w:pPr>
            <w:r w:rsidRPr="00E256EB">
              <w:rPr>
                <w:rFonts w:cs="Arial"/>
                <w:b/>
                <w:color w:val="000000"/>
                <w:sz w:val="14"/>
                <w:szCs w:val="14"/>
              </w:rPr>
              <w:t> </w:t>
            </w:r>
          </w:p>
        </w:tc>
        <w:tc>
          <w:tcPr>
            <w:tcW w:w="393" w:type="pct"/>
            <w:tcBorders>
              <w:top w:val="single" w:sz="4" w:space="0" w:color="auto"/>
              <w:left w:val="nil"/>
              <w:bottom w:val="single" w:sz="4" w:space="0" w:color="auto"/>
              <w:right w:val="single" w:sz="4" w:space="0" w:color="auto"/>
            </w:tcBorders>
            <w:shd w:val="clear" w:color="000000" w:fill="C0C0C0"/>
            <w:vAlign w:val="center"/>
            <w:hideMark/>
          </w:tcPr>
          <w:p w14:paraId="010D1502" w14:textId="77777777" w:rsidR="008C3CC4" w:rsidRPr="00E256EB" w:rsidRDefault="008C3CC4" w:rsidP="00DF3BFF">
            <w:pPr>
              <w:overflowPunct/>
              <w:autoSpaceDE/>
              <w:autoSpaceDN/>
              <w:adjustRightInd/>
              <w:jc w:val="center"/>
              <w:textAlignment w:val="auto"/>
              <w:rPr>
                <w:rFonts w:cs="Arial"/>
                <w:b/>
                <w:color w:val="000000"/>
                <w:sz w:val="14"/>
                <w:szCs w:val="14"/>
              </w:rPr>
            </w:pPr>
            <w:r w:rsidRPr="00E256EB">
              <w:rPr>
                <w:rFonts w:cs="Arial"/>
                <w:b/>
                <w:color w:val="000000"/>
                <w:sz w:val="14"/>
                <w:szCs w:val="14"/>
              </w:rPr>
              <w:t>PCM TCM_DSL</w:t>
            </w:r>
          </w:p>
        </w:tc>
        <w:tc>
          <w:tcPr>
            <w:tcW w:w="415" w:type="pct"/>
            <w:tcBorders>
              <w:top w:val="single" w:sz="4" w:space="0" w:color="auto"/>
              <w:left w:val="nil"/>
              <w:bottom w:val="single" w:sz="4" w:space="0" w:color="auto"/>
              <w:right w:val="single" w:sz="4" w:space="0" w:color="auto"/>
            </w:tcBorders>
            <w:shd w:val="clear" w:color="000000" w:fill="C0C0C0"/>
            <w:vAlign w:val="center"/>
            <w:hideMark/>
          </w:tcPr>
          <w:p w14:paraId="6DEBAD7D" w14:textId="77777777" w:rsidR="008C3CC4" w:rsidRPr="00E256EB" w:rsidRDefault="008C3CC4" w:rsidP="00DF3BFF">
            <w:pPr>
              <w:overflowPunct/>
              <w:autoSpaceDE/>
              <w:autoSpaceDN/>
              <w:adjustRightInd/>
              <w:jc w:val="center"/>
              <w:textAlignment w:val="auto"/>
              <w:rPr>
                <w:rFonts w:cs="Arial"/>
                <w:b/>
                <w:color w:val="000000"/>
                <w:sz w:val="14"/>
                <w:szCs w:val="14"/>
              </w:rPr>
            </w:pPr>
          </w:p>
        </w:tc>
        <w:tc>
          <w:tcPr>
            <w:tcW w:w="467" w:type="pct"/>
            <w:tcBorders>
              <w:top w:val="single" w:sz="4" w:space="0" w:color="auto"/>
              <w:left w:val="nil"/>
              <w:bottom w:val="single" w:sz="4" w:space="0" w:color="auto"/>
              <w:right w:val="single" w:sz="4" w:space="0" w:color="auto"/>
            </w:tcBorders>
            <w:shd w:val="clear" w:color="000000" w:fill="C0C0C0"/>
            <w:noWrap/>
            <w:vAlign w:val="center"/>
            <w:hideMark/>
          </w:tcPr>
          <w:p w14:paraId="056B845C" w14:textId="77777777" w:rsidR="008C3CC4" w:rsidRPr="00E256EB" w:rsidRDefault="008C3CC4" w:rsidP="00DF3BFF">
            <w:pPr>
              <w:overflowPunct/>
              <w:autoSpaceDE/>
              <w:autoSpaceDN/>
              <w:adjustRightInd/>
              <w:jc w:val="center"/>
              <w:textAlignment w:val="auto"/>
              <w:rPr>
                <w:rFonts w:cs="Arial"/>
                <w:b/>
                <w:color w:val="000000"/>
                <w:sz w:val="14"/>
                <w:szCs w:val="14"/>
              </w:rPr>
            </w:pPr>
            <w:r w:rsidRPr="00E256EB">
              <w:rPr>
                <w:rFonts w:cs="Arial"/>
                <w:b/>
                <w:color w:val="000000"/>
                <w:sz w:val="14"/>
                <w:szCs w:val="14"/>
              </w:rPr>
              <w:t>Fixed Periodic</w:t>
            </w:r>
          </w:p>
        </w:tc>
        <w:tc>
          <w:tcPr>
            <w:tcW w:w="405" w:type="pct"/>
            <w:gridSpan w:val="2"/>
            <w:tcBorders>
              <w:top w:val="single" w:sz="4" w:space="0" w:color="auto"/>
              <w:left w:val="nil"/>
              <w:bottom w:val="single" w:sz="4" w:space="0" w:color="auto"/>
              <w:right w:val="single" w:sz="4" w:space="0" w:color="auto"/>
            </w:tcBorders>
            <w:shd w:val="clear" w:color="000000" w:fill="C0C0C0"/>
            <w:vAlign w:val="center"/>
            <w:hideMark/>
          </w:tcPr>
          <w:p w14:paraId="08C16450" w14:textId="77777777" w:rsidR="008C3CC4" w:rsidRPr="00E256EB" w:rsidRDefault="008C3CC4" w:rsidP="00DF3BFF">
            <w:pPr>
              <w:overflowPunct/>
              <w:autoSpaceDE/>
              <w:autoSpaceDN/>
              <w:adjustRightInd/>
              <w:jc w:val="center"/>
              <w:textAlignment w:val="auto"/>
              <w:rPr>
                <w:rFonts w:cs="Arial"/>
                <w:b/>
                <w:color w:val="000000"/>
                <w:sz w:val="14"/>
                <w:szCs w:val="14"/>
              </w:rPr>
            </w:pPr>
            <w:r w:rsidRPr="00E256EB">
              <w:rPr>
                <w:rFonts w:cs="Arial"/>
                <w:b/>
                <w:color w:val="000000"/>
                <w:sz w:val="14"/>
                <w:szCs w:val="14"/>
              </w:rPr>
              <w:t> </w:t>
            </w:r>
          </w:p>
        </w:tc>
      </w:tr>
      <w:tr w:rsidR="008C3CC4" w:rsidRPr="00E256EB" w14:paraId="71AEF2ED" w14:textId="77777777" w:rsidTr="00DF3BFF">
        <w:trPr>
          <w:trHeight w:val="80"/>
        </w:trPr>
        <w:tc>
          <w:tcPr>
            <w:tcW w:w="299" w:type="pct"/>
            <w:tcBorders>
              <w:top w:val="nil"/>
              <w:left w:val="single" w:sz="4" w:space="0" w:color="auto"/>
              <w:bottom w:val="single" w:sz="4" w:space="0" w:color="auto"/>
              <w:right w:val="single" w:sz="4" w:space="0" w:color="auto"/>
            </w:tcBorders>
            <w:shd w:val="clear" w:color="auto" w:fill="FFC000"/>
            <w:noWrap/>
            <w:vAlign w:val="center"/>
            <w:hideMark/>
          </w:tcPr>
          <w:p w14:paraId="617481D4"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lastRenderedPageBreak/>
              <w:t> </w:t>
            </w:r>
          </w:p>
        </w:tc>
        <w:tc>
          <w:tcPr>
            <w:tcW w:w="524" w:type="pct"/>
            <w:tcBorders>
              <w:top w:val="nil"/>
              <w:left w:val="nil"/>
              <w:bottom w:val="single" w:sz="4" w:space="0" w:color="auto"/>
              <w:right w:val="single" w:sz="4" w:space="0" w:color="auto"/>
            </w:tcBorders>
            <w:shd w:val="clear" w:color="auto" w:fill="FFC000"/>
            <w:vAlign w:val="center"/>
            <w:hideMark/>
          </w:tcPr>
          <w:p w14:paraId="4DA57E1A"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GearLvrPos_D_Actl</w:t>
            </w:r>
          </w:p>
        </w:tc>
        <w:tc>
          <w:tcPr>
            <w:tcW w:w="399" w:type="pct"/>
            <w:tcBorders>
              <w:top w:val="nil"/>
              <w:left w:val="nil"/>
              <w:bottom w:val="single" w:sz="4" w:space="0" w:color="auto"/>
              <w:right w:val="single" w:sz="4" w:space="0" w:color="auto"/>
            </w:tcBorders>
            <w:shd w:val="clear" w:color="auto" w:fill="FFC000"/>
            <w:noWrap/>
            <w:vAlign w:val="center"/>
            <w:hideMark/>
          </w:tcPr>
          <w:p w14:paraId="60E38E59"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4</w:t>
            </w:r>
          </w:p>
        </w:tc>
        <w:tc>
          <w:tcPr>
            <w:tcW w:w="437" w:type="pct"/>
            <w:tcBorders>
              <w:top w:val="nil"/>
              <w:left w:val="nil"/>
              <w:bottom w:val="single" w:sz="4" w:space="0" w:color="auto"/>
              <w:right w:val="single" w:sz="4" w:space="0" w:color="auto"/>
            </w:tcBorders>
            <w:shd w:val="clear" w:color="auto" w:fill="FFC000"/>
            <w:noWrap/>
            <w:vAlign w:val="center"/>
            <w:hideMark/>
          </w:tcPr>
          <w:p w14:paraId="14D8E38C"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11</w:t>
            </w:r>
          </w:p>
        </w:tc>
        <w:tc>
          <w:tcPr>
            <w:tcW w:w="415" w:type="pct"/>
            <w:gridSpan w:val="2"/>
            <w:tcBorders>
              <w:top w:val="nil"/>
              <w:left w:val="nil"/>
              <w:bottom w:val="single" w:sz="4" w:space="0" w:color="auto"/>
              <w:right w:val="single" w:sz="4" w:space="0" w:color="auto"/>
            </w:tcBorders>
            <w:shd w:val="clear" w:color="auto" w:fill="FFC000"/>
            <w:vAlign w:val="center"/>
            <w:hideMark/>
          </w:tcPr>
          <w:p w14:paraId="5F9E24F5"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tcBorders>
              <w:top w:val="nil"/>
              <w:left w:val="nil"/>
              <w:bottom w:val="single" w:sz="4" w:space="0" w:color="auto"/>
              <w:right w:val="single" w:sz="4" w:space="0" w:color="auto"/>
            </w:tcBorders>
            <w:shd w:val="clear" w:color="auto" w:fill="FFC000"/>
            <w:noWrap/>
            <w:vAlign w:val="center"/>
            <w:hideMark/>
          </w:tcPr>
          <w:p w14:paraId="50FCC68F"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394" w:type="pct"/>
            <w:tcBorders>
              <w:top w:val="nil"/>
              <w:left w:val="nil"/>
              <w:bottom w:val="single" w:sz="4" w:space="0" w:color="auto"/>
              <w:right w:val="single" w:sz="4" w:space="0" w:color="auto"/>
            </w:tcBorders>
            <w:shd w:val="clear" w:color="auto" w:fill="FFC000"/>
            <w:vAlign w:val="center"/>
            <w:hideMark/>
          </w:tcPr>
          <w:p w14:paraId="0C5A49F3" w14:textId="77777777" w:rsidR="008C3CC4" w:rsidRPr="00E256EB" w:rsidRDefault="008C3CC4" w:rsidP="00DF3BFF">
            <w:pPr>
              <w:overflowPunct/>
              <w:autoSpaceDE/>
              <w:autoSpaceDN/>
              <w:adjustRightInd/>
              <w:jc w:val="center"/>
              <w:textAlignment w:val="auto"/>
              <w:outlineLvl w:val="0"/>
              <w:rPr>
                <w:rFonts w:cs="Arial"/>
                <w:b/>
                <w:color w:val="000000"/>
                <w:sz w:val="14"/>
                <w:szCs w:val="14"/>
              </w:rPr>
            </w:pPr>
            <w:r w:rsidRPr="00E256EB">
              <w:rPr>
                <w:rFonts w:cs="Arial"/>
                <w:b/>
                <w:color w:val="000000"/>
                <w:sz w:val="14"/>
                <w:szCs w:val="14"/>
              </w:rPr>
              <w:t>0  (0x0)</w:t>
            </w:r>
          </w:p>
        </w:tc>
        <w:tc>
          <w:tcPr>
            <w:tcW w:w="437" w:type="pct"/>
            <w:tcBorders>
              <w:top w:val="nil"/>
              <w:left w:val="nil"/>
              <w:bottom w:val="single" w:sz="4" w:space="0" w:color="auto"/>
              <w:right w:val="single" w:sz="4" w:space="0" w:color="auto"/>
            </w:tcBorders>
            <w:shd w:val="clear" w:color="auto" w:fill="FFC000"/>
            <w:vAlign w:val="center"/>
            <w:hideMark/>
          </w:tcPr>
          <w:p w14:paraId="7ED39543" w14:textId="77777777" w:rsidR="008C3CC4" w:rsidRPr="00E256EB" w:rsidRDefault="008C3CC4" w:rsidP="00DF3BFF">
            <w:pPr>
              <w:overflowPunct/>
              <w:autoSpaceDE/>
              <w:autoSpaceDN/>
              <w:adjustRightInd/>
              <w:jc w:val="center"/>
              <w:textAlignment w:val="auto"/>
              <w:outlineLvl w:val="0"/>
              <w:rPr>
                <w:rFonts w:cs="Arial"/>
                <w:b/>
                <w:color w:val="000000"/>
                <w:sz w:val="14"/>
                <w:szCs w:val="14"/>
              </w:rPr>
            </w:pPr>
            <w:r w:rsidRPr="00E256EB">
              <w:rPr>
                <w:rFonts w:cs="Arial"/>
                <w:b/>
                <w:color w:val="000000"/>
                <w:sz w:val="14"/>
                <w:szCs w:val="14"/>
              </w:rPr>
              <w:t>15  (0xF)</w:t>
            </w:r>
          </w:p>
        </w:tc>
        <w:tc>
          <w:tcPr>
            <w:tcW w:w="393" w:type="pct"/>
            <w:tcBorders>
              <w:top w:val="nil"/>
              <w:left w:val="nil"/>
              <w:bottom w:val="single" w:sz="4" w:space="0" w:color="auto"/>
              <w:right w:val="single" w:sz="4" w:space="0" w:color="auto"/>
            </w:tcBorders>
            <w:shd w:val="clear" w:color="auto" w:fill="FFC000"/>
            <w:vAlign w:val="center"/>
            <w:hideMark/>
          </w:tcPr>
          <w:p w14:paraId="16122F11" w14:textId="77777777" w:rsidR="008C3CC4" w:rsidRPr="00E256EB" w:rsidRDefault="008C3CC4" w:rsidP="00DF3BFF">
            <w:pPr>
              <w:overflowPunct/>
              <w:autoSpaceDE/>
              <w:autoSpaceDN/>
              <w:adjustRightInd/>
              <w:jc w:val="center"/>
              <w:textAlignment w:val="auto"/>
              <w:outlineLvl w:val="0"/>
              <w:rPr>
                <w:rFonts w:cs="Arial"/>
                <w:b/>
                <w:color w:val="000000"/>
                <w:sz w:val="14"/>
                <w:szCs w:val="14"/>
              </w:rPr>
            </w:pPr>
            <w:r w:rsidRPr="00E256EB">
              <w:rPr>
                <w:rFonts w:cs="Arial"/>
                <w:b/>
                <w:color w:val="000000"/>
                <w:sz w:val="14"/>
                <w:szCs w:val="14"/>
              </w:rPr>
              <w:t>PCM TCM_DSL</w:t>
            </w:r>
          </w:p>
        </w:tc>
        <w:tc>
          <w:tcPr>
            <w:tcW w:w="415" w:type="pct"/>
            <w:tcBorders>
              <w:top w:val="nil"/>
              <w:left w:val="nil"/>
              <w:bottom w:val="single" w:sz="4" w:space="0" w:color="auto"/>
              <w:right w:val="single" w:sz="4" w:space="0" w:color="auto"/>
            </w:tcBorders>
            <w:shd w:val="clear" w:color="auto" w:fill="FFC000"/>
            <w:vAlign w:val="center"/>
            <w:hideMark/>
          </w:tcPr>
          <w:p w14:paraId="52A45F3D" w14:textId="77777777" w:rsidR="008C3CC4" w:rsidRPr="00E256EB" w:rsidRDefault="008C3CC4" w:rsidP="00DF3BFF">
            <w:pPr>
              <w:overflowPunct/>
              <w:autoSpaceDE/>
              <w:autoSpaceDN/>
              <w:adjustRightInd/>
              <w:jc w:val="center"/>
              <w:textAlignment w:val="auto"/>
              <w:outlineLvl w:val="0"/>
              <w:rPr>
                <w:rFonts w:cs="Arial"/>
                <w:b/>
                <w:color w:val="000000"/>
                <w:sz w:val="14"/>
                <w:szCs w:val="14"/>
              </w:rPr>
            </w:pPr>
            <w:r w:rsidRPr="00E256EB">
              <w:rPr>
                <w:rFonts w:cs="Arial"/>
                <w:b/>
                <w:color w:val="000000"/>
                <w:sz w:val="14"/>
                <w:szCs w:val="14"/>
              </w:rPr>
              <w:t xml:space="preserve"> BCM   ECM_DIESEL   GWM   </w:t>
            </w:r>
          </w:p>
        </w:tc>
        <w:tc>
          <w:tcPr>
            <w:tcW w:w="467" w:type="pct"/>
            <w:tcBorders>
              <w:top w:val="nil"/>
              <w:left w:val="nil"/>
              <w:bottom w:val="single" w:sz="4" w:space="0" w:color="auto"/>
              <w:right w:val="single" w:sz="4" w:space="0" w:color="auto"/>
            </w:tcBorders>
            <w:shd w:val="clear" w:color="auto" w:fill="FFC000"/>
            <w:noWrap/>
            <w:vAlign w:val="center"/>
            <w:hideMark/>
          </w:tcPr>
          <w:p w14:paraId="06E68C9E" w14:textId="77777777" w:rsidR="008C3CC4" w:rsidRPr="00E256EB" w:rsidRDefault="008C3CC4" w:rsidP="00DF3BFF">
            <w:pPr>
              <w:overflowPunct/>
              <w:autoSpaceDE/>
              <w:autoSpaceDN/>
              <w:adjustRightInd/>
              <w:jc w:val="center"/>
              <w:textAlignment w:val="auto"/>
              <w:outlineLvl w:val="0"/>
              <w:rPr>
                <w:rFonts w:cs="Arial"/>
                <w:b/>
                <w:color w:val="000000"/>
                <w:sz w:val="14"/>
                <w:szCs w:val="14"/>
              </w:rPr>
            </w:pPr>
            <w:r w:rsidRPr="00E256EB">
              <w:rPr>
                <w:rFonts w:cs="Arial"/>
                <w:b/>
                <w:color w:val="000000"/>
                <w:sz w:val="14"/>
                <w:szCs w:val="14"/>
              </w:rPr>
              <w:t>No Send Type</w:t>
            </w:r>
          </w:p>
        </w:tc>
        <w:tc>
          <w:tcPr>
            <w:tcW w:w="405" w:type="pct"/>
            <w:gridSpan w:val="2"/>
            <w:tcBorders>
              <w:top w:val="nil"/>
              <w:left w:val="nil"/>
              <w:bottom w:val="single" w:sz="4" w:space="0" w:color="auto"/>
              <w:right w:val="single" w:sz="4" w:space="0" w:color="auto"/>
            </w:tcBorders>
            <w:shd w:val="clear" w:color="auto" w:fill="FFC000"/>
            <w:vAlign w:val="center"/>
            <w:hideMark/>
          </w:tcPr>
          <w:p w14:paraId="55AD3AA0" w14:textId="77777777" w:rsidR="008C3CC4" w:rsidRPr="00E256EB" w:rsidRDefault="008C3CC4" w:rsidP="00DF3BFF">
            <w:pPr>
              <w:overflowPunct/>
              <w:autoSpaceDE/>
              <w:autoSpaceDN/>
              <w:adjustRightInd/>
              <w:jc w:val="center"/>
              <w:textAlignment w:val="auto"/>
              <w:outlineLvl w:val="0"/>
              <w:rPr>
                <w:rFonts w:cs="Arial"/>
                <w:b/>
                <w:color w:val="000000"/>
                <w:sz w:val="14"/>
                <w:szCs w:val="14"/>
              </w:rPr>
            </w:pPr>
            <w:r w:rsidRPr="00E256EB">
              <w:rPr>
                <w:rFonts w:cs="Arial"/>
                <w:b/>
                <w:color w:val="000000"/>
                <w:sz w:val="14"/>
                <w:szCs w:val="14"/>
              </w:rPr>
              <w:t>14  (14)</w:t>
            </w:r>
          </w:p>
        </w:tc>
      </w:tr>
      <w:tr w:rsidR="008C3CC4" w:rsidRPr="00E256EB" w14:paraId="12599770" w14:textId="77777777" w:rsidTr="008C3CC4">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5FAA5007"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23CD05F8"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0B6AC461"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19FC6314"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92D050"/>
            <w:vAlign w:val="center"/>
            <w:hideMark/>
          </w:tcPr>
          <w:p w14:paraId="0271C5B2"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Park</w:t>
            </w:r>
          </w:p>
        </w:tc>
        <w:tc>
          <w:tcPr>
            <w:tcW w:w="415" w:type="pct"/>
            <w:tcBorders>
              <w:top w:val="nil"/>
              <w:left w:val="nil"/>
              <w:bottom w:val="single" w:sz="4" w:space="0" w:color="auto"/>
              <w:right w:val="single" w:sz="4" w:space="0" w:color="auto"/>
            </w:tcBorders>
            <w:shd w:val="clear" w:color="auto" w:fill="92D050"/>
            <w:noWrap/>
            <w:vAlign w:val="center"/>
            <w:hideMark/>
          </w:tcPr>
          <w:p w14:paraId="61B9DF74"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0x0</w:t>
            </w:r>
          </w:p>
        </w:tc>
        <w:tc>
          <w:tcPr>
            <w:tcW w:w="394" w:type="pct"/>
            <w:tcBorders>
              <w:top w:val="nil"/>
              <w:left w:val="nil"/>
              <w:bottom w:val="single" w:sz="4" w:space="0" w:color="auto"/>
              <w:right w:val="single" w:sz="4" w:space="0" w:color="auto"/>
            </w:tcBorders>
            <w:shd w:val="clear" w:color="auto" w:fill="auto"/>
            <w:vAlign w:val="center"/>
            <w:hideMark/>
          </w:tcPr>
          <w:p w14:paraId="32BE6246"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4CCCEEF2"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6CF799BF"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71D21A70"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244D23D0"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3E63B668"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436BC9BA"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12136D7F"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0E5C5165"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06AB4246"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731A1BD8"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4BAB11F2"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Reverse</w:t>
            </w:r>
          </w:p>
        </w:tc>
        <w:tc>
          <w:tcPr>
            <w:tcW w:w="415" w:type="pct"/>
            <w:tcBorders>
              <w:top w:val="nil"/>
              <w:left w:val="nil"/>
              <w:bottom w:val="single" w:sz="4" w:space="0" w:color="auto"/>
              <w:right w:val="single" w:sz="4" w:space="0" w:color="auto"/>
            </w:tcBorders>
            <w:shd w:val="clear" w:color="auto" w:fill="auto"/>
            <w:noWrap/>
            <w:vAlign w:val="center"/>
            <w:hideMark/>
          </w:tcPr>
          <w:p w14:paraId="7CDC6114"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0x1</w:t>
            </w:r>
          </w:p>
        </w:tc>
        <w:tc>
          <w:tcPr>
            <w:tcW w:w="394" w:type="pct"/>
            <w:tcBorders>
              <w:top w:val="nil"/>
              <w:left w:val="nil"/>
              <w:bottom w:val="single" w:sz="4" w:space="0" w:color="auto"/>
              <w:right w:val="single" w:sz="4" w:space="0" w:color="auto"/>
            </w:tcBorders>
            <w:shd w:val="clear" w:color="auto" w:fill="auto"/>
            <w:vAlign w:val="center"/>
            <w:hideMark/>
          </w:tcPr>
          <w:p w14:paraId="2D85393F"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6AF1FED3"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60C9D5CB"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3A1BB160"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5370878A"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1F0CA6E8"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5561B87B"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1926CE4C"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00C4F867"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1F7A4323"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306E66A4"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16646727"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Neutral</w:t>
            </w:r>
          </w:p>
        </w:tc>
        <w:tc>
          <w:tcPr>
            <w:tcW w:w="415" w:type="pct"/>
            <w:tcBorders>
              <w:top w:val="nil"/>
              <w:left w:val="nil"/>
              <w:bottom w:val="single" w:sz="4" w:space="0" w:color="auto"/>
              <w:right w:val="single" w:sz="4" w:space="0" w:color="auto"/>
            </w:tcBorders>
            <w:shd w:val="clear" w:color="auto" w:fill="auto"/>
            <w:noWrap/>
            <w:vAlign w:val="center"/>
            <w:hideMark/>
          </w:tcPr>
          <w:p w14:paraId="24D5FC87"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0x2</w:t>
            </w:r>
          </w:p>
        </w:tc>
        <w:tc>
          <w:tcPr>
            <w:tcW w:w="394" w:type="pct"/>
            <w:tcBorders>
              <w:top w:val="nil"/>
              <w:left w:val="nil"/>
              <w:bottom w:val="single" w:sz="4" w:space="0" w:color="auto"/>
              <w:right w:val="single" w:sz="4" w:space="0" w:color="auto"/>
            </w:tcBorders>
            <w:shd w:val="clear" w:color="auto" w:fill="auto"/>
            <w:vAlign w:val="center"/>
            <w:hideMark/>
          </w:tcPr>
          <w:p w14:paraId="40458F76"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479D7DD7"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7FF18CB3"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70AFA8EF"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1DF0C70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3910D254"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1E4C0321"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20EF29F7"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1229B60F"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653A224E"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024307C5"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608DC697"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Drive</w:t>
            </w:r>
          </w:p>
        </w:tc>
        <w:tc>
          <w:tcPr>
            <w:tcW w:w="415" w:type="pct"/>
            <w:tcBorders>
              <w:top w:val="nil"/>
              <w:left w:val="nil"/>
              <w:bottom w:val="single" w:sz="4" w:space="0" w:color="auto"/>
              <w:right w:val="single" w:sz="4" w:space="0" w:color="auto"/>
            </w:tcBorders>
            <w:shd w:val="clear" w:color="auto" w:fill="auto"/>
            <w:noWrap/>
            <w:vAlign w:val="center"/>
            <w:hideMark/>
          </w:tcPr>
          <w:p w14:paraId="3A086746"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0x3</w:t>
            </w:r>
          </w:p>
        </w:tc>
        <w:tc>
          <w:tcPr>
            <w:tcW w:w="394" w:type="pct"/>
            <w:tcBorders>
              <w:top w:val="nil"/>
              <w:left w:val="nil"/>
              <w:bottom w:val="single" w:sz="4" w:space="0" w:color="auto"/>
              <w:right w:val="single" w:sz="4" w:space="0" w:color="auto"/>
            </w:tcBorders>
            <w:shd w:val="clear" w:color="auto" w:fill="auto"/>
            <w:vAlign w:val="center"/>
            <w:hideMark/>
          </w:tcPr>
          <w:p w14:paraId="6F6EBFCB"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06C0C703"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2C9F5FB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79287820"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209552BF"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1B942B40"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3A38D7A7"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6520CA66"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36019AD9"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769E50F8"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329527A4"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1F1E87A3"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Sport_DriveSport</w:t>
            </w:r>
          </w:p>
        </w:tc>
        <w:tc>
          <w:tcPr>
            <w:tcW w:w="415" w:type="pct"/>
            <w:tcBorders>
              <w:top w:val="nil"/>
              <w:left w:val="nil"/>
              <w:bottom w:val="single" w:sz="4" w:space="0" w:color="auto"/>
              <w:right w:val="single" w:sz="4" w:space="0" w:color="auto"/>
            </w:tcBorders>
            <w:shd w:val="clear" w:color="auto" w:fill="auto"/>
            <w:noWrap/>
            <w:vAlign w:val="center"/>
            <w:hideMark/>
          </w:tcPr>
          <w:p w14:paraId="71462F82"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0x4</w:t>
            </w:r>
          </w:p>
        </w:tc>
        <w:tc>
          <w:tcPr>
            <w:tcW w:w="394" w:type="pct"/>
            <w:tcBorders>
              <w:top w:val="nil"/>
              <w:left w:val="nil"/>
              <w:bottom w:val="single" w:sz="4" w:space="0" w:color="auto"/>
              <w:right w:val="single" w:sz="4" w:space="0" w:color="auto"/>
            </w:tcBorders>
            <w:shd w:val="clear" w:color="auto" w:fill="auto"/>
            <w:vAlign w:val="center"/>
            <w:hideMark/>
          </w:tcPr>
          <w:p w14:paraId="2C999061"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1A44A059"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55C83845"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7D2382E8"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5662084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09E53BEE"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2544FA99"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31B5F25E"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2C1FCBAD"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5AD58948"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4D007C67"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26B14ED1"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Low</w:t>
            </w:r>
          </w:p>
        </w:tc>
        <w:tc>
          <w:tcPr>
            <w:tcW w:w="415" w:type="pct"/>
            <w:tcBorders>
              <w:top w:val="nil"/>
              <w:left w:val="nil"/>
              <w:bottom w:val="single" w:sz="4" w:space="0" w:color="auto"/>
              <w:right w:val="single" w:sz="4" w:space="0" w:color="auto"/>
            </w:tcBorders>
            <w:shd w:val="clear" w:color="auto" w:fill="auto"/>
            <w:noWrap/>
            <w:vAlign w:val="center"/>
            <w:hideMark/>
          </w:tcPr>
          <w:p w14:paraId="7B2961C4"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0x5</w:t>
            </w:r>
          </w:p>
        </w:tc>
        <w:tc>
          <w:tcPr>
            <w:tcW w:w="394" w:type="pct"/>
            <w:tcBorders>
              <w:top w:val="nil"/>
              <w:left w:val="nil"/>
              <w:bottom w:val="single" w:sz="4" w:space="0" w:color="auto"/>
              <w:right w:val="single" w:sz="4" w:space="0" w:color="auto"/>
            </w:tcBorders>
            <w:shd w:val="clear" w:color="auto" w:fill="auto"/>
            <w:vAlign w:val="center"/>
            <w:hideMark/>
          </w:tcPr>
          <w:p w14:paraId="7D98A518"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64028486"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4FA2FDCB"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3AEF2AEA"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044E2881"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45749A01"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00BDC109"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624E7814"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77616F74"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6FFDAD53"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71EF307A"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0023A4BF"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first</w:t>
            </w:r>
          </w:p>
        </w:tc>
        <w:tc>
          <w:tcPr>
            <w:tcW w:w="415" w:type="pct"/>
            <w:tcBorders>
              <w:top w:val="nil"/>
              <w:left w:val="nil"/>
              <w:bottom w:val="single" w:sz="4" w:space="0" w:color="auto"/>
              <w:right w:val="single" w:sz="4" w:space="0" w:color="auto"/>
            </w:tcBorders>
            <w:shd w:val="clear" w:color="auto" w:fill="auto"/>
            <w:noWrap/>
            <w:vAlign w:val="center"/>
            <w:hideMark/>
          </w:tcPr>
          <w:p w14:paraId="7273E091"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0x6</w:t>
            </w:r>
          </w:p>
        </w:tc>
        <w:tc>
          <w:tcPr>
            <w:tcW w:w="394" w:type="pct"/>
            <w:tcBorders>
              <w:top w:val="nil"/>
              <w:left w:val="nil"/>
              <w:bottom w:val="single" w:sz="4" w:space="0" w:color="auto"/>
              <w:right w:val="single" w:sz="4" w:space="0" w:color="auto"/>
            </w:tcBorders>
            <w:shd w:val="clear" w:color="auto" w:fill="auto"/>
            <w:vAlign w:val="center"/>
            <w:hideMark/>
          </w:tcPr>
          <w:p w14:paraId="627B08D2"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250E48F7"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3011FC0E"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3CFF7423"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2F172E65"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275B9DB4"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0786B1BF"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0AA3240E"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2FAADFE4"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495BF2A6"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6778B111"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1C2DCAC5"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second</w:t>
            </w:r>
          </w:p>
        </w:tc>
        <w:tc>
          <w:tcPr>
            <w:tcW w:w="415" w:type="pct"/>
            <w:tcBorders>
              <w:top w:val="nil"/>
              <w:left w:val="nil"/>
              <w:bottom w:val="single" w:sz="4" w:space="0" w:color="auto"/>
              <w:right w:val="single" w:sz="4" w:space="0" w:color="auto"/>
            </w:tcBorders>
            <w:shd w:val="clear" w:color="auto" w:fill="auto"/>
            <w:noWrap/>
            <w:vAlign w:val="center"/>
            <w:hideMark/>
          </w:tcPr>
          <w:p w14:paraId="23C8A921"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0x7</w:t>
            </w:r>
          </w:p>
        </w:tc>
        <w:tc>
          <w:tcPr>
            <w:tcW w:w="394" w:type="pct"/>
            <w:tcBorders>
              <w:top w:val="nil"/>
              <w:left w:val="nil"/>
              <w:bottom w:val="single" w:sz="4" w:space="0" w:color="auto"/>
              <w:right w:val="single" w:sz="4" w:space="0" w:color="auto"/>
            </w:tcBorders>
            <w:shd w:val="clear" w:color="auto" w:fill="auto"/>
            <w:vAlign w:val="center"/>
            <w:hideMark/>
          </w:tcPr>
          <w:p w14:paraId="640D2E5A"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68B82AF4"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7C54C0EF"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5A7A790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2782B4AD"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5C5A193A"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45D4FF80"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555DA089"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03E491CC"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72B9F368"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62BBD4BD"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5ADD4F85"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third</w:t>
            </w:r>
          </w:p>
        </w:tc>
        <w:tc>
          <w:tcPr>
            <w:tcW w:w="415" w:type="pct"/>
            <w:tcBorders>
              <w:top w:val="nil"/>
              <w:left w:val="nil"/>
              <w:bottom w:val="single" w:sz="4" w:space="0" w:color="auto"/>
              <w:right w:val="single" w:sz="4" w:space="0" w:color="auto"/>
            </w:tcBorders>
            <w:shd w:val="clear" w:color="auto" w:fill="auto"/>
            <w:noWrap/>
            <w:vAlign w:val="center"/>
            <w:hideMark/>
          </w:tcPr>
          <w:p w14:paraId="77407AA1"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0x8</w:t>
            </w:r>
          </w:p>
        </w:tc>
        <w:tc>
          <w:tcPr>
            <w:tcW w:w="394" w:type="pct"/>
            <w:tcBorders>
              <w:top w:val="nil"/>
              <w:left w:val="nil"/>
              <w:bottom w:val="single" w:sz="4" w:space="0" w:color="auto"/>
              <w:right w:val="single" w:sz="4" w:space="0" w:color="auto"/>
            </w:tcBorders>
            <w:shd w:val="clear" w:color="auto" w:fill="auto"/>
            <w:vAlign w:val="center"/>
            <w:hideMark/>
          </w:tcPr>
          <w:p w14:paraId="7FAD601B"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394CE21F"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558B91E8"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66695888"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72763EC8"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3D5375A5"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110CBF90"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175AB30F"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0D940CF6"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03C1E9ED"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4137D12F"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1560D8BC"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fourth</w:t>
            </w:r>
          </w:p>
        </w:tc>
        <w:tc>
          <w:tcPr>
            <w:tcW w:w="415" w:type="pct"/>
            <w:tcBorders>
              <w:top w:val="nil"/>
              <w:left w:val="nil"/>
              <w:bottom w:val="single" w:sz="4" w:space="0" w:color="auto"/>
              <w:right w:val="single" w:sz="4" w:space="0" w:color="auto"/>
            </w:tcBorders>
            <w:shd w:val="clear" w:color="auto" w:fill="auto"/>
            <w:noWrap/>
            <w:vAlign w:val="center"/>
            <w:hideMark/>
          </w:tcPr>
          <w:p w14:paraId="3F6763E9"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0x9</w:t>
            </w:r>
          </w:p>
        </w:tc>
        <w:tc>
          <w:tcPr>
            <w:tcW w:w="394" w:type="pct"/>
            <w:tcBorders>
              <w:top w:val="nil"/>
              <w:left w:val="nil"/>
              <w:bottom w:val="single" w:sz="4" w:space="0" w:color="auto"/>
              <w:right w:val="single" w:sz="4" w:space="0" w:color="auto"/>
            </w:tcBorders>
            <w:shd w:val="clear" w:color="auto" w:fill="auto"/>
            <w:vAlign w:val="center"/>
            <w:hideMark/>
          </w:tcPr>
          <w:p w14:paraId="7C70C3A6"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0D0EA7A0"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06416365"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158ECAFF"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220E600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1C8763CF"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40641ACD"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311DB61B"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5BDFE586"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37753CF7"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27B0B02A"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40630C55"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fifth</w:t>
            </w:r>
          </w:p>
        </w:tc>
        <w:tc>
          <w:tcPr>
            <w:tcW w:w="415" w:type="pct"/>
            <w:tcBorders>
              <w:top w:val="nil"/>
              <w:left w:val="nil"/>
              <w:bottom w:val="single" w:sz="4" w:space="0" w:color="auto"/>
              <w:right w:val="single" w:sz="4" w:space="0" w:color="auto"/>
            </w:tcBorders>
            <w:shd w:val="clear" w:color="auto" w:fill="auto"/>
            <w:noWrap/>
            <w:vAlign w:val="center"/>
            <w:hideMark/>
          </w:tcPr>
          <w:p w14:paraId="32DCE0E3"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0xA</w:t>
            </w:r>
          </w:p>
        </w:tc>
        <w:tc>
          <w:tcPr>
            <w:tcW w:w="394" w:type="pct"/>
            <w:tcBorders>
              <w:top w:val="nil"/>
              <w:left w:val="nil"/>
              <w:bottom w:val="single" w:sz="4" w:space="0" w:color="auto"/>
              <w:right w:val="single" w:sz="4" w:space="0" w:color="auto"/>
            </w:tcBorders>
            <w:shd w:val="clear" w:color="auto" w:fill="auto"/>
            <w:vAlign w:val="center"/>
            <w:hideMark/>
          </w:tcPr>
          <w:p w14:paraId="5EAC2D4B"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0E52855E"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0ED328F0"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55D64518"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1825959E"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74E99773"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4B47E8CD"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5B650669"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4DB3BF1D"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03B794A1"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34CD96D7"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4E209257"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sixth</w:t>
            </w:r>
          </w:p>
        </w:tc>
        <w:tc>
          <w:tcPr>
            <w:tcW w:w="415" w:type="pct"/>
            <w:tcBorders>
              <w:top w:val="nil"/>
              <w:left w:val="nil"/>
              <w:bottom w:val="single" w:sz="4" w:space="0" w:color="auto"/>
              <w:right w:val="single" w:sz="4" w:space="0" w:color="auto"/>
            </w:tcBorders>
            <w:shd w:val="clear" w:color="auto" w:fill="auto"/>
            <w:noWrap/>
            <w:vAlign w:val="center"/>
            <w:hideMark/>
          </w:tcPr>
          <w:p w14:paraId="529B0472"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0xB</w:t>
            </w:r>
          </w:p>
        </w:tc>
        <w:tc>
          <w:tcPr>
            <w:tcW w:w="394" w:type="pct"/>
            <w:tcBorders>
              <w:top w:val="nil"/>
              <w:left w:val="nil"/>
              <w:bottom w:val="single" w:sz="4" w:space="0" w:color="auto"/>
              <w:right w:val="single" w:sz="4" w:space="0" w:color="auto"/>
            </w:tcBorders>
            <w:shd w:val="clear" w:color="auto" w:fill="auto"/>
            <w:vAlign w:val="center"/>
            <w:hideMark/>
          </w:tcPr>
          <w:p w14:paraId="20067863"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334521D1"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7E2F1D13"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707B4D0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4547BBF9"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6C03079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51EA4B60" w14:textId="77777777" w:rsidTr="00DF3BFF">
        <w:trPr>
          <w:trHeight w:val="510"/>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20BAE780"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3D4FE9F9"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3DCFD272"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68C922D9"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074ACAF5"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Undefined_Treat_as_Fault</w:t>
            </w:r>
          </w:p>
        </w:tc>
        <w:tc>
          <w:tcPr>
            <w:tcW w:w="415" w:type="pct"/>
            <w:tcBorders>
              <w:top w:val="nil"/>
              <w:left w:val="nil"/>
              <w:bottom w:val="single" w:sz="4" w:space="0" w:color="auto"/>
              <w:right w:val="single" w:sz="4" w:space="0" w:color="auto"/>
            </w:tcBorders>
            <w:shd w:val="clear" w:color="auto" w:fill="auto"/>
            <w:noWrap/>
            <w:vAlign w:val="center"/>
            <w:hideMark/>
          </w:tcPr>
          <w:p w14:paraId="5B58D099"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0xC</w:t>
            </w:r>
          </w:p>
        </w:tc>
        <w:tc>
          <w:tcPr>
            <w:tcW w:w="394" w:type="pct"/>
            <w:tcBorders>
              <w:top w:val="nil"/>
              <w:left w:val="nil"/>
              <w:bottom w:val="single" w:sz="4" w:space="0" w:color="auto"/>
              <w:right w:val="single" w:sz="4" w:space="0" w:color="auto"/>
            </w:tcBorders>
            <w:shd w:val="clear" w:color="auto" w:fill="auto"/>
            <w:vAlign w:val="center"/>
            <w:hideMark/>
          </w:tcPr>
          <w:p w14:paraId="7947753D"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4569A86F"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016F8D29"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2F870169"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694DF6BB"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6EFF4440"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250B9C4F" w14:textId="77777777" w:rsidTr="00DF3BFF">
        <w:trPr>
          <w:trHeight w:val="510"/>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245A9318"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41C9C4CE"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748FD871"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4D6F5D70"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44606B3A"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Undefined_Treat_as__Fault</w:t>
            </w:r>
          </w:p>
        </w:tc>
        <w:tc>
          <w:tcPr>
            <w:tcW w:w="415" w:type="pct"/>
            <w:tcBorders>
              <w:top w:val="nil"/>
              <w:left w:val="nil"/>
              <w:bottom w:val="single" w:sz="4" w:space="0" w:color="auto"/>
              <w:right w:val="single" w:sz="4" w:space="0" w:color="auto"/>
            </w:tcBorders>
            <w:shd w:val="clear" w:color="auto" w:fill="auto"/>
            <w:noWrap/>
            <w:vAlign w:val="center"/>
            <w:hideMark/>
          </w:tcPr>
          <w:p w14:paraId="41FE6C3B"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0xD</w:t>
            </w:r>
          </w:p>
        </w:tc>
        <w:tc>
          <w:tcPr>
            <w:tcW w:w="394" w:type="pct"/>
            <w:tcBorders>
              <w:top w:val="nil"/>
              <w:left w:val="nil"/>
              <w:bottom w:val="single" w:sz="4" w:space="0" w:color="auto"/>
              <w:right w:val="single" w:sz="4" w:space="0" w:color="auto"/>
            </w:tcBorders>
            <w:shd w:val="clear" w:color="auto" w:fill="auto"/>
            <w:vAlign w:val="center"/>
            <w:hideMark/>
          </w:tcPr>
          <w:p w14:paraId="588AFD4E"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67248C6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002C0B71"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34BF995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356B37D0"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6D49032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37DC1FD9"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497836C6"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23DA2CFD"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03FC9E56"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0D52F41B"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426B5F63"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Unknown_Position</w:t>
            </w:r>
          </w:p>
        </w:tc>
        <w:tc>
          <w:tcPr>
            <w:tcW w:w="415" w:type="pct"/>
            <w:tcBorders>
              <w:top w:val="nil"/>
              <w:left w:val="nil"/>
              <w:bottom w:val="single" w:sz="4" w:space="0" w:color="auto"/>
              <w:right w:val="single" w:sz="4" w:space="0" w:color="auto"/>
            </w:tcBorders>
            <w:shd w:val="clear" w:color="auto" w:fill="auto"/>
            <w:noWrap/>
            <w:vAlign w:val="center"/>
            <w:hideMark/>
          </w:tcPr>
          <w:p w14:paraId="2C373FEB"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0xE</w:t>
            </w:r>
          </w:p>
        </w:tc>
        <w:tc>
          <w:tcPr>
            <w:tcW w:w="394" w:type="pct"/>
            <w:tcBorders>
              <w:top w:val="nil"/>
              <w:left w:val="nil"/>
              <w:bottom w:val="single" w:sz="4" w:space="0" w:color="auto"/>
              <w:right w:val="single" w:sz="4" w:space="0" w:color="auto"/>
            </w:tcBorders>
            <w:shd w:val="clear" w:color="auto" w:fill="auto"/>
            <w:vAlign w:val="center"/>
            <w:hideMark/>
          </w:tcPr>
          <w:p w14:paraId="5E9BE3E0"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1D81E97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1BE6FD1C"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0788E475"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29B10258"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06B3B966"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r w:rsidR="008C3CC4" w:rsidRPr="00E256EB" w14:paraId="1EECC703" w14:textId="77777777" w:rsidTr="00DF3BFF">
        <w:trPr>
          <w:trHeight w:val="255"/>
        </w:trPr>
        <w:tc>
          <w:tcPr>
            <w:tcW w:w="299" w:type="pct"/>
            <w:tcBorders>
              <w:top w:val="nil"/>
              <w:left w:val="single" w:sz="4" w:space="0" w:color="auto"/>
              <w:bottom w:val="single" w:sz="4" w:space="0" w:color="auto"/>
              <w:right w:val="single" w:sz="4" w:space="0" w:color="auto"/>
            </w:tcBorders>
            <w:shd w:val="clear" w:color="auto" w:fill="auto"/>
            <w:noWrap/>
            <w:vAlign w:val="center"/>
            <w:hideMark/>
          </w:tcPr>
          <w:p w14:paraId="12BE9E9A"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524" w:type="pct"/>
            <w:tcBorders>
              <w:top w:val="nil"/>
              <w:left w:val="nil"/>
              <w:bottom w:val="single" w:sz="4" w:space="0" w:color="auto"/>
              <w:right w:val="single" w:sz="4" w:space="0" w:color="auto"/>
            </w:tcBorders>
            <w:shd w:val="clear" w:color="auto" w:fill="auto"/>
            <w:vAlign w:val="center"/>
            <w:hideMark/>
          </w:tcPr>
          <w:p w14:paraId="35D73A76" w14:textId="77777777" w:rsidR="008C3CC4" w:rsidRPr="00E256EB" w:rsidRDefault="008C3CC4" w:rsidP="00DF3BFF">
            <w:pPr>
              <w:overflowPunct/>
              <w:autoSpaceDE/>
              <w:autoSpaceDN/>
              <w:adjustRightInd/>
              <w:textAlignment w:val="auto"/>
              <w:rPr>
                <w:rFonts w:cs="Arial"/>
                <w:b/>
                <w:bCs/>
                <w:color w:val="000000"/>
                <w:sz w:val="14"/>
                <w:szCs w:val="14"/>
              </w:rPr>
            </w:pPr>
            <w:r w:rsidRPr="00E256EB">
              <w:rPr>
                <w:rFonts w:cs="Arial"/>
                <w:b/>
                <w:bCs/>
                <w:color w:val="000000"/>
                <w:sz w:val="14"/>
                <w:szCs w:val="14"/>
              </w:rPr>
              <w:t> </w:t>
            </w:r>
          </w:p>
        </w:tc>
        <w:tc>
          <w:tcPr>
            <w:tcW w:w="399" w:type="pct"/>
            <w:tcBorders>
              <w:top w:val="nil"/>
              <w:left w:val="nil"/>
              <w:bottom w:val="single" w:sz="4" w:space="0" w:color="auto"/>
              <w:right w:val="single" w:sz="4" w:space="0" w:color="auto"/>
            </w:tcBorders>
            <w:shd w:val="clear" w:color="auto" w:fill="auto"/>
            <w:noWrap/>
            <w:vAlign w:val="center"/>
            <w:hideMark/>
          </w:tcPr>
          <w:p w14:paraId="1CEA8368"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37" w:type="pct"/>
            <w:tcBorders>
              <w:top w:val="nil"/>
              <w:left w:val="nil"/>
              <w:bottom w:val="single" w:sz="4" w:space="0" w:color="auto"/>
              <w:right w:val="single" w:sz="4" w:space="0" w:color="auto"/>
            </w:tcBorders>
            <w:shd w:val="clear" w:color="auto" w:fill="auto"/>
            <w:noWrap/>
            <w:vAlign w:val="center"/>
            <w:hideMark/>
          </w:tcPr>
          <w:p w14:paraId="6BBFEBA5"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 </w:t>
            </w:r>
          </w:p>
        </w:tc>
        <w:tc>
          <w:tcPr>
            <w:tcW w:w="415" w:type="pct"/>
            <w:gridSpan w:val="2"/>
            <w:tcBorders>
              <w:top w:val="nil"/>
              <w:left w:val="nil"/>
              <w:bottom w:val="single" w:sz="4" w:space="0" w:color="auto"/>
              <w:right w:val="single" w:sz="4" w:space="0" w:color="auto"/>
            </w:tcBorders>
            <w:shd w:val="clear" w:color="auto" w:fill="auto"/>
            <w:vAlign w:val="center"/>
            <w:hideMark/>
          </w:tcPr>
          <w:p w14:paraId="3CC001FE"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Fault</w:t>
            </w:r>
          </w:p>
        </w:tc>
        <w:tc>
          <w:tcPr>
            <w:tcW w:w="415" w:type="pct"/>
            <w:tcBorders>
              <w:top w:val="nil"/>
              <w:left w:val="nil"/>
              <w:bottom w:val="single" w:sz="4" w:space="0" w:color="auto"/>
              <w:right w:val="single" w:sz="4" w:space="0" w:color="auto"/>
            </w:tcBorders>
            <w:shd w:val="clear" w:color="auto" w:fill="auto"/>
            <w:noWrap/>
            <w:vAlign w:val="center"/>
            <w:hideMark/>
          </w:tcPr>
          <w:p w14:paraId="2D193A3A" w14:textId="77777777" w:rsidR="008C3CC4" w:rsidRPr="00E256EB" w:rsidRDefault="008C3CC4" w:rsidP="00DF3BFF">
            <w:pPr>
              <w:overflowPunct/>
              <w:autoSpaceDE/>
              <w:autoSpaceDN/>
              <w:adjustRightInd/>
              <w:jc w:val="center"/>
              <w:textAlignment w:val="auto"/>
              <w:rPr>
                <w:rFonts w:cs="Arial"/>
                <w:b/>
                <w:bCs/>
                <w:color w:val="000000"/>
                <w:sz w:val="14"/>
                <w:szCs w:val="14"/>
              </w:rPr>
            </w:pPr>
            <w:r w:rsidRPr="00E256EB">
              <w:rPr>
                <w:rFonts w:cs="Arial"/>
                <w:b/>
                <w:bCs/>
                <w:color w:val="000000"/>
                <w:sz w:val="14"/>
                <w:szCs w:val="14"/>
              </w:rPr>
              <w:t>0xF</w:t>
            </w:r>
          </w:p>
        </w:tc>
        <w:tc>
          <w:tcPr>
            <w:tcW w:w="394" w:type="pct"/>
            <w:tcBorders>
              <w:top w:val="nil"/>
              <w:left w:val="nil"/>
              <w:bottom w:val="single" w:sz="4" w:space="0" w:color="auto"/>
              <w:right w:val="single" w:sz="4" w:space="0" w:color="auto"/>
            </w:tcBorders>
            <w:shd w:val="clear" w:color="auto" w:fill="auto"/>
            <w:vAlign w:val="center"/>
            <w:hideMark/>
          </w:tcPr>
          <w:p w14:paraId="3BDB8B74"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37" w:type="pct"/>
            <w:tcBorders>
              <w:top w:val="nil"/>
              <w:left w:val="nil"/>
              <w:bottom w:val="single" w:sz="4" w:space="0" w:color="auto"/>
              <w:right w:val="single" w:sz="4" w:space="0" w:color="auto"/>
            </w:tcBorders>
            <w:shd w:val="clear" w:color="auto" w:fill="auto"/>
            <w:vAlign w:val="center"/>
            <w:hideMark/>
          </w:tcPr>
          <w:p w14:paraId="7081A672"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393" w:type="pct"/>
            <w:tcBorders>
              <w:top w:val="nil"/>
              <w:left w:val="nil"/>
              <w:bottom w:val="single" w:sz="4" w:space="0" w:color="auto"/>
              <w:right w:val="single" w:sz="4" w:space="0" w:color="auto"/>
            </w:tcBorders>
            <w:shd w:val="clear" w:color="auto" w:fill="auto"/>
            <w:vAlign w:val="center"/>
            <w:hideMark/>
          </w:tcPr>
          <w:p w14:paraId="38DB644B"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15" w:type="pct"/>
            <w:tcBorders>
              <w:top w:val="nil"/>
              <w:left w:val="nil"/>
              <w:bottom w:val="single" w:sz="4" w:space="0" w:color="auto"/>
              <w:right w:val="single" w:sz="4" w:space="0" w:color="auto"/>
            </w:tcBorders>
            <w:shd w:val="clear" w:color="auto" w:fill="auto"/>
            <w:vAlign w:val="center"/>
            <w:hideMark/>
          </w:tcPr>
          <w:p w14:paraId="53A354E8"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67" w:type="pct"/>
            <w:tcBorders>
              <w:top w:val="nil"/>
              <w:left w:val="nil"/>
              <w:bottom w:val="single" w:sz="4" w:space="0" w:color="auto"/>
              <w:right w:val="single" w:sz="4" w:space="0" w:color="auto"/>
            </w:tcBorders>
            <w:shd w:val="clear" w:color="auto" w:fill="auto"/>
            <w:noWrap/>
            <w:vAlign w:val="center"/>
            <w:hideMark/>
          </w:tcPr>
          <w:p w14:paraId="3BFD22F2"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c>
          <w:tcPr>
            <w:tcW w:w="405" w:type="pct"/>
            <w:gridSpan w:val="2"/>
            <w:tcBorders>
              <w:top w:val="nil"/>
              <w:left w:val="nil"/>
              <w:bottom w:val="single" w:sz="4" w:space="0" w:color="auto"/>
              <w:right w:val="single" w:sz="4" w:space="0" w:color="auto"/>
            </w:tcBorders>
            <w:shd w:val="clear" w:color="auto" w:fill="auto"/>
            <w:vAlign w:val="center"/>
            <w:hideMark/>
          </w:tcPr>
          <w:p w14:paraId="79326F82" w14:textId="77777777" w:rsidR="008C3CC4" w:rsidRPr="00E256EB" w:rsidRDefault="008C3CC4" w:rsidP="00DF3BFF">
            <w:pPr>
              <w:overflowPunct/>
              <w:autoSpaceDE/>
              <w:autoSpaceDN/>
              <w:adjustRightInd/>
              <w:jc w:val="center"/>
              <w:textAlignment w:val="auto"/>
              <w:outlineLvl w:val="1"/>
              <w:rPr>
                <w:rFonts w:cs="Arial"/>
                <w:b/>
                <w:color w:val="000000"/>
                <w:sz w:val="14"/>
                <w:szCs w:val="14"/>
              </w:rPr>
            </w:pPr>
            <w:r w:rsidRPr="00E256EB">
              <w:rPr>
                <w:rFonts w:cs="Arial"/>
                <w:b/>
                <w:color w:val="000000"/>
                <w:sz w:val="14"/>
                <w:szCs w:val="14"/>
              </w:rPr>
              <w:t> </w:t>
            </w:r>
          </w:p>
        </w:tc>
      </w:tr>
    </w:tbl>
    <w:p w14:paraId="37C2BAF1" w14:textId="77777777" w:rsidR="00FB7DF4" w:rsidRDefault="00FB7DF4" w:rsidP="00FD3729">
      <w:pPr>
        <w:overflowPunct/>
        <w:autoSpaceDE/>
        <w:autoSpaceDN/>
        <w:adjustRightInd/>
        <w:textAlignment w:val="auto"/>
        <w:rPr>
          <w:rFonts w:cs="Arial"/>
          <w:b/>
          <w:bCs/>
          <w:color w:val="000000"/>
          <w:sz w:val="14"/>
        </w:rPr>
      </w:pPr>
    </w:p>
    <w:p w14:paraId="448A7ED3" w14:textId="77777777" w:rsidR="00FB7DF4" w:rsidRDefault="005D0BC8" w:rsidP="00FB7DF4">
      <w:pPr>
        <w:pStyle w:val="Heading3"/>
      </w:pPr>
      <w:commentRangeStart w:id="2979"/>
      <w:r>
        <w:t>Message ID 2AC goes thru CAN HS3</w:t>
      </w:r>
      <w:commentRangeEnd w:id="2979"/>
      <w:r w:rsidR="00AD2878">
        <w:rPr>
          <w:rStyle w:val="CommentReference"/>
          <w:rFonts w:ascii="Times New Roman" w:hAnsi="Times New Roman" w:cs="Times New Roman"/>
          <w:b w:val="0"/>
          <w:bCs w:val="0"/>
          <w:iCs w:val="0"/>
          <w:kern w:val="0"/>
          <w:szCs w:val="20"/>
        </w:rPr>
        <w:commentReference w:id="2979"/>
      </w:r>
    </w:p>
    <w:p w14:paraId="1030453D" w14:textId="77777777" w:rsidR="005803E6" w:rsidRPr="005803E6" w:rsidRDefault="005137A1" w:rsidP="005803E6">
      <w:r w:rsidRPr="005803E6">
        <w:rPr>
          <w:noProof/>
        </w:rPr>
        <w:drawing>
          <wp:anchor distT="0" distB="0" distL="114300" distR="114300" simplePos="0" relativeHeight="251695104" behindDoc="1" locked="0" layoutInCell="1" allowOverlap="1" wp14:anchorId="2372E85B" wp14:editId="0A48B039">
            <wp:simplePos x="0" y="0"/>
            <wp:positionH relativeFrom="margin">
              <wp:posOffset>95885</wp:posOffset>
            </wp:positionH>
            <wp:positionV relativeFrom="paragraph">
              <wp:posOffset>3566795</wp:posOffset>
            </wp:positionV>
            <wp:extent cx="5868035" cy="2277110"/>
            <wp:effectExtent l="0" t="0" r="0" b="8890"/>
            <wp:wrapTight wrapText="bothSides">
              <wp:wrapPolygon edited="0">
                <wp:start x="0" y="0"/>
                <wp:lineTo x="0" y="21504"/>
                <wp:lineTo x="21528" y="21504"/>
                <wp:lineTo x="2152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7569" t="48405" r="39233" b="21776"/>
                    <a:stretch/>
                  </pic:blipFill>
                  <pic:spPr bwMode="auto">
                    <a:xfrm>
                      <a:off x="0" y="0"/>
                      <a:ext cx="5868035" cy="2277110"/>
                    </a:xfrm>
                    <a:prstGeom prst="rect">
                      <a:avLst/>
                    </a:prstGeom>
                    <a:ln>
                      <a:noFill/>
                    </a:ln>
                    <a:extLst>
                      <a:ext uri="{53640926-AAD7-44D8-BBD7-CCE9431645EC}">
                        <a14:shadowObscured xmlns:a14="http://schemas.microsoft.com/office/drawing/2010/main"/>
                      </a:ext>
                    </a:extLst>
                  </pic:spPr>
                </pic:pic>
              </a:graphicData>
            </a:graphic>
          </wp:anchor>
        </w:drawing>
      </w:r>
      <w:r w:rsidRPr="005803E6">
        <w:rPr>
          <w:noProof/>
        </w:rPr>
        <w:drawing>
          <wp:anchor distT="0" distB="0" distL="114300" distR="114300" simplePos="0" relativeHeight="251694080" behindDoc="1" locked="0" layoutInCell="1" allowOverlap="1" wp14:anchorId="219D20EC" wp14:editId="2404C9A4">
            <wp:simplePos x="0" y="0"/>
            <wp:positionH relativeFrom="column">
              <wp:posOffset>66675</wp:posOffset>
            </wp:positionH>
            <wp:positionV relativeFrom="paragraph">
              <wp:posOffset>52705</wp:posOffset>
            </wp:positionV>
            <wp:extent cx="5916295" cy="3528695"/>
            <wp:effectExtent l="0" t="0" r="8255" b="0"/>
            <wp:wrapTight wrapText="bothSides">
              <wp:wrapPolygon edited="0">
                <wp:start x="0" y="0"/>
                <wp:lineTo x="0" y="21456"/>
                <wp:lineTo x="21561" y="21456"/>
                <wp:lineTo x="2156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17336" t="31655" r="39134" b="22160"/>
                    <a:stretch/>
                  </pic:blipFill>
                  <pic:spPr bwMode="auto">
                    <a:xfrm>
                      <a:off x="0" y="0"/>
                      <a:ext cx="5916295" cy="3528695"/>
                    </a:xfrm>
                    <a:prstGeom prst="rect">
                      <a:avLst/>
                    </a:prstGeom>
                    <a:ln>
                      <a:noFill/>
                    </a:ln>
                    <a:extLst>
                      <a:ext uri="{53640926-AAD7-44D8-BBD7-CCE9431645EC}">
                        <a14:shadowObscured xmlns:a14="http://schemas.microsoft.com/office/drawing/2010/main"/>
                      </a:ext>
                    </a:extLst>
                  </pic:spPr>
                </pic:pic>
              </a:graphicData>
            </a:graphic>
          </wp:anchor>
        </w:drawing>
      </w:r>
    </w:p>
    <w:p w14:paraId="26DCEDCF" w14:textId="77777777" w:rsidR="000255F0" w:rsidRPr="00236F77" w:rsidRDefault="007659FD" w:rsidP="00236F77">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2980" w:name="_Ref521182270"/>
      <w:bookmarkStart w:id="2981" w:name="_Toc35002558"/>
      <w:r>
        <w:rPr>
          <w:lang w:val="en-GB"/>
        </w:rPr>
        <w:lastRenderedPageBreak/>
        <w:t>Function Specification</w:t>
      </w:r>
      <w:bookmarkEnd w:id="2980"/>
      <w:r>
        <w:rPr>
          <w:lang w:val="en-GB"/>
        </w:rPr>
        <w:t>s</w:t>
      </w:r>
      <w:bookmarkEnd w:id="2981"/>
    </w:p>
    <w:p w14:paraId="049BDDF8" w14:textId="6B668961" w:rsidR="00F15706" w:rsidRDefault="00D4142F" w:rsidP="00AD4DBB">
      <w:pPr>
        <w:pStyle w:val="Heading2"/>
      </w:pPr>
      <w:bookmarkStart w:id="2982" w:name="_Toc35002559"/>
      <w:bookmarkEnd w:id="874"/>
      <w:bookmarkEnd w:id="875"/>
      <w:bookmarkEnd w:id="876"/>
      <w:r>
        <w:t xml:space="preserve">Logical </w:t>
      </w:r>
      <w:r w:rsidR="00F15706">
        <w:t>Function</w:t>
      </w:r>
      <w:r w:rsidR="00176D43">
        <w:t>s</w:t>
      </w:r>
      <w:r w:rsidR="00F15706">
        <w:t xml:space="preserve"> </w:t>
      </w:r>
      <w:bookmarkEnd w:id="2982"/>
    </w:p>
    <w:p w14:paraId="6A9F164F" w14:textId="4DA9D635" w:rsidR="00684C5A" w:rsidRDefault="00176D43" w:rsidP="009F4685">
      <w:pPr>
        <w:pStyle w:val="Heading2"/>
      </w:pPr>
      <w:bookmarkStart w:id="2983" w:name="_Toc35002560"/>
      <w:bookmarkStart w:id="2984" w:name="_Toc147810526"/>
      <w:bookmarkStart w:id="2985" w:name="_Toc147810600"/>
      <w:bookmarkStart w:id="2986" w:name="_Toc151542239"/>
      <w:bookmarkStart w:id="2987" w:name="_Toc152475008"/>
      <w:bookmarkStart w:id="2988" w:name="_Toc152665350"/>
      <w:bookmarkStart w:id="2989" w:name="_Toc152743161"/>
      <w:bookmarkStart w:id="2990" w:name="_Toc153182176"/>
      <w:bookmarkStart w:id="2991" w:name="_Toc153183126"/>
      <w:bookmarkStart w:id="2992" w:name="_Toc153267791"/>
      <w:bookmarkStart w:id="2993" w:name="_Toc156292312"/>
      <w:bookmarkStart w:id="2994" w:name="_Toc156293079"/>
      <w:bookmarkStart w:id="2995" w:name="_Toc156293228"/>
      <w:bookmarkStart w:id="2996" w:name="_Toc156379465"/>
      <w:bookmarkStart w:id="2997" w:name="_Toc156712169"/>
      <w:bookmarkStart w:id="2998" w:name="_Toc157239608"/>
      <w:bookmarkStart w:id="2999" w:name="_Toc273517494"/>
      <w:r>
        <w:t>Trailer Maintenance User Request</w:t>
      </w:r>
      <w:bookmarkEnd w:id="2983"/>
    </w:p>
    <w:p w14:paraId="7427BCC6" w14:textId="77777777" w:rsidR="0002238B" w:rsidRDefault="006B40CF" w:rsidP="00AD4DBB">
      <w:pPr>
        <w:pStyle w:val="Heading4"/>
      </w:pPr>
      <w:bookmarkStart w:id="3000" w:name="_Toc35002561"/>
      <w:bookmarkStart w:id="3001" w:name="_Ref217276175"/>
      <w:r>
        <w:t>Description</w:t>
      </w:r>
      <w:bookmarkEnd w:id="3000"/>
    </w:p>
    <w:p w14:paraId="5E056991" w14:textId="68BAAF78" w:rsidR="002F60BB" w:rsidRDefault="009811BF" w:rsidP="00AD4DBB">
      <w:pPr>
        <w:rPr>
          <w:rFonts w:cs="Arial"/>
        </w:rPr>
      </w:pPr>
      <w:r>
        <w:rPr>
          <w:rFonts w:cs="Arial"/>
        </w:rPr>
        <w:t xml:space="preserve">This function allows the user to make a selection using In-vehicle HMI to track the Trailer Maintenance parameters for all the Trailer Profiles Created. The user can select one Trailer Profile at a time and keep it as the Active Trailer Profile. </w:t>
      </w:r>
    </w:p>
    <w:p w14:paraId="18111074" w14:textId="29B55D61" w:rsidR="0002238B" w:rsidRDefault="009811BF" w:rsidP="00AD4DBB">
      <w:pPr>
        <w:rPr>
          <w:rFonts w:cs="Arial"/>
        </w:rPr>
      </w:pPr>
      <w:r>
        <w:rPr>
          <w:rFonts w:cs="Arial"/>
        </w:rPr>
        <w:t>The Active Trailer Profile will be the only Profile with full Trailer Maintenance</w:t>
      </w:r>
      <w:r w:rsidR="00B90C3F">
        <w:rPr>
          <w:rFonts w:cs="Arial"/>
        </w:rPr>
        <w:t xml:space="preserve"> </w:t>
      </w:r>
      <w:r>
        <w:rPr>
          <w:rFonts w:cs="Arial"/>
        </w:rPr>
        <w:t xml:space="preserve">functionality in order to be Configured/Updated/Reset while the Features pre-conditions are met (Transmission gear in park position, Key Ignition Status on RUN </w:t>
      </w:r>
      <w:r w:rsidR="00C70461">
        <w:rPr>
          <w:rFonts w:cs="Arial"/>
        </w:rPr>
        <w:t>position, Battery State of Charge</w:t>
      </w:r>
      <w:r>
        <w:rPr>
          <w:rFonts w:cs="Arial"/>
        </w:rPr>
        <w:t xml:space="preserve"> </w:t>
      </w:r>
      <w:r w:rsidR="00C70461" w:rsidRPr="00C70461">
        <w:rPr>
          <w:rFonts w:cs="Arial"/>
          <w:u w:val="single"/>
        </w:rPr>
        <w:t>&gt;</w:t>
      </w:r>
      <w:r w:rsidR="00C70461">
        <w:rPr>
          <w:rFonts w:cs="Arial"/>
        </w:rPr>
        <w:t xml:space="preserve"> 75% </w:t>
      </w:r>
      <w:r>
        <w:rPr>
          <w:rFonts w:cs="Arial"/>
        </w:rPr>
        <w:t>and Trailer connected to vehicle).</w:t>
      </w:r>
    </w:p>
    <w:p w14:paraId="566363E9" w14:textId="77777777" w:rsidR="0002238B" w:rsidRDefault="0002238B" w:rsidP="00AD4DBB">
      <w:pPr>
        <w:pStyle w:val="Heading4"/>
      </w:pPr>
      <w:bookmarkStart w:id="3002" w:name="_Toc520132937"/>
      <w:bookmarkStart w:id="3003" w:name="_Toc35002564"/>
      <w:r>
        <w:t>Assumptions</w:t>
      </w:r>
      <w:bookmarkEnd w:id="3002"/>
      <w:bookmarkEnd w:id="3003"/>
    </w:p>
    <w:p w14:paraId="3430AA5B" w14:textId="171C76F9" w:rsidR="0002238B" w:rsidRDefault="00DF3BFF" w:rsidP="00AD4DBB">
      <w:r>
        <w:t>Assumptions and Constrains listed below:</w:t>
      </w:r>
    </w:p>
    <w:p w14:paraId="540B68CE" w14:textId="77777777" w:rsidR="00DF3BFF" w:rsidRDefault="00DF3BFF" w:rsidP="00AD4DBB"/>
    <w:p w14:paraId="64D5A8D8" w14:textId="77777777" w:rsidR="00DF3BFF" w:rsidRDefault="00DF3BFF" w:rsidP="00DF3BFF">
      <w:pPr>
        <w:spacing w:line="240" w:lineRule="atLeast"/>
        <w:jc w:val="both"/>
        <w:rPr>
          <w:b/>
          <w:bCs/>
          <w:u w:val="single"/>
        </w:rPr>
      </w:pPr>
      <w:r>
        <w:rPr>
          <w:b/>
          <w:bCs/>
          <w:u w:val="single"/>
        </w:rPr>
        <w:t>Assumptions</w:t>
      </w:r>
    </w:p>
    <w:p w14:paraId="73BB6060" w14:textId="77777777" w:rsidR="00DF3BFF" w:rsidRDefault="00DF3BFF" w:rsidP="00DF3BFF">
      <w:pPr>
        <w:spacing w:line="240" w:lineRule="atLeast"/>
        <w:jc w:val="both"/>
      </w:pPr>
    </w:p>
    <w:p w14:paraId="766D3104" w14:textId="77777777" w:rsidR="00DF3BFF" w:rsidRPr="00E41AE8" w:rsidRDefault="00DF3BFF" w:rsidP="00DF3BFF">
      <w:pPr>
        <w:pStyle w:val="ListParagraph"/>
        <w:spacing w:line="240" w:lineRule="atLeast"/>
        <w:ind w:left="1080"/>
        <w:jc w:val="both"/>
      </w:pPr>
    </w:p>
    <w:p w14:paraId="55FE6741" w14:textId="1008CA7E" w:rsidR="00DF3BFF" w:rsidRDefault="00DD1E0F" w:rsidP="00DF3BFF">
      <w:pPr>
        <w:pStyle w:val="ListParagraph"/>
        <w:numPr>
          <w:ilvl w:val="0"/>
          <w:numId w:val="102"/>
        </w:numPr>
        <w:spacing w:line="240" w:lineRule="atLeast"/>
        <w:jc w:val="both"/>
      </w:pPr>
      <w:r>
        <w:t>APIM</w:t>
      </w:r>
      <w:r w:rsidR="00DF3BFF">
        <w:t xml:space="preserve"> will serve as the feature arbitrator.</w:t>
      </w:r>
    </w:p>
    <w:p w14:paraId="054A2D08" w14:textId="77777777" w:rsidR="00DF3BFF" w:rsidRDefault="00DF3BFF" w:rsidP="00DF3BFF">
      <w:pPr>
        <w:pStyle w:val="ListParagraph"/>
        <w:numPr>
          <w:ilvl w:val="0"/>
          <w:numId w:val="102"/>
        </w:numPr>
        <w:spacing w:line="240" w:lineRule="atLeast"/>
        <w:jc w:val="both"/>
      </w:pPr>
      <w:r>
        <w:t>High Speed and Medium Speed CAN interfaces between the modules are already implemented</w:t>
      </w:r>
    </w:p>
    <w:p w14:paraId="7C5AE8ED" w14:textId="77777777" w:rsidR="00DF3BFF" w:rsidRDefault="00DF3BFF" w:rsidP="00DF3BFF">
      <w:pPr>
        <w:pStyle w:val="ListParagraph"/>
        <w:numPr>
          <w:ilvl w:val="0"/>
          <w:numId w:val="102"/>
        </w:numPr>
        <w:spacing w:line="240" w:lineRule="atLeast"/>
        <w:jc w:val="both"/>
      </w:pPr>
      <w:r>
        <w:t>Battery status and SOC monitoring function is already implemented on the power supply module</w:t>
      </w:r>
    </w:p>
    <w:p w14:paraId="46A6C6C1" w14:textId="77777777" w:rsidR="00DF3BFF" w:rsidRDefault="00DF3BFF" w:rsidP="00DF3BFF">
      <w:pPr>
        <w:pStyle w:val="ListParagraph"/>
        <w:numPr>
          <w:ilvl w:val="0"/>
          <w:numId w:val="102"/>
        </w:numPr>
        <w:spacing w:line="240" w:lineRule="atLeast"/>
        <w:jc w:val="both"/>
      </w:pPr>
      <w:r>
        <w:t>12V primary battery supported/not and transmission status monitoring functions are already implemented on the PCM/ECM/TCM</w:t>
      </w:r>
    </w:p>
    <w:p w14:paraId="0723C14B" w14:textId="77777777" w:rsidR="00DF3BFF" w:rsidRDefault="00DF3BFF" w:rsidP="00DF3BFF">
      <w:pPr>
        <w:pStyle w:val="ListParagraph"/>
        <w:numPr>
          <w:ilvl w:val="0"/>
          <w:numId w:val="102"/>
        </w:numPr>
        <w:spacing w:line="240" w:lineRule="atLeast"/>
        <w:jc w:val="both"/>
      </w:pPr>
      <w:r>
        <w:t>Vehicle Speed monitoring function is already implemented on the ABS and PCM/ECM/TCM</w:t>
      </w:r>
    </w:p>
    <w:p w14:paraId="00B99BFF" w14:textId="08226076" w:rsidR="00DF3BFF" w:rsidRDefault="00DF3BFF" w:rsidP="00DF3BFF">
      <w:pPr>
        <w:pStyle w:val="ListParagraph"/>
        <w:numPr>
          <w:ilvl w:val="0"/>
          <w:numId w:val="102"/>
        </w:numPr>
        <w:spacing w:line="240" w:lineRule="atLeast"/>
        <w:jc w:val="both"/>
      </w:pPr>
      <w:r>
        <w:t>HMI has already a way to read and process the user inputs</w:t>
      </w:r>
    </w:p>
    <w:p w14:paraId="29DB5633" w14:textId="54D5FE33" w:rsidR="00D639AC" w:rsidRDefault="00D639AC" w:rsidP="00DF3BFF">
      <w:pPr>
        <w:pStyle w:val="ListParagraph"/>
        <w:numPr>
          <w:ilvl w:val="0"/>
          <w:numId w:val="102"/>
        </w:numPr>
        <w:spacing w:line="240" w:lineRule="atLeast"/>
        <w:jc w:val="both"/>
      </w:pPr>
      <w:r>
        <w:t>This Feature will provide suggested/recommended Trailer maintenance steps and intervals, but It will not replace the Trailer Owner Manual.</w:t>
      </w:r>
    </w:p>
    <w:p w14:paraId="188E9611" w14:textId="77777777" w:rsidR="00DF3BFF" w:rsidRPr="004C7F74" w:rsidRDefault="00DF3BFF" w:rsidP="00DF3BFF">
      <w:pPr>
        <w:pStyle w:val="ListParagraph"/>
        <w:spacing w:line="240" w:lineRule="atLeast"/>
        <w:ind w:left="1080"/>
        <w:jc w:val="both"/>
      </w:pPr>
    </w:p>
    <w:p w14:paraId="311FCEBD" w14:textId="77777777" w:rsidR="00DF3BFF" w:rsidRPr="004C7F74" w:rsidRDefault="00DF3BFF" w:rsidP="00DF3BFF">
      <w:pPr>
        <w:spacing w:line="240" w:lineRule="atLeast"/>
        <w:ind w:left="1440"/>
        <w:jc w:val="both"/>
      </w:pPr>
    </w:p>
    <w:p w14:paraId="2C4AE3DB" w14:textId="77777777" w:rsidR="00DF3BFF" w:rsidRDefault="00DF3BFF" w:rsidP="00DF3BFF">
      <w:pPr>
        <w:spacing w:line="240" w:lineRule="atLeast"/>
        <w:jc w:val="both"/>
        <w:rPr>
          <w:b/>
          <w:bCs/>
          <w:u w:val="single"/>
        </w:rPr>
      </w:pPr>
      <w:r w:rsidRPr="004C7F74">
        <w:rPr>
          <w:b/>
          <w:bCs/>
          <w:u w:val="single"/>
        </w:rPr>
        <w:t>Constraints</w:t>
      </w:r>
    </w:p>
    <w:p w14:paraId="50140F11" w14:textId="77777777" w:rsidR="00DF3BFF" w:rsidRPr="00D82274" w:rsidRDefault="00DF3BFF" w:rsidP="00DF3BFF">
      <w:pPr>
        <w:pStyle w:val="ListParagraph"/>
        <w:spacing w:line="240" w:lineRule="atLeast"/>
        <w:ind w:left="1080"/>
        <w:jc w:val="both"/>
      </w:pPr>
    </w:p>
    <w:p w14:paraId="2C92D618" w14:textId="592335B4" w:rsidR="00DF3BFF" w:rsidRPr="009B6F4C" w:rsidRDefault="00DD1E0F" w:rsidP="00DF3BFF">
      <w:pPr>
        <w:pStyle w:val="ListParagraph"/>
        <w:numPr>
          <w:ilvl w:val="0"/>
          <w:numId w:val="103"/>
        </w:numPr>
        <w:spacing w:line="240" w:lineRule="atLeast"/>
        <w:jc w:val="both"/>
      </w:pPr>
      <w:r>
        <w:t xml:space="preserve">Vehicle user </w:t>
      </w:r>
      <w:r w:rsidR="00B1087A">
        <w:t xml:space="preserve">trailer information </w:t>
      </w:r>
      <w:r>
        <w:t xml:space="preserve">inputs determine the accuracy </w:t>
      </w:r>
      <w:r w:rsidR="00B1087A">
        <w:t>of the Feature functions</w:t>
      </w:r>
      <w:r w:rsidR="00DF3BFF" w:rsidRPr="009B6F4C">
        <w:t>.</w:t>
      </w:r>
    </w:p>
    <w:p w14:paraId="182C252C" w14:textId="6770EF5D" w:rsidR="00DF3BFF" w:rsidRPr="009B6F4C" w:rsidRDefault="00B1087A" w:rsidP="00DF3BFF">
      <w:pPr>
        <w:pStyle w:val="ListParagraph"/>
        <w:numPr>
          <w:ilvl w:val="0"/>
          <w:numId w:val="103"/>
        </w:numPr>
        <w:spacing w:line="240" w:lineRule="atLeast"/>
        <w:jc w:val="both"/>
      </w:pPr>
      <w:r>
        <w:t>Sync Notification h</w:t>
      </w:r>
      <w:r w:rsidR="00491E72">
        <w:t>ierarchy determine when the Feature Notifications are shown</w:t>
      </w:r>
      <w:r w:rsidR="000273A6">
        <w:t>.</w:t>
      </w:r>
    </w:p>
    <w:p w14:paraId="709AC347" w14:textId="77777777" w:rsidR="00DF3BFF" w:rsidRDefault="00DF3BFF" w:rsidP="00DF3BFF">
      <w:pPr>
        <w:pStyle w:val="ListParagraph"/>
        <w:numPr>
          <w:ilvl w:val="0"/>
          <w:numId w:val="103"/>
        </w:numPr>
        <w:spacing w:line="240" w:lineRule="atLeast"/>
        <w:jc w:val="both"/>
      </w:pPr>
      <w:r>
        <w:t xml:space="preserve">SYNC/APIM software versions </w:t>
      </w:r>
    </w:p>
    <w:p w14:paraId="7C4260C4" w14:textId="77777777" w:rsidR="00DF3BFF" w:rsidRDefault="00DF3BFF" w:rsidP="00DF3BFF">
      <w:pPr>
        <w:pStyle w:val="ListParagraph"/>
        <w:numPr>
          <w:ilvl w:val="0"/>
          <w:numId w:val="103"/>
        </w:numPr>
        <w:spacing w:line="240" w:lineRule="atLeast"/>
      </w:pPr>
      <w:r>
        <w:t>Applicable for vehicles equipped with automatic transmission and manual transmissions with electric park brake</w:t>
      </w:r>
    </w:p>
    <w:p w14:paraId="73B17D5F" w14:textId="77777777" w:rsidR="00DF3BFF" w:rsidRDefault="00DF3BFF" w:rsidP="00DF3BFF">
      <w:pPr>
        <w:pStyle w:val="ListParagraph"/>
        <w:numPr>
          <w:ilvl w:val="0"/>
          <w:numId w:val="103"/>
        </w:numPr>
        <w:spacing w:line="240" w:lineRule="atLeast"/>
      </w:pPr>
      <w:r>
        <w:t>Capability of modules to implement the function</w:t>
      </w:r>
    </w:p>
    <w:p w14:paraId="7B2398D3" w14:textId="77777777" w:rsidR="00DF3BFF" w:rsidRDefault="00DF3BFF" w:rsidP="00DF3BFF">
      <w:pPr>
        <w:pStyle w:val="ListParagraph"/>
        <w:numPr>
          <w:ilvl w:val="0"/>
          <w:numId w:val="103"/>
        </w:numPr>
        <w:spacing w:line="240" w:lineRule="atLeast"/>
      </w:pPr>
      <w:r>
        <w:t>Memory of the modules</w:t>
      </w:r>
    </w:p>
    <w:p w14:paraId="1FAAC579" w14:textId="77777777" w:rsidR="00DF3BFF" w:rsidRDefault="00DF3BFF" w:rsidP="00DF3BFF">
      <w:pPr>
        <w:pStyle w:val="ListParagraph"/>
        <w:numPr>
          <w:ilvl w:val="0"/>
          <w:numId w:val="103"/>
        </w:numPr>
        <w:spacing w:line="240" w:lineRule="atLeast"/>
      </w:pPr>
      <w:r>
        <w:t>Bandwidth of the buses</w:t>
      </w:r>
    </w:p>
    <w:p w14:paraId="75667F4E" w14:textId="77777777" w:rsidR="00DF3BFF" w:rsidRDefault="00DF3BFF" w:rsidP="00DF3BFF">
      <w:pPr>
        <w:pStyle w:val="ListParagraph"/>
        <w:numPr>
          <w:ilvl w:val="0"/>
          <w:numId w:val="103"/>
        </w:numPr>
        <w:spacing w:line="240" w:lineRule="atLeast"/>
      </w:pPr>
      <w:r>
        <w:t>Netcomm regulations for CAN interfaces</w:t>
      </w:r>
    </w:p>
    <w:p w14:paraId="782ED70F" w14:textId="77777777" w:rsidR="00DF3BFF" w:rsidRDefault="00DF3BFF" w:rsidP="00DF3BFF">
      <w:pPr>
        <w:pStyle w:val="ListParagraph"/>
        <w:numPr>
          <w:ilvl w:val="0"/>
          <w:numId w:val="103"/>
        </w:numPr>
        <w:spacing w:line="240" w:lineRule="atLeast"/>
      </w:pPr>
      <w:r>
        <w:t>Existing messages on the vehicle network.</w:t>
      </w:r>
    </w:p>
    <w:p w14:paraId="09AEB6E8" w14:textId="77777777" w:rsidR="00DF3BFF" w:rsidRDefault="00DF3BFF" w:rsidP="00DF3BFF">
      <w:pPr>
        <w:pStyle w:val="ListParagraph"/>
        <w:numPr>
          <w:ilvl w:val="0"/>
          <w:numId w:val="103"/>
        </w:numPr>
        <w:spacing w:line="240" w:lineRule="atLeast"/>
      </w:pPr>
      <w:r>
        <w:t xml:space="preserve">HMI structure design </w:t>
      </w:r>
    </w:p>
    <w:p w14:paraId="0EAB9A7B" w14:textId="77777777" w:rsidR="00DF3BFF" w:rsidRDefault="00DF3BFF" w:rsidP="00DF3BFF">
      <w:pPr>
        <w:pStyle w:val="ListParagraph"/>
        <w:numPr>
          <w:ilvl w:val="0"/>
          <w:numId w:val="103"/>
        </w:numPr>
        <w:spacing w:line="240" w:lineRule="atLeast"/>
      </w:pPr>
      <w:r>
        <w:t>Display capability of the HMI screen</w:t>
      </w:r>
    </w:p>
    <w:p w14:paraId="0334752B" w14:textId="77777777" w:rsidR="00DF3BFF" w:rsidRDefault="00DF3BFF" w:rsidP="00DF3BFF">
      <w:pPr>
        <w:pStyle w:val="ListParagraph"/>
        <w:numPr>
          <w:ilvl w:val="0"/>
          <w:numId w:val="103"/>
        </w:numPr>
        <w:spacing w:line="240" w:lineRule="atLeast"/>
      </w:pPr>
      <w:r>
        <w:t>Vehicle battery usage by other features</w:t>
      </w:r>
    </w:p>
    <w:p w14:paraId="513688B7" w14:textId="77777777" w:rsidR="00DF3BFF" w:rsidRDefault="00DF3BFF" w:rsidP="00DF3BFF">
      <w:pPr>
        <w:spacing w:line="240" w:lineRule="atLeast"/>
      </w:pPr>
    </w:p>
    <w:p w14:paraId="3427A8ED" w14:textId="77777777" w:rsidR="00DF3BFF" w:rsidRDefault="00DF3BFF" w:rsidP="00DF3BFF">
      <w:pPr>
        <w:spacing w:line="240" w:lineRule="atLeast"/>
        <w:jc w:val="both"/>
        <w:rPr>
          <w:b/>
          <w:bCs/>
          <w:u w:val="single"/>
        </w:rPr>
      </w:pPr>
    </w:p>
    <w:p w14:paraId="70885AC5" w14:textId="77777777" w:rsidR="00DF3BFF" w:rsidRDefault="00DF3BFF" w:rsidP="00DF3BFF">
      <w:pPr>
        <w:spacing w:line="240" w:lineRule="atLeast"/>
        <w:jc w:val="both"/>
        <w:rPr>
          <w:b/>
          <w:bCs/>
          <w:u w:val="single"/>
        </w:rPr>
      </w:pPr>
      <w:r>
        <w:rPr>
          <w:b/>
          <w:bCs/>
          <w:u w:val="single"/>
        </w:rPr>
        <w:t>Dependencies</w:t>
      </w:r>
    </w:p>
    <w:p w14:paraId="3A0F2D21" w14:textId="77777777" w:rsidR="00DF3BFF" w:rsidRDefault="00DF3BFF" w:rsidP="00DF3BFF">
      <w:pPr>
        <w:spacing w:line="240" w:lineRule="atLeast"/>
        <w:jc w:val="both"/>
      </w:pPr>
      <w:r>
        <w:tab/>
      </w:r>
    </w:p>
    <w:p w14:paraId="734324AD" w14:textId="77777777" w:rsidR="00DF3BFF" w:rsidRDefault="00DF3BFF" w:rsidP="00DF3BFF">
      <w:pPr>
        <w:pStyle w:val="ListParagraph"/>
        <w:numPr>
          <w:ilvl w:val="0"/>
          <w:numId w:val="104"/>
        </w:numPr>
        <w:spacing w:line="240" w:lineRule="atLeast"/>
        <w:jc w:val="both"/>
      </w:pPr>
      <w:r>
        <w:t>Implementation depends on vehicle electrical architecture.</w:t>
      </w:r>
    </w:p>
    <w:p w14:paraId="4F65F369" w14:textId="77777777" w:rsidR="00DF3BFF" w:rsidRDefault="00DF3BFF" w:rsidP="00DF3BFF">
      <w:pPr>
        <w:pStyle w:val="ListParagraph"/>
        <w:numPr>
          <w:ilvl w:val="0"/>
          <w:numId w:val="104"/>
        </w:numPr>
        <w:spacing w:line="240" w:lineRule="atLeast"/>
        <w:jc w:val="both"/>
      </w:pPr>
      <w:r>
        <w:t>Configuration of the modules</w:t>
      </w:r>
    </w:p>
    <w:p w14:paraId="1537DCE9" w14:textId="77777777" w:rsidR="00DF3BFF" w:rsidRDefault="00DF3BFF" w:rsidP="00DF3BFF">
      <w:pPr>
        <w:pStyle w:val="ListParagraph"/>
        <w:numPr>
          <w:ilvl w:val="0"/>
          <w:numId w:val="104"/>
        </w:numPr>
        <w:spacing w:line="240" w:lineRule="atLeast"/>
        <w:jc w:val="both"/>
      </w:pPr>
      <w:r>
        <w:t>Customer usage and maintenance</w:t>
      </w:r>
    </w:p>
    <w:p w14:paraId="1A94B0D8" w14:textId="5054B51A" w:rsidR="00DF3BFF" w:rsidRPr="00D82274" w:rsidRDefault="00DF3BFF" w:rsidP="00DF3BFF">
      <w:pPr>
        <w:pStyle w:val="ListParagraph"/>
        <w:numPr>
          <w:ilvl w:val="0"/>
          <w:numId w:val="104"/>
        </w:numPr>
        <w:spacing w:line="240" w:lineRule="atLeast"/>
        <w:jc w:val="both"/>
      </w:pPr>
      <w:r w:rsidRPr="00D82274">
        <w:t>Vehicle ar</w:t>
      </w:r>
      <w:r w:rsidR="006711B3">
        <w:t>chitecture must be at least FNV3</w:t>
      </w:r>
      <w:r w:rsidRPr="00D82274">
        <w:t xml:space="preserve"> </w:t>
      </w:r>
    </w:p>
    <w:p w14:paraId="55511C51" w14:textId="77777777" w:rsidR="00DF3BFF" w:rsidRDefault="00DF3BFF" w:rsidP="00DF3BFF">
      <w:pPr>
        <w:pStyle w:val="ListParagraph"/>
        <w:numPr>
          <w:ilvl w:val="0"/>
          <w:numId w:val="104"/>
        </w:numPr>
        <w:spacing w:line="240" w:lineRule="atLeast"/>
        <w:jc w:val="both"/>
      </w:pPr>
      <w:r w:rsidRPr="00D82274">
        <w:t>Vehicles with at least SYNC 4.0 shall have this feature</w:t>
      </w:r>
    </w:p>
    <w:p w14:paraId="23B84511" w14:textId="77777777" w:rsidR="00DF3BFF" w:rsidRDefault="00DF3BFF" w:rsidP="00DF3BFF">
      <w:pPr>
        <w:pStyle w:val="ListParagraph"/>
        <w:numPr>
          <w:ilvl w:val="0"/>
          <w:numId w:val="104"/>
        </w:numPr>
        <w:spacing w:line="240" w:lineRule="atLeast"/>
        <w:jc w:val="both"/>
      </w:pPr>
      <w:r>
        <w:t>BCM version must be at least BCM Gen 1 M</w:t>
      </w:r>
    </w:p>
    <w:p w14:paraId="3C44AE1B" w14:textId="6B9A2329" w:rsidR="00DF3BFF" w:rsidRDefault="00DF3BFF" w:rsidP="00F4537D">
      <w:pPr>
        <w:pStyle w:val="ListParagraph"/>
        <w:numPr>
          <w:ilvl w:val="0"/>
          <w:numId w:val="104"/>
        </w:numPr>
        <w:spacing w:line="240" w:lineRule="atLeast"/>
        <w:jc w:val="both"/>
      </w:pPr>
      <w:r>
        <w:lastRenderedPageBreak/>
        <w:t>Battery type- AGM battery, 12V</w:t>
      </w:r>
    </w:p>
    <w:p w14:paraId="0BAF477E" w14:textId="61B8F849" w:rsidR="00DF3BFF" w:rsidRPr="00DF3BFF" w:rsidRDefault="00DF3BFF" w:rsidP="00AD4DBB">
      <w:pPr>
        <w:rPr>
          <w:b/>
          <w:u w:val="single"/>
        </w:rPr>
      </w:pPr>
    </w:p>
    <w:p w14:paraId="4A042CB1" w14:textId="77777777" w:rsidR="00F15706" w:rsidRDefault="00E60B64" w:rsidP="00AD4DBB">
      <w:pPr>
        <w:pStyle w:val="Heading3"/>
      </w:pPr>
      <w:bookmarkStart w:id="3004" w:name="_Toc35002565"/>
      <w:bookmarkEnd w:id="3001"/>
      <w:r>
        <w:t>Function Scope</w:t>
      </w:r>
      <w:bookmarkEnd w:id="3004"/>
    </w:p>
    <w:p w14:paraId="1D334EA8" w14:textId="77777777" w:rsidR="00AA2F7A" w:rsidRDefault="00AA2F7A" w:rsidP="00AD4DBB"/>
    <w:p w14:paraId="545D3A07" w14:textId="447EB892" w:rsidR="005D15AB" w:rsidRDefault="004F0BA5" w:rsidP="00AD4DBB">
      <w:r>
        <w:rPr>
          <w:noProof/>
        </w:rPr>
        <w:object w:dxaOrig="1440" w:dyaOrig="1440" w14:anchorId="66B84C20">
          <v:shape id="_x0000_s1053" type="#_x0000_t75" style="position:absolute;margin-left:13.3pt;margin-top:9.4pt;width:481.05pt;height:294.1pt;z-index:251680768;mso-position-horizontal-relative:text;mso-position-vertical-relative:text">
            <v:imagedata r:id="rId38" o:title=""/>
            <w10:wrap type="topAndBottom"/>
          </v:shape>
          <o:OLEObject Type="Embed" ProgID="Visio.Drawing.11" ShapeID="_x0000_s1053" DrawAspect="Content" ObjectID="_1706962413" r:id="rId39"/>
        </w:object>
      </w:r>
    </w:p>
    <w:p w14:paraId="178804D3" w14:textId="49A84159" w:rsidR="008845D2" w:rsidRDefault="00AA2F7A" w:rsidP="00AD4DBB">
      <w:pPr>
        <w:pStyle w:val="Caption"/>
      </w:pPr>
      <w:bookmarkStart w:id="3005" w:name="_Toc35002672"/>
      <w:r w:rsidRPr="00B42A06">
        <w:t xml:space="preserve">Figure </w:t>
      </w:r>
      <w:r w:rsidR="00C10767">
        <w:rPr>
          <w:noProof/>
        </w:rPr>
        <w:fldChar w:fldCharType="begin"/>
      </w:r>
      <w:r w:rsidR="00C10767">
        <w:rPr>
          <w:noProof/>
        </w:rPr>
        <w:instrText xml:space="preserve"> SEQ Figure \* ARABIC </w:instrText>
      </w:r>
      <w:r w:rsidR="00C10767">
        <w:rPr>
          <w:noProof/>
        </w:rPr>
        <w:fldChar w:fldCharType="separate"/>
      </w:r>
      <w:r w:rsidR="00AE665F">
        <w:rPr>
          <w:noProof/>
        </w:rPr>
        <w:t>5</w:t>
      </w:r>
      <w:r w:rsidR="00C10767">
        <w:rPr>
          <w:noProof/>
        </w:rPr>
        <w:fldChar w:fldCharType="end"/>
      </w:r>
      <w:r w:rsidRPr="00B42A06">
        <w:t xml:space="preserve">: </w:t>
      </w:r>
      <w:r w:rsidR="00227C2C">
        <w:t>Context Diagram</w:t>
      </w:r>
      <w:r>
        <w:t xml:space="preserve"> of Function </w:t>
      </w:r>
      <w:bookmarkEnd w:id="3005"/>
      <w:r w:rsidR="00446D93">
        <w:t>Trailer Maintenance User Request</w:t>
      </w:r>
    </w:p>
    <w:p w14:paraId="582DC3CE" w14:textId="77777777" w:rsidR="006E2488" w:rsidRPr="006E2488" w:rsidRDefault="00E60B64" w:rsidP="00AD4DBB">
      <w:pPr>
        <w:pStyle w:val="Heading3"/>
      </w:pPr>
      <w:bookmarkStart w:id="3006" w:name="_Toc35002566"/>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r>
        <w:t>Function Interfaces</w:t>
      </w:r>
      <w:bookmarkEnd w:id="3006"/>
    </w:p>
    <w:p w14:paraId="6EBD95AB" w14:textId="77777777" w:rsidR="00F15706" w:rsidRDefault="00F15706" w:rsidP="00AD4DBB">
      <w:pPr>
        <w:pStyle w:val="Heading4"/>
      </w:pPr>
      <w:bookmarkStart w:id="3007" w:name="_Toc417661280"/>
      <w:bookmarkStart w:id="3008" w:name="_Toc35002567"/>
      <w:r w:rsidRPr="00F15706">
        <w:t>Logical Inputs</w:t>
      </w:r>
      <w:bookmarkEnd w:id="3007"/>
      <w:bookmarkEnd w:id="3008"/>
    </w:p>
    <w:p w14:paraId="1FB5D0C9" w14:textId="77777777" w:rsidR="00551C25" w:rsidRPr="00FB5797" w:rsidRDefault="00551C25" w:rsidP="00551C25">
      <w:pPr>
        <w:pStyle w:val="RELogSignal"/>
        <w:rPr>
          <w:color w:val="000000" w:themeColor="text1"/>
          <w:rPrChange w:id="3009" w:author="SM Fairus Hasan" w:date="2020-02-27T16:11:00Z">
            <w:rPr/>
          </w:rPrChange>
        </w:rPr>
      </w:pPr>
      <w:bookmarkStart w:id="3010" w:name="LSG_00001_N_Trailer_Light_Test_User_Inpu"/>
      <w:bookmarkStart w:id="3011" w:name="_Toc35002569"/>
      <w:bookmarkStart w:id="3012" w:name="_Ref300067887"/>
      <w:r w:rsidRPr="00FB5797">
        <w:rPr>
          <w:color w:val="000000" w:themeColor="text1"/>
          <w:rPrChange w:id="3013" w:author="SM Fairus Hasan" w:date="2020-02-27T16:11:00Z">
            <w:rPr/>
          </w:rPrChange>
        </w:rPr>
        <w:t xml:space="preserve">###LSG_Trailer </w:t>
      </w:r>
      <w:r>
        <w:rPr>
          <w:color w:val="000000" w:themeColor="text1"/>
        </w:rPr>
        <w:t>Settings and Profiles_00001### Trailer Module Precondition</w:t>
      </w:r>
    </w:p>
    <w:bookmarkEnd w:id="3010"/>
    <w:p w14:paraId="1D1781AB" w14:textId="77777777" w:rsidR="00551C25" w:rsidRDefault="00551C25" w:rsidP="00551C25">
      <w:pPr>
        <w:rPr>
          <w:rFonts w:cs="Arial"/>
          <w:color w:val="000000" w:themeColor="text1"/>
        </w:rPr>
      </w:pPr>
      <w:r w:rsidRPr="00FB5797">
        <w:rPr>
          <w:rFonts w:cs="Arial"/>
          <w:color w:val="000000" w:themeColor="text1"/>
          <w:rPrChange w:id="3014"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015" w:author="SM Fairus Hasan" w:date="2020-02-27T16:11:00Z">
            <w:rPr>
              <w:rFonts w:cs="Arial"/>
            </w:rPr>
          </w:rPrChange>
        </w:rPr>
        <w:t xml:space="preserve">, this logical signal notifies </w:t>
      </w:r>
      <w:r>
        <w:rPr>
          <w:rFonts w:cs="Arial"/>
          <w:color w:val="000000" w:themeColor="text1"/>
        </w:rPr>
        <w:t>if the trailer connection precondition is met.</w:t>
      </w:r>
    </w:p>
    <w:p w14:paraId="29D63E03" w14:textId="77777777" w:rsidR="00551C25" w:rsidRDefault="00551C25" w:rsidP="00551C25">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551C25" w:rsidRPr="00E54DEA" w14:paraId="4FD621A8" w14:textId="77777777" w:rsidTr="00551C25">
        <w:trPr>
          <w:trHeight w:val="183"/>
        </w:trPr>
        <w:tc>
          <w:tcPr>
            <w:tcW w:w="2381" w:type="dxa"/>
            <w:shd w:val="clear" w:color="auto" w:fill="D9D9D9" w:themeFill="background1" w:themeFillShade="D9"/>
            <w:noWrap/>
            <w:hideMark/>
          </w:tcPr>
          <w:p w14:paraId="1B15B81B" w14:textId="77777777" w:rsidR="00551C25" w:rsidRPr="00E54DEA" w:rsidRDefault="00551C25" w:rsidP="00551C25">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2B44B46F" w14:textId="77777777" w:rsidR="00551C25" w:rsidRDefault="00551C25" w:rsidP="00551C25">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05CACAE3" w14:textId="77777777" w:rsidR="00551C25" w:rsidRPr="00E54DEA" w:rsidRDefault="00551C25" w:rsidP="00551C25">
            <w:pPr>
              <w:overflowPunct/>
              <w:autoSpaceDE/>
              <w:autoSpaceDN/>
              <w:adjustRightInd/>
              <w:textAlignment w:val="auto"/>
              <w:rPr>
                <w:rFonts w:cs="Arial"/>
                <w:b/>
                <w:bCs/>
                <w:color w:val="000000"/>
              </w:rPr>
            </w:pPr>
            <w:r>
              <w:rPr>
                <w:rFonts w:cs="Arial"/>
                <w:b/>
                <w:bCs/>
                <w:color w:val="000000"/>
              </w:rPr>
              <w:t>Description</w:t>
            </w:r>
          </w:p>
        </w:tc>
      </w:tr>
      <w:tr w:rsidR="00551C25" w:rsidRPr="003F473D" w14:paraId="7591E07A" w14:textId="77777777" w:rsidTr="00551C25">
        <w:trPr>
          <w:trHeight w:val="410"/>
        </w:trPr>
        <w:tc>
          <w:tcPr>
            <w:tcW w:w="2381" w:type="dxa"/>
            <w:noWrap/>
          </w:tcPr>
          <w:p w14:paraId="64D616E6" w14:textId="77777777" w:rsidR="00551C25" w:rsidRPr="00105467" w:rsidRDefault="00551C25" w:rsidP="00551C25">
            <w:r>
              <w:t>Trailer Connected</w:t>
            </w:r>
          </w:p>
        </w:tc>
        <w:tc>
          <w:tcPr>
            <w:tcW w:w="3289" w:type="dxa"/>
          </w:tcPr>
          <w:p w14:paraId="043972D7" w14:textId="77777777" w:rsidR="00551C25" w:rsidRDefault="00551C25" w:rsidP="00551C25">
            <w:r>
              <w:t xml:space="preserve">[0] </w:t>
            </w:r>
            <w:r w:rsidRPr="00BD03F6">
              <w:t>TrlrLampCnnct_B_Actl</w:t>
            </w:r>
          </w:p>
          <w:p w14:paraId="2AF74A32" w14:textId="77777777" w:rsidR="00551C25" w:rsidRDefault="00551C25" w:rsidP="00551C25"/>
        </w:tc>
        <w:tc>
          <w:tcPr>
            <w:tcW w:w="4680" w:type="dxa"/>
            <w:noWrap/>
          </w:tcPr>
          <w:p w14:paraId="6BE61A75" w14:textId="77777777" w:rsidR="00551C25" w:rsidRPr="00105467" w:rsidRDefault="00551C25" w:rsidP="00551C25">
            <w:r>
              <w:rPr>
                <w:rFonts w:ascii="Calibri" w:hAnsi="Calibri" w:cs="Calibri"/>
                <w:color w:val="000000"/>
                <w:sz w:val="22"/>
                <w:szCs w:val="22"/>
                <w:shd w:val="clear" w:color="auto" w:fill="FFFFFF"/>
              </w:rPr>
              <w:t>Indicates if a trailer is connected on the trailer lamp circuit.</w:t>
            </w:r>
          </w:p>
        </w:tc>
      </w:tr>
    </w:tbl>
    <w:p w14:paraId="785DB0C3" w14:textId="77777777" w:rsidR="00551C25" w:rsidRDefault="00551C25" w:rsidP="00551C25">
      <w:pPr>
        <w:rPr>
          <w:rFonts w:cs="Arial"/>
          <w:color w:val="000000" w:themeColor="text1"/>
        </w:rPr>
      </w:pP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4AC54857" w14:textId="77777777" w:rsidTr="00551C25">
        <w:tc>
          <w:tcPr>
            <w:tcW w:w="4077" w:type="dxa"/>
            <w:shd w:val="clear" w:color="auto" w:fill="D9D9D9" w:themeFill="background1" w:themeFillShade="D9"/>
          </w:tcPr>
          <w:p w14:paraId="3D532033" w14:textId="77777777" w:rsidR="00551C25" w:rsidRPr="00FB5797" w:rsidRDefault="00551C25" w:rsidP="00551C25">
            <w:pPr>
              <w:pStyle w:val="Caption"/>
              <w:rPr>
                <w:rFonts w:cs="Arial"/>
                <w:color w:val="000000" w:themeColor="text1"/>
                <w:lang w:val="en-GB"/>
                <w:rPrChange w:id="3016" w:author="SM Fairus Hasan" w:date="2020-02-27T16:11:00Z">
                  <w:rPr>
                    <w:rFonts w:cs="Arial"/>
                    <w:lang w:val="en-GB"/>
                  </w:rPr>
                </w:rPrChange>
              </w:rPr>
            </w:pPr>
            <w:r w:rsidRPr="00FB5797">
              <w:rPr>
                <w:rFonts w:cs="Arial"/>
                <w:color w:val="000000" w:themeColor="text1"/>
                <w:lang w:val="en-GB"/>
                <w:rPrChange w:id="3017" w:author="SM Fairus Hasan" w:date="2020-02-27T16:11:00Z">
                  <w:rPr>
                    <w:rFonts w:cs="Arial"/>
                    <w:lang w:val="en-GB"/>
                  </w:rPr>
                </w:rPrChange>
              </w:rPr>
              <w:t>Data Type</w:t>
            </w:r>
          </w:p>
        </w:tc>
        <w:tc>
          <w:tcPr>
            <w:tcW w:w="3261" w:type="dxa"/>
            <w:shd w:val="clear" w:color="auto" w:fill="D9D9D9" w:themeFill="background1" w:themeFillShade="D9"/>
          </w:tcPr>
          <w:p w14:paraId="39072C01" w14:textId="77777777" w:rsidR="00551C25" w:rsidRPr="00FB5797" w:rsidRDefault="00551C25" w:rsidP="00551C25">
            <w:pPr>
              <w:pStyle w:val="Caption"/>
              <w:rPr>
                <w:rFonts w:cs="Arial"/>
                <w:color w:val="000000" w:themeColor="text1"/>
                <w:lang w:val="en-GB"/>
                <w:rPrChange w:id="3018" w:author="SM Fairus Hasan" w:date="2020-02-27T16:11:00Z">
                  <w:rPr>
                    <w:rFonts w:cs="Arial"/>
                    <w:lang w:val="en-GB"/>
                  </w:rPr>
                </w:rPrChange>
              </w:rPr>
            </w:pPr>
            <w:r w:rsidRPr="00FB5797">
              <w:rPr>
                <w:rFonts w:cs="Arial"/>
                <w:color w:val="000000" w:themeColor="text1"/>
                <w:lang w:val="en-GB"/>
                <w:rPrChange w:id="3019" w:author="SM Fairus Hasan" w:date="2020-02-27T16:11:00Z">
                  <w:rPr>
                    <w:rFonts w:cs="Arial"/>
                    <w:lang w:val="en-GB"/>
                  </w:rPr>
                </w:rPrChange>
              </w:rPr>
              <w:t>Init Value</w:t>
            </w:r>
          </w:p>
        </w:tc>
        <w:tc>
          <w:tcPr>
            <w:tcW w:w="3118" w:type="dxa"/>
            <w:shd w:val="clear" w:color="auto" w:fill="D9D9D9" w:themeFill="background1" w:themeFillShade="D9"/>
          </w:tcPr>
          <w:p w14:paraId="632FF648" w14:textId="77777777" w:rsidR="00551C25" w:rsidRPr="00FB5797" w:rsidRDefault="00551C25" w:rsidP="00551C25">
            <w:pPr>
              <w:pStyle w:val="Caption"/>
              <w:rPr>
                <w:rFonts w:cs="Arial"/>
                <w:color w:val="000000" w:themeColor="text1"/>
                <w:lang w:val="en-GB"/>
                <w:rPrChange w:id="3020" w:author="SM Fairus Hasan" w:date="2020-02-27T16:11:00Z">
                  <w:rPr>
                    <w:rFonts w:cs="Arial"/>
                    <w:lang w:val="en-GB"/>
                  </w:rPr>
                </w:rPrChange>
              </w:rPr>
            </w:pPr>
            <w:r w:rsidRPr="00FB5797">
              <w:rPr>
                <w:rFonts w:cs="Arial"/>
                <w:color w:val="000000" w:themeColor="text1"/>
                <w:lang w:val="en-GB"/>
                <w:rPrChange w:id="3021" w:author="SM Fairus Hasan" w:date="2020-02-27T16:11:00Z">
                  <w:rPr>
                    <w:rFonts w:cs="Arial"/>
                    <w:lang w:val="en-GB"/>
                  </w:rPr>
                </w:rPrChange>
              </w:rPr>
              <w:t>Default Value</w:t>
            </w:r>
          </w:p>
          <w:p w14:paraId="420812C8" w14:textId="77777777" w:rsidR="00551C25" w:rsidRPr="00FB5797" w:rsidRDefault="00551C25" w:rsidP="00551C25">
            <w:pPr>
              <w:jc w:val="center"/>
              <w:rPr>
                <w:rFonts w:cs="Arial"/>
                <w:color w:val="000000" w:themeColor="text1"/>
                <w:lang w:val="en-GB"/>
                <w:rPrChange w:id="3022" w:author="SM Fairus Hasan" w:date="2020-02-27T16:11:00Z">
                  <w:rPr>
                    <w:rFonts w:cs="Arial"/>
                    <w:lang w:val="en-GB"/>
                  </w:rPr>
                </w:rPrChange>
              </w:rPr>
            </w:pPr>
            <w:r w:rsidRPr="00FB5797">
              <w:rPr>
                <w:rFonts w:cs="Arial"/>
                <w:color w:val="000000" w:themeColor="text1"/>
                <w:lang w:val="en-GB"/>
                <w:rPrChange w:id="3023" w:author="SM Fairus Hasan" w:date="2020-02-27T16:11:00Z">
                  <w:rPr>
                    <w:rFonts w:cs="Arial"/>
                    <w:lang w:val="en-GB"/>
                  </w:rPr>
                </w:rPrChange>
              </w:rPr>
              <w:t>(missing signal)</w:t>
            </w:r>
          </w:p>
        </w:tc>
      </w:tr>
      <w:tr w:rsidR="00551C25" w:rsidRPr="00FB5797" w14:paraId="0FDD8CC0" w14:textId="77777777" w:rsidTr="00551C25">
        <w:trPr>
          <w:trHeight w:val="488"/>
        </w:trPr>
        <w:tc>
          <w:tcPr>
            <w:tcW w:w="4077" w:type="dxa"/>
          </w:tcPr>
          <w:p w14:paraId="0D75089A" w14:textId="77777777" w:rsidR="00551C25" w:rsidRPr="00FB5797" w:rsidRDefault="00551C25" w:rsidP="00551C25">
            <w:pPr>
              <w:rPr>
                <w:rFonts w:cs="Arial"/>
                <w:color w:val="000000" w:themeColor="text1"/>
                <w:rPrChange w:id="3024" w:author="SM Fairus Hasan" w:date="2020-02-27T16:11:00Z">
                  <w:rPr>
                    <w:rFonts w:cs="Arial"/>
                  </w:rPr>
                </w:rPrChange>
              </w:rPr>
            </w:pPr>
            <w:r w:rsidRPr="00FB5797">
              <w:rPr>
                <w:rFonts w:cs="Arial"/>
                <w:color w:val="000000" w:themeColor="text1"/>
                <w:rPrChange w:id="3025" w:author="SM Fairus Hasan" w:date="2020-02-27T16:11:00Z">
                  <w:rPr>
                    <w:rFonts w:cs="Arial"/>
                  </w:rPr>
                </w:rPrChange>
              </w:rPr>
              <w:t>0x0 - Null (Defaulted)</w:t>
            </w:r>
          </w:p>
          <w:p w14:paraId="5DD7AB00" w14:textId="77777777" w:rsidR="00551C25" w:rsidRPr="00FB5797" w:rsidRDefault="00551C25" w:rsidP="00551C25">
            <w:pPr>
              <w:rPr>
                <w:rFonts w:cs="Arial"/>
                <w:color w:val="000000" w:themeColor="text1"/>
                <w:rPrChange w:id="3026" w:author="SM Fairus Hasan" w:date="2020-02-27T16:11:00Z">
                  <w:rPr>
                    <w:rFonts w:cs="Arial"/>
                  </w:rPr>
                </w:rPrChange>
              </w:rPr>
            </w:pPr>
            <w:r w:rsidRPr="00FB5797">
              <w:rPr>
                <w:rFonts w:cs="Arial"/>
                <w:color w:val="000000" w:themeColor="text1"/>
                <w:rPrChange w:id="3027" w:author="SM Fairus Hasan" w:date="2020-02-27T16:11:00Z">
                  <w:rPr>
                    <w:rFonts w:cs="Arial"/>
                  </w:rPr>
                </w:rPrChange>
              </w:rPr>
              <w:t xml:space="preserve">0x1 </w:t>
            </w:r>
            <w:r>
              <w:rPr>
                <w:rFonts w:cs="Arial"/>
                <w:color w:val="000000" w:themeColor="text1"/>
              </w:rPr>
              <w:t>–</w:t>
            </w:r>
            <w:r w:rsidRPr="00FB5797">
              <w:rPr>
                <w:rFonts w:cs="Arial"/>
                <w:color w:val="000000" w:themeColor="text1"/>
                <w:rPrChange w:id="3028" w:author="SM Fairus Hasan" w:date="2020-02-27T16:11:00Z">
                  <w:rPr>
                    <w:rFonts w:cs="Arial"/>
                  </w:rPr>
                </w:rPrChange>
              </w:rPr>
              <w:t xml:space="preserve"> </w:t>
            </w:r>
            <w:r>
              <w:rPr>
                <w:rFonts w:cs="Arial"/>
                <w:color w:val="000000" w:themeColor="text1"/>
              </w:rPr>
              <w:t>Yes (Connected)</w:t>
            </w:r>
          </w:p>
        </w:tc>
        <w:tc>
          <w:tcPr>
            <w:tcW w:w="3261" w:type="dxa"/>
          </w:tcPr>
          <w:p w14:paraId="35C7FB8A" w14:textId="77777777" w:rsidR="00551C25" w:rsidRPr="00FB5797" w:rsidRDefault="00551C25" w:rsidP="00551C25">
            <w:pPr>
              <w:rPr>
                <w:rFonts w:cs="Arial"/>
                <w:color w:val="000000" w:themeColor="text1"/>
                <w:rPrChange w:id="3029" w:author="SM Fairus Hasan" w:date="2020-02-27T16:11:00Z">
                  <w:rPr>
                    <w:rFonts w:cs="Arial"/>
                  </w:rPr>
                </w:rPrChange>
              </w:rPr>
            </w:pPr>
            <w:r w:rsidRPr="00FB5797">
              <w:rPr>
                <w:rFonts w:cs="Arial"/>
                <w:color w:val="000000" w:themeColor="text1"/>
                <w:rPrChange w:id="3030" w:author="SM Fairus Hasan" w:date="2020-02-27T16:11:00Z">
                  <w:rPr>
                    <w:rFonts w:cs="Arial"/>
                  </w:rPr>
                </w:rPrChange>
              </w:rPr>
              <w:t>0x0 = Null (Defaulted)</w:t>
            </w:r>
          </w:p>
        </w:tc>
        <w:tc>
          <w:tcPr>
            <w:tcW w:w="3118" w:type="dxa"/>
          </w:tcPr>
          <w:p w14:paraId="54099D1F" w14:textId="77777777" w:rsidR="00551C25" w:rsidRPr="00FB5797" w:rsidRDefault="00551C25" w:rsidP="00551C25">
            <w:pPr>
              <w:rPr>
                <w:rFonts w:cs="Arial"/>
                <w:color w:val="000000" w:themeColor="text1"/>
                <w:rPrChange w:id="3031" w:author="SM Fairus Hasan" w:date="2020-02-27T16:11:00Z">
                  <w:rPr>
                    <w:rFonts w:cs="Arial"/>
                  </w:rPr>
                </w:rPrChange>
              </w:rPr>
            </w:pPr>
            <w:r w:rsidRPr="00FB5797">
              <w:rPr>
                <w:rFonts w:cs="Arial"/>
                <w:color w:val="000000" w:themeColor="text1"/>
                <w:rPrChange w:id="3032" w:author="SM Fairus Hasan" w:date="2020-02-27T16:11:00Z">
                  <w:rPr>
                    <w:rFonts w:cs="Arial"/>
                  </w:rPr>
                </w:rPrChange>
              </w:rPr>
              <w:t>0x0 = Null (Defaulted)</w:t>
            </w:r>
          </w:p>
        </w:tc>
      </w:tr>
    </w:tbl>
    <w:p w14:paraId="416D5719" w14:textId="77777777" w:rsidR="00551C25" w:rsidRDefault="00551C25" w:rsidP="00551C25">
      <w:pPr>
        <w:rPr>
          <w:rFonts w:cs="Arial"/>
          <w:color w:val="000000" w:themeColor="text1"/>
        </w:rPr>
      </w:pP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61D64146" w14:textId="77777777" w:rsidTr="00551C25">
        <w:tc>
          <w:tcPr>
            <w:tcW w:w="4077" w:type="dxa"/>
            <w:shd w:val="clear" w:color="auto" w:fill="D9D9D9" w:themeFill="background1" w:themeFillShade="D9"/>
          </w:tcPr>
          <w:p w14:paraId="1AB34083" w14:textId="77777777" w:rsidR="00551C25" w:rsidRPr="00FB5797" w:rsidRDefault="00551C25" w:rsidP="00551C25">
            <w:pPr>
              <w:pStyle w:val="Caption"/>
              <w:rPr>
                <w:rFonts w:cs="Arial"/>
                <w:color w:val="000000" w:themeColor="text1"/>
                <w:lang w:val="en-GB"/>
                <w:rPrChange w:id="3033" w:author="SM Fairus Hasan" w:date="2020-02-27T16:11:00Z">
                  <w:rPr>
                    <w:rFonts w:cs="Arial"/>
                    <w:lang w:val="en-GB"/>
                  </w:rPr>
                </w:rPrChange>
              </w:rPr>
            </w:pPr>
            <w:r w:rsidRPr="00FB5797">
              <w:rPr>
                <w:rFonts w:cs="Arial"/>
                <w:color w:val="000000" w:themeColor="text1"/>
                <w:rPrChange w:id="3034" w:author="SM Fairus Hasan" w:date="2020-02-27T16:11:00Z">
                  <w:rPr>
                    <w:rFonts w:cs="Arial"/>
                  </w:rPr>
                </w:rPrChange>
              </w:rPr>
              <w:t>Transmit Model</w:t>
            </w:r>
          </w:p>
        </w:tc>
        <w:tc>
          <w:tcPr>
            <w:tcW w:w="3261" w:type="dxa"/>
            <w:shd w:val="clear" w:color="auto" w:fill="D9D9D9" w:themeFill="background1" w:themeFillShade="D9"/>
          </w:tcPr>
          <w:p w14:paraId="69BEA0AD" w14:textId="77777777" w:rsidR="00551C25" w:rsidRPr="00FB5797" w:rsidRDefault="00551C25" w:rsidP="00551C25">
            <w:pPr>
              <w:pStyle w:val="Caption"/>
              <w:rPr>
                <w:rFonts w:cs="Arial"/>
                <w:color w:val="000000" w:themeColor="text1"/>
                <w:lang w:val="en-GB"/>
                <w:rPrChange w:id="3035" w:author="SM Fairus Hasan" w:date="2020-02-27T16:11:00Z">
                  <w:rPr>
                    <w:rFonts w:cs="Arial"/>
                    <w:lang w:val="en-GB"/>
                  </w:rPr>
                </w:rPrChange>
              </w:rPr>
            </w:pPr>
            <w:r w:rsidRPr="00FB5797">
              <w:rPr>
                <w:rFonts w:cs="Arial"/>
                <w:color w:val="000000" w:themeColor="text1"/>
                <w:rPrChange w:id="3036" w:author="SM Fairus Hasan" w:date="2020-02-27T16:11:00Z">
                  <w:rPr>
                    <w:rFonts w:cs="Arial"/>
                  </w:rPr>
                </w:rPrChange>
              </w:rPr>
              <w:t>Send Type</w:t>
            </w:r>
          </w:p>
        </w:tc>
        <w:tc>
          <w:tcPr>
            <w:tcW w:w="3118" w:type="dxa"/>
            <w:shd w:val="clear" w:color="auto" w:fill="D9D9D9" w:themeFill="background1" w:themeFillShade="D9"/>
          </w:tcPr>
          <w:p w14:paraId="51270ACD" w14:textId="77777777" w:rsidR="00551C25" w:rsidRPr="00FB5797" w:rsidRDefault="00551C25" w:rsidP="00551C25">
            <w:pPr>
              <w:pStyle w:val="Caption"/>
              <w:rPr>
                <w:rFonts w:cs="Arial"/>
                <w:color w:val="000000" w:themeColor="text1"/>
                <w:rPrChange w:id="3037" w:author="SM Fairus Hasan" w:date="2020-02-27T16:11:00Z">
                  <w:rPr>
                    <w:rFonts w:cs="Arial"/>
                  </w:rPr>
                </w:rPrChange>
              </w:rPr>
            </w:pPr>
            <w:r w:rsidRPr="00FB5797">
              <w:rPr>
                <w:rFonts w:cs="Arial"/>
                <w:color w:val="000000" w:themeColor="text1"/>
                <w:rPrChange w:id="3038" w:author="SM Fairus Hasan" w:date="2020-02-27T16:11:00Z">
                  <w:rPr>
                    <w:rFonts w:cs="Arial"/>
                  </w:rPr>
                </w:rPrChange>
              </w:rPr>
              <w:t>E2E Latency</w:t>
            </w:r>
          </w:p>
        </w:tc>
      </w:tr>
      <w:tr w:rsidR="00551C25" w:rsidRPr="00FB5797" w14:paraId="5BF87E96" w14:textId="77777777" w:rsidTr="00551C25">
        <w:trPr>
          <w:trHeight w:val="488"/>
        </w:trPr>
        <w:tc>
          <w:tcPr>
            <w:tcW w:w="4077" w:type="dxa"/>
          </w:tcPr>
          <w:p w14:paraId="7392FC5C" w14:textId="77777777" w:rsidR="00551C25" w:rsidRPr="00FB5797" w:rsidRDefault="00551C25" w:rsidP="00551C25">
            <w:pPr>
              <w:rPr>
                <w:rFonts w:cs="Arial"/>
                <w:color w:val="000000" w:themeColor="text1"/>
                <w:rPrChange w:id="3039" w:author="SM Fairus Hasan" w:date="2020-02-27T16:11:00Z">
                  <w:rPr>
                    <w:rFonts w:cs="Arial"/>
                  </w:rPr>
                </w:rPrChange>
              </w:rPr>
            </w:pPr>
            <w:r>
              <w:rPr>
                <w:rFonts w:cs="Arial"/>
                <w:color w:val="000000" w:themeColor="text1"/>
              </w:rPr>
              <w:t>HS3 CAN</w:t>
            </w:r>
          </w:p>
        </w:tc>
        <w:tc>
          <w:tcPr>
            <w:tcW w:w="3261" w:type="dxa"/>
          </w:tcPr>
          <w:p w14:paraId="68E83EC5" w14:textId="77777777" w:rsidR="00551C25" w:rsidRPr="00FB5797" w:rsidRDefault="00551C25" w:rsidP="00551C25">
            <w:pPr>
              <w:rPr>
                <w:rFonts w:cs="Arial"/>
                <w:color w:val="000000" w:themeColor="text1"/>
                <w:rPrChange w:id="3040" w:author="SM Fairus Hasan" w:date="2020-02-27T16:11:00Z">
                  <w:rPr>
                    <w:rFonts w:cs="Arial"/>
                  </w:rPr>
                </w:rPrChange>
              </w:rPr>
            </w:pPr>
            <w:r>
              <w:rPr>
                <w:rFonts w:cs="Arial"/>
                <w:color w:val="000000" w:themeColor="text1"/>
              </w:rPr>
              <w:t>Event Periodic</w:t>
            </w:r>
          </w:p>
        </w:tc>
        <w:tc>
          <w:tcPr>
            <w:tcW w:w="3118" w:type="dxa"/>
          </w:tcPr>
          <w:p w14:paraId="30BCF464" w14:textId="77777777" w:rsidR="00551C25" w:rsidRPr="00FB5797" w:rsidRDefault="00551C25" w:rsidP="00551C25">
            <w:pPr>
              <w:rPr>
                <w:rFonts w:cs="Arial"/>
                <w:color w:val="000000" w:themeColor="text1"/>
                <w:rPrChange w:id="3041" w:author="SM Fairus Hasan" w:date="2020-02-27T16:11:00Z">
                  <w:rPr>
                    <w:rFonts w:cs="Arial"/>
                  </w:rPr>
                </w:rPrChange>
              </w:rPr>
            </w:pPr>
          </w:p>
        </w:tc>
      </w:tr>
    </w:tbl>
    <w:p w14:paraId="671D2DA9" w14:textId="77777777" w:rsidR="00551C25" w:rsidRDefault="00551C25" w:rsidP="00551C25">
      <w:pPr>
        <w:rPr>
          <w:rFonts w:cs="Arial"/>
          <w:color w:val="000000" w:themeColor="text1"/>
        </w:rPr>
      </w:pPr>
    </w:p>
    <w:p w14:paraId="656D9F2F" w14:textId="77777777" w:rsidR="00551C25" w:rsidRPr="00FB5797" w:rsidRDefault="00551C25" w:rsidP="00551C25">
      <w:pPr>
        <w:pStyle w:val="RELogSignal"/>
        <w:rPr>
          <w:color w:val="000000" w:themeColor="text1"/>
          <w:rPrChange w:id="3042" w:author="SM Fairus Hasan" w:date="2020-02-27T16:11:00Z">
            <w:rPr/>
          </w:rPrChange>
        </w:rPr>
      </w:pPr>
      <w:r w:rsidRPr="00FB5797">
        <w:rPr>
          <w:color w:val="000000" w:themeColor="text1"/>
          <w:rPrChange w:id="3043" w:author="SM Fairus Hasan" w:date="2020-02-27T16:11:00Z">
            <w:rPr/>
          </w:rPrChange>
        </w:rPr>
        <w:lastRenderedPageBreak/>
        <w:t xml:space="preserve">###LSG_Trailer </w:t>
      </w:r>
      <w:r>
        <w:rPr>
          <w:color w:val="000000" w:themeColor="text1"/>
        </w:rPr>
        <w:t>Settings and Profile_00002### Powertrain Control Module Precondition</w:t>
      </w:r>
    </w:p>
    <w:p w14:paraId="3980B267" w14:textId="77777777" w:rsidR="00551C25" w:rsidRDefault="00551C25" w:rsidP="00551C25">
      <w:pPr>
        <w:rPr>
          <w:rFonts w:cs="Arial"/>
          <w:color w:val="000000" w:themeColor="text1"/>
        </w:rPr>
      </w:pPr>
      <w:r w:rsidRPr="00FB5797">
        <w:rPr>
          <w:rFonts w:cs="Arial"/>
          <w:color w:val="000000" w:themeColor="text1"/>
          <w:rPrChange w:id="3044"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045" w:author="SM Fairus Hasan" w:date="2020-02-27T16:11:00Z">
            <w:rPr>
              <w:rFonts w:cs="Arial"/>
            </w:rPr>
          </w:rPrChange>
        </w:rPr>
        <w:t xml:space="preserve">, this logical signal notifies </w:t>
      </w:r>
      <w:r>
        <w:rPr>
          <w:rFonts w:cs="Arial"/>
          <w:color w:val="000000" w:themeColor="text1"/>
        </w:rPr>
        <w:t>if the transmission gear position precondition is met.</w:t>
      </w:r>
    </w:p>
    <w:p w14:paraId="1948FB94" w14:textId="77777777" w:rsidR="00551C25" w:rsidRDefault="00551C25" w:rsidP="00551C25">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551C25" w:rsidRPr="00E54DEA" w14:paraId="37BFD78A" w14:textId="77777777" w:rsidTr="00551C25">
        <w:trPr>
          <w:trHeight w:val="183"/>
        </w:trPr>
        <w:tc>
          <w:tcPr>
            <w:tcW w:w="2381" w:type="dxa"/>
            <w:shd w:val="clear" w:color="auto" w:fill="D9D9D9" w:themeFill="background1" w:themeFillShade="D9"/>
            <w:noWrap/>
            <w:hideMark/>
          </w:tcPr>
          <w:p w14:paraId="1FE80E4C" w14:textId="77777777" w:rsidR="00551C25" w:rsidRPr="00E54DEA" w:rsidRDefault="00551C25" w:rsidP="00551C25">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24792F8F" w14:textId="77777777" w:rsidR="00551C25" w:rsidRDefault="00551C25" w:rsidP="00551C25">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58225265" w14:textId="77777777" w:rsidR="00551C25" w:rsidRPr="00E54DEA" w:rsidRDefault="00551C25" w:rsidP="00551C25">
            <w:pPr>
              <w:overflowPunct/>
              <w:autoSpaceDE/>
              <w:autoSpaceDN/>
              <w:adjustRightInd/>
              <w:textAlignment w:val="auto"/>
              <w:rPr>
                <w:rFonts w:cs="Arial"/>
                <w:b/>
                <w:bCs/>
                <w:color w:val="000000"/>
              </w:rPr>
            </w:pPr>
            <w:r>
              <w:rPr>
                <w:rFonts w:cs="Arial"/>
                <w:b/>
                <w:bCs/>
                <w:color w:val="000000"/>
              </w:rPr>
              <w:t>Description</w:t>
            </w:r>
          </w:p>
        </w:tc>
      </w:tr>
      <w:tr w:rsidR="00551C25" w:rsidRPr="003F473D" w14:paraId="7ACFF4AB" w14:textId="77777777" w:rsidTr="00551C25">
        <w:trPr>
          <w:trHeight w:val="410"/>
        </w:trPr>
        <w:tc>
          <w:tcPr>
            <w:tcW w:w="2381" w:type="dxa"/>
            <w:noWrap/>
          </w:tcPr>
          <w:p w14:paraId="55BCA3B8" w14:textId="77777777" w:rsidR="00551C25" w:rsidRPr="00105467" w:rsidRDefault="00551C25" w:rsidP="00551C25">
            <w:r>
              <w:t>Shifter Position</w:t>
            </w:r>
          </w:p>
        </w:tc>
        <w:tc>
          <w:tcPr>
            <w:tcW w:w="3289" w:type="dxa"/>
          </w:tcPr>
          <w:p w14:paraId="40E1BAD6" w14:textId="77777777" w:rsidR="00551C25" w:rsidRDefault="00551C25" w:rsidP="00551C25">
            <w:r>
              <w:t>[11] GearLvrPos_D_Actl</w:t>
            </w:r>
          </w:p>
          <w:p w14:paraId="2EC97A49" w14:textId="77777777" w:rsidR="00551C25" w:rsidRDefault="00551C25" w:rsidP="00551C25"/>
        </w:tc>
        <w:tc>
          <w:tcPr>
            <w:tcW w:w="4680" w:type="dxa"/>
            <w:noWrap/>
          </w:tcPr>
          <w:p w14:paraId="0265147F" w14:textId="77777777" w:rsidR="00551C25" w:rsidRPr="00105467" w:rsidRDefault="00551C25" w:rsidP="00551C25">
            <w:r>
              <w:rPr>
                <w:rFonts w:ascii="Calibri" w:hAnsi="Calibri" w:cs="Calibri"/>
                <w:color w:val="000000"/>
                <w:sz w:val="22"/>
                <w:szCs w:val="22"/>
                <w:shd w:val="clear" w:color="auto" w:fill="FFFFFF"/>
              </w:rPr>
              <w:t>Indicates if the Transmission changes or stay on specific position.</w:t>
            </w:r>
          </w:p>
        </w:tc>
      </w:tr>
    </w:tbl>
    <w:p w14:paraId="16EA4E98"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5A1115AD" w14:textId="77777777" w:rsidTr="00551C25">
        <w:tc>
          <w:tcPr>
            <w:tcW w:w="4077" w:type="dxa"/>
            <w:shd w:val="clear" w:color="auto" w:fill="D9D9D9" w:themeFill="background1" w:themeFillShade="D9"/>
          </w:tcPr>
          <w:p w14:paraId="35D5DB2F" w14:textId="77777777" w:rsidR="00551C25" w:rsidRPr="00FB5797" w:rsidRDefault="00551C25" w:rsidP="00551C25">
            <w:pPr>
              <w:pStyle w:val="Caption"/>
              <w:rPr>
                <w:rFonts w:cs="Arial"/>
                <w:color w:val="000000" w:themeColor="text1"/>
                <w:lang w:val="en-GB"/>
                <w:rPrChange w:id="3046" w:author="SM Fairus Hasan" w:date="2020-02-27T16:11:00Z">
                  <w:rPr>
                    <w:rFonts w:cs="Arial"/>
                    <w:lang w:val="en-GB"/>
                  </w:rPr>
                </w:rPrChange>
              </w:rPr>
            </w:pPr>
            <w:r w:rsidRPr="00FB5797">
              <w:rPr>
                <w:rFonts w:cs="Arial"/>
                <w:color w:val="000000" w:themeColor="text1"/>
                <w:lang w:val="en-GB"/>
                <w:rPrChange w:id="3047" w:author="SM Fairus Hasan" w:date="2020-02-27T16:11:00Z">
                  <w:rPr>
                    <w:rFonts w:cs="Arial"/>
                    <w:lang w:val="en-GB"/>
                  </w:rPr>
                </w:rPrChange>
              </w:rPr>
              <w:t>Data Type</w:t>
            </w:r>
          </w:p>
        </w:tc>
        <w:tc>
          <w:tcPr>
            <w:tcW w:w="3261" w:type="dxa"/>
            <w:shd w:val="clear" w:color="auto" w:fill="D9D9D9" w:themeFill="background1" w:themeFillShade="D9"/>
          </w:tcPr>
          <w:p w14:paraId="68467C3A" w14:textId="77777777" w:rsidR="00551C25" w:rsidRPr="00FB5797" w:rsidRDefault="00551C25" w:rsidP="00551C25">
            <w:pPr>
              <w:pStyle w:val="Caption"/>
              <w:rPr>
                <w:rFonts w:cs="Arial"/>
                <w:color w:val="000000" w:themeColor="text1"/>
                <w:lang w:val="en-GB"/>
                <w:rPrChange w:id="3048" w:author="SM Fairus Hasan" w:date="2020-02-27T16:11:00Z">
                  <w:rPr>
                    <w:rFonts w:cs="Arial"/>
                    <w:lang w:val="en-GB"/>
                  </w:rPr>
                </w:rPrChange>
              </w:rPr>
            </w:pPr>
            <w:r w:rsidRPr="00FB5797">
              <w:rPr>
                <w:rFonts w:cs="Arial"/>
                <w:color w:val="000000" w:themeColor="text1"/>
                <w:lang w:val="en-GB"/>
                <w:rPrChange w:id="3049" w:author="SM Fairus Hasan" w:date="2020-02-27T16:11:00Z">
                  <w:rPr>
                    <w:rFonts w:cs="Arial"/>
                    <w:lang w:val="en-GB"/>
                  </w:rPr>
                </w:rPrChange>
              </w:rPr>
              <w:t>Init Value</w:t>
            </w:r>
          </w:p>
        </w:tc>
        <w:tc>
          <w:tcPr>
            <w:tcW w:w="3118" w:type="dxa"/>
            <w:shd w:val="clear" w:color="auto" w:fill="D9D9D9" w:themeFill="background1" w:themeFillShade="D9"/>
          </w:tcPr>
          <w:p w14:paraId="7318BB52" w14:textId="77777777" w:rsidR="00551C25" w:rsidRPr="00FB5797" w:rsidRDefault="00551C25" w:rsidP="00551C25">
            <w:pPr>
              <w:pStyle w:val="Caption"/>
              <w:rPr>
                <w:rFonts w:cs="Arial"/>
                <w:color w:val="000000" w:themeColor="text1"/>
                <w:lang w:val="en-GB"/>
                <w:rPrChange w:id="3050" w:author="SM Fairus Hasan" w:date="2020-02-27T16:11:00Z">
                  <w:rPr>
                    <w:rFonts w:cs="Arial"/>
                    <w:lang w:val="en-GB"/>
                  </w:rPr>
                </w:rPrChange>
              </w:rPr>
            </w:pPr>
            <w:r w:rsidRPr="00FB5797">
              <w:rPr>
                <w:rFonts w:cs="Arial"/>
                <w:color w:val="000000" w:themeColor="text1"/>
                <w:lang w:val="en-GB"/>
                <w:rPrChange w:id="3051" w:author="SM Fairus Hasan" w:date="2020-02-27T16:11:00Z">
                  <w:rPr>
                    <w:rFonts w:cs="Arial"/>
                    <w:lang w:val="en-GB"/>
                  </w:rPr>
                </w:rPrChange>
              </w:rPr>
              <w:t>Default Value</w:t>
            </w:r>
          </w:p>
          <w:p w14:paraId="16D73B78" w14:textId="77777777" w:rsidR="00551C25" w:rsidRPr="00FB5797" w:rsidRDefault="00551C25" w:rsidP="00551C25">
            <w:pPr>
              <w:jc w:val="center"/>
              <w:rPr>
                <w:rFonts w:cs="Arial"/>
                <w:color w:val="000000" w:themeColor="text1"/>
                <w:lang w:val="en-GB"/>
                <w:rPrChange w:id="3052" w:author="SM Fairus Hasan" w:date="2020-02-27T16:11:00Z">
                  <w:rPr>
                    <w:rFonts w:cs="Arial"/>
                    <w:lang w:val="en-GB"/>
                  </w:rPr>
                </w:rPrChange>
              </w:rPr>
            </w:pPr>
            <w:r w:rsidRPr="00FB5797">
              <w:rPr>
                <w:rFonts w:cs="Arial"/>
                <w:color w:val="000000" w:themeColor="text1"/>
                <w:lang w:val="en-GB"/>
                <w:rPrChange w:id="3053" w:author="SM Fairus Hasan" w:date="2020-02-27T16:11:00Z">
                  <w:rPr>
                    <w:rFonts w:cs="Arial"/>
                    <w:lang w:val="en-GB"/>
                  </w:rPr>
                </w:rPrChange>
              </w:rPr>
              <w:t>(missing signal)</w:t>
            </w:r>
          </w:p>
        </w:tc>
      </w:tr>
      <w:tr w:rsidR="00551C25" w:rsidRPr="00FB5797" w14:paraId="473F1FB6" w14:textId="77777777" w:rsidTr="00551C25">
        <w:trPr>
          <w:trHeight w:val="488"/>
        </w:trPr>
        <w:tc>
          <w:tcPr>
            <w:tcW w:w="4077" w:type="dxa"/>
          </w:tcPr>
          <w:p w14:paraId="5C7978B2" w14:textId="77777777" w:rsidR="00551C25" w:rsidRPr="00FB5797" w:rsidRDefault="00551C25" w:rsidP="00551C25">
            <w:pPr>
              <w:rPr>
                <w:rFonts w:cs="Arial"/>
                <w:color w:val="000000" w:themeColor="text1"/>
                <w:rPrChange w:id="3054" w:author="SM Fairus Hasan" w:date="2020-02-27T16:11:00Z">
                  <w:rPr>
                    <w:rFonts w:cs="Arial"/>
                  </w:rPr>
                </w:rPrChange>
              </w:rPr>
            </w:pPr>
            <w:r w:rsidRPr="00FB5797">
              <w:rPr>
                <w:rFonts w:cs="Arial"/>
                <w:color w:val="000000" w:themeColor="text1"/>
                <w:rPrChange w:id="3055" w:author="SM Fairus Hasan" w:date="2020-02-27T16:11:00Z">
                  <w:rPr>
                    <w:rFonts w:cs="Arial"/>
                  </w:rPr>
                </w:rPrChange>
              </w:rPr>
              <w:t xml:space="preserve">0x0 - </w:t>
            </w:r>
            <w:r>
              <w:rPr>
                <w:rFonts w:cs="Arial"/>
                <w:color w:val="000000" w:themeColor="text1"/>
              </w:rPr>
              <w:t xml:space="preserve"> Park</w:t>
            </w:r>
          </w:p>
          <w:p w14:paraId="3B181F41" w14:textId="77777777" w:rsidR="00551C25" w:rsidRDefault="00551C25" w:rsidP="00551C25">
            <w:pPr>
              <w:rPr>
                <w:rFonts w:cs="Arial"/>
                <w:color w:val="000000" w:themeColor="text1"/>
              </w:rPr>
            </w:pPr>
            <w:r w:rsidRPr="00FB5797">
              <w:rPr>
                <w:rFonts w:cs="Arial"/>
                <w:color w:val="000000" w:themeColor="text1"/>
                <w:rPrChange w:id="3056" w:author="SM Fairus Hasan" w:date="2020-02-27T16:11:00Z">
                  <w:rPr>
                    <w:rFonts w:cs="Arial"/>
                  </w:rPr>
                </w:rPrChange>
              </w:rPr>
              <w:t xml:space="preserve">0x1 </w:t>
            </w:r>
            <w:r>
              <w:rPr>
                <w:rFonts w:cs="Arial"/>
                <w:color w:val="000000" w:themeColor="text1"/>
              </w:rPr>
              <w:t>–</w:t>
            </w:r>
            <w:r w:rsidRPr="00FB5797">
              <w:rPr>
                <w:rFonts w:cs="Arial"/>
                <w:color w:val="000000" w:themeColor="text1"/>
                <w:rPrChange w:id="3057" w:author="SM Fairus Hasan" w:date="2020-02-27T16:11:00Z">
                  <w:rPr>
                    <w:rFonts w:cs="Arial"/>
                  </w:rPr>
                </w:rPrChange>
              </w:rPr>
              <w:t xml:space="preserve"> </w:t>
            </w:r>
            <w:r>
              <w:rPr>
                <w:rFonts w:cs="Arial"/>
                <w:color w:val="000000" w:themeColor="text1"/>
              </w:rPr>
              <w:t xml:space="preserve"> Reverse</w:t>
            </w:r>
          </w:p>
          <w:p w14:paraId="2773CB3E" w14:textId="77777777" w:rsidR="00551C25" w:rsidRDefault="00551C25" w:rsidP="00551C25">
            <w:pPr>
              <w:rPr>
                <w:rFonts w:cs="Arial"/>
                <w:color w:val="000000" w:themeColor="text1"/>
              </w:rPr>
            </w:pPr>
            <w:r>
              <w:rPr>
                <w:rFonts w:cs="Arial"/>
                <w:color w:val="000000" w:themeColor="text1"/>
              </w:rPr>
              <w:t>0x2 -  Neutral</w:t>
            </w:r>
          </w:p>
          <w:p w14:paraId="2048E011" w14:textId="77777777" w:rsidR="00551C25" w:rsidRDefault="00551C25" w:rsidP="00551C25">
            <w:pPr>
              <w:rPr>
                <w:rFonts w:cs="Arial"/>
                <w:color w:val="000000" w:themeColor="text1"/>
              </w:rPr>
            </w:pPr>
            <w:r>
              <w:rPr>
                <w:rFonts w:cs="Arial"/>
                <w:color w:val="000000" w:themeColor="text1"/>
              </w:rPr>
              <w:t>0x3 –  Drive</w:t>
            </w:r>
          </w:p>
          <w:p w14:paraId="26C8BE26" w14:textId="77777777" w:rsidR="00551C25" w:rsidRDefault="00551C25" w:rsidP="00551C25">
            <w:pPr>
              <w:rPr>
                <w:rFonts w:cs="Arial"/>
                <w:color w:val="000000" w:themeColor="text1"/>
              </w:rPr>
            </w:pPr>
            <w:r>
              <w:rPr>
                <w:rFonts w:cs="Arial"/>
                <w:color w:val="000000" w:themeColor="text1"/>
              </w:rPr>
              <w:t>0x4 -  Sport_DriveSport</w:t>
            </w:r>
          </w:p>
          <w:p w14:paraId="7E3386B3" w14:textId="77777777" w:rsidR="00551C25" w:rsidRDefault="00551C25" w:rsidP="00551C25">
            <w:pPr>
              <w:rPr>
                <w:rFonts w:cs="Arial"/>
                <w:color w:val="000000" w:themeColor="text1"/>
              </w:rPr>
            </w:pPr>
            <w:r>
              <w:rPr>
                <w:rFonts w:cs="Arial"/>
                <w:color w:val="000000" w:themeColor="text1"/>
              </w:rPr>
              <w:t>0x5 -  Low</w:t>
            </w:r>
          </w:p>
          <w:p w14:paraId="19C38B7F" w14:textId="77777777" w:rsidR="00551C25" w:rsidRDefault="00551C25" w:rsidP="00551C25">
            <w:pPr>
              <w:rPr>
                <w:rFonts w:cs="Arial"/>
                <w:color w:val="000000" w:themeColor="text1"/>
              </w:rPr>
            </w:pPr>
            <w:r>
              <w:rPr>
                <w:rFonts w:cs="Arial"/>
                <w:color w:val="000000" w:themeColor="text1"/>
              </w:rPr>
              <w:t>0x6 –  First</w:t>
            </w:r>
          </w:p>
          <w:p w14:paraId="7DCB5462" w14:textId="77777777" w:rsidR="00551C25" w:rsidRDefault="00551C25" w:rsidP="00551C25">
            <w:pPr>
              <w:rPr>
                <w:rFonts w:cs="Arial"/>
                <w:color w:val="000000" w:themeColor="text1"/>
              </w:rPr>
            </w:pPr>
            <w:r>
              <w:rPr>
                <w:rFonts w:cs="Arial"/>
                <w:color w:val="000000" w:themeColor="text1"/>
              </w:rPr>
              <w:t>0x7 -  Second</w:t>
            </w:r>
          </w:p>
          <w:p w14:paraId="7C713E37" w14:textId="77777777" w:rsidR="00551C25" w:rsidRDefault="00551C25" w:rsidP="00551C25">
            <w:pPr>
              <w:rPr>
                <w:rFonts w:cs="Arial"/>
                <w:color w:val="000000" w:themeColor="text1"/>
              </w:rPr>
            </w:pPr>
            <w:r>
              <w:rPr>
                <w:rFonts w:cs="Arial"/>
                <w:color w:val="000000" w:themeColor="text1"/>
              </w:rPr>
              <w:t>0x8 -  Third</w:t>
            </w:r>
          </w:p>
          <w:p w14:paraId="1F6CC5AF" w14:textId="77777777" w:rsidR="00551C25" w:rsidRDefault="00551C25" w:rsidP="00551C25">
            <w:pPr>
              <w:rPr>
                <w:rFonts w:cs="Arial"/>
                <w:color w:val="000000" w:themeColor="text1"/>
              </w:rPr>
            </w:pPr>
            <w:r>
              <w:rPr>
                <w:rFonts w:cs="Arial"/>
                <w:color w:val="000000" w:themeColor="text1"/>
              </w:rPr>
              <w:t>0x9 -  Fourth</w:t>
            </w:r>
          </w:p>
          <w:p w14:paraId="2AE88E3C" w14:textId="77777777" w:rsidR="00551C25" w:rsidRDefault="00551C25" w:rsidP="00551C25">
            <w:pPr>
              <w:rPr>
                <w:rFonts w:cs="Arial"/>
                <w:color w:val="000000" w:themeColor="text1"/>
              </w:rPr>
            </w:pPr>
            <w:r>
              <w:rPr>
                <w:rFonts w:cs="Arial"/>
                <w:color w:val="000000" w:themeColor="text1"/>
              </w:rPr>
              <w:t>0xA -  Fifth</w:t>
            </w:r>
          </w:p>
          <w:p w14:paraId="36A56E76" w14:textId="77777777" w:rsidR="00551C25" w:rsidRDefault="00551C25" w:rsidP="00551C25">
            <w:pPr>
              <w:rPr>
                <w:rFonts w:cs="Arial"/>
                <w:color w:val="000000" w:themeColor="text1"/>
              </w:rPr>
            </w:pPr>
            <w:r>
              <w:rPr>
                <w:rFonts w:cs="Arial"/>
                <w:color w:val="000000" w:themeColor="text1"/>
              </w:rPr>
              <w:t>0xB -  Sixth</w:t>
            </w:r>
          </w:p>
          <w:p w14:paraId="038B7678" w14:textId="77777777" w:rsidR="00551C25" w:rsidRDefault="00551C25" w:rsidP="00551C25">
            <w:pPr>
              <w:rPr>
                <w:rFonts w:cs="Arial"/>
                <w:color w:val="000000" w:themeColor="text1"/>
              </w:rPr>
            </w:pPr>
            <w:r>
              <w:rPr>
                <w:rFonts w:cs="Arial"/>
                <w:color w:val="000000" w:themeColor="text1"/>
              </w:rPr>
              <w:t xml:space="preserve">0xC - </w:t>
            </w:r>
            <w:r w:rsidRPr="00637018">
              <w:rPr>
                <w:rFonts w:cs="Arial"/>
                <w:color w:val="000000" w:themeColor="text1"/>
              </w:rPr>
              <w:t xml:space="preserve"> Undefined_Treat_as_Fault</w:t>
            </w:r>
          </w:p>
          <w:p w14:paraId="184C85A8" w14:textId="77777777" w:rsidR="00551C25" w:rsidRDefault="00551C25" w:rsidP="00551C25">
            <w:pPr>
              <w:rPr>
                <w:rFonts w:cs="Arial"/>
                <w:color w:val="000000" w:themeColor="text1"/>
              </w:rPr>
            </w:pPr>
            <w:r>
              <w:rPr>
                <w:rFonts w:cs="Arial"/>
                <w:color w:val="000000" w:themeColor="text1"/>
              </w:rPr>
              <w:t xml:space="preserve">0xD - </w:t>
            </w:r>
            <w:r w:rsidRPr="00637018">
              <w:rPr>
                <w:rFonts w:cs="Arial"/>
                <w:color w:val="000000" w:themeColor="text1"/>
              </w:rPr>
              <w:t xml:space="preserve"> Undefined_Treat_as_Fault</w:t>
            </w:r>
          </w:p>
          <w:p w14:paraId="4AB02A04" w14:textId="77777777" w:rsidR="00551C25" w:rsidRDefault="00551C25" w:rsidP="00551C25">
            <w:pPr>
              <w:rPr>
                <w:rFonts w:cs="Arial"/>
                <w:color w:val="000000" w:themeColor="text1"/>
              </w:rPr>
            </w:pPr>
            <w:r>
              <w:rPr>
                <w:rFonts w:cs="Arial"/>
                <w:color w:val="000000" w:themeColor="text1"/>
              </w:rPr>
              <w:t>0xE – Unknown_Position</w:t>
            </w:r>
          </w:p>
          <w:p w14:paraId="6348A6D4" w14:textId="77777777" w:rsidR="00551C25" w:rsidRDefault="00551C25" w:rsidP="00551C25">
            <w:pPr>
              <w:rPr>
                <w:rFonts w:cs="Arial"/>
                <w:color w:val="000000" w:themeColor="text1"/>
              </w:rPr>
            </w:pPr>
            <w:r>
              <w:rPr>
                <w:rFonts w:cs="Arial"/>
                <w:color w:val="000000" w:themeColor="text1"/>
              </w:rPr>
              <w:t>0xF - Fault</w:t>
            </w:r>
          </w:p>
          <w:p w14:paraId="753508E0" w14:textId="77777777" w:rsidR="00551C25" w:rsidRPr="00FB5797" w:rsidRDefault="00551C25" w:rsidP="00551C25">
            <w:pPr>
              <w:rPr>
                <w:rFonts w:cs="Arial"/>
                <w:color w:val="000000" w:themeColor="text1"/>
                <w:rPrChange w:id="3058" w:author="SM Fairus Hasan" w:date="2020-02-27T16:11:00Z">
                  <w:rPr>
                    <w:rFonts w:cs="Arial"/>
                  </w:rPr>
                </w:rPrChange>
              </w:rPr>
            </w:pPr>
          </w:p>
        </w:tc>
        <w:tc>
          <w:tcPr>
            <w:tcW w:w="3261" w:type="dxa"/>
          </w:tcPr>
          <w:p w14:paraId="0EA26EDE" w14:textId="77777777" w:rsidR="00551C25" w:rsidRPr="00FB5797" w:rsidRDefault="00551C25" w:rsidP="00551C25">
            <w:pPr>
              <w:rPr>
                <w:rFonts w:cs="Arial"/>
                <w:color w:val="000000" w:themeColor="text1"/>
                <w:rPrChange w:id="3059" w:author="SM Fairus Hasan" w:date="2020-02-27T16:11:00Z">
                  <w:rPr>
                    <w:rFonts w:cs="Arial"/>
                  </w:rPr>
                </w:rPrChange>
              </w:rPr>
            </w:pPr>
            <w:r w:rsidRPr="00FB5797">
              <w:rPr>
                <w:rFonts w:cs="Arial"/>
                <w:color w:val="000000" w:themeColor="text1"/>
                <w:rPrChange w:id="3060" w:author="SM Fairus Hasan" w:date="2020-02-27T16:11:00Z">
                  <w:rPr>
                    <w:rFonts w:cs="Arial"/>
                  </w:rPr>
                </w:rPrChange>
              </w:rPr>
              <w:t>0x</w:t>
            </w:r>
            <w:r>
              <w:rPr>
                <w:rFonts w:cs="Arial"/>
                <w:color w:val="000000" w:themeColor="text1"/>
              </w:rPr>
              <w:t>0 = Park</w:t>
            </w:r>
            <w:r w:rsidRPr="00FB5797">
              <w:rPr>
                <w:rFonts w:cs="Arial"/>
                <w:color w:val="000000" w:themeColor="text1"/>
                <w:rPrChange w:id="3061" w:author="SM Fairus Hasan" w:date="2020-02-27T16:11:00Z">
                  <w:rPr>
                    <w:rFonts w:cs="Arial"/>
                  </w:rPr>
                </w:rPrChange>
              </w:rPr>
              <w:t xml:space="preserve"> (Defaulted)</w:t>
            </w:r>
          </w:p>
        </w:tc>
        <w:tc>
          <w:tcPr>
            <w:tcW w:w="3118" w:type="dxa"/>
          </w:tcPr>
          <w:p w14:paraId="0883E6EF" w14:textId="77777777" w:rsidR="00551C25" w:rsidRPr="00FB5797" w:rsidRDefault="00551C25" w:rsidP="00551C25">
            <w:pPr>
              <w:rPr>
                <w:rFonts w:cs="Arial"/>
                <w:color w:val="000000" w:themeColor="text1"/>
                <w:rPrChange w:id="3062" w:author="SM Fairus Hasan" w:date="2020-02-27T16:11:00Z">
                  <w:rPr>
                    <w:rFonts w:cs="Arial"/>
                  </w:rPr>
                </w:rPrChange>
              </w:rPr>
            </w:pPr>
            <w:r w:rsidRPr="00FB5797">
              <w:rPr>
                <w:rFonts w:cs="Arial"/>
                <w:color w:val="000000" w:themeColor="text1"/>
                <w:rPrChange w:id="3063" w:author="SM Fairus Hasan" w:date="2020-02-27T16:11:00Z">
                  <w:rPr>
                    <w:rFonts w:cs="Arial"/>
                  </w:rPr>
                </w:rPrChange>
              </w:rPr>
              <w:t>0x0</w:t>
            </w:r>
            <w:r>
              <w:rPr>
                <w:rFonts w:cs="Arial"/>
                <w:color w:val="000000" w:themeColor="text1"/>
              </w:rPr>
              <w:t xml:space="preserve"> = Park</w:t>
            </w:r>
            <w:r w:rsidRPr="00FB5797">
              <w:rPr>
                <w:rFonts w:cs="Arial"/>
                <w:color w:val="000000" w:themeColor="text1"/>
                <w:rPrChange w:id="3064" w:author="SM Fairus Hasan" w:date="2020-02-27T16:11:00Z">
                  <w:rPr>
                    <w:rFonts w:cs="Arial"/>
                  </w:rPr>
                </w:rPrChange>
              </w:rPr>
              <w:t xml:space="preserve"> (Defaulted)</w:t>
            </w:r>
          </w:p>
        </w:tc>
      </w:tr>
    </w:tbl>
    <w:p w14:paraId="5BB06E7E"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41073A8B" w14:textId="77777777" w:rsidTr="00551C25">
        <w:tc>
          <w:tcPr>
            <w:tcW w:w="4077" w:type="dxa"/>
            <w:shd w:val="clear" w:color="auto" w:fill="D9D9D9" w:themeFill="background1" w:themeFillShade="D9"/>
          </w:tcPr>
          <w:p w14:paraId="1A8BCEC3" w14:textId="77777777" w:rsidR="00551C25" w:rsidRPr="00FB5797" w:rsidRDefault="00551C25" w:rsidP="00551C25">
            <w:pPr>
              <w:pStyle w:val="Caption"/>
              <w:rPr>
                <w:rFonts w:cs="Arial"/>
                <w:color w:val="000000" w:themeColor="text1"/>
                <w:lang w:val="en-GB"/>
                <w:rPrChange w:id="3065" w:author="SM Fairus Hasan" w:date="2020-02-27T16:11:00Z">
                  <w:rPr>
                    <w:rFonts w:cs="Arial"/>
                    <w:lang w:val="en-GB"/>
                  </w:rPr>
                </w:rPrChange>
              </w:rPr>
            </w:pPr>
            <w:r w:rsidRPr="00FB5797">
              <w:rPr>
                <w:rFonts w:cs="Arial"/>
                <w:color w:val="000000" w:themeColor="text1"/>
                <w:rPrChange w:id="3066" w:author="SM Fairus Hasan" w:date="2020-02-27T16:11:00Z">
                  <w:rPr>
                    <w:rFonts w:cs="Arial"/>
                  </w:rPr>
                </w:rPrChange>
              </w:rPr>
              <w:t>Transmit Model</w:t>
            </w:r>
          </w:p>
        </w:tc>
        <w:tc>
          <w:tcPr>
            <w:tcW w:w="3261" w:type="dxa"/>
            <w:shd w:val="clear" w:color="auto" w:fill="D9D9D9" w:themeFill="background1" w:themeFillShade="D9"/>
          </w:tcPr>
          <w:p w14:paraId="0087D367" w14:textId="77777777" w:rsidR="00551C25" w:rsidRPr="00FB5797" w:rsidRDefault="00551C25" w:rsidP="00551C25">
            <w:pPr>
              <w:pStyle w:val="Caption"/>
              <w:rPr>
                <w:rFonts w:cs="Arial"/>
                <w:color w:val="000000" w:themeColor="text1"/>
                <w:lang w:val="en-GB"/>
                <w:rPrChange w:id="3067" w:author="SM Fairus Hasan" w:date="2020-02-27T16:11:00Z">
                  <w:rPr>
                    <w:rFonts w:cs="Arial"/>
                    <w:lang w:val="en-GB"/>
                  </w:rPr>
                </w:rPrChange>
              </w:rPr>
            </w:pPr>
            <w:r w:rsidRPr="00FB5797">
              <w:rPr>
                <w:rFonts w:cs="Arial"/>
                <w:color w:val="000000" w:themeColor="text1"/>
                <w:rPrChange w:id="3068" w:author="SM Fairus Hasan" w:date="2020-02-27T16:11:00Z">
                  <w:rPr>
                    <w:rFonts w:cs="Arial"/>
                  </w:rPr>
                </w:rPrChange>
              </w:rPr>
              <w:t>Send Type</w:t>
            </w:r>
          </w:p>
        </w:tc>
        <w:tc>
          <w:tcPr>
            <w:tcW w:w="3118" w:type="dxa"/>
            <w:shd w:val="clear" w:color="auto" w:fill="D9D9D9" w:themeFill="background1" w:themeFillShade="D9"/>
          </w:tcPr>
          <w:p w14:paraId="75C5D19C" w14:textId="77777777" w:rsidR="00551C25" w:rsidRPr="00FB5797" w:rsidRDefault="00551C25" w:rsidP="00551C25">
            <w:pPr>
              <w:pStyle w:val="Caption"/>
              <w:rPr>
                <w:rFonts w:cs="Arial"/>
                <w:color w:val="000000" w:themeColor="text1"/>
                <w:rPrChange w:id="3069" w:author="SM Fairus Hasan" w:date="2020-02-27T16:11:00Z">
                  <w:rPr>
                    <w:rFonts w:cs="Arial"/>
                  </w:rPr>
                </w:rPrChange>
              </w:rPr>
            </w:pPr>
            <w:r w:rsidRPr="00FB5797">
              <w:rPr>
                <w:rFonts w:cs="Arial"/>
                <w:color w:val="000000" w:themeColor="text1"/>
                <w:rPrChange w:id="3070" w:author="SM Fairus Hasan" w:date="2020-02-27T16:11:00Z">
                  <w:rPr>
                    <w:rFonts w:cs="Arial"/>
                  </w:rPr>
                </w:rPrChange>
              </w:rPr>
              <w:t>E2E Latency</w:t>
            </w:r>
          </w:p>
        </w:tc>
      </w:tr>
      <w:tr w:rsidR="00551C25" w:rsidRPr="00FB5797" w14:paraId="24BB84CD" w14:textId="77777777" w:rsidTr="00551C25">
        <w:trPr>
          <w:trHeight w:val="488"/>
        </w:trPr>
        <w:tc>
          <w:tcPr>
            <w:tcW w:w="4077" w:type="dxa"/>
          </w:tcPr>
          <w:p w14:paraId="4D5DC907" w14:textId="77777777" w:rsidR="00551C25" w:rsidRPr="00FB5797" w:rsidRDefault="00551C25" w:rsidP="00551C25">
            <w:pPr>
              <w:rPr>
                <w:rFonts w:cs="Arial"/>
                <w:color w:val="000000" w:themeColor="text1"/>
                <w:rPrChange w:id="3071" w:author="SM Fairus Hasan" w:date="2020-02-27T16:11:00Z">
                  <w:rPr>
                    <w:rFonts w:cs="Arial"/>
                  </w:rPr>
                </w:rPrChange>
              </w:rPr>
            </w:pPr>
            <w:r>
              <w:rPr>
                <w:rFonts w:cs="Arial"/>
                <w:color w:val="000000" w:themeColor="text1"/>
              </w:rPr>
              <w:t>FD1 CAN</w:t>
            </w:r>
          </w:p>
        </w:tc>
        <w:tc>
          <w:tcPr>
            <w:tcW w:w="3261" w:type="dxa"/>
          </w:tcPr>
          <w:p w14:paraId="21F5E5EA" w14:textId="77777777" w:rsidR="00551C25" w:rsidRPr="00FB5797" w:rsidRDefault="00551C25" w:rsidP="00551C25">
            <w:pPr>
              <w:rPr>
                <w:rFonts w:cs="Arial"/>
                <w:color w:val="000000" w:themeColor="text1"/>
                <w:rPrChange w:id="3072" w:author="SM Fairus Hasan" w:date="2020-02-27T16:11:00Z">
                  <w:rPr>
                    <w:rFonts w:cs="Arial"/>
                  </w:rPr>
                </w:rPrChange>
              </w:rPr>
            </w:pPr>
            <w:r>
              <w:rPr>
                <w:rFonts w:cs="Arial"/>
                <w:color w:val="000000" w:themeColor="text1"/>
              </w:rPr>
              <w:t>Fixed Periodic</w:t>
            </w:r>
          </w:p>
        </w:tc>
        <w:tc>
          <w:tcPr>
            <w:tcW w:w="3118" w:type="dxa"/>
          </w:tcPr>
          <w:p w14:paraId="718209B6" w14:textId="77777777" w:rsidR="00551C25" w:rsidRPr="00FB5797" w:rsidRDefault="00551C25" w:rsidP="00551C25">
            <w:pPr>
              <w:rPr>
                <w:rFonts w:cs="Arial"/>
                <w:color w:val="000000" w:themeColor="text1"/>
                <w:rPrChange w:id="3073" w:author="SM Fairus Hasan" w:date="2020-02-27T16:11:00Z">
                  <w:rPr>
                    <w:rFonts w:cs="Arial"/>
                  </w:rPr>
                </w:rPrChange>
              </w:rPr>
            </w:pPr>
          </w:p>
        </w:tc>
      </w:tr>
    </w:tbl>
    <w:p w14:paraId="48E285B6" w14:textId="77777777" w:rsidR="00551C25" w:rsidRDefault="00551C25" w:rsidP="00551C25"/>
    <w:p w14:paraId="35307DC5" w14:textId="77777777" w:rsidR="00551C25" w:rsidRPr="00FB5797" w:rsidRDefault="00551C25" w:rsidP="00551C25">
      <w:pPr>
        <w:pStyle w:val="RELogSignal"/>
        <w:rPr>
          <w:color w:val="000000" w:themeColor="text1"/>
          <w:rPrChange w:id="3074" w:author="SM Fairus Hasan" w:date="2020-02-27T16:11:00Z">
            <w:rPr/>
          </w:rPrChange>
        </w:rPr>
      </w:pPr>
      <w:r w:rsidRPr="00FB5797">
        <w:rPr>
          <w:color w:val="000000" w:themeColor="text1"/>
          <w:rPrChange w:id="3075" w:author="SM Fairus Hasan" w:date="2020-02-27T16:11:00Z">
            <w:rPr/>
          </w:rPrChange>
        </w:rPr>
        <w:t>###LSG_Trailer</w:t>
      </w:r>
      <w:r>
        <w:rPr>
          <w:color w:val="000000" w:themeColor="text1"/>
        </w:rPr>
        <w:t xml:space="preserve"> Settings and Profile_00003### Powertrain Control Module Precondition</w:t>
      </w:r>
    </w:p>
    <w:p w14:paraId="2055C290" w14:textId="77777777" w:rsidR="00551C25" w:rsidRDefault="00551C25" w:rsidP="00551C25">
      <w:pPr>
        <w:rPr>
          <w:rFonts w:cs="Arial"/>
          <w:color w:val="000000" w:themeColor="text1"/>
        </w:rPr>
      </w:pPr>
      <w:r w:rsidRPr="00FB5797">
        <w:rPr>
          <w:rFonts w:cs="Arial"/>
          <w:color w:val="000000" w:themeColor="text1"/>
          <w:rPrChange w:id="3076"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077" w:author="SM Fairus Hasan" w:date="2020-02-27T16:11:00Z">
            <w:rPr>
              <w:rFonts w:cs="Arial"/>
            </w:rPr>
          </w:rPrChange>
        </w:rPr>
        <w:t xml:space="preserve">, this logical signal notifies </w:t>
      </w:r>
      <w:r>
        <w:rPr>
          <w:rFonts w:cs="Arial"/>
          <w:color w:val="000000" w:themeColor="text1"/>
        </w:rPr>
        <w:t>if the operating battery precondition is met.</w:t>
      </w:r>
    </w:p>
    <w:p w14:paraId="1515D98B" w14:textId="77777777" w:rsidR="00551C25" w:rsidRDefault="00551C25" w:rsidP="00551C25">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551C25" w:rsidRPr="00E54DEA" w14:paraId="5B7A9193" w14:textId="77777777" w:rsidTr="00551C25">
        <w:trPr>
          <w:trHeight w:val="183"/>
        </w:trPr>
        <w:tc>
          <w:tcPr>
            <w:tcW w:w="2381" w:type="dxa"/>
            <w:shd w:val="clear" w:color="auto" w:fill="D9D9D9" w:themeFill="background1" w:themeFillShade="D9"/>
            <w:noWrap/>
            <w:hideMark/>
          </w:tcPr>
          <w:p w14:paraId="02476B10" w14:textId="77777777" w:rsidR="00551C25" w:rsidRPr="00E54DEA" w:rsidRDefault="00551C25" w:rsidP="00551C25">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08E2F5D2" w14:textId="77777777" w:rsidR="00551C25" w:rsidRDefault="00551C25" w:rsidP="00551C25">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05FD24D4" w14:textId="77777777" w:rsidR="00551C25" w:rsidRPr="00E54DEA" w:rsidRDefault="00551C25" w:rsidP="00551C25">
            <w:pPr>
              <w:overflowPunct/>
              <w:autoSpaceDE/>
              <w:autoSpaceDN/>
              <w:adjustRightInd/>
              <w:textAlignment w:val="auto"/>
              <w:rPr>
                <w:rFonts w:cs="Arial"/>
                <w:b/>
                <w:bCs/>
                <w:color w:val="000000"/>
              </w:rPr>
            </w:pPr>
            <w:r>
              <w:rPr>
                <w:rFonts w:cs="Arial"/>
                <w:b/>
                <w:bCs/>
                <w:color w:val="000000"/>
              </w:rPr>
              <w:t>Description</w:t>
            </w:r>
          </w:p>
        </w:tc>
      </w:tr>
      <w:tr w:rsidR="00551C25" w:rsidRPr="003F473D" w14:paraId="6B2714F3" w14:textId="77777777" w:rsidTr="00551C25">
        <w:trPr>
          <w:trHeight w:val="410"/>
        </w:trPr>
        <w:tc>
          <w:tcPr>
            <w:tcW w:w="2381" w:type="dxa"/>
            <w:noWrap/>
          </w:tcPr>
          <w:p w14:paraId="082FAAAC" w14:textId="77777777" w:rsidR="00551C25" w:rsidRPr="00105467" w:rsidRDefault="00551C25" w:rsidP="00551C25">
            <w:r>
              <w:t>Battery SOC</w:t>
            </w:r>
          </w:p>
        </w:tc>
        <w:tc>
          <w:tcPr>
            <w:tcW w:w="3289" w:type="dxa"/>
          </w:tcPr>
          <w:p w14:paraId="27B33525" w14:textId="77777777" w:rsidR="00551C25" w:rsidRDefault="00551C25" w:rsidP="00551C25">
            <w:r>
              <w:t>[7] BSBattSOC</w:t>
            </w:r>
          </w:p>
          <w:p w14:paraId="210A89CF" w14:textId="77777777" w:rsidR="00551C25" w:rsidRDefault="00551C25" w:rsidP="00551C25"/>
        </w:tc>
        <w:tc>
          <w:tcPr>
            <w:tcW w:w="4680" w:type="dxa"/>
            <w:noWrap/>
          </w:tcPr>
          <w:p w14:paraId="2C559AF9" w14:textId="77777777" w:rsidR="00551C25" w:rsidRPr="00105467" w:rsidRDefault="00551C25" w:rsidP="00551C25">
            <w:r>
              <w:rPr>
                <w:rFonts w:ascii="Calibri" w:hAnsi="Calibri" w:cs="Calibri"/>
                <w:color w:val="000000"/>
                <w:sz w:val="22"/>
                <w:szCs w:val="22"/>
                <w:shd w:val="clear" w:color="auto" w:fill="FFFFFF"/>
              </w:rPr>
              <w:t>Indicates if the battery operation range supports the functionality.</w:t>
            </w:r>
          </w:p>
        </w:tc>
      </w:tr>
    </w:tbl>
    <w:p w14:paraId="555BADF4"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0F2CFC89" w14:textId="77777777" w:rsidTr="00551C25">
        <w:tc>
          <w:tcPr>
            <w:tcW w:w="4077" w:type="dxa"/>
            <w:shd w:val="clear" w:color="auto" w:fill="D9D9D9" w:themeFill="background1" w:themeFillShade="D9"/>
          </w:tcPr>
          <w:p w14:paraId="392D5743" w14:textId="77777777" w:rsidR="00551C25" w:rsidRPr="00FB5797" w:rsidRDefault="00551C25" w:rsidP="00551C25">
            <w:pPr>
              <w:pStyle w:val="Caption"/>
              <w:rPr>
                <w:rFonts w:cs="Arial"/>
                <w:color w:val="000000" w:themeColor="text1"/>
                <w:lang w:val="en-GB"/>
                <w:rPrChange w:id="3078" w:author="SM Fairus Hasan" w:date="2020-02-27T16:11:00Z">
                  <w:rPr>
                    <w:rFonts w:cs="Arial"/>
                    <w:lang w:val="en-GB"/>
                  </w:rPr>
                </w:rPrChange>
              </w:rPr>
            </w:pPr>
            <w:r w:rsidRPr="00FB5797">
              <w:rPr>
                <w:rFonts w:cs="Arial"/>
                <w:color w:val="000000" w:themeColor="text1"/>
                <w:lang w:val="en-GB"/>
                <w:rPrChange w:id="3079" w:author="SM Fairus Hasan" w:date="2020-02-27T16:11:00Z">
                  <w:rPr>
                    <w:rFonts w:cs="Arial"/>
                    <w:lang w:val="en-GB"/>
                  </w:rPr>
                </w:rPrChange>
              </w:rPr>
              <w:t>Data Type</w:t>
            </w:r>
          </w:p>
        </w:tc>
        <w:tc>
          <w:tcPr>
            <w:tcW w:w="3261" w:type="dxa"/>
            <w:shd w:val="clear" w:color="auto" w:fill="D9D9D9" w:themeFill="background1" w:themeFillShade="D9"/>
          </w:tcPr>
          <w:p w14:paraId="1B797537" w14:textId="77777777" w:rsidR="00551C25" w:rsidRPr="00FB5797" w:rsidRDefault="00551C25" w:rsidP="00551C25">
            <w:pPr>
              <w:pStyle w:val="Caption"/>
              <w:rPr>
                <w:rFonts w:cs="Arial"/>
                <w:color w:val="000000" w:themeColor="text1"/>
                <w:lang w:val="en-GB"/>
                <w:rPrChange w:id="3080" w:author="SM Fairus Hasan" w:date="2020-02-27T16:11:00Z">
                  <w:rPr>
                    <w:rFonts w:cs="Arial"/>
                    <w:lang w:val="en-GB"/>
                  </w:rPr>
                </w:rPrChange>
              </w:rPr>
            </w:pPr>
            <w:r w:rsidRPr="00FB5797">
              <w:rPr>
                <w:rFonts w:cs="Arial"/>
                <w:color w:val="000000" w:themeColor="text1"/>
                <w:lang w:val="en-GB"/>
                <w:rPrChange w:id="3081" w:author="SM Fairus Hasan" w:date="2020-02-27T16:11:00Z">
                  <w:rPr>
                    <w:rFonts w:cs="Arial"/>
                    <w:lang w:val="en-GB"/>
                  </w:rPr>
                </w:rPrChange>
              </w:rPr>
              <w:t>Init Value</w:t>
            </w:r>
          </w:p>
        </w:tc>
        <w:tc>
          <w:tcPr>
            <w:tcW w:w="3118" w:type="dxa"/>
            <w:shd w:val="clear" w:color="auto" w:fill="D9D9D9" w:themeFill="background1" w:themeFillShade="D9"/>
          </w:tcPr>
          <w:p w14:paraId="1D928A96" w14:textId="77777777" w:rsidR="00551C25" w:rsidRPr="00FB5797" w:rsidRDefault="00551C25" w:rsidP="00551C25">
            <w:pPr>
              <w:pStyle w:val="Caption"/>
              <w:rPr>
                <w:rFonts w:cs="Arial"/>
                <w:color w:val="000000" w:themeColor="text1"/>
                <w:lang w:val="en-GB"/>
                <w:rPrChange w:id="3082" w:author="SM Fairus Hasan" w:date="2020-02-27T16:11:00Z">
                  <w:rPr>
                    <w:rFonts w:cs="Arial"/>
                    <w:lang w:val="en-GB"/>
                  </w:rPr>
                </w:rPrChange>
              </w:rPr>
            </w:pPr>
            <w:r w:rsidRPr="00FB5797">
              <w:rPr>
                <w:rFonts w:cs="Arial"/>
                <w:color w:val="000000" w:themeColor="text1"/>
                <w:lang w:val="en-GB"/>
                <w:rPrChange w:id="3083" w:author="SM Fairus Hasan" w:date="2020-02-27T16:11:00Z">
                  <w:rPr>
                    <w:rFonts w:cs="Arial"/>
                    <w:lang w:val="en-GB"/>
                  </w:rPr>
                </w:rPrChange>
              </w:rPr>
              <w:t>Default Value</w:t>
            </w:r>
          </w:p>
          <w:p w14:paraId="19DB5A89" w14:textId="77777777" w:rsidR="00551C25" w:rsidRPr="00FB5797" w:rsidRDefault="00551C25" w:rsidP="00551C25">
            <w:pPr>
              <w:jc w:val="center"/>
              <w:rPr>
                <w:rFonts w:cs="Arial"/>
                <w:color w:val="000000" w:themeColor="text1"/>
                <w:lang w:val="en-GB"/>
                <w:rPrChange w:id="3084" w:author="SM Fairus Hasan" w:date="2020-02-27T16:11:00Z">
                  <w:rPr>
                    <w:rFonts w:cs="Arial"/>
                    <w:lang w:val="en-GB"/>
                  </w:rPr>
                </w:rPrChange>
              </w:rPr>
            </w:pPr>
            <w:r w:rsidRPr="00FB5797">
              <w:rPr>
                <w:rFonts w:cs="Arial"/>
                <w:color w:val="000000" w:themeColor="text1"/>
                <w:lang w:val="en-GB"/>
                <w:rPrChange w:id="3085" w:author="SM Fairus Hasan" w:date="2020-02-27T16:11:00Z">
                  <w:rPr>
                    <w:rFonts w:cs="Arial"/>
                    <w:lang w:val="en-GB"/>
                  </w:rPr>
                </w:rPrChange>
              </w:rPr>
              <w:t>(missing signal)</w:t>
            </w:r>
          </w:p>
        </w:tc>
      </w:tr>
      <w:tr w:rsidR="00551C25" w:rsidRPr="00FB5797" w14:paraId="323D82E9" w14:textId="77777777" w:rsidTr="00551C25">
        <w:trPr>
          <w:trHeight w:val="488"/>
        </w:trPr>
        <w:tc>
          <w:tcPr>
            <w:tcW w:w="4077" w:type="dxa"/>
          </w:tcPr>
          <w:p w14:paraId="4BE0C12D" w14:textId="77777777" w:rsidR="00551C25" w:rsidRPr="00FB5797" w:rsidRDefault="00551C25" w:rsidP="00551C25">
            <w:pPr>
              <w:rPr>
                <w:rFonts w:cs="Arial"/>
                <w:color w:val="000000" w:themeColor="text1"/>
                <w:rPrChange w:id="3086" w:author="SM Fairus Hasan" w:date="2020-02-27T16:11:00Z">
                  <w:rPr>
                    <w:rFonts w:cs="Arial"/>
                  </w:rPr>
                </w:rPrChange>
              </w:rPr>
            </w:pPr>
            <w:r w:rsidRPr="00FB5797">
              <w:rPr>
                <w:rFonts w:cs="Arial"/>
                <w:color w:val="000000" w:themeColor="text1"/>
                <w:rPrChange w:id="3087" w:author="SM Fairus Hasan" w:date="2020-02-27T16:11:00Z">
                  <w:rPr>
                    <w:rFonts w:cs="Arial"/>
                  </w:rPr>
                </w:rPrChange>
              </w:rPr>
              <w:t xml:space="preserve">0x0 </w:t>
            </w:r>
            <w:r>
              <w:rPr>
                <w:rFonts w:cs="Arial"/>
                <w:color w:val="000000" w:themeColor="text1"/>
              </w:rPr>
              <w:t>–</w:t>
            </w:r>
            <w:r w:rsidRPr="00FB5797">
              <w:rPr>
                <w:rFonts w:cs="Arial"/>
                <w:color w:val="000000" w:themeColor="text1"/>
                <w:rPrChange w:id="3088" w:author="SM Fairus Hasan" w:date="2020-02-27T16:11:00Z">
                  <w:rPr>
                    <w:rFonts w:cs="Arial"/>
                  </w:rPr>
                </w:rPrChange>
              </w:rPr>
              <w:t xml:space="preserve"> </w:t>
            </w:r>
            <w:r>
              <w:rPr>
                <w:rFonts w:cs="Arial"/>
                <w:color w:val="000000" w:themeColor="text1"/>
              </w:rPr>
              <w:t>0</w:t>
            </w:r>
          </w:p>
          <w:p w14:paraId="085FB80A" w14:textId="77777777" w:rsidR="00551C25" w:rsidRDefault="00551C25" w:rsidP="00551C25">
            <w:pPr>
              <w:rPr>
                <w:rFonts w:cs="Arial"/>
                <w:color w:val="000000" w:themeColor="text1"/>
              </w:rPr>
            </w:pPr>
            <w:r>
              <w:rPr>
                <w:rFonts w:cs="Arial"/>
                <w:color w:val="000000" w:themeColor="text1"/>
              </w:rPr>
              <w:t>0x7F</w:t>
            </w:r>
            <w:r w:rsidRPr="00FB5797">
              <w:rPr>
                <w:rFonts w:cs="Arial"/>
                <w:color w:val="000000" w:themeColor="text1"/>
                <w:rPrChange w:id="3089" w:author="SM Fairus Hasan" w:date="2020-02-27T16:11:00Z">
                  <w:rPr>
                    <w:rFonts w:cs="Arial"/>
                  </w:rPr>
                </w:rPrChange>
              </w:rPr>
              <w:t xml:space="preserve"> </w:t>
            </w:r>
            <w:r>
              <w:rPr>
                <w:rFonts w:cs="Arial"/>
                <w:color w:val="000000" w:themeColor="text1"/>
              </w:rPr>
              <w:t>–</w:t>
            </w:r>
            <w:r w:rsidRPr="00FB5797">
              <w:rPr>
                <w:rFonts w:cs="Arial"/>
                <w:color w:val="000000" w:themeColor="text1"/>
                <w:rPrChange w:id="3090" w:author="SM Fairus Hasan" w:date="2020-02-27T16:11:00Z">
                  <w:rPr>
                    <w:rFonts w:cs="Arial"/>
                  </w:rPr>
                </w:rPrChange>
              </w:rPr>
              <w:t xml:space="preserve"> </w:t>
            </w:r>
            <w:r>
              <w:rPr>
                <w:rFonts w:cs="Arial"/>
                <w:color w:val="000000" w:themeColor="text1"/>
              </w:rPr>
              <w:t>127</w:t>
            </w:r>
          </w:p>
          <w:p w14:paraId="5B23FF32" w14:textId="77777777" w:rsidR="00551C25" w:rsidRPr="00FB5797" w:rsidRDefault="00551C25" w:rsidP="00551C25">
            <w:pPr>
              <w:rPr>
                <w:rFonts w:cs="Arial"/>
                <w:color w:val="000000" w:themeColor="text1"/>
                <w:rPrChange w:id="3091" w:author="SM Fairus Hasan" w:date="2020-02-27T16:11:00Z">
                  <w:rPr>
                    <w:rFonts w:cs="Arial"/>
                  </w:rPr>
                </w:rPrChange>
              </w:rPr>
            </w:pPr>
          </w:p>
        </w:tc>
        <w:tc>
          <w:tcPr>
            <w:tcW w:w="3261" w:type="dxa"/>
          </w:tcPr>
          <w:p w14:paraId="0F01F769" w14:textId="77777777" w:rsidR="00551C25" w:rsidRPr="00FB5797" w:rsidRDefault="00551C25" w:rsidP="00551C25">
            <w:pPr>
              <w:rPr>
                <w:rFonts w:cs="Arial"/>
                <w:color w:val="000000" w:themeColor="text1"/>
                <w:rPrChange w:id="3092" w:author="SM Fairus Hasan" w:date="2020-02-27T16:11:00Z">
                  <w:rPr>
                    <w:rFonts w:cs="Arial"/>
                  </w:rPr>
                </w:rPrChange>
              </w:rPr>
            </w:pPr>
            <w:r w:rsidRPr="00FB5797">
              <w:rPr>
                <w:rFonts w:cs="Arial"/>
                <w:color w:val="000000" w:themeColor="text1"/>
                <w:rPrChange w:id="3093" w:author="SM Fairus Hasan" w:date="2020-02-27T16:11:00Z">
                  <w:rPr>
                    <w:rFonts w:cs="Arial"/>
                  </w:rPr>
                </w:rPrChange>
              </w:rPr>
              <w:t>0x</w:t>
            </w:r>
            <w:r>
              <w:rPr>
                <w:rFonts w:cs="Arial"/>
                <w:color w:val="000000" w:themeColor="text1"/>
              </w:rPr>
              <w:t>0 =  0</w:t>
            </w:r>
          </w:p>
        </w:tc>
        <w:tc>
          <w:tcPr>
            <w:tcW w:w="3118" w:type="dxa"/>
          </w:tcPr>
          <w:p w14:paraId="597D2D3E" w14:textId="77777777" w:rsidR="00551C25" w:rsidRPr="00FB5797" w:rsidRDefault="00551C25" w:rsidP="00551C25">
            <w:pPr>
              <w:rPr>
                <w:rFonts w:cs="Arial"/>
                <w:color w:val="000000" w:themeColor="text1"/>
                <w:rPrChange w:id="3094" w:author="SM Fairus Hasan" w:date="2020-02-27T16:11:00Z">
                  <w:rPr>
                    <w:rFonts w:cs="Arial"/>
                  </w:rPr>
                </w:rPrChange>
              </w:rPr>
            </w:pPr>
          </w:p>
        </w:tc>
      </w:tr>
    </w:tbl>
    <w:p w14:paraId="7CD3E0E2"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36651138" w14:textId="77777777" w:rsidTr="00551C25">
        <w:tc>
          <w:tcPr>
            <w:tcW w:w="4077" w:type="dxa"/>
            <w:shd w:val="clear" w:color="auto" w:fill="D9D9D9" w:themeFill="background1" w:themeFillShade="D9"/>
          </w:tcPr>
          <w:p w14:paraId="67673FCD" w14:textId="77777777" w:rsidR="00551C25" w:rsidRPr="00FB5797" w:rsidRDefault="00551C25" w:rsidP="00551C25">
            <w:pPr>
              <w:pStyle w:val="Caption"/>
              <w:rPr>
                <w:rFonts w:cs="Arial"/>
                <w:color w:val="000000" w:themeColor="text1"/>
                <w:lang w:val="en-GB"/>
                <w:rPrChange w:id="3095" w:author="SM Fairus Hasan" w:date="2020-02-27T16:11:00Z">
                  <w:rPr>
                    <w:rFonts w:cs="Arial"/>
                    <w:lang w:val="en-GB"/>
                  </w:rPr>
                </w:rPrChange>
              </w:rPr>
            </w:pPr>
            <w:r w:rsidRPr="00FB5797">
              <w:rPr>
                <w:rFonts w:cs="Arial"/>
                <w:color w:val="000000" w:themeColor="text1"/>
                <w:rPrChange w:id="3096" w:author="SM Fairus Hasan" w:date="2020-02-27T16:11:00Z">
                  <w:rPr>
                    <w:rFonts w:cs="Arial"/>
                  </w:rPr>
                </w:rPrChange>
              </w:rPr>
              <w:t>Transmit Model</w:t>
            </w:r>
          </w:p>
        </w:tc>
        <w:tc>
          <w:tcPr>
            <w:tcW w:w="3261" w:type="dxa"/>
            <w:shd w:val="clear" w:color="auto" w:fill="D9D9D9" w:themeFill="background1" w:themeFillShade="D9"/>
          </w:tcPr>
          <w:p w14:paraId="7F07857E" w14:textId="77777777" w:rsidR="00551C25" w:rsidRPr="00FB5797" w:rsidRDefault="00551C25" w:rsidP="00551C25">
            <w:pPr>
              <w:pStyle w:val="Caption"/>
              <w:rPr>
                <w:rFonts w:cs="Arial"/>
                <w:color w:val="000000" w:themeColor="text1"/>
                <w:lang w:val="en-GB"/>
                <w:rPrChange w:id="3097" w:author="SM Fairus Hasan" w:date="2020-02-27T16:11:00Z">
                  <w:rPr>
                    <w:rFonts w:cs="Arial"/>
                    <w:lang w:val="en-GB"/>
                  </w:rPr>
                </w:rPrChange>
              </w:rPr>
            </w:pPr>
            <w:r w:rsidRPr="00FB5797">
              <w:rPr>
                <w:rFonts w:cs="Arial"/>
                <w:color w:val="000000" w:themeColor="text1"/>
                <w:rPrChange w:id="3098" w:author="SM Fairus Hasan" w:date="2020-02-27T16:11:00Z">
                  <w:rPr>
                    <w:rFonts w:cs="Arial"/>
                  </w:rPr>
                </w:rPrChange>
              </w:rPr>
              <w:t>Send Type</w:t>
            </w:r>
          </w:p>
        </w:tc>
        <w:tc>
          <w:tcPr>
            <w:tcW w:w="3118" w:type="dxa"/>
            <w:shd w:val="clear" w:color="auto" w:fill="D9D9D9" w:themeFill="background1" w:themeFillShade="D9"/>
          </w:tcPr>
          <w:p w14:paraId="5E9933CC" w14:textId="77777777" w:rsidR="00551C25" w:rsidRPr="00FB5797" w:rsidRDefault="00551C25" w:rsidP="00551C25">
            <w:pPr>
              <w:pStyle w:val="Caption"/>
              <w:rPr>
                <w:rFonts w:cs="Arial"/>
                <w:color w:val="000000" w:themeColor="text1"/>
                <w:rPrChange w:id="3099" w:author="SM Fairus Hasan" w:date="2020-02-27T16:11:00Z">
                  <w:rPr>
                    <w:rFonts w:cs="Arial"/>
                  </w:rPr>
                </w:rPrChange>
              </w:rPr>
            </w:pPr>
            <w:r w:rsidRPr="00FB5797">
              <w:rPr>
                <w:rFonts w:cs="Arial"/>
                <w:color w:val="000000" w:themeColor="text1"/>
                <w:rPrChange w:id="3100" w:author="SM Fairus Hasan" w:date="2020-02-27T16:11:00Z">
                  <w:rPr>
                    <w:rFonts w:cs="Arial"/>
                  </w:rPr>
                </w:rPrChange>
              </w:rPr>
              <w:t>E2E Latency</w:t>
            </w:r>
          </w:p>
        </w:tc>
      </w:tr>
      <w:tr w:rsidR="00551C25" w:rsidRPr="00FB5797" w14:paraId="3C324D29" w14:textId="77777777" w:rsidTr="00551C25">
        <w:trPr>
          <w:trHeight w:val="488"/>
        </w:trPr>
        <w:tc>
          <w:tcPr>
            <w:tcW w:w="4077" w:type="dxa"/>
          </w:tcPr>
          <w:p w14:paraId="5E5271B3" w14:textId="77777777" w:rsidR="00551C25" w:rsidRPr="00FB5797" w:rsidRDefault="00551C25" w:rsidP="00551C25">
            <w:pPr>
              <w:rPr>
                <w:rFonts w:cs="Arial"/>
                <w:color w:val="000000" w:themeColor="text1"/>
                <w:rPrChange w:id="3101" w:author="SM Fairus Hasan" w:date="2020-02-27T16:11:00Z">
                  <w:rPr>
                    <w:rFonts w:cs="Arial"/>
                  </w:rPr>
                </w:rPrChange>
              </w:rPr>
            </w:pPr>
            <w:r>
              <w:rPr>
                <w:rFonts w:cs="Arial"/>
                <w:color w:val="000000" w:themeColor="text1"/>
              </w:rPr>
              <w:t>FD1 CAN</w:t>
            </w:r>
          </w:p>
        </w:tc>
        <w:tc>
          <w:tcPr>
            <w:tcW w:w="3261" w:type="dxa"/>
          </w:tcPr>
          <w:p w14:paraId="1BE0D07F" w14:textId="77777777" w:rsidR="00551C25" w:rsidRPr="00FB5797" w:rsidRDefault="00551C25" w:rsidP="00551C25">
            <w:pPr>
              <w:rPr>
                <w:rFonts w:cs="Arial"/>
                <w:color w:val="000000" w:themeColor="text1"/>
                <w:rPrChange w:id="3102" w:author="SM Fairus Hasan" w:date="2020-02-27T16:11:00Z">
                  <w:rPr>
                    <w:rFonts w:cs="Arial"/>
                  </w:rPr>
                </w:rPrChange>
              </w:rPr>
            </w:pPr>
            <w:r>
              <w:rPr>
                <w:rFonts w:cs="Arial"/>
                <w:color w:val="000000" w:themeColor="text1"/>
              </w:rPr>
              <w:t>Fixed Periodic</w:t>
            </w:r>
          </w:p>
        </w:tc>
        <w:tc>
          <w:tcPr>
            <w:tcW w:w="3118" w:type="dxa"/>
          </w:tcPr>
          <w:p w14:paraId="1AAB6444" w14:textId="77777777" w:rsidR="00551C25" w:rsidRPr="00FB5797" w:rsidRDefault="00551C25" w:rsidP="00551C25">
            <w:pPr>
              <w:rPr>
                <w:rFonts w:cs="Arial"/>
                <w:color w:val="000000" w:themeColor="text1"/>
                <w:rPrChange w:id="3103" w:author="SM Fairus Hasan" w:date="2020-02-27T16:11:00Z">
                  <w:rPr>
                    <w:rFonts w:cs="Arial"/>
                  </w:rPr>
                </w:rPrChange>
              </w:rPr>
            </w:pPr>
          </w:p>
        </w:tc>
      </w:tr>
    </w:tbl>
    <w:p w14:paraId="70C6EA2B" w14:textId="77777777" w:rsidR="00551C25" w:rsidRDefault="00551C25" w:rsidP="00551C25"/>
    <w:p w14:paraId="1A127061" w14:textId="77777777" w:rsidR="00551C25" w:rsidRPr="00FB5797" w:rsidRDefault="00551C25" w:rsidP="00551C25">
      <w:pPr>
        <w:pStyle w:val="RELogSignal"/>
        <w:rPr>
          <w:color w:val="000000" w:themeColor="text1"/>
          <w:rPrChange w:id="3104" w:author="SM Fairus Hasan" w:date="2020-02-27T16:11:00Z">
            <w:rPr/>
          </w:rPrChange>
        </w:rPr>
      </w:pPr>
      <w:r w:rsidRPr="00FB5797">
        <w:rPr>
          <w:color w:val="000000" w:themeColor="text1"/>
          <w:rPrChange w:id="3105" w:author="SM Fairus Hasan" w:date="2020-02-27T16:11:00Z">
            <w:rPr/>
          </w:rPrChange>
        </w:rPr>
        <w:lastRenderedPageBreak/>
        <w:t>###LSG_Trailer</w:t>
      </w:r>
      <w:r>
        <w:rPr>
          <w:color w:val="000000" w:themeColor="text1"/>
        </w:rPr>
        <w:t xml:space="preserve"> Settings and Profile_00004### Body Control Module Precondition</w:t>
      </w:r>
    </w:p>
    <w:p w14:paraId="506DFD59" w14:textId="77777777" w:rsidR="00551C25" w:rsidRDefault="00551C25" w:rsidP="00551C25">
      <w:pPr>
        <w:rPr>
          <w:rFonts w:cs="Arial"/>
          <w:color w:val="000000" w:themeColor="text1"/>
        </w:rPr>
      </w:pPr>
      <w:r w:rsidRPr="00FB5797">
        <w:rPr>
          <w:rFonts w:cs="Arial"/>
          <w:color w:val="000000" w:themeColor="text1"/>
          <w:rPrChange w:id="3106"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107" w:author="SM Fairus Hasan" w:date="2020-02-27T16:11:00Z">
            <w:rPr>
              <w:rFonts w:cs="Arial"/>
            </w:rPr>
          </w:rPrChange>
        </w:rPr>
        <w:t xml:space="preserve">, this logical signal notifies </w:t>
      </w:r>
      <w:r>
        <w:rPr>
          <w:rFonts w:cs="Arial"/>
          <w:color w:val="000000" w:themeColor="text1"/>
        </w:rPr>
        <w:t>if the Key Ignition Status precondition is met.</w:t>
      </w:r>
    </w:p>
    <w:p w14:paraId="269D1D72" w14:textId="77777777" w:rsidR="00551C25" w:rsidRDefault="00551C25" w:rsidP="00551C25">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551C25" w:rsidRPr="00E54DEA" w14:paraId="310C4365" w14:textId="77777777" w:rsidTr="00551C25">
        <w:trPr>
          <w:trHeight w:val="183"/>
        </w:trPr>
        <w:tc>
          <w:tcPr>
            <w:tcW w:w="2381" w:type="dxa"/>
            <w:shd w:val="clear" w:color="auto" w:fill="D9D9D9" w:themeFill="background1" w:themeFillShade="D9"/>
            <w:noWrap/>
            <w:hideMark/>
          </w:tcPr>
          <w:p w14:paraId="747F5748" w14:textId="77777777" w:rsidR="00551C25" w:rsidRPr="00E54DEA" w:rsidRDefault="00551C25" w:rsidP="00551C25">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54446030" w14:textId="77777777" w:rsidR="00551C25" w:rsidRDefault="00551C25" w:rsidP="00551C25">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5E2AF52A" w14:textId="77777777" w:rsidR="00551C25" w:rsidRPr="00E54DEA" w:rsidRDefault="00551C25" w:rsidP="00551C25">
            <w:pPr>
              <w:overflowPunct/>
              <w:autoSpaceDE/>
              <w:autoSpaceDN/>
              <w:adjustRightInd/>
              <w:textAlignment w:val="auto"/>
              <w:rPr>
                <w:rFonts w:cs="Arial"/>
                <w:b/>
                <w:bCs/>
                <w:color w:val="000000"/>
              </w:rPr>
            </w:pPr>
            <w:r>
              <w:rPr>
                <w:rFonts w:cs="Arial"/>
                <w:b/>
                <w:bCs/>
                <w:color w:val="000000"/>
              </w:rPr>
              <w:t>Description</w:t>
            </w:r>
          </w:p>
        </w:tc>
      </w:tr>
      <w:tr w:rsidR="00551C25" w:rsidRPr="003F473D" w14:paraId="03C3C692" w14:textId="77777777" w:rsidTr="00551C25">
        <w:trPr>
          <w:trHeight w:val="410"/>
        </w:trPr>
        <w:tc>
          <w:tcPr>
            <w:tcW w:w="2381" w:type="dxa"/>
            <w:noWrap/>
          </w:tcPr>
          <w:p w14:paraId="3E824C30" w14:textId="77777777" w:rsidR="00551C25" w:rsidRPr="00105467" w:rsidRDefault="00551C25" w:rsidP="00551C25">
            <w:r>
              <w:t>Ignition Status</w:t>
            </w:r>
          </w:p>
        </w:tc>
        <w:tc>
          <w:tcPr>
            <w:tcW w:w="3289" w:type="dxa"/>
          </w:tcPr>
          <w:p w14:paraId="27B1A6C1" w14:textId="77777777" w:rsidR="00551C25" w:rsidRDefault="00551C25" w:rsidP="00551C25">
            <w:r>
              <w:t>[0] Ignition_Status</w:t>
            </w:r>
          </w:p>
          <w:p w14:paraId="6557015E" w14:textId="77777777" w:rsidR="00551C25" w:rsidRDefault="00551C25" w:rsidP="00551C25"/>
        </w:tc>
        <w:tc>
          <w:tcPr>
            <w:tcW w:w="4680" w:type="dxa"/>
            <w:noWrap/>
          </w:tcPr>
          <w:p w14:paraId="55DC6962" w14:textId="77777777" w:rsidR="00551C25" w:rsidRPr="00105467" w:rsidRDefault="00551C25" w:rsidP="00551C25">
            <w:r>
              <w:rPr>
                <w:rFonts w:ascii="Calibri" w:hAnsi="Calibri" w:cs="Calibri"/>
                <w:color w:val="000000"/>
                <w:sz w:val="22"/>
                <w:szCs w:val="22"/>
                <w:shd w:val="clear" w:color="auto" w:fill="FFFFFF"/>
              </w:rPr>
              <w:t>Indicates if the Key Ignition Status Position.</w:t>
            </w:r>
          </w:p>
        </w:tc>
      </w:tr>
    </w:tbl>
    <w:p w14:paraId="08A58D15"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0479AA06" w14:textId="77777777" w:rsidTr="00551C25">
        <w:tc>
          <w:tcPr>
            <w:tcW w:w="4077" w:type="dxa"/>
            <w:shd w:val="clear" w:color="auto" w:fill="D9D9D9" w:themeFill="background1" w:themeFillShade="D9"/>
          </w:tcPr>
          <w:p w14:paraId="52222164" w14:textId="77777777" w:rsidR="00551C25" w:rsidRPr="00FB5797" w:rsidRDefault="00551C25" w:rsidP="00551C25">
            <w:pPr>
              <w:pStyle w:val="Caption"/>
              <w:rPr>
                <w:rFonts w:cs="Arial"/>
                <w:color w:val="000000" w:themeColor="text1"/>
                <w:lang w:val="en-GB"/>
                <w:rPrChange w:id="3108" w:author="SM Fairus Hasan" w:date="2020-02-27T16:11:00Z">
                  <w:rPr>
                    <w:rFonts w:cs="Arial"/>
                    <w:lang w:val="en-GB"/>
                  </w:rPr>
                </w:rPrChange>
              </w:rPr>
            </w:pPr>
            <w:r w:rsidRPr="00FB5797">
              <w:rPr>
                <w:rFonts w:cs="Arial"/>
                <w:color w:val="000000" w:themeColor="text1"/>
                <w:lang w:val="en-GB"/>
                <w:rPrChange w:id="3109" w:author="SM Fairus Hasan" w:date="2020-02-27T16:11:00Z">
                  <w:rPr>
                    <w:rFonts w:cs="Arial"/>
                    <w:lang w:val="en-GB"/>
                  </w:rPr>
                </w:rPrChange>
              </w:rPr>
              <w:t>Data Type</w:t>
            </w:r>
          </w:p>
        </w:tc>
        <w:tc>
          <w:tcPr>
            <w:tcW w:w="3261" w:type="dxa"/>
            <w:shd w:val="clear" w:color="auto" w:fill="D9D9D9" w:themeFill="background1" w:themeFillShade="D9"/>
          </w:tcPr>
          <w:p w14:paraId="0267CD1A" w14:textId="77777777" w:rsidR="00551C25" w:rsidRPr="00FB5797" w:rsidRDefault="00551C25" w:rsidP="00551C25">
            <w:pPr>
              <w:pStyle w:val="Caption"/>
              <w:rPr>
                <w:rFonts w:cs="Arial"/>
                <w:color w:val="000000" w:themeColor="text1"/>
                <w:lang w:val="en-GB"/>
                <w:rPrChange w:id="3110" w:author="SM Fairus Hasan" w:date="2020-02-27T16:11:00Z">
                  <w:rPr>
                    <w:rFonts w:cs="Arial"/>
                    <w:lang w:val="en-GB"/>
                  </w:rPr>
                </w:rPrChange>
              </w:rPr>
            </w:pPr>
            <w:r w:rsidRPr="00FB5797">
              <w:rPr>
                <w:rFonts w:cs="Arial"/>
                <w:color w:val="000000" w:themeColor="text1"/>
                <w:lang w:val="en-GB"/>
                <w:rPrChange w:id="3111" w:author="SM Fairus Hasan" w:date="2020-02-27T16:11:00Z">
                  <w:rPr>
                    <w:rFonts w:cs="Arial"/>
                    <w:lang w:val="en-GB"/>
                  </w:rPr>
                </w:rPrChange>
              </w:rPr>
              <w:t>Init Value</w:t>
            </w:r>
          </w:p>
        </w:tc>
        <w:tc>
          <w:tcPr>
            <w:tcW w:w="3118" w:type="dxa"/>
            <w:shd w:val="clear" w:color="auto" w:fill="D9D9D9" w:themeFill="background1" w:themeFillShade="D9"/>
          </w:tcPr>
          <w:p w14:paraId="633414C4" w14:textId="77777777" w:rsidR="00551C25" w:rsidRPr="00FB5797" w:rsidRDefault="00551C25" w:rsidP="00551C25">
            <w:pPr>
              <w:pStyle w:val="Caption"/>
              <w:rPr>
                <w:rFonts w:cs="Arial"/>
                <w:color w:val="000000" w:themeColor="text1"/>
                <w:lang w:val="en-GB"/>
                <w:rPrChange w:id="3112" w:author="SM Fairus Hasan" w:date="2020-02-27T16:11:00Z">
                  <w:rPr>
                    <w:rFonts w:cs="Arial"/>
                    <w:lang w:val="en-GB"/>
                  </w:rPr>
                </w:rPrChange>
              </w:rPr>
            </w:pPr>
            <w:r w:rsidRPr="00FB5797">
              <w:rPr>
                <w:rFonts w:cs="Arial"/>
                <w:color w:val="000000" w:themeColor="text1"/>
                <w:lang w:val="en-GB"/>
                <w:rPrChange w:id="3113" w:author="SM Fairus Hasan" w:date="2020-02-27T16:11:00Z">
                  <w:rPr>
                    <w:rFonts w:cs="Arial"/>
                    <w:lang w:val="en-GB"/>
                  </w:rPr>
                </w:rPrChange>
              </w:rPr>
              <w:t>Default Value</w:t>
            </w:r>
          </w:p>
          <w:p w14:paraId="600D977E" w14:textId="77777777" w:rsidR="00551C25" w:rsidRPr="00FB5797" w:rsidRDefault="00551C25" w:rsidP="00551C25">
            <w:pPr>
              <w:jc w:val="center"/>
              <w:rPr>
                <w:rFonts w:cs="Arial"/>
                <w:color w:val="000000" w:themeColor="text1"/>
                <w:lang w:val="en-GB"/>
                <w:rPrChange w:id="3114" w:author="SM Fairus Hasan" w:date="2020-02-27T16:11:00Z">
                  <w:rPr>
                    <w:rFonts w:cs="Arial"/>
                    <w:lang w:val="en-GB"/>
                  </w:rPr>
                </w:rPrChange>
              </w:rPr>
            </w:pPr>
            <w:r w:rsidRPr="00FB5797">
              <w:rPr>
                <w:rFonts w:cs="Arial"/>
                <w:color w:val="000000" w:themeColor="text1"/>
                <w:lang w:val="en-GB"/>
                <w:rPrChange w:id="3115" w:author="SM Fairus Hasan" w:date="2020-02-27T16:11:00Z">
                  <w:rPr>
                    <w:rFonts w:cs="Arial"/>
                    <w:lang w:val="en-GB"/>
                  </w:rPr>
                </w:rPrChange>
              </w:rPr>
              <w:t>(missing signal)</w:t>
            </w:r>
          </w:p>
        </w:tc>
      </w:tr>
      <w:tr w:rsidR="00551C25" w:rsidRPr="00FB5797" w14:paraId="6DA424D2" w14:textId="77777777" w:rsidTr="00551C25">
        <w:trPr>
          <w:trHeight w:val="488"/>
        </w:trPr>
        <w:tc>
          <w:tcPr>
            <w:tcW w:w="4077" w:type="dxa"/>
          </w:tcPr>
          <w:p w14:paraId="4A7C5536" w14:textId="77777777" w:rsidR="00551C25" w:rsidRPr="00FB5797" w:rsidRDefault="00551C25" w:rsidP="00551C25">
            <w:pPr>
              <w:rPr>
                <w:rFonts w:cs="Arial"/>
                <w:color w:val="000000" w:themeColor="text1"/>
                <w:rPrChange w:id="3116" w:author="SM Fairus Hasan" w:date="2020-02-27T16:11:00Z">
                  <w:rPr>
                    <w:rFonts w:cs="Arial"/>
                  </w:rPr>
                </w:rPrChange>
              </w:rPr>
            </w:pPr>
            <w:r w:rsidRPr="00FB5797">
              <w:rPr>
                <w:rFonts w:cs="Arial"/>
                <w:color w:val="000000" w:themeColor="text1"/>
                <w:rPrChange w:id="3117" w:author="SM Fairus Hasan" w:date="2020-02-27T16:11:00Z">
                  <w:rPr>
                    <w:rFonts w:cs="Arial"/>
                  </w:rPr>
                </w:rPrChange>
              </w:rPr>
              <w:t xml:space="preserve">0x0 </w:t>
            </w:r>
            <w:r>
              <w:rPr>
                <w:rFonts w:cs="Arial"/>
                <w:color w:val="000000" w:themeColor="text1"/>
              </w:rPr>
              <w:t>–</w:t>
            </w:r>
            <w:r w:rsidRPr="00FB5797">
              <w:rPr>
                <w:rFonts w:cs="Arial"/>
                <w:color w:val="000000" w:themeColor="text1"/>
                <w:rPrChange w:id="3118" w:author="SM Fairus Hasan" w:date="2020-02-27T16:11:00Z">
                  <w:rPr>
                    <w:rFonts w:cs="Arial"/>
                  </w:rPr>
                </w:rPrChange>
              </w:rPr>
              <w:t xml:space="preserve"> </w:t>
            </w:r>
            <w:r>
              <w:rPr>
                <w:rFonts w:cs="Arial"/>
                <w:color w:val="000000" w:themeColor="text1"/>
              </w:rPr>
              <w:t>Unknown</w:t>
            </w:r>
          </w:p>
          <w:p w14:paraId="1EDDD8D4" w14:textId="77777777" w:rsidR="00551C25" w:rsidRDefault="00551C25" w:rsidP="00551C25">
            <w:pPr>
              <w:rPr>
                <w:rFonts w:cs="Arial"/>
                <w:color w:val="000000" w:themeColor="text1"/>
              </w:rPr>
            </w:pPr>
            <w:r w:rsidRPr="00FB5797">
              <w:rPr>
                <w:rFonts w:cs="Arial"/>
                <w:color w:val="000000" w:themeColor="text1"/>
                <w:rPrChange w:id="3119" w:author="SM Fairus Hasan" w:date="2020-02-27T16:11:00Z">
                  <w:rPr>
                    <w:rFonts w:cs="Arial"/>
                  </w:rPr>
                </w:rPrChange>
              </w:rPr>
              <w:t xml:space="preserve">0x1 </w:t>
            </w:r>
            <w:r>
              <w:rPr>
                <w:rFonts w:cs="Arial"/>
                <w:color w:val="000000" w:themeColor="text1"/>
              </w:rPr>
              <w:t>–</w:t>
            </w:r>
            <w:r w:rsidRPr="00FB5797">
              <w:rPr>
                <w:rFonts w:cs="Arial"/>
                <w:color w:val="000000" w:themeColor="text1"/>
                <w:rPrChange w:id="3120" w:author="SM Fairus Hasan" w:date="2020-02-27T16:11:00Z">
                  <w:rPr>
                    <w:rFonts w:cs="Arial"/>
                  </w:rPr>
                </w:rPrChange>
              </w:rPr>
              <w:t xml:space="preserve"> </w:t>
            </w:r>
            <w:r>
              <w:rPr>
                <w:rFonts w:cs="Arial"/>
                <w:color w:val="000000" w:themeColor="text1"/>
              </w:rPr>
              <w:t>Off</w:t>
            </w:r>
          </w:p>
          <w:p w14:paraId="3FD3F92F" w14:textId="77777777" w:rsidR="00551C25" w:rsidRDefault="00551C25" w:rsidP="00551C25">
            <w:pPr>
              <w:rPr>
                <w:rFonts w:cs="Arial"/>
                <w:color w:val="000000" w:themeColor="text1"/>
              </w:rPr>
            </w:pPr>
            <w:r>
              <w:rPr>
                <w:rFonts w:cs="Arial"/>
                <w:color w:val="000000" w:themeColor="text1"/>
              </w:rPr>
              <w:t xml:space="preserve">0x2 - Accessory </w:t>
            </w:r>
          </w:p>
          <w:p w14:paraId="420B5472" w14:textId="77777777" w:rsidR="00551C25" w:rsidRDefault="00551C25" w:rsidP="00551C25">
            <w:pPr>
              <w:rPr>
                <w:rFonts w:cs="Arial"/>
                <w:color w:val="000000" w:themeColor="text1"/>
              </w:rPr>
            </w:pPr>
            <w:r>
              <w:rPr>
                <w:rFonts w:cs="Arial"/>
                <w:color w:val="000000" w:themeColor="text1"/>
              </w:rPr>
              <w:t>0x4 – Run</w:t>
            </w:r>
          </w:p>
          <w:p w14:paraId="47B3611F" w14:textId="77777777" w:rsidR="00551C25" w:rsidRDefault="00551C25" w:rsidP="00551C25">
            <w:pPr>
              <w:rPr>
                <w:rFonts w:cs="Arial"/>
                <w:color w:val="000000" w:themeColor="text1"/>
              </w:rPr>
            </w:pPr>
            <w:r>
              <w:rPr>
                <w:rFonts w:cs="Arial"/>
                <w:color w:val="000000" w:themeColor="text1"/>
              </w:rPr>
              <w:t>0x8 – Start</w:t>
            </w:r>
          </w:p>
          <w:p w14:paraId="47A1B595" w14:textId="77777777" w:rsidR="00551C25" w:rsidRDefault="00551C25" w:rsidP="00551C25">
            <w:pPr>
              <w:rPr>
                <w:rFonts w:cs="Arial"/>
                <w:color w:val="000000" w:themeColor="text1"/>
              </w:rPr>
            </w:pPr>
            <w:r>
              <w:rPr>
                <w:rFonts w:cs="Arial"/>
                <w:color w:val="000000" w:themeColor="text1"/>
              </w:rPr>
              <w:t>0xF – Invalid</w:t>
            </w:r>
          </w:p>
          <w:p w14:paraId="21BFEE5F" w14:textId="77777777" w:rsidR="00551C25" w:rsidRPr="00FB5797" w:rsidRDefault="00551C25" w:rsidP="00551C25">
            <w:pPr>
              <w:rPr>
                <w:rFonts w:cs="Arial"/>
                <w:color w:val="000000" w:themeColor="text1"/>
                <w:rPrChange w:id="3121" w:author="SM Fairus Hasan" w:date="2020-02-27T16:11:00Z">
                  <w:rPr>
                    <w:rFonts w:cs="Arial"/>
                  </w:rPr>
                </w:rPrChange>
              </w:rPr>
            </w:pPr>
          </w:p>
        </w:tc>
        <w:tc>
          <w:tcPr>
            <w:tcW w:w="3261" w:type="dxa"/>
          </w:tcPr>
          <w:p w14:paraId="5B2872CD" w14:textId="77777777" w:rsidR="00551C25" w:rsidRPr="00FB5797" w:rsidRDefault="00551C25" w:rsidP="00551C25">
            <w:pPr>
              <w:rPr>
                <w:rFonts w:cs="Arial"/>
                <w:color w:val="000000" w:themeColor="text1"/>
                <w:rPrChange w:id="3122" w:author="SM Fairus Hasan" w:date="2020-02-27T16:11:00Z">
                  <w:rPr>
                    <w:rFonts w:cs="Arial"/>
                  </w:rPr>
                </w:rPrChange>
              </w:rPr>
            </w:pPr>
            <w:r w:rsidRPr="00FB5797">
              <w:rPr>
                <w:rFonts w:cs="Arial"/>
                <w:color w:val="000000" w:themeColor="text1"/>
                <w:rPrChange w:id="3123" w:author="SM Fairus Hasan" w:date="2020-02-27T16:11:00Z">
                  <w:rPr>
                    <w:rFonts w:cs="Arial"/>
                  </w:rPr>
                </w:rPrChange>
              </w:rPr>
              <w:t>0x</w:t>
            </w:r>
            <w:r>
              <w:rPr>
                <w:rFonts w:cs="Arial"/>
                <w:color w:val="000000" w:themeColor="text1"/>
              </w:rPr>
              <w:t>0 =  Unknown</w:t>
            </w:r>
            <w:r w:rsidRPr="00FB5797">
              <w:rPr>
                <w:rFonts w:cs="Arial"/>
                <w:color w:val="000000" w:themeColor="text1"/>
              </w:rPr>
              <w:t xml:space="preserve"> </w:t>
            </w:r>
            <w:r w:rsidRPr="00FB5797">
              <w:rPr>
                <w:rFonts w:cs="Arial"/>
                <w:color w:val="000000" w:themeColor="text1"/>
                <w:rPrChange w:id="3124" w:author="SM Fairus Hasan" w:date="2020-02-27T16:11:00Z">
                  <w:rPr>
                    <w:rFonts w:cs="Arial"/>
                  </w:rPr>
                </w:rPrChange>
              </w:rPr>
              <w:t xml:space="preserve"> (Defaulted)</w:t>
            </w:r>
          </w:p>
        </w:tc>
        <w:tc>
          <w:tcPr>
            <w:tcW w:w="3118" w:type="dxa"/>
          </w:tcPr>
          <w:p w14:paraId="39C8F678" w14:textId="77777777" w:rsidR="00551C25" w:rsidRPr="00FB5797" w:rsidRDefault="00551C25" w:rsidP="00551C25">
            <w:pPr>
              <w:rPr>
                <w:rFonts w:cs="Arial"/>
                <w:color w:val="000000" w:themeColor="text1"/>
                <w:rPrChange w:id="3125" w:author="SM Fairus Hasan" w:date="2020-02-27T16:11:00Z">
                  <w:rPr>
                    <w:rFonts w:cs="Arial"/>
                  </w:rPr>
                </w:rPrChange>
              </w:rPr>
            </w:pPr>
            <w:r w:rsidRPr="00FB5797">
              <w:rPr>
                <w:rFonts w:cs="Arial"/>
                <w:color w:val="000000" w:themeColor="text1"/>
                <w:rPrChange w:id="3126" w:author="SM Fairus Hasan" w:date="2020-02-27T16:11:00Z">
                  <w:rPr>
                    <w:rFonts w:cs="Arial"/>
                  </w:rPr>
                </w:rPrChange>
              </w:rPr>
              <w:t>0x0</w:t>
            </w:r>
            <w:r>
              <w:rPr>
                <w:rFonts w:cs="Arial"/>
                <w:color w:val="000000" w:themeColor="text1"/>
              </w:rPr>
              <w:t xml:space="preserve"> =  Unknown  </w:t>
            </w:r>
            <w:r w:rsidRPr="00FB5797">
              <w:rPr>
                <w:rFonts w:cs="Arial"/>
                <w:color w:val="000000" w:themeColor="text1"/>
                <w:rPrChange w:id="3127" w:author="SM Fairus Hasan" w:date="2020-02-27T16:11:00Z">
                  <w:rPr>
                    <w:rFonts w:cs="Arial"/>
                  </w:rPr>
                </w:rPrChange>
              </w:rPr>
              <w:t>(Defaulted)</w:t>
            </w:r>
          </w:p>
        </w:tc>
      </w:tr>
    </w:tbl>
    <w:p w14:paraId="4D257437"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75FE7036" w14:textId="77777777" w:rsidTr="00551C25">
        <w:tc>
          <w:tcPr>
            <w:tcW w:w="4077" w:type="dxa"/>
            <w:shd w:val="clear" w:color="auto" w:fill="D9D9D9" w:themeFill="background1" w:themeFillShade="D9"/>
          </w:tcPr>
          <w:p w14:paraId="30E8396C" w14:textId="77777777" w:rsidR="00551C25" w:rsidRPr="00FB5797" w:rsidRDefault="00551C25" w:rsidP="00551C25">
            <w:pPr>
              <w:pStyle w:val="Caption"/>
              <w:rPr>
                <w:rFonts w:cs="Arial"/>
                <w:color w:val="000000" w:themeColor="text1"/>
                <w:lang w:val="en-GB"/>
                <w:rPrChange w:id="3128" w:author="SM Fairus Hasan" w:date="2020-02-27T16:11:00Z">
                  <w:rPr>
                    <w:rFonts w:cs="Arial"/>
                    <w:lang w:val="en-GB"/>
                  </w:rPr>
                </w:rPrChange>
              </w:rPr>
            </w:pPr>
            <w:r w:rsidRPr="00FB5797">
              <w:rPr>
                <w:rFonts w:cs="Arial"/>
                <w:color w:val="000000" w:themeColor="text1"/>
                <w:rPrChange w:id="3129" w:author="SM Fairus Hasan" w:date="2020-02-27T16:11:00Z">
                  <w:rPr>
                    <w:rFonts w:cs="Arial"/>
                  </w:rPr>
                </w:rPrChange>
              </w:rPr>
              <w:t>Transmit Model</w:t>
            </w:r>
          </w:p>
        </w:tc>
        <w:tc>
          <w:tcPr>
            <w:tcW w:w="3261" w:type="dxa"/>
            <w:shd w:val="clear" w:color="auto" w:fill="D9D9D9" w:themeFill="background1" w:themeFillShade="D9"/>
          </w:tcPr>
          <w:p w14:paraId="57EFBD19" w14:textId="77777777" w:rsidR="00551C25" w:rsidRPr="00FB5797" w:rsidRDefault="00551C25" w:rsidP="00551C25">
            <w:pPr>
              <w:pStyle w:val="Caption"/>
              <w:rPr>
                <w:rFonts w:cs="Arial"/>
                <w:color w:val="000000" w:themeColor="text1"/>
                <w:lang w:val="en-GB"/>
                <w:rPrChange w:id="3130" w:author="SM Fairus Hasan" w:date="2020-02-27T16:11:00Z">
                  <w:rPr>
                    <w:rFonts w:cs="Arial"/>
                    <w:lang w:val="en-GB"/>
                  </w:rPr>
                </w:rPrChange>
              </w:rPr>
            </w:pPr>
            <w:r w:rsidRPr="00FB5797">
              <w:rPr>
                <w:rFonts w:cs="Arial"/>
                <w:color w:val="000000" w:themeColor="text1"/>
                <w:rPrChange w:id="3131" w:author="SM Fairus Hasan" w:date="2020-02-27T16:11:00Z">
                  <w:rPr>
                    <w:rFonts w:cs="Arial"/>
                  </w:rPr>
                </w:rPrChange>
              </w:rPr>
              <w:t>Send Type</w:t>
            </w:r>
          </w:p>
        </w:tc>
        <w:tc>
          <w:tcPr>
            <w:tcW w:w="3118" w:type="dxa"/>
            <w:shd w:val="clear" w:color="auto" w:fill="D9D9D9" w:themeFill="background1" w:themeFillShade="D9"/>
          </w:tcPr>
          <w:p w14:paraId="23365242" w14:textId="77777777" w:rsidR="00551C25" w:rsidRPr="00FB5797" w:rsidRDefault="00551C25" w:rsidP="00551C25">
            <w:pPr>
              <w:pStyle w:val="Caption"/>
              <w:rPr>
                <w:rFonts w:cs="Arial"/>
                <w:color w:val="000000" w:themeColor="text1"/>
                <w:rPrChange w:id="3132" w:author="SM Fairus Hasan" w:date="2020-02-27T16:11:00Z">
                  <w:rPr>
                    <w:rFonts w:cs="Arial"/>
                  </w:rPr>
                </w:rPrChange>
              </w:rPr>
            </w:pPr>
            <w:r w:rsidRPr="00FB5797">
              <w:rPr>
                <w:rFonts w:cs="Arial"/>
                <w:color w:val="000000" w:themeColor="text1"/>
                <w:rPrChange w:id="3133" w:author="SM Fairus Hasan" w:date="2020-02-27T16:11:00Z">
                  <w:rPr>
                    <w:rFonts w:cs="Arial"/>
                  </w:rPr>
                </w:rPrChange>
              </w:rPr>
              <w:t>E2E Latency</w:t>
            </w:r>
          </w:p>
        </w:tc>
      </w:tr>
      <w:tr w:rsidR="00551C25" w:rsidRPr="00FB5797" w14:paraId="1EC3AFFC" w14:textId="77777777" w:rsidTr="00551C25">
        <w:trPr>
          <w:trHeight w:val="488"/>
        </w:trPr>
        <w:tc>
          <w:tcPr>
            <w:tcW w:w="4077" w:type="dxa"/>
          </w:tcPr>
          <w:p w14:paraId="3D23B756" w14:textId="77777777" w:rsidR="00551C25" w:rsidRPr="00FB5797" w:rsidRDefault="00551C25" w:rsidP="00551C25">
            <w:pPr>
              <w:rPr>
                <w:rFonts w:cs="Arial"/>
                <w:color w:val="000000" w:themeColor="text1"/>
                <w:rPrChange w:id="3134" w:author="SM Fairus Hasan" w:date="2020-02-27T16:11:00Z">
                  <w:rPr>
                    <w:rFonts w:cs="Arial"/>
                  </w:rPr>
                </w:rPrChange>
              </w:rPr>
            </w:pPr>
            <w:r>
              <w:rPr>
                <w:rFonts w:cs="Arial"/>
                <w:color w:val="000000" w:themeColor="text1"/>
              </w:rPr>
              <w:t>FD1 CAN</w:t>
            </w:r>
          </w:p>
        </w:tc>
        <w:tc>
          <w:tcPr>
            <w:tcW w:w="3261" w:type="dxa"/>
          </w:tcPr>
          <w:p w14:paraId="1E3D317D" w14:textId="77777777" w:rsidR="00551C25" w:rsidRPr="00FB5797" w:rsidRDefault="00551C25" w:rsidP="00551C25">
            <w:pPr>
              <w:rPr>
                <w:rFonts w:cs="Arial"/>
                <w:color w:val="000000" w:themeColor="text1"/>
                <w:rPrChange w:id="3135" w:author="SM Fairus Hasan" w:date="2020-02-27T16:11:00Z">
                  <w:rPr>
                    <w:rFonts w:cs="Arial"/>
                  </w:rPr>
                </w:rPrChange>
              </w:rPr>
            </w:pPr>
            <w:r>
              <w:rPr>
                <w:rFonts w:cs="Arial"/>
                <w:color w:val="000000" w:themeColor="text1"/>
              </w:rPr>
              <w:t>Event Periodic</w:t>
            </w:r>
          </w:p>
        </w:tc>
        <w:tc>
          <w:tcPr>
            <w:tcW w:w="3118" w:type="dxa"/>
          </w:tcPr>
          <w:p w14:paraId="2CA05AAF" w14:textId="77777777" w:rsidR="00551C25" w:rsidRPr="00FB5797" w:rsidRDefault="00551C25" w:rsidP="00551C25">
            <w:pPr>
              <w:rPr>
                <w:rFonts w:cs="Arial"/>
                <w:color w:val="000000" w:themeColor="text1"/>
                <w:rPrChange w:id="3136" w:author="SM Fairus Hasan" w:date="2020-02-27T16:11:00Z">
                  <w:rPr>
                    <w:rFonts w:cs="Arial"/>
                  </w:rPr>
                </w:rPrChange>
              </w:rPr>
            </w:pPr>
          </w:p>
        </w:tc>
      </w:tr>
    </w:tbl>
    <w:p w14:paraId="54432A2A" w14:textId="77777777" w:rsidR="00551C25" w:rsidRDefault="00551C25" w:rsidP="00551C25"/>
    <w:p w14:paraId="2FB5825F" w14:textId="77777777" w:rsidR="00551C25" w:rsidRDefault="00551C25" w:rsidP="00551C25">
      <w:pPr>
        <w:pStyle w:val="Heading4"/>
        <w:numPr>
          <w:ilvl w:val="3"/>
          <w:numId w:val="5"/>
        </w:numPr>
      </w:pPr>
      <w:bookmarkStart w:id="3137" w:name="_Toc417661281"/>
      <w:bookmarkStart w:id="3138" w:name="_Toc35002568"/>
      <w:r w:rsidRPr="00AD0EAC">
        <w:t>Logical Outputs</w:t>
      </w:r>
      <w:bookmarkEnd w:id="3137"/>
      <w:bookmarkEnd w:id="3138"/>
    </w:p>
    <w:p w14:paraId="61574CAD" w14:textId="77777777" w:rsidR="00551C25" w:rsidRPr="00FB5797" w:rsidRDefault="00551C25" w:rsidP="00551C25">
      <w:pPr>
        <w:pStyle w:val="RELogSignal"/>
        <w:rPr>
          <w:color w:val="000000" w:themeColor="text1"/>
          <w:rPrChange w:id="3139" w:author="SM Fairus Hasan" w:date="2020-02-27T16:11:00Z">
            <w:rPr/>
          </w:rPrChange>
        </w:rPr>
      </w:pPr>
      <w:r w:rsidRPr="00FB5797">
        <w:rPr>
          <w:color w:val="000000" w:themeColor="text1"/>
          <w:rPrChange w:id="3140" w:author="SM Fairus Hasan" w:date="2020-02-27T16:11:00Z">
            <w:rPr/>
          </w:rPrChange>
        </w:rPr>
        <w:t>###LSG_Trailer</w:t>
      </w:r>
      <w:r>
        <w:rPr>
          <w:color w:val="000000" w:themeColor="text1"/>
        </w:rPr>
        <w:t xml:space="preserve"> Settings and Profile_00001### Date/Time</w:t>
      </w:r>
    </w:p>
    <w:p w14:paraId="6D2584B4" w14:textId="77777777" w:rsidR="00551C25" w:rsidRDefault="00551C25" w:rsidP="00551C25">
      <w:pPr>
        <w:rPr>
          <w:rFonts w:cs="Arial"/>
          <w:color w:val="000000" w:themeColor="text1"/>
        </w:rPr>
      </w:pPr>
      <w:r w:rsidRPr="00FB5797">
        <w:rPr>
          <w:rFonts w:cs="Arial"/>
          <w:color w:val="000000" w:themeColor="text1"/>
          <w:rPrChange w:id="3141"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142" w:author="SM Fairus Hasan" w:date="2020-02-27T16:11:00Z">
            <w:rPr>
              <w:rFonts w:cs="Arial"/>
            </w:rPr>
          </w:rPrChange>
        </w:rPr>
        <w:t xml:space="preserve">, this logical signal </w:t>
      </w:r>
      <w:r>
        <w:rPr>
          <w:rFonts w:cs="Arial"/>
          <w:color w:val="000000" w:themeColor="text1"/>
        </w:rPr>
        <w:t>is used to calculate the Time Maintenance parameters.</w:t>
      </w:r>
    </w:p>
    <w:p w14:paraId="5360D0E5" w14:textId="77777777" w:rsidR="00551C25" w:rsidRDefault="00551C25" w:rsidP="00551C25">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551C25" w:rsidRPr="00E54DEA" w14:paraId="066C3978" w14:textId="77777777" w:rsidTr="00551C25">
        <w:trPr>
          <w:trHeight w:val="183"/>
        </w:trPr>
        <w:tc>
          <w:tcPr>
            <w:tcW w:w="2381" w:type="dxa"/>
            <w:shd w:val="clear" w:color="auto" w:fill="D9D9D9" w:themeFill="background1" w:themeFillShade="D9"/>
            <w:noWrap/>
            <w:hideMark/>
          </w:tcPr>
          <w:p w14:paraId="443AC36C" w14:textId="77777777" w:rsidR="00551C25" w:rsidRPr="00E54DEA" w:rsidRDefault="00551C25" w:rsidP="00551C25">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1D67E519" w14:textId="77777777" w:rsidR="00551C25" w:rsidRDefault="00551C25" w:rsidP="00551C25">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35CCA1E9" w14:textId="77777777" w:rsidR="00551C25" w:rsidRPr="00E54DEA" w:rsidRDefault="00551C25" w:rsidP="00551C25">
            <w:pPr>
              <w:overflowPunct/>
              <w:autoSpaceDE/>
              <w:autoSpaceDN/>
              <w:adjustRightInd/>
              <w:textAlignment w:val="auto"/>
              <w:rPr>
                <w:rFonts w:cs="Arial"/>
                <w:b/>
                <w:bCs/>
                <w:color w:val="000000"/>
              </w:rPr>
            </w:pPr>
            <w:r>
              <w:rPr>
                <w:rFonts w:cs="Arial"/>
                <w:b/>
                <w:bCs/>
                <w:color w:val="000000"/>
              </w:rPr>
              <w:t>Description</w:t>
            </w:r>
          </w:p>
        </w:tc>
      </w:tr>
      <w:tr w:rsidR="00551C25" w:rsidRPr="003F473D" w14:paraId="0CF339D8" w14:textId="77777777" w:rsidTr="00551C25">
        <w:trPr>
          <w:trHeight w:val="410"/>
        </w:trPr>
        <w:tc>
          <w:tcPr>
            <w:tcW w:w="2381" w:type="dxa"/>
            <w:noWrap/>
          </w:tcPr>
          <w:p w14:paraId="00E57190" w14:textId="77777777" w:rsidR="00551C25" w:rsidRPr="00105467" w:rsidRDefault="00551C25" w:rsidP="00551C25">
            <w:r>
              <w:t>Year</w:t>
            </w:r>
          </w:p>
        </w:tc>
        <w:tc>
          <w:tcPr>
            <w:tcW w:w="3289" w:type="dxa"/>
          </w:tcPr>
          <w:p w14:paraId="7D4240EE" w14:textId="77777777" w:rsidR="00551C25" w:rsidRDefault="00551C25" w:rsidP="00551C25">
            <w:r>
              <w:t>[0] MFD_Year</w:t>
            </w:r>
          </w:p>
          <w:p w14:paraId="71C1DD53" w14:textId="77777777" w:rsidR="00551C25" w:rsidRDefault="00551C25" w:rsidP="00551C25"/>
        </w:tc>
        <w:tc>
          <w:tcPr>
            <w:tcW w:w="4680" w:type="dxa"/>
            <w:noWrap/>
          </w:tcPr>
          <w:p w14:paraId="3554B011" w14:textId="77777777" w:rsidR="00551C25" w:rsidRPr="00105467" w:rsidRDefault="00551C25" w:rsidP="00551C25">
            <w:r>
              <w:rPr>
                <w:rFonts w:ascii="Calibri" w:hAnsi="Calibri" w:cs="Calibri"/>
                <w:color w:val="000000"/>
                <w:sz w:val="22"/>
                <w:szCs w:val="22"/>
                <w:shd w:val="clear" w:color="auto" w:fill="FFFFFF"/>
              </w:rPr>
              <w:t>Indicates the current year.</w:t>
            </w:r>
          </w:p>
        </w:tc>
      </w:tr>
    </w:tbl>
    <w:p w14:paraId="69FED9C0"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3F16546F" w14:textId="77777777" w:rsidTr="00551C25">
        <w:tc>
          <w:tcPr>
            <w:tcW w:w="4077" w:type="dxa"/>
            <w:shd w:val="clear" w:color="auto" w:fill="D9D9D9" w:themeFill="background1" w:themeFillShade="D9"/>
          </w:tcPr>
          <w:p w14:paraId="70F4831F" w14:textId="77777777" w:rsidR="00551C25" w:rsidRPr="00FB5797" w:rsidRDefault="00551C25" w:rsidP="00551C25">
            <w:pPr>
              <w:pStyle w:val="Caption"/>
              <w:rPr>
                <w:rFonts w:cs="Arial"/>
                <w:color w:val="000000" w:themeColor="text1"/>
                <w:lang w:val="en-GB"/>
                <w:rPrChange w:id="3143" w:author="SM Fairus Hasan" w:date="2020-02-27T16:11:00Z">
                  <w:rPr>
                    <w:rFonts w:cs="Arial"/>
                    <w:lang w:val="en-GB"/>
                  </w:rPr>
                </w:rPrChange>
              </w:rPr>
            </w:pPr>
            <w:r w:rsidRPr="00FB5797">
              <w:rPr>
                <w:rFonts w:cs="Arial"/>
                <w:color w:val="000000" w:themeColor="text1"/>
                <w:lang w:val="en-GB"/>
                <w:rPrChange w:id="3144" w:author="SM Fairus Hasan" w:date="2020-02-27T16:11:00Z">
                  <w:rPr>
                    <w:rFonts w:cs="Arial"/>
                    <w:lang w:val="en-GB"/>
                  </w:rPr>
                </w:rPrChange>
              </w:rPr>
              <w:t>Data Type</w:t>
            </w:r>
          </w:p>
        </w:tc>
        <w:tc>
          <w:tcPr>
            <w:tcW w:w="3261" w:type="dxa"/>
            <w:shd w:val="clear" w:color="auto" w:fill="D9D9D9" w:themeFill="background1" w:themeFillShade="D9"/>
          </w:tcPr>
          <w:p w14:paraId="6F573D6F" w14:textId="77777777" w:rsidR="00551C25" w:rsidRPr="00FB5797" w:rsidRDefault="00551C25" w:rsidP="00551C25">
            <w:pPr>
              <w:pStyle w:val="Caption"/>
              <w:rPr>
                <w:rFonts w:cs="Arial"/>
                <w:color w:val="000000" w:themeColor="text1"/>
                <w:lang w:val="en-GB"/>
                <w:rPrChange w:id="3145" w:author="SM Fairus Hasan" w:date="2020-02-27T16:11:00Z">
                  <w:rPr>
                    <w:rFonts w:cs="Arial"/>
                    <w:lang w:val="en-GB"/>
                  </w:rPr>
                </w:rPrChange>
              </w:rPr>
            </w:pPr>
            <w:r w:rsidRPr="00FB5797">
              <w:rPr>
                <w:rFonts w:cs="Arial"/>
                <w:color w:val="000000" w:themeColor="text1"/>
                <w:lang w:val="en-GB"/>
                <w:rPrChange w:id="3146" w:author="SM Fairus Hasan" w:date="2020-02-27T16:11:00Z">
                  <w:rPr>
                    <w:rFonts w:cs="Arial"/>
                    <w:lang w:val="en-GB"/>
                  </w:rPr>
                </w:rPrChange>
              </w:rPr>
              <w:t>Init Value</w:t>
            </w:r>
          </w:p>
        </w:tc>
        <w:tc>
          <w:tcPr>
            <w:tcW w:w="3118" w:type="dxa"/>
            <w:shd w:val="clear" w:color="auto" w:fill="D9D9D9" w:themeFill="background1" w:themeFillShade="D9"/>
          </w:tcPr>
          <w:p w14:paraId="00DCD13A" w14:textId="77777777" w:rsidR="00551C25" w:rsidRPr="00FB5797" w:rsidRDefault="00551C25" w:rsidP="00551C25">
            <w:pPr>
              <w:pStyle w:val="Caption"/>
              <w:rPr>
                <w:rFonts w:cs="Arial"/>
                <w:color w:val="000000" w:themeColor="text1"/>
                <w:lang w:val="en-GB"/>
                <w:rPrChange w:id="3147" w:author="SM Fairus Hasan" w:date="2020-02-27T16:11:00Z">
                  <w:rPr>
                    <w:rFonts w:cs="Arial"/>
                    <w:lang w:val="en-GB"/>
                  </w:rPr>
                </w:rPrChange>
              </w:rPr>
            </w:pPr>
            <w:r w:rsidRPr="00FB5797">
              <w:rPr>
                <w:rFonts w:cs="Arial"/>
                <w:color w:val="000000" w:themeColor="text1"/>
                <w:lang w:val="en-GB"/>
                <w:rPrChange w:id="3148" w:author="SM Fairus Hasan" w:date="2020-02-27T16:11:00Z">
                  <w:rPr>
                    <w:rFonts w:cs="Arial"/>
                    <w:lang w:val="en-GB"/>
                  </w:rPr>
                </w:rPrChange>
              </w:rPr>
              <w:t>Default Value</w:t>
            </w:r>
          </w:p>
          <w:p w14:paraId="325341F6" w14:textId="77777777" w:rsidR="00551C25" w:rsidRPr="00FB5797" w:rsidRDefault="00551C25" w:rsidP="00551C25">
            <w:pPr>
              <w:jc w:val="center"/>
              <w:rPr>
                <w:rFonts w:cs="Arial"/>
                <w:color w:val="000000" w:themeColor="text1"/>
                <w:lang w:val="en-GB"/>
                <w:rPrChange w:id="3149" w:author="SM Fairus Hasan" w:date="2020-02-27T16:11:00Z">
                  <w:rPr>
                    <w:rFonts w:cs="Arial"/>
                    <w:lang w:val="en-GB"/>
                  </w:rPr>
                </w:rPrChange>
              </w:rPr>
            </w:pPr>
            <w:r w:rsidRPr="00FB5797">
              <w:rPr>
                <w:rFonts w:cs="Arial"/>
                <w:color w:val="000000" w:themeColor="text1"/>
                <w:lang w:val="en-GB"/>
                <w:rPrChange w:id="3150" w:author="SM Fairus Hasan" w:date="2020-02-27T16:11:00Z">
                  <w:rPr>
                    <w:rFonts w:cs="Arial"/>
                    <w:lang w:val="en-GB"/>
                  </w:rPr>
                </w:rPrChange>
              </w:rPr>
              <w:t>(missing signal)</w:t>
            </w:r>
          </w:p>
        </w:tc>
      </w:tr>
      <w:tr w:rsidR="00551C25" w:rsidRPr="00FB5797" w14:paraId="52D51BB5" w14:textId="77777777" w:rsidTr="00551C25">
        <w:trPr>
          <w:trHeight w:val="488"/>
        </w:trPr>
        <w:tc>
          <w:tcPr>
            <w:tcW w:w="4077" w:type="dxa"/>
          </w:tcPr>
          <w:p w14:paraId="56B1F20A" w14:textId="77777777" w:rsidR="00551C25" w:rsidRPr="00FB5797" w:rsidRDefault="00551C25" w:rsidP="00551C25">
            <w:pPr>
              <w:rPr>
                <w:rFonts w:cs="Arial"/>
                <w:color w:val="000000" w:themeColor="text1"/>
                <w:rPrChange w:id="3151" w:author="SM Fairus Hasan" w:date="2020-02-27T16:11:00Z">
                  <w:rPr>
                    <w:rFonts w:cs="Arial"/>
                  </w:rPr>
                </w:rPrChange>
              </w:rPr>
            </w:pPr>
            <w:r w:rsidRPr="00FB5797">
              <w:rPr>
                <w:rFonts w:cs="Arial"/>
                <w:color w:val="000000" w:themeColor="text1"/>
                <w:rPrChange w:id="3152" w:author="SM Fairus Hasan" w:date="2020-02-27T16:11:00Z">
                  <w:rPr>
                    <w:rFonts w:cs="Arial"/>
                  </w:rPr>
                </w:rPrChange>
              </w:rPr>
              <w:t xml:space="preserve">0x0 </w:t>
            </w:r>
            <w:r>
              <w:rPr>
                <w:rFonts w:cs="Arial"/>
                <w:color w:val="000000" w:themeColor="text1"/>
              </w:rPr>
              <w:t>–</w:t>
            </w:r>
            <w:r w:rsidRPr="00FB5797">
              <w:rPr>
                <w:rFonts w:cs="Arial"/>
                <w:color w:val="000000" w:themeColor="text1"/>
                <w:rPrChange w:id="3153" w:author="SM Fairus Hasan" w:date="2020-02-27T16:11:00Z">
                  <w:rPr>
                    <w:rFonts w:cs="Arial"/>
                  </w:rPr>
                </w:rPrChange>
              </w:rPr>
              <w:t xml:space="preserve"> </w:t>
            </w:r>
            <w:r>
              <w:rPr>
                <w:rFonts w:cs="Arial"/>
                <w:color w:val="000000" w:themeColor="text1"/>
              </w:rPr>
              <w:t>2000</w:t>
            </w:r>
          </w:p>
          <w:p w14:paraId="039F4559" w14:textId="77777777" w:rsidR="00551C25" w:rsidRDefault="00551C25" w:rsidP="00551C25">
            <w:pPr>
              <w:rPr>
                <w:rFonts w:cs="Arial"/>
                <w:color w:val="000000" w:themeColor="text1"/>
              </w:rPr>
            </w:pPr>
            <w:r>
              <w:rPr>
                <w:rFonts w:cs="Arial"/>
                <w:color w:val="000000" w:themeColor="text1"/>
              </w:rPr>
              <w:t>0xFE</w:t>
            </w:r>
            <w:r w:rsidRPr="00FB5797">
              <w:rPr>
                <w:rFonts w:cs="Arial"/>
                <w:color w:val="000000" w:themeColor="text1"/>
                <w:rPrChange w:id="3154" w:author="SM Fairus Hasan" w:date="2020-02-27T16:11:00Z">
                  <w:rPr>
                    <w:rFonts w:cs="Arial"/>
                  </w:rPr>
                </w:rPrChange>
              </w:rPr>
              <w:t xml:space="preserve"> </w:t>
            </w:r>
            <w:r>
              <w:rPr>
                <w:rFonts w:cs="Arial"/>
                <w:color w:val="000000" w:themeColor="text1"/>
              </w:rPr>
              <w:t>– 2254</w:t>
            </w:r>
          </w:p>
          <w:p w14:paraId="10342766" w14:textId="77777777" w:rsidR="00551C25" w:rsidRPr="00FB5797" w:rsidRDefault="00551C25" w:rsidP="00551C25">
            <w:pPr>
              <w:rPr>
                <w:rFonts w:cs="Arial"/>
                <w:color w:val="000000" w:themeColor="text1"/>
                <w:rPrChange w:id="3155" w:author="SM Fairus Hasan" w:date="2020-02-27T16:11:00Z">
                  <w:rPr>
                    <w:rFonts w:cs="Arial"/>
                  </w:rPr>
                </w:rPrChange>
              </w:rPr>
            </w:pPr>
          </w:p>
        </w:tc>
        <w:tc>
          <w:tcPr>
            <w:tcW w:w="3261" w:type="dxa"/>
          </w:tcPr>
          <w:p w14:paraId="3BD83325" w14:textId="77777777" w:rsidR="00551C25" w:rsidRPr="00FB5797" w:rsidRDefault="00551C25" w:rsidP="00551C25">
            <w:pPr>
              <w:rPr>
                <w:rFonts w:cs="Arial"/>
                <w:color w:val="000000" w:themeColor="text1"/>
                <w:rPrChange w:id="3156" w:author="SM Fairus Hasan" w:date="2020-02-27T16:11:00Z">
                  <w:rPr>
                    <w:rFonts w:cs="Arial"/>
                  </w:rPr>
                </w:rPrChange>
              </w:rPr>
            </w:pPr>
            <w:r w:rsidRPr="00FB5797">
              <w:rPr>
                <w:rFonts w:cs="Arial"/>
                <w:color w:val="000000" w:themeColor="text1"/>
                <w:rPrChange w:id="3157" w:author="SM Fairus Hasan" w:date="2020-02-27T16:11:00Z">
                  <w:rPr>
                    <w:rFonts w:cs="Arial"/>
                  </w:rPr>
                </w:rPrChange>
              </w:rPr>
              <w:t>0x</w:t>
            </w:r>
            <w:r>
              <w:rPr>
                <w:rFonts w:cs="Arial"/>
                <w:color w:val="000000" w:themeColor="text1"/>
              </w:rPr>
              <w:t>0 =  2000</w:t>
            </w:r>
          </w:p>
        </w:tc>
        <w:tc>
          <w:tcPr>
            <w:tcW w:w="3118" w:type="dxa"/>
          </w:tcPr>
          <w:p w14:paraId="702EEA08" w14:textId="77777777" w:rsidR="00551C25" w:rsidRPr="00FB5797" w:rsidRDefault="00551C25" w:rsidP="00551C25">
            <w:pPr>
              <w:rPr>
                <w:rFonts w:cs="Arial"/>
                <w:color w:val="000000" w:themeColor="text1"/>
                <w:rPrChange w:id="3158" w:author="SM Fairus Hasan" w:date="2020-02-27T16:11:00Z">
                  <w:rPr>
                    <w:rFonts w:cs="Arial"/>
                  </w:rPr>
                </w:rPrChange>
              </w:rPr>
            </w:pPr>
            <w:r w:rsidRPr="00FB5797">
              <w:rPr>
                <w:rFonts w:cs="Arial"/>
                <w:color w:val="000000" w:themeColor="text1"/>
                <w:rPrChange w:id="3159" w:author="SM Fairus Hasan" w:date="2020-02-27T16:11:00Z">
                  <w:rPr>
                    <w:rFonts w:cs="Arial"/>
                  </w:rPr>
                </w:rPrChange>
              </w:rPr>
              <w:t>0x0</w:t>
            </w:r>
            <w:r>
              <w:rPr>
                <w:rFonts w:cs="Arial"/>
                <w:color w:val="000000" w:themeColor="text1"/>
              </w:rPr>
              <w:t xml:space="preserve"> =  2000</w:t>
            </w:r>
          </w:p>
        </w:tc>
      </w:tr>
    </w:tbl>
    <w:p w14:paraId="5494D0AF"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755EF683" w14:textId="77777777" w:rsidTr="00551C25">
        <w:tc>
          <w:tcPr>
            <w:tcW w:w="4077" w:type="dxa"/>
            <w:shd w:val="clear" w:color="auto" w:fill="D9D9D9" w:themeFill="background1" w:themeFillShade="D9"/>
          </w:tcPr>
          <w:p w14:paraId="6C16B2EC" w14:textId="77777777" w:rsidR="00551C25" w:rsidRPr="00FB5797" w:rsidRDefault="00551C25" w:rsidP="00551C25">
            <w:pPr>
              <w:pStyle w:val="Caption"/>
              <w:rPr>
                <w:rFonts w:cs="Arial"/>
                <w:color w:val="000000" w:themeColor="text1"/>
                <w:lang w:val="en-GB"/>
                <w:rPrChange w:id="3160" w:author="SM Fairus Hasan" w:date="2020-02-27T16:11:00Z">
                  <w:rPr>
                    <w:rFonts w:cs="Arial"/>
                    <w:lang w:val="en-GB"/>
                  </w:rPr>
                </w:rPrChange>
              </w:rPr>
            </w:pPr>
            <w:r w:rsidRPr="00FB5797">
              <w:rPr>
                <w:rFonts w:cs="Arial"/>
                <w:color w:val="000000" w:themeColor="text1"/>
                <w:rPrChange w:id="3161" w:author="SM Fairus Hasan" w:date="2020-02-27T16:11:00Z">
                  <w:rPr>
                    <w:rFonts w:cs="Arial"/>
                  </w:rPr>
                </w:rPrChange>
              </w:rPr>
              <w:t>Transmit Model</w:t>
            </w:r>
          </w:p>
        </w:tc>
        <w:tc>
          <w:tcPr>
            <w:tcW w:w="3261" w:type="dxa"/>
            <w:shd w:val="clear" w:color="auto" w:fill="D9D9D9" w:themeFill="background1" w:themeFillShade="D9"/>
          </w:tcPr>
          <w:p w14:paraId="3DDAF069" w14:textId="77777777" w:rsidR="00551C25" w:rsidRPr="00FB5797" w:rsidRDefault="00551C25" w:rsidP="00551C25">
            <w:pPr>
              <w:pStyle w:val="Caption"/>
              <w:rPr>
                <w:rFonts w:cs="Arial"/>
                <w:color w:val="000000" w:themeColor="text1"/>
                <w:lang w:val="en-GB"/>
                <w:rPrChange w:id="3162" w:author="SM Fairus Hasan" w:date="2020-02-27T16:11:00Z">
                  <w:rPr>
                    <w:rFonts w:cs="Arial"/>
                    <w:lang w:val="en-GB"/>
                  </w:rPr>
                </w:rPrChange>
              </w:rPr>
            </w:pPr>
            <w:r w:rsidRPr="00FB5797">
              <w:rPr>
                <w:rFonts w:cs="Arial"/>
                <w:color w:val="000000" w:themeColor="text1"/>
                <w:rPrChange w:id="3163" w:author="SM Fairus Hasan" w:date="2020-02-27T16:11:00Z">
                  <w:rPr>
                    <w:rFonts w:cs="Arial"/>
                  </w:rPr>
                </w:rPrChange>
              </w:rPr>
              <w:t>Send Type</w:t>
            </w:r>
          </w:p>
        </w:tc>
        <w:tc>
          <w:tcPr>
            <w:tcW w:w="3118" w:type="dxa"/>
            <w:shd w:val="clear" w:color="auto" w:fill="D9D9D9" w:themeFill="background1" w:themeFillShade="D9"/>
          </w:tcPr>
          <w:p w14:paraId="1345BC8C" w14:textId="77777777" w:rsidR="00551C25" w:rsidRPr="00FB5797" w:rsidRDefault="00551C25" w:rsidP="00551C25">
            <w:pPr>
              <w:pStyle w:val="Caption"/>
              <w:rPr>
                <w:rFonts w:cs="Arial"/>
                <w:color w:val="000000" w:themeColor="text1"/>
                <w:rPrChange w:id="3164" w:author="SM Fairus Hasan" w:date="2020-02-27T16:11:00Z">
                  <w:rPr>
                    <w:rFonts w:cs="Arial"/>
                  </w:rPr>
                </w:rPrChange>
              </w:rPr>
            </w:pPr>
            <w:r w:rsidRPr="00FB5797">
              <w:rPr>
                <w:rFonts w:cs="Arial"/>
                <w:color w:val="000000" w:themeColor="text1"/>
                <w:rPrChange w:id="3165" w:author="SM Fairus Hasan" w:date="2020-02-27T16:11:00Z">
                  <w:rPr>
                    <w:rFonts w:cs="Arial"/>
                  </w:rPr>
                </w:rPrChange>
              </w:rPr>
              <w:t>E2E Latency</w:t>
            </w:r>
          </w:p>
        </w:tc>
      </w:tr>
      <w:tr w:rsidR="00551C25" w:rsidRPr="00FB5797" w14:paraId="4B92CAFB" w14:textId="77777777" w:rsidTr="00551C25">
        <w:trPr>
          <w:trHeight w:val="488"/>
        </w:trPr>
        <w:tc>
          <w:tcPr>
            <w:tcW w:w="4077" w:type="dxa"/>
          </w:tcPr>
          <w:p w14:paraId="5723ED82" w14:textId="77777777" w:rsidR="00551C25" w:rsidRPr="00FB5797" w:rsidRDefault="00551C25" w:rsidP="00551C25">
            <w:pPr>
              <w:rPr>
                <w:rFonts w:cs="Arial"/>
                <w:color w:val="000000" w:themeColor="text1"/>
                <w:rPrChange w:id="3166" w:author="SM Fairus Hasan" w:date="2020-02-27T16:11:00Z">
                  <w:rPr>
                    <w:rFonts w:cs="Arial"/>
                  </w:rPr>
                </w:rPrChange>
              </w:rPr>
            </w:pPr>
            <w:r>
              <w:rPr>
                <w:rFonts w:cs="Arial"/>
                <w:color w:val="000000" w:themeColor="text1"/>
              </w:rPr>
              <w:t>HS3 CAN</w:t>
            </w:r>
          </w:p>
        </w:tc>
        <w:tc>
          <w:tcPr>
            <w:tcW w:w="3261" w:type="dxa"/>
          </w:tcPr>
          <w:p w14:paraId="185B800D" w14:textId="77777777" w:rsidR="00551C25" w:rsidRPr="00FB5797" w:rsidRDefault="00551C25" w:rsidP="00551C25">
            <w:pPr>
              <w:rPr>
                <w:rFonts w:cs="Arial"/>
                <w:color w:val="000000" w:themeColor="text1"/>
                <w:rPrChange w:id="3167" w:author="SM Fairus Hasan" w:date="2020-02-27T16:11:00Z">
                  <w:rPr>
                    <w:rFonts w:cs="Arial"/>
                  </w:rPr>
                </w:rPrChange>
              </w:rPr>
            </w:pPr>
            <w:r>
              <w:rPr>
                <w:rFonts w:cs="Arial"/>
                <w:color w:val="000000" w:themeColor="text1"/>
              </w:rPr>
              <w:t>Event</w:t>
            </w:r>
          </w:p>
        </w:tc>
        <w:tc>
          <w:tcPr>
            <w:tcW w:w="3118" w:type="dxa"/>
          </w:tcPr>
          <w:p w14:paraId="094C34D0" w14:textId="77777777" w:rsidR="00551C25" w:rsidRPr="00FB5797" w:rsidRDefault="00551C25" w:rsidP="00551C25">
            <w:pPr>
              <w:rPr>
                <w:rFonts w:cs="Arial"/>
                <w:color w:val="000000" w:themeColor="text1"/>
                <w:rPrChange w:id="3168" w:author="SM Fairus Hasan" w:date="2020-02-27T16:11:00Z">
                  <w:rPr>
                    <w:rFonts w:cs="Arial"/>
                  </w:rPr>
                </w:rPrChange>
              </w:rPr>
            </w:pPr>
          </w:p>
        </w:tc>
      </w:tr>
    </w:tbl>
    <w:p w14:paraId="5981DA98" w14:textId="77777777" w:rsidR="00551C25" w:rsidRDefault="00551C25" w:rsidP="00551C25"/>
    <w:p w14:paraId="65ABEA22" w14:textId="77777777" w:rsidR="00551C25" w:rsidRPr="00FB5797" w:rsidRDefault="00551C25" w:rsidP="00551C25">
      <w:pPr>
        <w:pStyle w:val="RELogSignal"/>
        <w:rPr>
          <w:color w:val="000000" w:themeColor="text1"/>
          <w:rPrChange w:id="3169" w:author="SM Fairus Hasan" w:date="2020-02-27T16:11:00Z">
            <w:rPr/>
          </w:rPrChange>
        </w:rPr>
      </w:pPr>
      <w:r w:rsidRPr="00FB5797">
        <w:rPr>
          <w:color w:val="000000" w:themeColor="text1"/>
          <w:rPrChange w:id="3170" w:author="SM Fairus Hasan" w:date="2020-02-27T16:11:00Z">
            <w:rPr/>
          </w:rPrChange>
        </w:rPr>
        <w:t>###LSG_Trailer</w:t>
      </w:r>
      <w:r>
        <w:rPr>
          <w:color w:val="000000" w:themeColor="text1"/>
        </w:rPr>
        <w:t xml:space="preserve"> Settings and Profile_00001### Date/Time</w:t>
      </w:r>
    </w:p>
    <w:p w14:paraId="0F42104B" w14:textId="77777777" w:rsidR="00551C25" w:rsidRDefault="00551C25" w:rsidP="00551C25">
      <w:pPr>
        <w:rPr>
          <w:rFonts w:cs="Arial"/>
          <w:color w:val="000000" w:themeColor="text1"/>
        </w:rPr>
      </w:pPr>
      <w:r w:rsidRPr="00FB5797">
        <w:rPr>
          <w:rFonts w:cs="Arial"/>
          <w:color w:val="000000" w:themeColor="text1"/>
          <w:rPrChange w:id="3171"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172" w:author="SM Fairus Hasan" w:date="2020-02-27T16:11:00Z">
            <w:rPr>
              <w:rFonts w:cs="Arial"/>
            </w:rPr>
          </w:rPrChange>
        </w:rPr>
        <w:t xml:space="preserve">, this logical signal </w:t>
      </w:r>
      <w:r>
        <w:rPr>
          <w:rFonts w:cs="Arial"/>
          <w:color w:val="000000" w:themeColor="text1"/>
        </w:rPr>
        <w:t>is used to calculate the Time Maintenance parameters.</w:t>
      </w:r>
    </w:p>
    <w:p w14:paraId="7477BCF9" w14:textId="77777777" w:rsidR="00551C25" w:rsidRDefault="00551C25" w:rsidP="00551C25">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551C25" w:rsidRPr="00E54DEA" w14:paraId="64D90448" w14:textId="77777777" w:rsidTr="00551C25">
        <w:trPr>
          <w:trHeight w:val="183"/>
        </w:trPr>
        <w:tc>
          <w:tcPr>
            <w:tcW w:w="2381" w:type="dxa"/>
            <w:shd w:val="clear" w:color="auto" w:fill="D9D9D9" w:themeFill="background1" w:themeFillShade="D9"/>
            <w:noWrap/>
            <w:hideMark/>
          </w:tcPr>
          <w:p w14:paraId="30999159" w14:textId="77777777" w:rsidR="00551C25" w:rsidRPr="00E54DEA" w:rsidRDefault="00551C25" w:rsidP="00551C25">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0E69C499" w14:textId="77777777" w:rsidR="00551C25" w:rsidRDefault="00551C25" w:rsidP="00551C25">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0AA7DD14" w14:textId="77777777" w:rsidR="00551C25" w:rsidRPr="00E54DEA" w:rsidRDefault="00551C25" w:rsidP="00551C25">
            <w:pPr>
              <w:overflowPunct/>
              <w:autoSpaceDE/>
              <w:autoSpaceDN/>
              <w:adjustRightInd/>
              <w:textAlignment w:val="auto"/>
              <w:rPr>
                <w:rFonts w:cs="Arial"/>
                <w:b/>
                <w:bCs/>
                <w:color w:val="000000"/>
              </w:rPr>
            </w:pPr>
            <w:r>
              <w:rPr>
                <w:rFonts w:cs="Arial"/>
                <w:b/>
                <w:bCs/>
                <w:color w:val="000000"/>
              </w:rPr>
              <w:t>Description</w:t>
            </w:r>
          </w:p>
        </w:tc>
      </w:tr>
      <w:tr w:rsidR="00551C25" w:rsidRPr="003F473D" w14:paraId="1810C121" w14:textId="77777777" w:rsidTr="00551C25">
        <w:trPr>
          <w:trHeight w:val="410"/>
        </w:trPr>
        <w:tc>
          <w:tcPr>
            <w:tcW w:w="2381" w:type="dxa"/>
            <w:noWrap/>
          </w:tcPr>
          <w:p w14:paraId="74862AF3" w14:textId="77777777" w:rsidR="00551C25" w:rsidRPr="00105467" w:rsidRDefault="00551C25" w:rsidP="00551C25">
            <w:r>
              <w:t>Month</w:t>
            </w:r>
          </w:p>
        </w:tc>
        <w:tc>
          <w:tcPr>
            <w:tcW w:w="3289" w:type="dxa"/>
          </w:tcPr>
          <w:p w14:paraId="5A2AA296" w14:textId="77777777" w:rsidR="00551C25" w:rsidRDefault="00551C25" w:rsidP="00551C25">
            <w:r>
              <w:t>[8] MFD_Month</w:t>
            </w:r>
          </w:p>
          <w:p w14:paraId="30AC4D81" w14:textId="77777777" w:rsidR="00551C25" w:rsidRDefault="00551C25" w:rsidP="00551C25"/>
        </w:tc>
        <w:tc>
          <w:tcPr>
            <w:tcW w:w="4680" w:type="dxa"/>
            <w:noWrap/>
          </w:tcPr>
          <w:p w14:paraId="5D260EC0" w14:textId="77777777" w:rsidR="00551C25" w:rsidRPr="00105467" w:rsidRDefault="00551C25" w:rsidP="00551C25">
            <w:r>
              <w:rPr>
                <w:rFonts w:ascii="Calibri" w:hAnsi="Calibri" w:cs="Calibri"/>
                <w:color w:val="000000"/>
                <w:sz w:val="22"/>
                <w:szCs w:val="22"/>
                <w:shd w:val="clear" w:color="auto" w:fill="FFFFFF"/>
              </w:rPr>
              <w:t>Indicates the current month.</w:t>
            </w:r>
          </w:p>
        </w:tc>
      </w:tr>
    </w:tbl>
    <w:p w14:paraId="55CDDF9C"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4EEE0BC7" w14:textId="77777777" w:rsidTr="00551C25">
        <w:tc>
          <w:tcPr>
            <w:tcW w:w="4077" w:type="dxa"/>
            <w:shd w:val="clear" w:color="auto" w:fill="D9D9D9" w:themeFill="background1" w:themeFillShade="D9"/>
          </w:tcPr>
          <w:p w14:paraId="56084E98" w14:textId="77777777" w:rsidR="00551C25" w:rsidRPr="00FB5797" w:rsidRDefault="00551C25" w:rsidP="00551C25">
            <w:pPr>
              <w:pStyle w:val="Caption"/>
              <w:rPr>
                <w:rFonts w:cs="Arial"/>
                <w:color w:val="000000" w:themeColor="text1"/>
                <w:lang w:val="en-GB"/>
                <w:rPrChange w:id="3173" w:author="SM Fairus Hasan" w:date="2020-02-27T16:11:00Z">
                  <w:rPr>
                    <w:rFonts w:cs="Arial"/>
                    <w:lang w:val="en-GB"/>
                  </w:rPr>
                </w:rPrChange>
              </w:rPr>
            </w:pPr>
            <w:r w:rsidRPr="00FB5797">
              <w:rPr>
                <w:rFonts w:cs="Arial"/>
                <w:color w:val="000000" w:themeColor="text1"/>
                <w:lang w:val="en-GB"/>
                <w:rPrChange w:id="3174" w:author="SM Fairus Hasan" w:date="2020-02-27T16:11:00Z">
                  <w:rPr>
                    <w:rFonts w:cs="Arial"/>
                    <w:lang w:val="en-GB"/>
                  </w:rPr>
                </w:rPrChange>
              </w:rPr>
              <w:t>Data Type</w:t>
            </w:r>
          </w:p>
        </w:tc>
        <w:tc>
          <w:tcPr>
            <w:tcW w:w="3261" w:type="dxa"/>
            <w:shd w:val="clear" w:color="auto" w:fill="D9D9D9" w:themeFill="background1" w:themeFillShade="D9"/>
          </w:tcPr>
          <w:p w14:paraId="17BBFEC7" w14:textId="77777777" w:rsidR="00551C25" w:rsidRPr="00FB5797" w:rsidRDefault="00551C25" w:rsidP="00551C25">
            <w:pPr>
              <w:pStyle w:val="Caption"/>
              <w:rPr>
                <w:rFonts w:cs="Arial"/>
                <w:color w:val="000000" w:themeColor="text1"/>
                <w:lang w:val="en-GB"/>
                <w:rPrChange w:id="3175" w:author="SM Fairus Hasan" w:date="2020-02-27T16:11:00Z">
                  <w:rPr>
                    <w:rFonts w:cs="Arial"/>
                    <w:lang w:val="en-GB"/>
                  </w:rPr>
                </w:rPrChange>
              </w:rPr>
            </w:pPr>
            <w:r w:rsidRPr="00FB5797">
              <w:rPr>
                <w:rFonts w:cs="Arial"/>
                <w:color w:val="000000" w:themeColor="text1"/>
                <w:lang w:val="en-GB"/>
                <w:rPrChange w:id="3176" w:author="SM Fairus Hasan" w:date="2020-02-27T16:11:00Z">
                  <w:rPr>
                    <w:rFonts w:cs="Arial"/>
                    <w:lang w:val="en-GB"/>
                  </w:rPr>
                </w:rPrChange>
              </w:rPr>
              <w:t>Init Value</w:t>
            </w:r>
          </w:p>
        </w:tc>
        <w:tc>
          <w:tcPr>
            <w:tcW w:w="3118" w:type="dxa"/>
            <w:shd w:val="clear" w:color="auto" w:fill="D9D9D9" w:themeFill="background1" w:themeFillShade="D9"/>
          </w:tcPr>
          <w:p w14:paraId="2229DECD" w14:textId="77777777" w:rsidR="00551C25" w:rsidRPr="00FB5797" w:rsidRDefault="00551C25" w:rsidP="00551C25">
            <w:pPr>
              <w:pStyle w:val="Caption"/>
              <w:rPr>
                <w:rFonts w:cs="Arial"/>
                <w:color w:val="000000" w:themeColor="text1"/>
                <w:lang w:val="en-GB"/>
                <w:rPrChange w:id="3177" w:author="SM Fairus Hasan" w:date="2020-02-27T16:11:00Z">
                  <w:rPr>
                    <w:rFonts w:cs="Arial"/>
                    <w:lang w:val="en-GB"/>
                  </w:rPr>
                </w:rPrChange>
              </w:rPr>
            </w:pPr>
            <w:r w:rsidRPr="00FB5797">
              <w:rPr>
                <w:rFonts w:cs="Arial"/>
                <w:color w:val="000000" w:themeColor="text1"/>
                <w:lang w:val="en-GB"/>
                <w:rPrChange w:id="3178" w:author="SM Fairus Hasan" w:date="2020-02-27T16:11:00Z">
                  <w:rPr>
                    <w:rFonts w:cs="Arial"/>
                    <w:lang w:val="en-GB"/>
                  </w:rPr>
                </w:rPrChange>
              </w:rPr>
              <w:t>Default Value</w:t>
            </w:r>
          </w:p>
          <w:p w14:paraId="3B553564" w14:textId="77777777" w:rsidR="00551C25" w:rsidRPr="00FB5797" w:rsidRDefault="00551C25" w:rsidP="00551C25">
            <w:pPr>
              <w:jc w:val="center"/>
              <w:rPr>
                <w:rFonts w:cs="Arial"/>
                <w:color w:val="000000" w:themeColor="text1"/>
                <w:lang w:val="en-GB"/>
                <w:rPrChange w:id="3179" w:author="SM Fairus Hasan" w:date="2020-02-27T16:11:00Z">
                  <w:rPr>
                    <w:rFonts w:cs="Arial"/>
                    <w:lang w:val="en-GB"/>
                  </w:rPr>
                </w:rPrChange>
              </w:rPr>
            </w:pPr>
            <w:r w:rsidRPr="00FB5797">
              <w:rPr>
                <w:rFonts w:cs="Arial"/>
                <w:color w:val="000000" w:themeColor="text1"/>
                <w:lang w:val="en-GB"/>
                <w:rPrChange w:id="3180" w:author="SM Fairus Hasan" w:date="2020-02-27T16:11:00Z">
                  <w:rPr>
                    <w:rFonts w:cs="Arial"/>
                    <w:lang w:val="en-GB"/>
                  </w:rPr>
                </w:rPrChange>
              </w:rPr>
              <w:t>(missing signal)</w:t>
            </w:r>
          </w:p>
        </w:tc>
      </w:tr>
      <w:tr w:rsidR="00551C25" w:rsidRPr="00FB5797" w14:paraId="0CEB241F" w14:textId="77777777" w:rsidTr="00551C25">
        <w:trPr>
          <w:trHeight w:val="488"/>
        </w:trPr>
        <w:tc>
          <w:tcPr>
            <w:tcW w:w="4077" w:type="dxa"/>
          </w:tcPr>
          <w:p w14:paraId="1D46B1F4" w14:textId="77777777" w:rsidR="00551C25" w:rsidRPr="00FB5797" w:rsidRDefault="00551C25" w:rsidP="00551C25">
            <w:pPr>
              <w:rPr>
                <w:rFonts w:cs="Arial"/>
                <w:color w:val="000000" w:themeColor="text1"/>
                <w:rPrChange w:id="3181" w:author="SM Fairus Hasan" w:date="2020-02-27T16:11:00Z">
                  <w:rPr>
                    <w:rFonts w:cs="Arial"/>
                  </w:rPr>
                </w:rPrChange>
              </w:rPr>
            </w:pPr>
            <w:r w:rsidRPr="00FB5797">
              <w:rPr>
                <w:rFonts w:cs="Arial"/>
                <w:color w:val="000000" w:themeColor="text1"/>
                <w:rPrChange w:id="3182" w:author="SM Fairus Hasan" w:date="2020-02-27T16:11:00Z">
                  <w:rPr>
                    <w:rFonts w:cs="Arial"/>
                  </w:rPr>
                </w:rPrChange>
              </w:rPr>
              <w:t xml:space="preserve">0x0 </w:t>
            </w:r>
            <w:r>
              <w:rPr>
                <w:rFonts w:cs="Arial"/>
                <w:color w:val="000000" w:themeColor="text1"/>
              </w:rPr>
              <w:t>–</w:t>
            </w:r>
            <w:r w:rsidRPr="00FB5797">
              <w:rPr>
                <w:rFonts w:cs="Arial"/>
                <w:color w:val="000000" w:themeColor="text1"/>
                <w:rPrChange w:id="3183" w:author="SM Fairus Hasan" w:date="2020-02-27T16:11:00Z">
                  <w:rPr>
                    <w:rFonts w:cs="Arial"/>
                  </w:rPr>
                </w:rPrChange>
              </w:rPr>
              <w:t xml:space="preserve"> </w:t>
            </w:r>
            <w:r>
              <w:rPr>
                <w:rFonts w:cs="Arial"/>
                <w:color w:val="000000" w:themeColor="text1"/>
              </w:rPr>
              <w:t>0</w:t>
            </w:r>
          </w:p>
          <w:p w14:paraId="3C259D41" w14:textId="77777777" w:rsidR="00551C25" w:rsidRDefault="00551C25" w:rsidP="00551C25">
            <w:pPr>
              <w:rPr>
                <w:rFonts w:cs="Arial"/>
                <w:color w:val="000000" w:themeColor="text1"/>
              </w:rPr>
            </w:pPr>
            <w:r>
              <w:rPr>
                <w:rFonts w:cs="Arial"/>
                <w:color w:val="000000" w:themeColor="text1"/>
              </w:rPr>
              <w:t>0xC</w:t>
            </w:r>
            <w:r w:rsidRPr="00FB5797">
              <w:rPr>
                <w:rFonts w:cs="Arial"/>
                <w:color w:val="000000" w:themeColor="text1"/>
                <w:rPrChange w:id="3184" w:author="SM Fairus Hasan" w:date="2020-02-27T16:11:00Z">
                  <w:rPr>
                    <w:rFonts w:cs="Arial"/>
                  </w:rPr>
                </w:rPrChange>
              </w:rPr>
              <w:t xml:space="preserve"> </w:t>
            </w:r>
            <w:r>
              <w:rPr>
                <w:rFonts w:cs="Arial"/>
                <w:color w:val="000000" w:themeColor="text1"/>
              </w:rPr>
              <w:t>– 12</w:t>
            </w:r>
          </w:p>
          <w:p w14:paraId="0A0EA8A0" w14:textId="77777777" w:rsidR="00551C25" w:rsidRPr="00FB5797" w:rsidRDefault="00551C25" w:rsidP="00551C25">
            <w:pPr>
              <w:rPr>
                <w:rFonts w:cs="Arial"/>
                <w:color w:val="000000" w:themeColor="text1"/>
                <w:rPrChange w:id="3185" w:author="SM Fairus Hasan" w:date="2020-02-27T16:11:00Z">
                  <w:rPr>
                    <w:rFonts w:cs="Arial"/>
                  </w:rPr>
                </w:rPrChange>
              </w:rPr>
            </w:pPr>
          </w:p>
        </w:tc>
        <w:tc>
          <w:tcPr>
            <w:tcW w:w="3261" w:type="dxa"/>
          </w:tcPr>
          <w:p w14:paraId="6F67A5B7" w14:textId="77777777" w:rsidR="00551C25" w:rsidRPr="00FB5797" w:rsidRDefault="00551C25" w:rsidP="00551C25">
            <w:pPr>
              <w:rPr>
                <w:rFonts w:cs="Arial"/>
                <w:color w:val="000000" w:themeColor="text1"/>
                <w:rPrChange w:id="3186" w:author="SM Fairus Hasan" w:date="2020-02-27T16:11:00Z">
                  <w:rPr>
                    <w:rFonts w:cs="Arial"/>
                  </w:rPr>
                </w:rPrChange>
              </w:rPr>
            </w:pPr>
            <w:r w:rsidRPr="00FB5797">
              <w:rPr>
                <w:rFonts w:cs="Arial"/>
                <w:color w:val="000000" w:themeColor="text1"/>
                <w:rPrChange w:id="3187" w:author="SM Fairus Hasan" w:date="2020-02-27T16:11:00Z">
                  <w:rPr>
                    <w:rFonts w:cs="Arial"/>
                  </w:rPr>
                </w:rPrChange>
              </w:rPr>
              <w:t>0x</w:t>
            </w:r>
            <w:r>
              <w:rPr>
                <w:rFonts w:cs="Arial"/>
                <w:color w:val="000000" w:themeColor="text1"/>
              </w:rPr>
              <w:t>0 =  0</w:t>
            </w:r>
          </w:p>
        </w:tc>
        <w:tc>
          <w:tcPr>
            <w:tcW w:w="3118" w:type="dxa"/>
          </w:tcPr>
          <w:p w14:paraId="764D4208" w14:textId="77777777" w:rsidR="00551C25" w:rsidRPr="00FB5797" w:rsidRDefault="00551C25" w:rsidP="00551C25">
            <w:pPr>
              <w:rPr>
                <w:rFonts w:cs="Arial"/>
                <w:color w:val="000000" w:themeColor="text1"/>
                <w:rPrChange w:id="3188" w:author="SM Fairus Hasan" w:date="2020-02-27T16:11:00Z">
                  <w:rPr>
                    <w:rFonts w:cs="Arial"/>
                  </w:rPr>
                </w:rPrChange>
              </w:rPr>
            </w:pPr>
            <w:r w:rsidRPr="00FB5797">
              <w:rPr>
                <w:rFonts w:cs="Arial"/>
                <w:color w:val="000000" w:themeColor="text1"/>
                <w:rPrChange w:id="3189" w:author="SM Fairus Hasan" w:date="2020-02-27T16:11:00Z">
                  <w:rPr>
                    <w:rFonts w:cs="Arial"/>
                  </w:rPr>
                </w:rPrChange>
              </w:rPr>
              <w:t>0x</w:t>
            </w:r>
            <w:r>
              <w:rPr>
                <w:rFonts w:cs="Arial"/>
                <w:color w:val="000000" w:themeColor="text1"/>
              </w:rPr>
              <w:t>0 =  0</w:t>
            </w:r>
          </w:p>
        </w:tc>
      </w:tr>
    </w:tbl>
    <w:p w14:paraId="33D56C70"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63EEC285" w14:textId="77777777" w:rsidTr="00551C25">
        <w:tc>
          <w:tcPr>
            <w:tcW w:w="4077" w:type="dxa"/>
            <w:shd w:val="clear" w:color="auto" w:fill="D9D9D9" w:themeFill="background1" w:themeFillShade="D9"/>
          </w:tcPr>
          <w:p w14:paraId="1DADE0DA" w14:textId="77777777" w:rsidR="00551C25" w:rsidRPr="00FB5797" w:rsidRDefault="00551C25" w:rsidP="00551C25">
            <w:pPr>
              <w:pStyle w:val="Caption"/>
              <w:rPr>
                <w:rFonts w:cs="Arial"/>
                <w:color w:val="000000" w:themeColor="text1"/>
                <w:lang w:val="en-GB"/>
                <w:rPrChange w:id="3190" w:author="SM Fairus Hasan" w:date="2020-02-27T16:11:00Z">
                  <w:rPr>
                    <w:rFonts w:cs="Arial"/>
                    <w:lang w:val="en-GB"/>
                  </w:rPr>
                </w:rPrChange>
              </w:rPr>
            </w:pPr>
            <w:r w:rsidRPr="00FB5797">
              <w:rPr>
                <w:rFonts w:cs="Arial"/>
                <w:color w:val="000000" w:themeColor="text1"/>
                <w:rPrChange w:id="3191" w:author="SM Fairus Hasan" w:date="2020-02-27T16:11:00Z">
                  <w:rPr>
                    <w:rFonts w:cs="Arial"/>
                  </w:rPr>
                </w:rPrChange>
              </w:rPr>
              <w:t>Transmit Model</w:t>
            </w:r>
          </w:p>
        </w:tc>
        <w:tc>
          <w:tcPr>
            <w:tcW w:w="3261" w:type="dxa"/>
            <w:shd w:val="clear" w:color="auto" w:fill="D9D9D9" w:themeFill="background1" w:themeFillShade="D9"/>
          </w:tcPr>
          <w:p w14:paraId="3297CEB5" w14:textId="77777777" w:rsidR="00551C25" w:rsidRPr="00FB5797" w:rsidRDefault="00551C25" w:rsidP="00551C25">
            <w:pPr>
              <w:pStyle w:val="Caption"/>
              <w:rPr>
                <w:rFonts w:cs="Arial"/>
                <w:color w:val="000000" w:themeColor="text1"/>
                <w:lang w:val="en-GB"/>
                <w:rPrChange w:id="3192" w:author="SM Fairus Hasan" w:date="2020-02-27T16:11:00Z">
                  <w:rPr>
                    <w:rFonts w:cs="Arial"/>
                    <w:lang w:val="en-GB"/>
                  </w:rPr>
                </w:rPrChange>
              </w:rPr>
            </w:pPr>
            <w:r w:rsidRPr="00FB5797">
              <w:rPr>
                <w:rFonts w:cs="Arial"/>
                <w:color w:val="000000" w:themeColor="text1"/>
                <w:rPrChange w:id="3193" w:author="SM Fairus Hasan" w:date="2020-02-27T16:11:00Z">
                  <w:rPr>
                    <w:rFonts w:cs="Arial"/>
                  </w:rPr>
                </w:rPrChange>
              </w:rPr>
              <w:t>Send Type</w:t>
            </w:r>
          </w:p>
        </w:tc>
        <w:tc>
          <w:tcPr>
            <w:tcW w:w="3118" w:type="dxa"/>
            <w:shd w:val="clear" w:color="auto" w:fill="D9D9D9" w:themeFill="background1" w:themeFillShade="D9"/>
          </w:tcPr>
          <w:p w14:paraId="04E1C27C" w14:textId="77777777" w:rsidR="00551C25" w:rsidRPr="00FB5797" w:rsidRDefault="00551C25" w:rsidP="00551C25">
            <w:pPr>
              <w:pStyle w:val="Caption"/>
              <w:rPr>
                <w:rFonts w:cs="Arial"/>
                <w:color w:val="000000" w:themeColor="text1"/>
                <w:rPrChange w:id="3194" w:author="SM Fairus Hasan" w:date="2020-02-27T16:11:00Z">
                  <w:rPr>
                    <w:rFonts w:cs="Arial"/>
                  </w:rPr>
                </w:rPrChange>
              </w:rPr>
            </w:pPr>
            <w:r w:rsidRPr="00FB5797">
              <w:rPr>
                <w:rFonts w:cs="Arial"/>
                <w:color w:val="000000" w:themeColor="text1"/>
                <w:rPrChange w:id="3195" w:author="SM Fairus Hasan" w:date="2020-02-27T16:11:00Z">
                  <w:rPr>
                    <w:rFonts w:cs="Arial"/>
                  </w:rPr>
                </w:rPrChange>
              </w:rPr>
              <w:t>E2E Latency</w:t>
            </w:r>
          </w:p>
        </w:tc>
      </w:tr>
      <w:tr w:rsidR="00551C25" w:rsidRPr="00FB5797" w14:paraId="6A450818" w14:textId="77777777" w:rsidTr="00551C25">
        <w:trPr>
          <w:trHeight w:val="488"/>
        </w:trPr>
        <w:tc>
          <w:tcPr>
            <w:tcW w:w="4077" w:type="dxa"/>
          </w:tcPr>
          <w:p w14:paraId="59A9605A" w14:textId="77777777" w:rsidR="00551C25" w:rsidRPr="00FB5797" w:rsidRDefault="00551C25" w:rsidP="00551C25">
            <w:pPr>
              <w:rPr>
                <w:rFonts w:cs="Arial"/>
                <w:color w:val="000000" w:themeColor="text1"/>
                <w:rPrChange w:id="3196" w:author="SM Fairus Hasan" w:date="2020-02-27T16:11:00Z">
                  <w:rPr>
                    <w:rFonts w:cs="Arial"/>
                  </w:rPr>
                </w:rPrChange>
              </w:rPr>
            </w:pPr>
            <w:r>
              <w:rPr>
                <w:rFonts w:cs="Arial"/>
                <w:color w:val="000000" w:themeColor="text1"/>
              </w:rPr>
              <w:t>HS3 CAN</w:t>
            </w:r>
          </w:p>
        </w:tc>
        <w:tc>
          <w:tcPr>
            <w:tcW w:w="3261" w:type="dxa"/>
          </w:tcPr>
          <w:p w14:paraId="51E23616" w14:textId="77777777" w:rsidR="00551C25" w:rsidRPr="00FB5797" w:rsidRDefault="00551C25" w:rsidP="00551C25">
            <w:pPr>
              <w:rPr>
                <w:rFonts w:cs="Arial"/>
                <w:color w:val="000000" w:themeColor="text1"/>
                <w:rPrChange w:id="3197" w:author="SM Fairus Hasan" w:date="2020-02-27T16:11:00Z">
                  <w:rPr>
                    <w:rFonts w:cs="Arial"/>
                  </w:rPr>
                </w:rPrChange>
              </w:rPr>
            </w:pPr>
            <w:r>
              <w:rPr>
                <w:rFonts w:cs="Arial"/>
                <w:color w:val="000000" w:themeColor="text1"/>
              </w:rPr>
              <w:t>Event</w:t>
            </w:r>
          </w:p>
        </w:tc>
        <w:tc>
          <w:tcPr>
            <w:tcW w:w="3118" w:type="dxa"/>
          </w:tcPr>
          <w:p w14:paraId="6E41B837" w14:textId="77777777" w:rsidR="00551C25" w:rsidRPr="00FB5797" w:rsidRDefault="00551C25" w:rsidP="00551C25">
            <w:pPr>
              <w:rPr>
                <w:rFonts w:cs="Arial"/>
                <w:color w:val="000000" w:themeColor="text1"/>
                <w:rPrChange w:id="3198" w:author="SM Fairus Hasan" w:date="2020-02-27T16:11:00Z">
                  <w:rPr>
                    <w:rFonts w:cs="Arial"/>
                  </w:rPr>
                </w:rPrChange>
              </w:rPr>
            </w:pPr>
          </w:p>
        </w:tc>
      </w:tr>
    </w:tbl>
    <w:p w14:paraId="75547322" w14:textId="77777777" w:rsidR="00551C25" w:rsidRDefault="00551C25" w:rsidP="00551C25"/>
    <w:p w14:paraId="43D1C734" w14:textId="77777777" w:rsidR="00551C25" w:rsidRPr="00FB5797" w:rsidRDefault="00551C25" w:rsidP="00551C25">
      <w:pPr>
        <w:pStyle w:val="RELogSignal"/>
        <w:rPr>
          <w:color w:val="000000" w:themeColor="text1"/>
          <w:rPrChange w:id="3199" w:author="SM Fairus Hasan" w:date="2020-02-27T16:11:00Z">
            <w:rPr/>
          </w:rPrChange>
        </w:rPr>
      </w:pPr>
      <w:r w:rsidRPr="00FB5797">
        <w:rPr>
          <w:color w:val="000000" w:themeColor="text1"/>
          <w:rPrChange w:id="3200" w:author="SM Fairus Hasan" w:date="2020-02-27T16:11:00Z">
            <w:rPr/>
          </w:rPrChange>
        </w:rPr>
        <w:t>###LSG_Trailer</w:t>
      </w:r>
      <w:r>
        <w:rPr>
          <w:color w:val="000000" w:themeColor="text1"/>
        </w:rPr>
        <w:t xml:space="preserve"> Settings and Profile_00001### Date/Time</w:t>
      </w:r>
    </w:p>
    <w:p w14:paraId="61D3E670" w14:textId="77777777" w:rsidR="00551C25" w:rsidRDefault="00551C25" w:rsidP="00551C25">
      <w:pPr>
        <w:rPr>
          <w:rFonts w:cs="Arial"/>
          <w:color w:val="000000" w:themeColor="text1"/>
        </w:rPr>
      </w:pPr>
      <w:r w:rsidRPr="00FB5797">
        <w:rPr>
          <w:rFonts w:cs="Arial"/>
          <w:color w:val="000000" w:themeColor="text1"/>
          <w:rPrChange w:id="3201"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202" w:author="SM Fairus Hasan" w:date="2020-02-27T16:11:00Z">
            <w:rPr>
              <w:rFonts w:cs="Arial"/>
            </w:rPr>
          </w:rPrChange>
        </w:rPr>
        <w:t xml:space="preserve">, this logical signal </w:t>
      </w:r>
      <w:r>
        <w:rPr>
          <w:rFonts w:cs="Arial"/>
          <w:color w:val="000000" w:themeColor="text1"/>
        </w:rPr>
        <w:t>is used to calculate the Time Maintenance parameters.</w:t>
      </w:r>
    </w:p>
    <w:p w14:paraId="193C3AA5" w14:textId="77777777" w:rsidR="00551C25" w:rsidRDefault="00551C25" w:rsidP="00551C25">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551C25" w:rsidRPr="00E54DEA" w14:paraId="6D2FD0BA" w14:textId="77777777" w:rsidTr="00551C25">
        <w:trPr>
          <w:trHeight w:val="183"/>
        </w:trPr>
        <w:tc>
          <w:tcPr>
            <w:tcW w:w="2381" w:type="dxa"/>
            <w:shd w:val="clear" w:color="auto" w:fill="D9D9D9" w:themeFill="background1" w:themeFillShade="D9"/>
            <w:noWrap/>
            <w:hideMark/>
          </w:tcPr>
          <w:p w14:paraId="36A28B42" w14:textId="77777777" w:rsidR="00551C25" w:rsidRPr="00E54DEA" w:rsidRDefault="00551C25" w:rsidP="00551C25">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14C5291D" w14:textId="77777777" w:rsidR="00551C25" w:rsidRDefault="00551C25" w:rsidP="00551C25">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6AC6F19C" w14:textId="77777777" w:rsidR="00551C25" w:rsidRPr="00E54DEA" w:rsidRDefault="00551C25" w:rsidP="00551C25">
            <w:pPr>
              <w:overflowPunct/>
              <w:autoSpaceDE/>
              <w:autoSpaceDN/>
              <w:adjustRightInd/>
              <w:textAlignment w:val="auto"/>
              <w:rPr>
                <w:rFonts w:cs="Arial"/>
                <w:b/>
                <w:bCs/>
                <w:color w:val="000000"/>
              </w:rPr>
            </w:pPr>
            <w:r>
              <w:rPr>
                <w:rFonts w:cs="Arial"/>
                <w:b/>
                <w:bCs/>
                <w:color w:val="000000"/>
              </w:rPr>
              <w:t>Description</w:t>
            </w:r>
          </w:p>
        </w:tc>
      </w:tr>
      <w:tr w:rsidR="00551C25" w:rsidRPr="003F473D" w14:paraId="40D601B7" w14:textId="77777777" w:rsidTr="00551C25">
        <w:trPr>
          <w:trHeight w:val="410"/>
        </w:trPr>
        <w:tc>
          <w:tcPr>
            <w:tcW w:w="2381" w:type="dxa"/>
            <w:noWrap/>
          </w:tcPr>
          <w:p w14:paraId="5E674E81" w14:textId="17CBB952" w:rsidR="00551C25" w:rsidRPr="00105467" w:rsidRDefault="009D4F84" w:rsidP="00551C25">
            <w:r>
              <w:t>Day</w:t>
            </w:r>
          </w:p>
        </w:tc>
        <w:tc>
          <w:tcPr>
            <w:tcW w:w="3289" w:type="dxa"/>
          </w:tcPr>
          <w:p w14:paraId="3C3B8A19" w14:textId="77777777" w:rsidR="00551C25" w:rsidRDefault="00551C25" w:rsidP="00551C25">
            <w:r>
              <w:t>[16] MFD_Day</w:t>
            </w:r>
          </w:p>
          <w:p w14:paraId="532DB5C0" w14:textId="77777777" w:rsidR="00551C25" w:rsidRDefault="00551C25" w:rsidP="00551C25"/>
        </w:tc>
        <w:tc>
          <w:tcPr>
            <w:tcW w:w="4680" w:type="dxa"/>
            <w:noWrap/>
          </w:tcPr>
          <w:p w14:paraId="1BA26A55" w14:textId="77777777" w:rsidR="00551C25" w:rsidRPr="00105467" w:rsidRDefault="00551C25" w:rsidP="00551C25">
            <w:r>
              <w:rPr>
                <w:rFonts w:ascii="Calibri" w:hAnsi="Calibri" w:cs="Calibri"/>
                <w:color w:val="000000"/>
                <w:sz w:val="22"/>
                <w:szCs w:val="22"/>
                <w:shd w:val="clear" w:color="auto" w:fill="FFFFFF"/>
              </w:rPr>
              <w:t>Indicates the current day.</w:t>
            </w:r>
          </w:p>
        </w:tc>
      </w:tr>
    </w:tbl>
    <w:p w14:paraId="6D0CA437"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591F2346" w14:textId="77777777" w:rsidTr="00551C25">
        <w:tc>
          <w:tcPr>
            <w:tcW w:w="4077" w:type="dxa"/>
            <w:shd w:val="clear" w:color="auto" w:fill="D9D9D9" w:themeFill="background1" w:themeFillShade="D9"/>
          </w:tcPr>
          <w:p w14:paraId="1904D0E9" w14:textId="77777777" w:rsidR="00551C25" w:rsidRPr="00FB5797" w:rsidRDefault="00551C25" w:rsidP="00551C25">
            <w:pPr>
              <w:pStyle w:val="Caption"/>
              <w:rPr>
                <w:rFonts w:cs="Arial"/>
                <w:color w:val="000000" w:themeColor="text1"/>
                <w:lang w:val="en-GB"/>
                <w:rPrChange w:id="3203" w:author="SM Fairus Hasan" w:date="2020-02-27T16:11:00Z">
                  <w:rPr>
                    <w:rFonts w:cs="Arial"/>
                    <w:lang w:val="en-GB"/>
                  </w:rPr>
                </w:rPrChange>
              </w:rPr>
            </w:pPr>
            <w:r w:rsidRPr="00FB5797">
              <w:rPr>
                <w:rFonts w:cs="Arial"/>
                <w:color w:val="000000" w:themeColor="text1"/>
                <w:lang w:val="en-GB"/>
                <w:rPrChange w:id="3204" w:author="SM Fairus Hasan" w:date="2020-02-27T16:11:00Z">
                  <w:rPr>
                    <w:rFonts w:cs="Arial"/>
                    <w:lang w:val="en-GB"/>
                  </w:rPr>
                </w:rPrChange>
              </w:rPr>
              <w:t>Data Type</w:t>
            </w:r>
          </w:p>
        </w:tc>
        <w:tc>
          <w:tcPr>
            <w:tcW w:w="3261" w:type="dxa"/>
            <w:shd w:val="clear" w:color="auto" w:fill="D9D9D9" w:themeFill="background1" w:themeFillShade="D9"/>
          </w:tcPr>
          <w:p w14:paraId="68CF4918" w14:textId="77777777" w:rsidR="00551C25" w:rsidRPr="00FB5797" w:rsidRDefault="00551C25" w:rsidP="00551C25">
            <w:pPr>
              <w:pStyle w:val="Caption"/>
              <w:rPr>
                <w:rFonts w:cs="Arial"/>
                <w:color w:val="000000" w:themeColor="text1"/>
                <w:lang w:val="en-GB"/>
                <w:rPrChange w:id="3205" w:author="SM Fairus Hasan" w:date="2020-02-27T16:11:00Z">
                  <w:rPr>
                    <w:rFonts w:cs="Arial"/>
                    <w:lang w:val="en-GB"/>
                  </w:rPr>
                </w:rPrChange>
              </w:rPr>
            </w:pPr>
            <w:r w:rsidRPr="00FB5797">
              <w:rPr>
                <w:rFonts w:cs="Arial"/>
                <w:color w:val="000000" w:themeColor="text1"/>
                <w:lang w:val="en-GB"/>
                <w:rPrChange w:id="3206" w:author="SM Fairus Hasan" w:date="2020-02-27T16:11:00Z">
                  <w:rPr>
                    <w:rFonts w:cs="Arial"/>
                    <w:lang w:val="en-GB"/>
                  </w:rPr>
                </w:rPrChange>
              </w:rPr>
              <w:t>Init Value</w:t>
            </w:r>
          </w:p>
        </w:tc>
        <w:tc>
          <w:tcPr>
            <w:tcW w:w="3118" w:type="dxa"/>
            <w:shd w:val="clear" w:color="auto" w:fill="D9D9D9" w:themeFill="background1" w:themeFillShade="D9"/>
          </w:tcPr>
          <w:p w14:paraId="7333FE60" w14:textId="77777777" w:rsidR="00551C25" w:rsidRPr="00FB5797" w:rsidRDefault="00551C25" w:rsidP="00551C25">
            <w:pPr>
              <w:pStyle w:val="Caption"/>
              <w:rPr>
                <w:rFonts w:cs="Arial"/>
                <w:color w:val="000000" w:themeColor="text1"/>
                <w:lang w:val="en-GB"/>
                <w:rPrChange w:id="3207" w:author="SM Fairus Hasan" w:date="2020-02-27T16:11:00Z">
                  <w:rPr>
                    <w:rFonts w:cs="Arial"/>
                    <w:lang w:val="en-GB"/>
                  </w:rPr>
                </w:rPrChange>
              </w:rPr>
            </w:pPr>
            <w:r w:rsidRPr="00FB5797">
              <w:rPr>
                <w:rFonts w:cs="Arial"/>
                <w:color w:val="000000" w:themeColor="text1"/>
                <w:lang w:val="en-GB"/>
                <w:rPrChange w:id="3208" w:author="SM Fairus Hasan" w:date="2020-02-27T16:11:00Z">
                  <w:rPr>
                    <w:rFonts w:cs="Arial"/>
                    <w:lang w:val="en-GB"/>
                  </w:rPr>
                </w:rPrChange>
              </w:rPr>
              <w:t>Default Value</w:t>
            </w:r>
          </w:p>
          <w:p w14:paraId="2CB28EDB" w14:textId="77777777" w:rsidR="00551C25" w:rsidRPr="00FB5797" w:rsidRDefault="00551C25" w:rsidP="00551C25">
            <w:pPr>
              <w:jc w:val="center"/>
              <w:rPr>
                <w:rFonts w:cs="Arial"/>
                <w:color w:val="000000" w:themeColor="text1"/>
                <w:lang w:val="en-GB"/>
                <w:rPrChange w:id="3209" w:author="SM Fairus Hasan" w:date="2020-02-27T16:11:00Z">
                  <w:rPr>
                    <w:rFonts w:cs="Arial"/>
                    <w:lang w:val="en-GB"/>
                  </w:rPr>
                </w:rPrChange>
              </w:rPr>
            </w:pPr>
            <w:r w:rsidRPr="00FB5797">
              <w:rPr>
                <w:rFonts w:cs="Arial"/>
                <w:color w:val="000000" w:themeColor="text1"/>
                <w:lang w:val="en-GB"/>
                <w:rPrChange w:id="3210" w:author="SM Fairus Hasan" w:date="2020-02-27T16:11:00Z">
                  <w:rPr>
                    <w:rFonts w:cs="Arial"/>
                    <w:lang w:val="en-GB"/>
                  </w:rPr>
                </w:rPrChange>
              </w:rPr>
              <w:t>(missing signal)</w:t>
            </w:r>
          </w:p>
        </w:tc>
      </w:tr>
      <w:tr w:rsidR="00551C25" w:rsidRPr="00FB5797" w14:paraId="4224B538" w14:textId="77777777" w:rsidTr="00551C25">
        <w:trPr>
          <w:trHeight w:val="488"/>
        </w:trPr>
        <w:tc>
          <w:tcPr>
            <w:tcW w:w="4077" w:type="dxa"/>
          </w:tcPr>
          <w:p w14:paraId="1A992BB8" w14:textId="77777777" w:rsidR="00551C25" w:rsidRPr="00FB5797" w:rsidRDefault="00551C25" w:rsidP="00551C25">
            <w:pPr>
              <w:rPr>
                <w:rFonts w:cs="Arial"/>
                <w:color w:val="000000" w:themeColor="text1"/>
                <w:rPrChange w:id="3211" w:author="SM Fairus Hasan" w:date="2020-02-27T16:11:00Z">
                  <w:rPr>
                    <w:rFonts w:cs="Arial"/>
                  </w:rPr>
                </w:rPrChange>
              </w:rPr>
            </w:pPr>
            <w:r w:rsidRPr="00FB5797">
              <w:rPr>
                <w:rFonts w:cs="Arial"/>
                <w:color w:val="000000" w:themeColor="text1"/>
                <w:rPrChange w:id="3212" w:author="SM Fairus Hasan" w:date="2020-02-27T16:11:00Z">
                  <w:rPr>
                    <w:rFonts w:cs="Arial"/>
                  </w:rPr>
                </w:rPrChange>
              </w:rPr>
              <w:t xml:space="preserve">0x0 </w:t>
            </w:r>
            <w:r>
              <w:rPr>
                <w:rFonts w:cs="Arial"/>
                <w:color w:val="000000" w:themeColor="text1"/>
              </w:rPr>
              <w:t>–</w:t>
            </w:r>
            <w:r w:rsidRPr="00FB5797">
              <w:rPr>
                <w:rFonts w:cs="Arial"/>
                <w:color w:val="000000" w:themeColor="text1"/>
                <w:rPrChange w:id="3213" w:author="SM Fairus Hasan" w:date="2020-02-27T16:11:00Z">
                  <w:rPr>
                    <w:rFonts w:cs="Arial"/>
                  </w:rPr>
                </w:rPrChange>
              </w:rPr>
              <w:t xml:space="preserve"> </w:t>
            </w:r>
            <w:r>
              <w:rPr>
                <w:rFonts w:cs="Arial"/>
                <w:color w:val="000000" w:themeColor="text1"/>
              </w:rPr>
              <w:t>0</w:t>
            </w:r>
          </w:p>
          <w:p w14:paraId="012EEBEB" w14:textId="77777777" w:rsidR="00551C25" w:rsidRDefault="00551C25" w:rsidP="00551C25">
            <w:pPr>
              <w:rPr>
                <w:rFonts w:cs="Arial"/>
                <w:color w:val="000000" w:themeColor="text1"/>
              </w:rPr>
            </w:pPr>
            <w:r>
              <w:rPr>
                <w:rFonts w:cs="Arial"/>
                <w:color w:val="000000" w:themeColor="text1"/>
              </w:rPr>
              <w:t>0x1F</w:t>
            </w:r>
            <w:r w:rsidRPr="00FB5797">
              <w:rPr>
                <w:rFonts w:cs="Arial"/>
                <w:color w:val="000000" w:themeColor="text1"/>
                <w:rPrChange w:id="3214" w:author="SM Fairus Hasan" w:date="2020-02-27T16:11:00Z">
                  <w:rPr>
                    <w:rFonts w:cs="Arial"/>
                  </w:rPr>
                </w:rPrChange>
              </w:rPr>
              <w:t xml:space="preserve"> </w:t>
            </w:r>
            <w:r>
              <w:rPr>
                <w:rFonts w:cs="Arial"/>
                <w:color w:val="000000" w:themeColor="text1"/>
              </w:rPr>
              <w:t>– 31</w:t>
            </w:r>
          </w:p>
          <w:p w14:paraId="001D4116" w14:textId="77777777" w:rsidR="00551C25" w:rsidRPr="00FB5797" w:rsidRDefault="00551C25" w:rsidP="00551C25">
            <w:pPr>
              <w:rPr>
                <w:rFonts w:cs="Arial"/>
                <w:color w:val="000000" w:themeColor="text1"/>
                <w:rPrChange w:id="3215" w:author="SM Fairus Hasan" w:date="2020-02-27T16:11:00Z">
                  <w:rPr>
                    <w:rFonts w:cs="Arial"/>
                  </w:rPr>
                </w:rPrChange>
              </w:rPr>
            </w:pPr>
          </w:p>
        </w:tc>
        <w:tc>
          <w:tcPr>
            <w:tcW w:w="3261" w:type="dxa"/>
          </w:tcPr>
          <w:p w14:paraId="7D568AA2" w14:textId="77777777" w:rsidR="00551C25" w:rsidRPr="00FB5797" w:rsidRDefault="00551C25" w:rsidP="00551C25">
            <w:pPr>
              <w:rPr>
                <w:rFonts w:cs="Arial"/>
                <w:color w:val="000000" w:themeColor="text1"/>
                <w:rPrChange w:id="3216" w:author="SM Fairus Hasan" w:date="2020-02-27T16:11:00Z">
                  <w:rPr>
                    <w:rFonts w:cs="Arial"/>
                  </w:rPr>
                </w:rPrChange>
              </w:rPr>
            </w:pPr>
            <w:r w:rsidRPr="00FB5797">
              <w:rPr>
                <w:rFonts w:cs="Arial"/>
                <w:color w:val="000000" w:themeColor="text1"/>
                <w:rPrChange w:id="3217" w:author="SM Fairus Hasan" w:date="2020-02-27T16:11:00Z">
                  <w:rPr>
                    <w:rFonts w:cs="Arial"/>
                  </w:rPr>
                </w:rPrChange>
              </w:rPr>
              <w:t>0x</w:t>
            </w:r>
            <w:r>
              <w:rPr>
                <w:rFonts w:cs="Arial"/>
                <w:color w:val="000000" w:themeColor="text1"/>
              </w:rPr>
              <w:t>0 =  0</w:t>
            </w:r>
          </w:p>
        </w:tc>
        <w:tc>
          <w:tcPr>
            <w:tcW w:w="3118" w:type="dxa"/>
          </w:tcPr>
          <w:p w14:paraId="7C11638B" w14:textId="77777777" w:rsidR="00551C25" w:rsidRPr="00FB5797" w:rsidRDefault="00551C25" w:rsidP="00551C25">
            <w:pPr>
              <w:rPr>
                <w:rFonts w:cs="Arial"/>
                <w:color w:val="000000" w:themeColor="text1"/>
                <w:rPrChange w:id="3218" w:author="SM Fairus Hasan" w:date="2020-02-27T16:11:00Z">
                  <w:rPr>
                    <w:rFonts w:cs="Arial"/>
                  </w:rPr>
                </w:rPrChange>
              </w:rPr>
            </w:pPr>
            <w:r w:rsidRPr="00FB5797">
              <w:rPr>
                <w:rFonts w:cs="Arial"/>
                <w:color w:val="000000" w:themeColor="text1"/>
                <w:rPrChange w:id="3219" w:author="SM Fairus Hasan" w:date="2020-02-27T16:11:00Z">
                  <w:rPr>
                    <w:rFonts w:cs="Arial"/>
                  </w:rPr>
                </w:rPrChange>
              </w:rPr>
              <w:t>0x0</w:t>
            </w:r>
            <w:r>
              <w:rPr>
                <w:rFonts w:cs="Arial"/>
                <w:color w:val="000000" w:themeColor="text1"/>
              </w:rPr>
              <w:t xml:space="preserve"> =  0</w:t>
            </w:r>
          </w:p>
        </w:tc>
      </w:tr>
    </w:tbl>
    <w:p w14:paraId="15490A93" w14:textId="77777777" w:rsidR="00551C25" w:rsidRDefault="00551C25" w:rsidP="00551C25"/>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551C25" w:rsidRPr="00FB5797" w14:paraId="34786D28" w14:textId="77777777" w:rsidTr="00551C25">
        <w:tc>
          <w:tcPr>
            <w:tcW w:w="4077" w:type="dxa"/>
            <w:shd w:val="clear" w:color="auto" w:fill="D9D9D9" w:themeFill="background1" w:themeFillShade="D9"/>
          </w:tcPr>
          <w:p w14:paraId="2E276C17" w14:textId="77777777" w:rsidR="00551C25" w:rsidRPr="00FB5797" w:rsidRDefault="00551C25" w:rsidP="00551C25">
            <w:pPr>
              <w:pStyle w:val="Caption"/>
              <w:rPr>
                <w:rFonts w:cs="Arial"/>
                <w:color w:val="000000" w:themeColor="text1"/>
                <w:lang w:val="en-GB"/>
                <w:rPrChange w:id="3220" w:author="SM Fairus Hasan" w:date="2020-02-27T16:11:00Z">
                  <w:rPr>
                    <w:rFonts w:cs="Arial"/>
                    <w:lang w:val="en-GB"/>
                  </w:rPr>
                </w:rPrChange>
              </w:rPr>
            </w:pPr>
            <w:r w:rsidRPr="00FB5797">
              <w:rPr>
                <w:rFonts w:cs="Arial"/>
                <w:color w:val="000000" w:themeColor="text1"/>
                <w:rPrChange w:id="3221" w:author="SM Fairus Hasan" w:date="2020-02-27T16:11:00Z">
                  <w:rPr>
                    <w:rFonts w:cs="Arial"/>
                  </w:rPr>
                </w:rPrChange>
              </w:rPr>
              <w:t>Transmit Model</w:t>
            </w:r>
          </w:p>
        </w:tc>
        <w:tc>
          <w:tcPr>
            <w:tcW w:w="3261" w:type="dxa"/>
            <w:shd w:val="clear" w:color="auto" w:fill="D9D9D9" w:themeFill="background1" w:themeFillShade="D9"/>
          </w:tcPr>
          <w:p w14:paraId="396A7B28" w14:textId="77777777" w:rsidR="00551C25" w:rsidRPr="00FB5797" w:rsidRDefault="00551C25" w:rsidP="00551C25">
            <w:pPr>
              <w:pStyle w:val="Caption"/>
              <w:rPr>
                <w:rFonts w:cs="Arial"/>
                <w:color w:val="000000" w:themeColor="text1"/>
                <w:lang w:val="en-GB"/>
                <w:rPrChange w:id="3222" w:author="SM Fairus Hasan" w:date="2020-02-27T16:11:00Z">
                  <w:rPr>
                    <w:rFonts w:cs="Arial"/>
                    <w:lang w:val="en-GB"/>
                  </w:rPr>
                </w:rPrChange>
              </w:rPr>
            </w:pPr>
            <w:r w:rsidRPr="00FB5797">
              <w:rPr>
                <w:rFonts w:cs="Arial"/>
                <w:color w:val="000000" w:themeColor="text1"/>
                <w:rPrChange w:id="3223" w:author="SM Fairus Hasan" w:date="2020-02-27T16:11:00Z">
                  <w:rPr>
                    <w:rFonts w:cs="Arial"/>
                  </w:rPr>
                </w:rPrChange>
              </w:rPr>
              <w:t>Send Type</w:t>
            </w:r>
          </w:p>
        </w:tc>
        <w:tc>
          <w:tcPr>
            <w:tcW w:w="3118" w:type="dxa"/>
            <w:shd w:val="clear" w:color="auto" w:fill="D9D9D9" w:themeFill="background1" w:themeFillShade="D9"/>
          </w:tcPr>
          <w:p w14:paraId="45038E57" w14:textId="77777777" w:rsidR="00551C25" w:rsidRPr="00FB5797" w:rsidRDefault="00551C25" w:rsidP="00551C25">
            <w:pPr>
              <w:pStyle w:val="Caption"/>
              <w:rPr>
                <w:rFonts w:cs="Arial"/>
                <w:color w:val="000000" w:themeColor="text1"/>
                <w:rPrChange w:id="3224" w:author="SM Fairus Hasan" w:date="2020-02-27T16:11:00Z">
                  <w:rPr>
                    <w:rFonts w:cs="Arial"/>
                  </w:rPr>
                </w:rPrChange>
              </w:rPr>
            </w:pPr>
            <w:r w:rsidRPr="00FB5797">
              <w:rPr>
                <w:rFonts w:cs="Arial"/>
                <w:color w:val="000000" w:themeColor="text1"/>
                <w:rPrChange w:id="3225" w:author="SM Fairus Hasan" w:date="2020-02-27T16:11:00Z">
                  <w:rPr>
                    <w:rFonts w:cs="Arial"/>
                  </w:rPr>
                </w:rPrChange>
              </w:rPr>
              <w:t>E2E Latency</w:t>
            </w:r>
          </w:p>
        </w:tc>
      </w:tr>
      <w:tr w:rsidR="00551C25" w:rsidRPr="00FB5797" w14:paraId="47C25A41" w14:textId="77777777" w:rsidTr="00551C25">
        <w:trPr>
          <w:trHeight w:val="488"/>
        </w:trPr>
        <w:tc>
          <w:tcPr>
            <w:tcW w:w="4077" w:type="dxa"/>
          </w:tcPr>
          <w:p w14:paraId="0B00714D" w14:textId="77777777" w:rsidR="00551C25" w:rsidRPr="00FB5797" w:rsidRDefault="00551C25" w:rsidP="00551C25">
            <w:pPr>
              <w:rPr>
                <w:rFonts w:cs="Arial"/>
                <w:color w:val="000000" w:themeColor="text1"/>
                <w:rPrChange w:id="3226" w:author="SM Fairus Hasan" w:date="2020-02-27T16:11:00Z">
                  <w:rPr>
                    <w:rFonts w:cs="Arial"/>
                  </w:rPr>
                </w:rPrChange>
              </w:rPr>
            </w:pPr>
            <w:r>
              <w:rPr>
                <w:rFonts w:cs="Arial"/>
                <w:color w:val="000000" w:themeColor="text1"/>
              </w:rPr>
              <w:t>HS3 CAN</w:t>
            </w:r>
          </w:p>
        </w:tc>
        <w:tc>
          <w:tcPr>
            <w:tcW w:w="3261" w:type="dxa"/>
          </w:tcPr>
          <w:p w14:paraId="2B073B51" w14:textId="77777777" w:rsidR="00551C25" w:rsidRPr="00FB5797" w:rsidRDefault="00551C25" w:rsidP="00551C25">
            <w:pPr>
              <w:rPr>
                <w:rFonts w:cs="Arial"/>
                <w:color w:val="000000" w:themeColor="text1"/>
                <w:rPrChange w:id="3227" w:author="SM Fairus Hasan" w:date="2020-02-27T16:11:00Z">
                  <w:rPr>
                    <w:rFonts w:cs="Arial"/>
                  </w:rPr>
                </w:rPrChange>
              </w:rPr>
            </w:pPr>
            <w:r>
              <w:rPr>
                <w:rFonts w:cs="Arial"/>
                <w:color w:val="000000" w:themeColor="text1"/>
              </w:rPr>
              <w:t>Event</w:t>
            </w:r>
          </w:p>
        </w:tc>
        <w:tc>
          <w:tcPr>
            <w:tcW w:w="3118" w:type="dxa"/>
          </w:tcPr>
          <w:p w14:paraId="4F7B4993" w14:textId="77777777" w:rsidR="00551C25" w:rsidRPr="00FB5797" w:rsidRDefault="00551C25" w:rsidP="00551C25">
            <w:pPr>
              <w:rPr>
                <w:rFonts w:cs="Arial"/>
                <w:color w:val="000000" w:themeColor="text1"/>
                <w:rPrChange w:id="3228" w:author="SM Fairus Hasan" w:date="2020-02-27T16:11:00Z">
                  <w:rPr>
                    <w:rFonts w:cs="Arial"/>
                  </w:rPr>
                </w:rPrChange>
              </w:rPr>
            </w:pPr>
          </w:p>
        </w:tc>
      </w:tr>
    </w:tbl>
    <w:p w14:paraId="060D3EE4" w14:textId="77777777" w:rsidR="00551C25" w:rsidRDefault="00551C25" w:rsidP="00551C25"/>
    <w:p w14:paraId="45326B0C" w14:textId="77777777" w:rsidR="00551C25" w:rsidRPr="00AD4445" w:rsidRDefault="00551C25" w:rsidP="00551C25"/>
    <w:p w14:paraId="23F5590C" w14:textId="06D30978" w:rsidR="005707D5" w:rsidRDefault="005707D5" w:rsidP="00AD4DBB">
      <w:pPr>
        <w:pStyle w:val="Heading4"/>
      </w:pPr>
      <w:r>
        <w:t>Logical</w:t>
      </w:r>
      <w:r w:rsidRPr="00F15706">
        <w:t xml:space="preserve"> Parameters</w:t>
      </w:r>
      <w:bookmarkEnd w:id="3011"/>
    </w:p>
    <w:p w14:paraId="691EF2F2" w14:textId="77777777" w:rsidR="009C00AA" w:rsidRPr="009C00AA" w:rsidRDefault="009C00AA" w:rsidP="009C00AA"/>
    <w:tbl>
      <w:tblPr>
        <w:tblStyle w:val="TableGrid"/>
        <w:tblW w:w="10314" w:type="dxa"/>
        <w:tblInd w:w="0" w:type="dxa"/>
        <w:tblLayout w:type="fixed"/>
        <w:tblLook w:val="04A0" w:firstRow="1" w:lastRow="0" w:firstColumn="1" w:lastColumn="0" w:noHBand="0" w:noVBand="1"/>
      </w:tblPr>
      <w:tblGrid>
        <w:gridCol w:w="2376"/>
        <w:gridCol w:w="7938"/>
      </w:tblGrid>
      <w:tr w:rsidR="00941EE1" w:rsidRPr="00E54DEA" w14:paraId="4564CD06" w14:textId="77777777" w:rsidTr="00941EE1">
        <w:trPr>
          <w:trHeight w:val="211"/>
        </w:trPr>
        <w:tc>
          <w:tcPr>
            <w:tcW w:w="2376" w:type="dxa"/>
            <w:shd w:val="clear" w:color="auto" w:fill="D9D9D9" w:themeFill="background1" w:themeFillShade="D9"/>
            <w:noWrap/>
            <w:hideMark/>
          </w:tcPr>
          <w:p w14:paraId="5EE55D35" w14:textId="77777777" w:rsidR="00941EE1" w:rsidRPr="00E54DEA" w:rsidRDefault="00941EE1" w:rsidP="00F92929">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938" w:type="dxa"/>
            <w:shd w:val="clear" w:color="auto" w:fill="D9D9D9" w:themeFill="background1" w:themeFillShade="D9"/>
            <w:noWrap/>
            <w:hideMark/>
          </w:tcPr>
          <w:p w14:paraId="2035A76D" w14:textId="77777777" w:rsidR="00941EE1" w:rsidRPr="00D90BED" w:rsidRDefault="00941EE1" w:rsidP="00F92929">
            <w:pPr>
              <w:overflowPunct/>
              <w:autoSpaceDE/>
              <w:autoSpaceDN/>
              <w:adjustRightInd/>
              <w:textAlignment w:val="auto"/>
              <w:rPr>
                <w:rFonts w:cs="Arial"/>
                <w:b/>
                <w:bCs/>
                <w:color w:val="000000"/>
              </w:rPr>
            </w:pPr>
            <w:r>
              <w:rPr>
                <w:rFonts w:cs="Arial"/>
                <w:b/>
                <w:bCs/>
                <w:color w:val="000000"/>
              </w:rPr>
              <w:t>Description</w:t>
            </w:r>
          </w:p>
        </w:tc>
      </w:tr>
      <w:tr w:rsidR="00941EE1" w:rsidRPr="001A3FAE" w14:paraId="77C0EB7D" w14:textId="77777777" w:rsidTr="00941EE1">
        <w:trPr>
          <w:trHeight w:val="410"/>
        </w:trPr>
        <w:tc>
          <w:tcPr>
            <w:tcW w:w="2376" w:type="dxa"/>
            <w:noWrap/>
          </w:tcPr>
          <w:p w14:paraId="471A4382" w14:textId="4DCCE3AC" w:rsidR="00941EE1" w:rsidRPr="001A3FAE" w:rsidRDefault="00EE03C0" w:rsidP="00F92929">
            <w:r>
              <w:rPr>
                <w:rFonts w:cs="Arial"/>
                <w:color w:val="000000" w:themeColor="text1"/>
              </w:rPr>
              <w:t>Item#_MaintConfigDate</w:t>
            </w:r>
          </w:p>
        </w:tc>
        <w:tc>
          <w:tcPr>
            <w:tcW w:w="7938" w:type="dxa"/>
            <w:noWrap/>
          </w:tcPr>
          <w:p w14:paraId="559CB462" w14:textId="1D5F62C4" w:rsidR="00941EE1" w:rsidRPr="001A3FAE" w:rsidRDefault="00EE03C0" w:rsidP="00F92929">
            <w:r>
              <w:t>Maintenance Items Configuration Date</w:t>
            </w:r>
          </w:p>
        </w:tc>
      </w:tr>
      <w:tr w:rsidR="00941EE1" w:rsidRPr="001A3FAE" w14:paraId="10D5018A" w14:textId="77777777" w:rsidTr="00941EE1">
        <w:trPr>
          <w:trHeight w:val="410"/>
        </w:trPr>
        <w:tc>
          <w:tcPr>
            <w:tcW w:w="2376" w:type="dxa"/>
            <w:noWrap/>
          </w:tcPr>
          <w:p w14:paraId="3F171D16" w14:textId="76CDBD49" w:rsidR="00EE03C0" w:rsidRPr="001A3FAE" w:rsidRDefault="00EE03C0" w:rsidP="00F92929">
            <w:r>
              <w:rPr>
                <w:rFonts w:cs="Arial"/>
                <w:color w:val="000000" w:themeColor="text1"/>
              </w:rPr>
              <w:t>Item#_MaintDueDate</w:t>
            </w:r>
          </w:p>
        </w:tc>
        <w:tc>
          <w:tcPr>
            <w:tcW w:w="7938" w:type="dxa"/>
            <w:noWrap/>
          </w:tcPr>
          <w:p w14:paraId="74C3A670" w14:textId="439F4A36" w:rsidR="00941EE1" w:rsidRPr="001A3FAE" w:rsidRDefault="00EE03C0" w:rsidP="00F92929">
            <w:r>
              <w:t>Maintenance Items Due Date</w:t>
            </w:r>
          </w:p>
        </w:tc>
      </w:tr>
      <w:tr w:rsidR="00551C25" w:rsidRPr="001A3FAE" w14:paraId="38A30D48" w14:textId="77777777" w:rsidTr="00941EE1">
        <w:trPr>
          <w:trHeight w:val="410"/>
        </w:trPr>
        <w:tc>
          <w:tcPr>
            <w:tcW w:w="2376" w:type="dxa"/>
            <w:noWrap/>
          </w:tcPr>
          <w:p w14:paraId="38D137BF" w14:textId="543D1C94" w:rsidR="00551C25" w:rsidRPr="001A3FAE" w:rsidRDefault="00EE03C0" w:rsidP="00F92929">
            <w:r>
              <w:rPr>
                <w:rFonts w:cs="Arial"/>
                <w:color w:val="000000" w:themeColor="text1"/>
              </w:rPr>
              <w:t>Item#_TimeCountdown</w:t>
            </w:r>
          </w:p>
        </w:tc>
        <w:tc>
          <w:tcPr>
            <w:tcW w:w="7938" w:type="dxa"/>
            <w:noWrap/>
          </w:tcPr>
          <w:p w14:paraId="4D545DE6" w14:textId="3C2A20F2" w:rsidR="00551C25" w:rsidRPr="001A3FAE" w:rsidRDefault="00EE03C0" w:rsidP="00F92929">
            <w:r>
              <w:t>Maintenance Items Time Countdown</w:t>
            </w:r>
          </w:p>
        </w:tc>
      </w:tr>
      <w:tr w:rsidR="00121140" w:rsidRPr="001A3FAE" w14:paraId="45CF7A7D" w14:textId="77777777" w:rsidTr="00941EE1">
        <w:trPr>
          <w:trHeight w:val="410"/>
        </w:trPr>
        <w:tc>
          <w:tcPr>
            <w:tcW w:w="2376" w:type="dxa"/>
            <w:noWrap/>
          </w:tcPr>
          <w:p w14:paraId="335F2216" w14:textId="4768A0F6" w:rsidR="00121140" w:rsidRDefault="00121140" w:rsidP="00121140">
            <w:pPr>
              <w:rPr>
                <w:rFonts w:cs="Arial"/>
                <w:color w:val="000000" w:themeColor="text1"/>
              </w:rPr>
            </w:pPr>
            <w:r>
              <w:rPr>
                <w:rFonts w:cs="Arial"/>
                <w:color w:val="000000" w:themeColor="text1"/>
              </w:rPr>
              <w:t>Item#_MaintConfigOdometer</w:t>
            </w:r>
          </w:p>
        </w:tc>
        <w:tc>
          <w:tcPr>
            <w:tcW w:w="7938" w:type="dxa"/>
            <w:noWrap/>
          </w:tcPr>
          <w:p w14:paraId="63AB830D" w14:textId="1A6C6A4B" w:rsidR="00121140" w:rsidRDefault="00121140" w:rsidP="00121140">
            <w:r>
              <w:t>Maintenance Items Odometer Configuration</w:t>
            </w:r>
          </w:p>
        </w:tc>
      </w:tr>
      <w:tr w:rsidR="00121140" w:rsidRPr="001A3FAE" w14:paraId="6EE5188E" w14:textId="77777777" w:rsidTr="00941EE1">
        <w:trPr>
          <w:trHeight w:val="410"/>
        </w:trPr>
        <w:tc>
          <w:tcPr>
            <w:tcW w:w="2376" w:type="dxa"/>
            <w:noWrap/>
          </w:tcPr>
          <w:p w14:paraId="4516A570" w14:textId="759EA6FC" w:rsidR="00121140" w:rsidRDefault="00121140" w:rsidP="00121140">
            <w:pPr>
              <w:rPr>
                <w:rFonts w:cs="Arial"/>
                <w:color w:val="000000" w:themeColor="text1"/>
              </w:rPr>
            </w:pPr>
            <w:r>
              <w:rPr>
                <w:rFonts w:cs="Arial"/>
                <w:color w:val="000000" w:themeColor="text1"/>
              </w:rPr>
              <w:t>Item#_MaintOdometerDue</w:t>
            </w:r>
          </w:p>
        </w:tc>
        <w:tc>
          <w:tcPr>
            <w:tcW w:w="7938" w:type="dxa"/>
            <w:noWrap/>
          </w:tcPr>
          <w:p w14:paraId="10D5A344" w14:textId="3C747AB2" w:rsidR="00121140" w:rsidRDefault="00121140" w:rsidP="00121140">
            <w:r>
              <w:t>Maintenance Items Odometer Due</w:t>
            </w:r>
          </w:p>
        </w:tc>
      </w:tr>
      <w:tr w:rsidR="00121140" w:rsidRPr="001A3FAE" w14:paraId="28103CC4" w14:textId="77777777" w:rsidTr="00941EE1">
        <w:trPr>
          <w:trHeight w:val="410"/>
        </w:trPr>
        <w:tc>
          <w:tcPr>
            <w:tcW w:w="2376" w:type="dxa"/>
            <w:noWrap/>
          </w:tcPr>
          <w:p w14:paraId="54204A20" w14:textId="4F055353" w:rsidR="00121140" w:rsidRDefault="00121140" w:rsidP="00121140">
            <w:pPr>
              <w:rPr>
                <w:rFonts w:cs="Arial"/>
                <w:color w:val="000000" w:themeColor="text1"/>
              </w:rPr>
            </w:pPr>
            <w:r>
              <w:rPr>
                <w:rFonts w:cs="Arial"/>
                <w:color w:val="000000" w:themeColor="text1"/>
              </w:rPr>
              <w:t>Item#_OdometerCountdown</w:t>
            </w:r>
          </w:p>
        </w:tc>
        <w:tc>
          <w:tcPr>
            <w:tcW w:w="7938" w:type="dxa"/>
            <w:noWrap/>
          </w:tcPr>
          <w:p w14:paraId="75C8812B" w14:textId="07B136E7" w:rsidR="00121140" w:rsidRDefault="00121140" w:rsidP="00121140">
            <w:r>
              <w:t>Maintenance Items Odometer Countdown</w:t>
            </w:r>
          </w:p>
        </w:tc>
      </w:tr>
    </w:tbl>
    <w:p w14:paraId="56A8BF82" w14:textId="77777777" w:rsidR="005707D5" w:rsidRPr="001A3FAE" w:rsidRDefault="005707D5" w:rsidP="00AD4DBB"/>
    <w:p w14:paraId="22C7B6CB" w14:textId="77777777" w:rsidR="00C667B1" w:rsidRDefault="00C667B1" w:rsidP="00AD4DBB">
      <w:pPr>
        <w:pStyle w:val="Heading3"/>
      </w:pPr>
      <w:bookmarkStart w:id="3229" w:name="_Ref532396853"/>
      <w:bookmarkStart w:id="3230" w:name="_Toc35002570"/>
      <w:r>
        <w:t>Function Modeling</w:t>
      </w:r>
      <w:bookmarkEnd w:id="3229"/>
      <w:bookmarkEnd w:id="3230"/>
    </w:p>
    <w:p w14:paraId="62BC580B" w14:textId="0921F423" w:rsidR="00E660B4" w:rsidRDefault="00E660B4" w:rsidP="00E660B4">
      <w:pPr>
        <w:pStyle w:val="Heading4"/>
        <w:numPr>
          <w:ilvl w:val="3"/>
          <w:numId w:val="5"/>
        </w:numPr>
        <w:tabs>
          <w:tab w:val="clear" w:pos="1134"/>
        </w:tabs>
      </w:pPr>
      <w:bookmarkStart w:id="3231" w:name="_Toc35002571"/>
      <w:r>
        <w:t>Use Cases</w:t>
      </w:r>
      <w:bookmarkEnd w:id="3231"/>
    </w:p>
    <w:p w14:paraId="769F92F7" w14:textId="03172D7B" w:rsidR="00F4537D" w:rsidRDefault="00F4537D" w:rsidP="00F4537D"/>
    <w:p w14:paraId="129BE827" w14:textId="60C851B6" w:rsidR="007E6C85" w:rsidRPr="00924CE0" w:rsidRDefault="007E6C85" w:rsidP="007E6C85">
      <w:pPr>
        <w:pStyle w:val="REUseCase"/>
        <w:numPr>
          <w:ilvl w:val="0"/>
          <w:numId w:val="43"/>
        </w:numPr>
        <w:ind w:left="0" w:firstLine="0"/>
        <w:rPr>
          <w:ins w:id="3232" w:author="Rodriguez-flores, Raul (R.)" w:date="2020-07-15T14:44:00Z"/>
          <w:color w:val="000000" w:themeColor="text1"/>
        </w:rPr>
      </w:pPr>
      <w:bookmarkStart w:id="3233" w:name="_Toc35002572"/>
      <w:ins w:id="3234" w:author="Rodriguez-flores, Raul (R.)" w:date="2020-07-15T14:41:00Z">
        <w:r w:rsidRPr="002A548C">
          <w:rPr>
            <w:color w:val="000000" w:themeColor="text1"/>
            <w:rPrChange w:id="3235" w:author="Rodriguez-flores, Raul (R.)" w:date="2020-07-15T14:55:00Z">
              <w:rPr>
                <w:color w:val="7030A0"/>
              </w:rPr>
            </w:rPrChange>
          </w:rPr>
          <w:lastRenderedPageBreak/>
          <w:t>###U</w:t>
        </w:r>
      </w:ins>
      <w:ins w:id="3236" w:author="Rodriguez-flores, Raul (R.)" w:date="2020-07-15T14:39:00Z">
        <w:r w:rsidRPr="002A548C">
          <w:rPr>
            <w:color w:val="000000" w:themeColor="text1"/>
            <w:rPrChange w:id="3237" w:author="Rodriguez-flores, Raul (R.)" w:date="2020-07-15T14:55:00Z">
              <w:rPr>
                <w:color w:val="7030A0"/>
              </w:rPr>
            </w:rPrChange>
          </w:rPr>
          <w:t>C_</w:t>
        </w:r>
      </w:ins>
      <w:r>
        <w:rPr>
          <w:color w:val="000000" w:themeColor="text1"/>
        </w:rPr>
        <w:t>fn</w:t>
      </w:r>
      <w:ins w:id="3238" w:author="Rodriguez-flores, Raul (R.)" w:date="2020-07-15T14:39:00Z">
        <w:r w:rsidRPr="002A548C">
          <w:rPr>
            <w:color w:val="000000" w:themeColor="text1"/>
            <w:rPrChange w:id="3239" w:author="Rodriguez-flores, Raul (R.)" w:date="2020-07-15T14:55:00Z">
              <w:rPr>
                <w:color w:val="7030A0"/>
              </w:rPr>
            </w:rPrChange>
          </w:rPr>
          <w:t>_</w:t>
        </w:r>
      </w:ins>
      <w:ins w:id="3240" w:author="Rodriguez-flores, Raul (R.)" w:date="2020-07-15T14:40:00Z">
        <w:r w:rsidRPr="002A548C">
          <w:rPr>
            <w:color w:val="000000" w:themeColor="text1"/>
            <w:rPrChange w:id="3241" w:author="Rodriguez-flores, Raul (R.)" w:date="2020-07-15T14:55:00Z">
              <w:rPr>
                <w:color w:val="7030A0"/>
              </w:rPr>
            </w:rPrChange>
          </w:rPr>
          <w:t>T</w:t>
        </w:r>
      </w:ins>
      <w:ins w:id="3242" w:author="Rodriguez-flores, Raul (R.)" w:date="2020-07-15T09:30:00Z">
        <w:r w:rsidRPr="002A548C">
          <w:rPr>
            <w:color w:val="000000" w:themeColor="text1"/>
            <w:rPrChange w:id="3243" w:author="Rodriguez-flores, Raul (R.)" w:date="2020-07-15T14:55:00Z">
              <w:rPr>
                <w:color w:val="7030A0"/>
              </w:rPr>
            </w:rPrChange>
          </w:rPr>
          <w:t xml:space="preserve">railer </w:t>
        </w:r>
      </w:ins>
      <w:r w:rsidR="00EE03C0">
        <w:rPr>
          <w:color w:val="000000" w:themeColor="text1"/>
        </w:rPr>
        <w:t>Maintenance</w:t>
      </w:r>
      <w:ins w:id="3244" w:author="Rodriguez-flores, Raul (R.)" w:date="2020-07-15T14:40:00Z">
        <w:r w:rsidRPr="002A548C">
          <w:rPr>
            <w:color w:val="000000" w:themeColor="text1"/>
            <w:rPrChange w:id="3245" w:author="Rodriguez-flores, Raul (R.)" w:date="2020-07-15T14:55:00Z">
              <w:rPr>
                <w:color w:val="7030A0"/>
              </w:rPr>
            </w:rPrChange>
          </w:rPr>
          <w:t>_</w:t>
        </w:r>
        <w:r w:rsidRPr="00C87E33">
          <w:rPr>
            <w:rPrChange w:id="3246" w:author="Rodriguez-flores, Raul (R.)" w:date="2020-07-15T14:55:00Z">
              <w:rPr>
                <w:color w:val="7030A0"/>
              </w:rPr>
            </w:rPrChange>
          </w:rPr>
          <w:t>0000</w:t>
        </w:r>
      </w:ins>
      <w:r w:rsidRPr="00C87E33">
        <w:t>1</w:t>
      </w:r>
      <w:ins w:id="3247" w:author="Rodriguez-flores, Raul (R.)" w:date="2020-07-15T14:41:00Z">
        <w:r w:rsidRPr="002A548C">
          <w:rPr>
            <w:color w:val="000000" w:themeColor="text1"/>
            <w:rPrChange w:id="3248" w:author="Rodriguez-flores, Raul (R.)" w:date="2020-07-15T14:55:00Z">
              <w:rPr>
                <w:color w:val="7030A0"/>
              </w:rPr>
            </w:rPrChange>
          </w:rPr>
          <w:t xml:space="preserve">### </w:t>
        </w:r>
        <w:r w:rsidRPr="002A548C">
          <w:rPr>
            <w:color w:val="000000" w:themeColor="text1"/>
            <w:rPrChange w:id="3249" w:author="Rodriguez-flores, Raul (R.)" w:date="2020-07-15T14:55:00Z">
              <w:rPr>
                <w:rFonts w:ascii="Arial Nova Cond" w:hAnsi="Arial Nova Cond"/>
                <w:color w:val="1F497D"/>
              </w:rPr>
            </w:rPrChange>
          </w:rPr>
          <w:t>User</w:t>
        </w:r>
      </w:ins>
      <w:ins w:id="3250" w:author="Rodriguez-flores, Raul (R.)" w:date="2020-07-15T09:30:00Z">
        <w:r w:rsidRPr="00123D1A">
          <w:rPr>
            <w:color w:val="000000" w:themeColor="text1"/>
          </w:rPr>
          <w:t xml:space="preserve"> </w:t>
        </w:r>
      </w:ins>
      <w:r>
        <w:rPr>
          <w:color w:val="000000" w:themeColor="text1"/>
        </w:rPr>
        <w:t>en</w:t>
      </w:r>
      <w:r w:rsidR="00EE03C0">
        <w:rPr>
          <w:color w:val="000000" w:themeColor="text1"/>
        </w:rPr>
        <w:t>ter the Trailer Maintenance</w:t>
      </w:r>
      <w:r>
        <w:rPr>
          <w:color w:val="000000" w:themeColor="text1"/>
        </w:rPr>
        <w:t xml:space="preserve"> (Active Trailer Profile).</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7E6C85" w:rsidRPr="00FB5797" w14:paraId="15BEF392" w14:textId="77777777" w:rsidTr="00342878">
        <w:trPr>
          <w:trHeight w:val="255"/>
          <w:ins w:id="3251" w:author="Rodriguez-flores, Raul (R.)" w:date="2020-07-15T14:44:00Z"/>
        </w:trPr>
        <w:tc>
          <w:tcPr>
            <w:tcW w:w="2235" w:type="dxa"/>
            <w:shd w:val="clear" w:color="auto" w:fill="D9D9D9" w:themeFill="background1" w:themeFillShade="D9"/>
            <w:hideMark/>
          </w:tcPr>
          <w:p w14:paraId="0225E7E1" w14:textId="77777777" w:rsidR="007E6C85" w:rsidRPr="00F92EE6" w:rsidRDefault="007E6C85" w:rsidP="00342878">
            <w:pPr>
              <w:rPr>
                <w:ins w:id="3252" w:author="Rodriguez-flores, Raul (R.)" w:date="2020-07-15T14:44:00Z"/>
                <w:rFonts w:cs="Arial"/>
                <w:b/>
                <w:bCs/>
                <w:color w:val="000000" w:themeColor="text1"/>
                <w:szCs w:val="22"/>
              </w:rPr>
            </w:pPr>
            <w:ins w:id="3253" w:author="Rodriguez-flores, Raul (R.)" w:date="2020-07-15T14:44:00Z">
              <w:r w:rsidRPr="00F92EE6">
                <w:rPr>
                  <w:rFonts w:cs="Arial"/>
                  <w:b/>
                  <w:bCs/>
                  <w:color w:val="000000" w:themeColor="text1"/>
                  <w:szCs w:val="22"/>
                </w:rPr>
                <w:t>Purpose</w:t>
              </w:r>
            </w:ins>
          </w:p>
        </w:tc>
        <w:tc>
          <w:tcPr>
            <w:tcW w:w="669" w:type="dxa"/>
            <w:shd w:val="clear" w:color="auto" w:fill="auto"/>
            <w:hideMark/>
          </w:tcPr>
          <w:p w14:paraId="033D4FB3" w14:textId="77777777" w:rsidR="007E6C85" w:rsidRPr="00F92EE6" w:rsidRDefault="007E6C85" w:rsidP="00342878">
            <w:pPr>
              <w:rPr>
                <w:ins w:id="3254" w:author="Rodriguez-flores, Raul (R.)" w:date="2020-07-15T14:44:00Z"/>
                <w:rFonts w:cs="Arial"/>
                <w:color w:val="000000" w:themeColor="text1"/>
                <w:szCs w:val="22"/>
              </w:rPr>
            </w:pPr>
          </w:p>
        </w:tc>
        <w:tc>
          <w:tcPr>
            <w:tcW w:w="7552" w:type="dxa"/>
            <w:shd w:val="clear" w:color="auto" w:fill="auto"/>
          </w:tcPr>
          <w:p w14:paraId="622738E7" w14:textId="0F7F2005" w:rsidR="007E6C85" w:rsidRPr="00F92EE6" w:rsidRDefault="007E6C85" w:rsidP="00342878">
            <w:pPr>
              <w:rPr>
                <w:ins w:id="3255" w:author="Rodriguez-flores, Raul (R.)" w:date="2020-07-15T14:44:00Z"/>
                <w:rFonts w:cs="Arial"/>
                <w:color w:val="000000" w:themeColor="text1"/>
                <w:szCs w:val="22"/>
              </w:rPr>
            </w:pPr>
            <w:ins w:id="3256" w:author="Rodriguez-flores, Raul (R.)" w:date="2020-07-15T14:44:00Z">
              <w:r w:rsidRPr="00CF1989">
                <w:rPr>
                  <w:rFonts w:cs="Arial"/>
                  <w:color w:val="000000" w:themeColor="text1"/>
                  <w:szCs w:val="22"/>
                </w:rPr>
                <w:t>User</w:t>
              </w:r>
            </w:ins>
            <w:r>
              <w:rPr>
                <w:rFonts w:cs="Arial"/>
                <w:color w:val="000000" w:themeColor="text1"/>
                <w:szCs w:val="22"/>
              </w:rPr>
              <w:t xml:space="preserve"> enter the Trailer Maintenance Menu</w:t>
            </w:r>
          </w:p>
        </w:tc>
      </w:tr>
      <w:tr w:rsidR="007E6C85" w:rsidRPr="00FB5797" w14:paraId="273CBFF7" w14:textId="77777777" w:rsidTr="00342878">
        <w:trPr>
          <w:trHeight w:val="255"/>
          <w:ins w:id="3257" w:author="Rodriguez-flores, Raul (R.)" w:date="2020-07-15T14:44:00Z"/>
        </w:trPr>
        <w:tc>
          <w:tcPr>
            <w:tcW w:w="2235" w:type="dxa"/>
            <w:shd w:val="clear" w:color="auto" w:fill="D9D9D9" w:themeFill="background1" w:themeFillShade="D9"/>
          </w:tcPr>
          <w:p w14:paraId="5992EB53" w14:textId="77777777" w:rsidR="007E6C85" w:rsidRPr="00F92EE6" w:rsidRDefault="007E6C85" w:rsidP="00342878">
            <w:pPr>
              <w:rPr>
                <w:ins w:id="3258" w:author="Rodriguez-flores, Raul (R.)" w:date="2020-07-15T14:44:00Z"/>
                <w:rFonts w:cs="Arial"/>
                <w:b/>
                <w:bCs/>
                <w:color w:val="000000" w:themeColor="text1"/>
                <w:szCs w:val="22"/>
              </w:rPr>
            </w:pPr>
            <w:ins w:id="3259" w:author="Rodriguez-flores, Raul (R.)" w:date="2020-07-15T14:44:00Z">
              <w:r w:rsidRPr="00F92EE6">
                <w:rPr>
                  <w:rFonts w:cs="Arial"/>
                  <w:b/>
                  <w:bCs/>
                  <w:color w:val="000000" w:themeColor="text1"/>
                  <w:szCs w:val="22"/>
                </w:rPr>
                <w:t>Actors</w:t>
              </w:r>
            </w:ins>
          </w:p>
        </w:tc>
        <w:tc>
          <w:tcPr>
            <w:tcW w:w="669" w:type="dxa"/>
            <w:shd w:val="clear" w:color="auto" w:fill="auto"/>
          </w:tcPr>
          <w:p w14:paraId="745AAD56" w14:textId="77777777" w:rsidR="007E6C85" w:rsidRPr="00F92EE6" w:rsidRDefault="007E6C85" w:rsidP="00342878">
            <w:pPr>
              <w:rPr>
                <w:ins w:id="3260" w:author="Rodriguez-flores, Raul (R.)" w:date="2020-07-15T14:44:00Z"/>
                <w:rFonts w:cs="Arial"/>
                <w:color w:val="000000" w:themeColor="text1"/>
                <w:szCs w:val="22"/>
              </w:rPr>
            </w:pPr>
          </w:p>
        </w:tc>
        <w:tc>
          <w:tcPr>
            <w:tcW w:w="7552" w:type="dxa"/>
            <w:shd w:val="clear" w:color="auto" w:fill="auto"/>
          </w:tcPr>
          <w:p w14:paraId="55B8A272" w14:textId="3CBC1A35" w:rsidR="007E6C85" w:rsidRPr="00F92EE6" w:rsidRDefault="007E6C85" w:rsidP="00342878">
            <w:pPr>
              <w:rPr>
                <w:ins w:id="3261" w:author="Rodriguez-flores, Raul (R.)" w:date="2020-07-15T14:44:00Z"/>
                <w:rFonts w:cs="Arial"/>
                <w:color w:val="000000" w:themeColor="text1"/>
                <w:szCs w:val="22"/>
              </w:rPr>
            </w:pPr>
            <w:ins w:id="3262" w:author="Rodriguez-flores, Raul (R.)" w:date="2020-07-15T14:44:00Z">
              <w:r w:rsidRPr="00F92EE6">
                <w:rPr>
                  <w:rFonts w:cs="Arial"/>
                  <w:color w:val="000000" w:themeColor="text1"/>
                  <w:szCs w:val="22"/>
                </w:rPr>
                <w:t>User</w:t>
              </w:r>
            </w:ins>
            <w:r>
              <w:rPr>
                <w:rFonts w:cs="Arial"/>
                <w:color w:val="000000" w:themeColor="text1"/>
                <w:szCs w:val="22"/>
              </w:rPr>
              <w:t xml:space="preserve"> / SYNC</w:t>
            </w:r>
          </w:p>
        </w:tc>
      </w:tr>
      <w:tr w:rsidR="007E6C85" w:rsidRPr="00FB5797" w14:paraId="5685F4A8" w14:textId="77777777" w:rsidTr="00342878">
        <w:trPr>
          <w:trHeight w:val="255"/>
          <w:ins w:id="3263" w:author="Rodriguez-flores, Raul (R.)" w:date="2020-07-15T14:44:00Z"/>
        </w:trPr>
        <w:tc>
          <w:tcPr>
            <w:tcW w:w="2235" w:type="dxa"/>
            <w:shd w:val="clear" w:color="auto" w:fill="D9D9D9" w:themeFill="background1" w:themeFillShade="D9"/>
            <w:hideMark/>
          </w:tcPr>
          <w:p w14:paraId="609D2452" w14:textId="77777777" w:rsidR="007E6C85" w:rsidRPr="00F92EE6" w:rsidRDefault="007E6C85" w:rsidP="00342878">
            <w:pPr>
              <w:rPr>
                <w:ins w:id="3264" w:author="Rodriguez-flores, Raul (R.)" w:date="2020-07-15T14:44:00Z"/>
                <w:rFonts w:cs="Arial"/>
                <w:b/>
                <w:bCs/>
                <w:color w:val="000000" w:themeColor="text1"/>
                <w:szCs w:val="22"/>
              </w:rPr>
            </w:pPr>
            <w:ins w:id="3265"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07874378" w14:textId="77777777" w:rsidR="007E6C85" w:rsidRPr="00F92EE6" w:rsidRDefault="007E6C85" w:rsidP="00342878">
            <w:pPr>
              <w:rPr>
                <w:ins w:id="3266" w:author="Rodriguez-flores, Raul (R.)" w:date="2020-07-15T14:44:00Z"/>
                <w:rFonts w:cs="Arial"/>
                <w:color w:val="000000" w:themeColor="text1"/>
                <w:szCs w:val="22"/>
              </w:rPr>
            </w:pPr>
          </w:p>
        </w:tc>
        <w:tc>
          <w:tcPr>
            <w:tcW w:w="7552" w:type="dxa"/>
            <w:shd w:val="clear" w:color="auto" w:fill="auto"/>
          </w:tcPr>
          <w:p w14:paraId="0E1399DC" w14:textId="77777777" w:rsidR="007E6C85" w:rsidRPr="00F92EE6" w:rsidRDefault="007E6C85" w:rsidP="00342878">
            <w:pPr>
              <w:rPr>
                <w:ins w:id="3267" w:author="Rodriguez-flores, Raul (R.)" w:date="2020-07-15T14:44:00Z"/>
                <w:rFonts w:cs="Arial"/>
                <w:color w:val="000000" w:themeColor="text1"/>
                <w:szCs w:val="22"/>
              </w:rPr>
            </w:pPr>
            <w:r>
              <w:rPr>
                <w:rFonts w:cs="Arial"/>
                <w:color w:val="000000" w:themeColor="text1"/>
                <w:szCs w:val="22"/>
              </w:rPr>
              <w:t>Trailer</w:t>
            </w:r>
            <w:ins w:id="3268"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3269" w:author="Rodriguez-flores, Raul (R.)" w:date="2020-07-15T15:26:00Z">
              <w:r>
                <w:rPr>
                  <w:rFonts w:cs="Arial"/>
                  <w:color w:val="000000" w:themeColor="text1"/>
                  <w:szCs w:val="22"/>
                </w:rPr>
                <w:t>signal must be present on HS3 CAN bus.</w:t>
              </w:r>
            </w:ins>
          </w:p>
          <w:p w14:paraId="21024C50" w14:textId="77777777" w:rsidR="007E6C85" w:rsidRPr="00F92EE6" w:rsidRDefault="007E6C85" w:rsidP="00342878">
            <w:pPr>
              <w:rPr>
                <w:ins w:id="3270" w:author="Rodriguez-flores, Raul (R.)" w:date="2020-07-15T14:44:00Z"/>
                <w:rFonts w:cs="Arial"/>
                <w:color w:val="000000" w:themeColor="text1"/>
                <w:szCs w:val="22"/>
              </w:rPr>
            </w:pPr>
            <w:ins w:id="3271" w:author="Rodriguez-flores, Raul (R.)" w:date="2020-07-15T14:44:00Z">
              <w:r w:rsidRPr="00F92EE6">
                <w:rPr>
                  <w:rFonts w:cs="Arial"/>
                  <w:color w:val="000000" w:themeColor="text1"/>
                  <w:szCs w:val="22"/>
                </w:rPr>
                <w:t>Vehicle battery is &gt;= 75% state of charge with engine off</w:t>
              </w:r>
            </w:ins>
          </w:p>
          <w:p w14:paraId="70366629" w14:textId="77777777" w:rsidR="007E6C85" w:rsidRPr="00F92EE6" w:rsidRDefault="007E6C85" w:rsidP="00342878">
            <w:pPr>
              <w:rPr>
                <w:ins w:id="3272" w:author="Rodriguez-flores, Raul (R.)" w:date="2020-07-15T14:44:00Z"/>
                <w:rFonts w:cs="Arial"/>
                <w:color w:val="000000" w:themeColor="text1"/>
                <w:szCs w:val="22"/>
              </w:rPr>
            </w:pPr>
            <w:ins w:id="3273" w:author="Rodriguez-flores, Raul (R.)" w:date="2020-07-15T14:44:00Z">
              <w:r w:rsidRPr="00F92EE6">
                <w:rPr>
                  <w:rFonts w:cs="Arial"/>
                  <w:color w:val="000000" w:themeColor="text1"/>
                  <w:szCs w:val="22"/>
                </w:rPr>
                <w:t>Ignition is ON or ACC</w:t>
              </w:r>
            </w:ins>
          </w:p>
          <w:p w14:paraId="3696E96E" w14:textId="0A01B5A5" w:rsidR="007E6C85" w:rsidRPr="00F92EE6" w:rsidRDefault="007E6C85" w:rsidP="00342878">
            <w:pPr>
              <w:rPr>
                <w:ins w:id="3274" w:author="Rodriguez-flores, Raul (R.)" w:date="2020-07-15T14:44:00Z"/>
                <w:rFonts w:cs="Arial"/>
                <w:color w:val="000000" w:themeColor="text1"/>
                <w:szCs w:val="22"/>
              </w:rPr>
            </w:pPr>
            <w:ins w:id="3275" w:author="Rodriguez-flores, Raul (R.)" w:date="2020-07-15T14:44:00Z">
              <w:r>
                <w:rPr>
                  <w:rFonts w:cs="Arial"/>
                  <w:color w:val="000000" w:themeColor="text1"/>
                  <w:szCs w:val="22"/>
                </w:rPr>
                <w:t>Vehicle is stationary</w:t>
              </w:r>
            </w:ins>
            <w:ins w:id="3276" w:author="Rodriguez-flores, Raul (R.)" w:date="2020-07-15T15:27:00Z">
              <w:r>
                <w:rPr>
                  <w:rFonts w:cs="Arial"/>
                  <w:color w:val="000000" w:themeColor="text1"/>
                  <w:szCs w:val="22"/>
                </w:rPr>
                <w:t xml:space="preserve"> or Gear Shift must be in Park Position</w:t>
              </w:r>
            </w:ins>
          </w:p>
        </w:tc>
      </w:tr>
      <w:tr w:rsidR="007E6C85" w:rsidRPr="00FB5797" w14:paraId="043C6EC1" w14:textId="77777777" w:rsidTr="00342878">
        <w:trPr>
          <w:trHeight w:val="255"/>
          <w:ins w:id="3277" w:author="Rodriguez-flores, Raul (R.)" w:date="2020-07-15T14:44:00Z"/>
        </w:trPr>
        <w:tc>
          <w:tcPr>
            <w:tcW w:w="2235" w:type="dxa"/>
            <w:shd w:val="clear" w:color="auto" w:fill="D9D9D9" w:themeFill="background1" w:themeFillShade="D9"/>
            <w:hideMark/>
          </w:tcPr>
          <w:p w14:paraId="6C07A6BF" w14:textId="77777777" w:rsidR="007E6C85" w:rsidRPr="00F92EE6" w:rsidRDefault="007E6C85" w:rsidP="00342878">
            <w:pPr>
              <w:rPr>
                <w:ins w:id="3278" w:author="Rodriguez-flores, Raul (R.)" w:date="2020-07-15T14:44:00Z"/>
                <w:rFonts w:cs="Arial"/>
                <w:b/>
                <w:bCs/>
                <w:color w:val="000000" w:themeColor="text1"/>
                <w:szCs w:val="22"/>
              </w:rPr>
            </w:pPr>
          </w:p>
        </w:tc>
        <w:tc>
          <w:tcPr>
            <w:tcW w:w="669" w:type="dxa"/>
            <w:shd w:val="clear" w:color="auto" w:fill="auto"/>
            <w:hideMark/>
          </w:tcPr>
          <w:p w14:paraId="7C94E5CB" w14:textId="77777777" w:rsidR="007E6C85" w:rsidRPr="00F92EE6" w:rsidRDefault="007E6C85" w:rsidP="00342878">
            <w:pPr>
              <w:rPr>
                <w:ins w:id="3279" w:author="Rodriguez-flores, Raul (R.)" w:date="2020-07-15T14:44:00Z"/>
                <w:rFonts w:cs="Arial"/>
                <w:color w:val="000000" w:themeColor="text1"/>
                <w:szCs w:val="22"/>
              </w:rPr>
            </w:pPr>
          </w:p>
        </w:tc>
        <w:tc>
          <w:tcPr>
            <w:tcW w:w="7552" w:type="dxa"/>
            <w:shd w:val="clear" w:color="auto" w:fill="auto"/>
          </w:tcPr>
          <w:p w14:paraId="7740990D" w14:textId="77777777" w:rsidR="007E6C85" w:rsidRPr="00F92EE6" w:rsidRDefault="007E6C85" w:rsidP="00342878">
            <w:pPr>
              <w:rPr>
                <w:ins w:id="3280" w:author="Rodriguez-flores, Raul (R.)" w:date="2020-07-15T14:44:00Z"/>
                <w:rFonts w:cs="Arial"/>
                <w:color w:val="000000" w:themeColor="text1"/>
                <w:szCs w:val="22"/>
              </w:rPr>
            </w:pPr>
          </w:p>
        </w:tc>
      </w:tr>
      <w:tr w:rsidR="007E6C85" w:rsidRPr="00FB5797" w14:paraId="6CC14667" w14:textId="77777777" w:rsidTr="00342878">
        <w:trPr>
          <w:trHeight w:val="255"/>
          <w:ins w:id="3281" w:author="Rodriguez-flores, Raul (R.)" w:date="2020-07-15T14:44:00Z"/>
        </w:trPr>
        <w:tc>
          <w:tcPr>
            <w:tcW w:w="2235" w:type="dxa"/>
            <w:shd w:val="clear" w:color="auto" w:fill="D9D9D9" w:themeFill="background1" w:themeFillShade="D9"/>
            <w:hideMark/>
          </w:tcPr>
          <w:p w14:paraId="1D718C4D" w14:textId="77777777" w:rsidR="007E6C85" w:rsidRPr="00F92EE6" w:rsidRDefault="007E6C85" w:rsidP="00342878">
            <w:pPr>
              <w:rPr>
                <w:ins w:id="3282" w:author="Rodriguez-flores, Raul (R.)" w:date="2020-07-15T14:44:00Z"/>
                <w:rFonts w:cs="Arial"/>
                <w:b/>
                <w:bCs/>
                <w:color w:val="000000" w:themeColor="text1"/>
                <w:szCs w:val="22"/>
              </w:rPr>
            </w:pPr>
            <w:ins w:id="3283" w:author="Rodriguez-flores, Raul (R.)" w:date="2020-07-15T14:44:00Z">
              <w:r w:rsidRPr="00F92EE6">
                <w:rPr>
                  <w:rFonts w:cs="Arial"/>
                  <w:b/>
                  <w:bCs/>
                  <w:color w:val="000000" w:themeColor="text1"/>
                  <w:szCs w:val="22"/>
                </w:rPr>
                <w:t>Main Flow</w:t>
              </w:r>
            </w:ins>
          </w:p>
        </w:tc>
        <w:tc>
          <w:tcPr>
            <w:tcW w:w="669" w:type="dxa"/>
            <w:shd w:val="clear" w:color="auto" w:fill="auto"/>
            <w:hideMark/>
          </w:tcPr>
          <w:p w14:paraId="28202391" w14:textId="77777777" w:rsidR="007E6C85" w:rsidRPr="00F92EE6" w:rsidRDefault="007E6C85" w:rsidP="00342878">
            <w:pPr>
              <w:rPr>
                <w:ins w:id="3284" w:author="Rodriguez-flores, Raul (R.)" w:date="2020-07-15T14:44:00Z"/>
                <w:rFonts w:cs="Arial"/>
                <w:color w:val="000000" w:themeColor="text1"/>
                <w:szCs w:val="22"/>
              </w:rPr>
            </w:pPr>
            <w:ins w:id="3285" w:author="Rodriguez-flores, Raul (R.)" w:date="2020-07-15T14:44:00Z">
              <w:r w:rsidRPr="00F92EE6">
                <w:rPr>
                  <w:rFonts w:cs="Arial"/>
                  <w:color w:val="000000" w:themeColor="text1"/>
                  <w:szCs w:val="22"/>
                </w:rPr>
                <w:t>M1</w:t>
              </w:r>
            </w:ins>
          </w:p>
        </w:tc>
        <w:tc>
          <w:tcPr>
            <w:tcW w:w="7552" w:type="dxa"/>
            <w:shd w:val="clear" w:color="auto" w:fill="auto"/>
          </w:tcPr>
          <w:p w14:paraId="740130FD" w14:textId="77777777" w:rsidR="007E6C85" w:rsidRPr="00F92EE6" w:rsidRDefault="007E6C85" w:rsidP="00342878">
            <w:pPr>
              <w:rPr>
                <w:ins w:id="3286" w:author="Rodriguez-flores, Raul (R.)" w:date="2020-07-15T14:44:00Z"/>
                <w:rFonts w:cs="Arial"/>
                <w:color w:val="000000" w:themeColor="text1"/>
                <w:szCs w:val="22"/>
              </w:rPr>
            </w:pPr>
            <w:r>
              <w:t xml:space="preserve">User Access the Towing Menu </w:t>
            </w:r>
          </w:p>
        </w:tc>
      </w:tr>
      <w:tr w:rsidR="007E6C85" w:rsidRPr="00FB5797" w14:paraId="55FFC152" w14:textId="77777777" w:rsidTr="00342878">
        <w:trPr>
          <w:trHeight w:val="255"/>
        </w:trPr>
        <w:tc>
          <w:tcPr>
            <w:tcW w:w="2235" w:type="dxa"/>
            <w:shd w:val="clear" w:color="auto" w:fill="D9D9D9" w:themeFill="background1" w:themeFillShade="D9"/>
          </w:tcPr>
          <w:p w14:paraId="4DB6DE38" w14:textId="77777777" w:rsidR="007E6C85" w:rsidRPr="00F92EE6" w:rsidRDefault="007E6C85" w:rsidP="00342878">
            <w:pPr>
              <w:rPr>
                <w:rFonts w:cs="Arial"/>
                <w:b/>
                <w:bCs/>
                <w:color w:val="000000" w:themeColor="text1"/>
                <w:szCs w:val="22"/>
              </w:rPr>
            </w:pPr>
          </w:p>
        </w:tc>
        <w:tc>
          <w:tcPr>
            <w:tcW w:w="669" w:type="dxa"/>
            <w:shd w:val="clear" w:color="auto" w:fill="auto"/>
          </w:tcPr>
          <w:p w14:paraId="7B77ED78" w14:textId="77777777" w:rsidR="007E6C85" w:rsidRPr="00F92EE6" w:rsidRDefault="007E6C85" w:rsidP="00342878">
            <w:pPr>
              <w:rPr>
                <w:rFonts w:cs="Arial"/>
                <w:color w:val="000000" w:themeColor="text1"/>
                <w:szCs w:val="22"/>
              </w:rPr>
            </w:pPr>
            <w:r>
              <w:rPr>
                <w:rFonts w:cs="Arial"/>
                <w:color w:val="000000" w:themeColor="text1"/>
                <w:szCs w:val="22"/>
              </w:rPr>
              <w:t>M2</w:t>
            </w:r>
          </w:p>
        </w:tc>
        <w:tc>
          <w:tcPr>
            <w:tcW w:w="7552" w:type="dxa"/>
            <w:shd w:val="clear" w:color="auto" w:fill="auto"/>
          </w:tcPr>
          <w:p w14:paraId="42DE20B6" w14:textId="77777777" w:rsidR="007E6C85" w:rsidRDefault="007E6C85" w:rsidP="00342878">
            <w:r>
              <w:t>User has the following options:</w:t>
            </w:r>
          </w:p>
          <w:p w14:paraId="5E99B35E" w14:textId="172A1E71" w:rsidR="007E6C85" w:rsidRDefault="007E6C85" w:rsidP="007E6C85">
            <w:pPr>
              <w:pStyle w:val="ListParagraph"/>
              <w:numPr>
                <w:ilvl w:val="0"/>
                <w:numId w:val="105"/>
              </w:numPr>
            </w:pPr>
            <w:r>
              <w:t xml:space="preserve">User select “Select Active Trailer” soft button. </w:t>
            </w:r>
          </w:p>
          <w:p w14:paraId="49830167" w14:textId="3B875E3D" w:rsidR="007E6C85" w:rsidRDefault="007E6C85" w:rsidP="0049737F">
            <w:pPr>
              <w:pStyle w:val="ListParagraph"/>
              <w:numPr>
                <w:ilvl w:val="1"/>
                <w:numId w:val="105"/>
              </w:numPr>
            </w:pPr>
            <w:r>
              <w:t>Then user selects one of the Trailer Profiles created (not applicable to   Default Trailer profile). (continue on M3)</w:t>
            </w:r>
          </w:p>
          <w:p w14:paraId="41D9A79B" w14:textId="5A0DE176" w:rsidR="007E6C85" w:rsidRDefault="007E6C85" w:rsidP="007E6C85">
            <w:pPr>
              <w:pStyle w:val="ListParagraph"/>
              <w:numPr>
                <w:ilvl w:val="0"/>
                <w:numId w:val="105"/>
              </w:numPr>
            </w:pPr>
            <w:r w:rsidRPr="007E6C85">
              <w:rPr>
                <w:rFonts w:cs="Arial"/>
                <w:color w:val="000000" w:themeColor="text1"/>
              </w:rPr>
              <w:t>User select “Maintenance Status” soft button. (continue on M4)</w:t>
            </w:r>
          </w:p>
        </w:tc>
      </w:tr>
      <w:tr w:rsidR="007E6C85" w:rsidRPr="00FB5797" w14:paraId="04000C6D" w14:textId="77777777" w:rsidTr="00342878">
        <w:trPr>
          <w:trHeight w:val="255"/>
          <w:ins w:id="3287" w:author="Rodriguez-flores, Raul (R.)" w:date="2020-07-15T14:44:00Z"/>
        </w:trPr>
        <w:tc>
          <w:tcPr>
            <w:tcW w:w="2235" w:type="dxa"/>
            <w:shd w:val="clear" w:color="auto" w:fill="D9D9D9" w:themeFill="background1" w:themeFillShade="D9"/>
          </w:tcPr>
          <w:p w14:paraId="4FA842BA" w14:textId="77777777" w:rsidR="007E6C85" w:rsidRPr="00F92EE6" w:rsidRDefault="007E6C85" w:rsidP="00342878">
            <w:pPr>
              <w:rPr>
                <w:ins w:id="3288" w:author="Rodriguez-flores, Raul (R.)" w:date="2020-07-15T14:44:00Z"/>
                <w:rFonts w:cs="Arial"/>
                <w:b/>
                <w:bCs/>
                <w:color w:val="000000" w:themeColor="text1"/>
                <w:szCs w:val="22"/>
              </w:rPr>
            </w:pPr>
          </w:p>
        </w:tc>
        <w:tc>
          <w:tcPr>
            <w:tcW w:w="669" w:type="dxa"/>
            <w:shd w:val="clear" w:color="auto" w:fill="auto"/>
          </w:tcPr>
          <w:p w14:paraId="0514AE8B" w14:textId="77777777" w:rsidR="007E6C85" w:rsidRPr="00F92EE6" w:rsidRDefault="007E6C85" w:rsidP="00342878">
            <w:pPr>
              <w:rPr>
                <w:ins w:id="3289" w:author="Rodriguez-flores, Raul (R.)" w:date="2020-07-15T14:44:00Z"/>
                <w:rFonts w:cs="Arial"/>
                <w:color w:val="000000" w:themeColor="text1"/>
                <w:szCs w:val="22"/>
              </w:rPr>
            </w:pPr>
            <w:ins w:id="3290" w:author="Rodriguez-flores, Raul (R.)" w:date="2020-07-15T14:44:00Z">
              <w:r w:rsidRPr="00F92EE6">
                <w:rPr>
                  <w:rFonts w:cs="Arial"/>
                  <w:color w:val="000000" w:themeColor="text1"/>
                  <w:szCs w:val="22"/>
                </w:rPr>
                <w:t>M</w:t>
              </w:r>
            </w:ins>
            <w:r>
              <w:rPr>
                <w:rFonts w:cs="Arial"/>
                <w:color w:val="000000" w:themeColor="text1"/>
                <w:szCs w:val="22"/>
              </w:rPr>
              <w:t>3</w:t>
            </w:r>
          </w:p>
        </w:tc>
        <w:tc>
          <w:tcPr>
            <w:tcW w:w="7552" w:type="dxa"/>
            <w:shd w:val="clear" w:color="auto" w:fill="auto"/>
          </w:tcPr>
          <w:p w14:paraId="0578BD3A" w14:textId="77777777" w:rsidR="007E6C85" w:rsidRPr="00F92EE6" w:rsidRDefault="007E6C85" w:rsidP="00342878">
            <w:pPr>
              <w:rPr>
                <w:ins w:id="3291" w:author="Rodriguez-flores, Raul (R.)" w:date="2020-07-15T14:44:00Z"/>
                <w:rFonts w:cs="Arial"/>
                <w:color w:val="000000" w:themeColor="text1"/>
              </w:rPr>
            </w:pPr>
            <w:r>
              <w:t>User selects one of the Trailer Profiles created (not applicable to Default Trailer profile).</w:t>
            </w:r>
          </w:p>
        </w:tc>
      </w:tr>
      <w:tr w:rsidR="007E6C85" w:rsidRPr="00FB5797" w14:paraId="1DE61376" w14:textId="77777777" w:rsidTr="00342878">
        <w:trPr>
          <w:trHeight w:val="255"/>
        </w:trPr>
        <w:tc>
          <w:tcPr>
            <w:tcW w:w="2235" w:type="dxa"/>
            <w:shd w:val="clear" w:color="auto" w:fill="D9D9D9" w:themeFill="background1" w:themeFillShade="D9"/>
          </w:tcPr>
          <w:p w14:paraId="10E96779" w14:textId="77777777" w:rsidR="007E6C85" w:rsidRPr="00F92EE6" w:rsidRDefault="007E6C85" w:rsidP="00342878">
            <w:pPr>
              <w:rPr>
                <w:rFonts w:cs="Arial"/>
                <w:b/>
                <w:bCs/>
                <w:color w:val="000000" w:themeColor="text1"/>
                <w:szCs w:val="22"/>
              </w:rPr>
            </w:pPr>
          </w:p>
        </w:tc>
        <w:tc>
          <w:tcPr>
            <w:tcW w:w="669" w:type="dxa"/>
            <w:shd w:val="clear" w:color="auto" w:fill="auto"/>
          </w:tcPr>
          <w:p w14:paraId="6533576F" w14:textId="77777777" w:rsidR="007E6C85" w:rsidRPr="00F92EE6" w:rsidRDefault="007E6C85" w:rsidP="00342878">
            <w:pPr>
              <w:rPr>
                <w:rFonts w:cs="Arial"/>
                <w:color w:val="000000" w:themeColor="text1"/>
                <w:szCs w:val="22"/>
              </w:rPr>
            </w:pPr>
            <w:r>
              <w:rPr>
                <w:rFonts w:cs="Arial"/>
                <w:color w:val="000000" w:themeColor="text1"/>
                <w:szCs w:val="22"/>
              </w:rPr>
              <w:t>M4</w:t>
            </w:r>
          </w:p>
        </w:tc>
        <w:tc>
          <w:tcPr>
            <w:tcW w:w="7552" w:type="dxa"/>
            <w:shd w:val="clear" w:color="auto" w:fill="auto"/>
          </w:tcPr>
          <w:p w14:paraId="7DAE2C4A" w14:textId="77777777" w:rsidR="007E6C85" w:rsidRDefault="007E6C85" w:rsidP="00342878">
            <w:pPr>
              <w:rPr>
                <w:rFonts w:cs="Arial"/>
                <w:color w:val="000000" w:themeColor="text1"/>
              </w:rPr>
            </w:pPr>
            <w:r>
              <w:rPr>
                <w:rFonts w:cs="Arial"/>
                <w:color w:val="000000" w:themeColor="text1"/>
              </w:rPr>
              <w:t>User selects “Maintenance Status” soft button.</w:t>
            </w:r>
          </w:p>
        </w:tc>
      </w:tr>
      <w:tr w:rsidR="007E6C85" w:rsidRPr="00FB5797" w14:paraId="39BBF294" w14:textId="77777777" w:rsidTr="00342878">
        <w:trPr>
          <w:trHeight w:val="255"/>
        </w:trPr>
        <w:tc>
          <w:tcPr>
            <w:tcW w:w="2235" w:type="dxa"/>
            <w:shd w:val="clear" w:color="auto" w:fill="D9D9D9" w:themeFill="background1" w:themeFillShade="D9"/>
          </w:tcPr>
          <w:p w14:paraId="1E856405" w14:textId="77777777" w:rsidR="007E6C85" w:rsidRPr="00F92EE6" w:rsidRDefault="007E6C85" w:rsidP="00342878">
            <w:pPr>
              <w:rPr>
                <w:rFonts w:cs="Arial"/>
                <w:b/>
                <w:bCs/>
                <w:color w:val="000000" w:themeColor="text1"/>
                <w:szCs w:val="22"/>
              </w:rPr>
            </w:pPr>
          </w:p>
        </w:tc>
        <w:tc>
          <w:tcPr>
            <w:tcW w:w="669" w:type="dxa"/>
            <w:shd w:val="clear" w:color="auto" w:fill="auto"/>
          </w:tcPr>
          <w:p w14:paraId="7E5AD899" w14:textId="77777777" w:rsidR="007E6C85" w:rsidRPr="00F92EE6" w:rsidRDefault="007E6C85" w:rsidP="00342878">
            <w:pPr>
              <w:rPr>
                <w:rFonts w:cs="Arial"/>
                <w:color w:val="000000" w:themeColor="text1"/>
                <w:szCs w:val="22"/>
              </w:rPr>
            </w:pPr>
            <w:r>
              <w:rPr>
                <w:rFonts w:cs="Arial"/>
                <w:color w:val="000000" w:themeColor="text1"/>
                <w:szCs w:val="22"/>
              </w:rPr>
              <w:t>M5</w:t>
            </w:r>
          </w:p>
        </w:tc>
        <w:tc>
          <w:tcPr>
            <w:tcW w:w="7552" w:type="dxa"/>
            <w:shd w:val="clear" w:color="auto" w:fill="auto"/>
          </w:tcPr>
          <w:p w14:paraId="7E345C0A" w14:textId="77777777" w:rsidR="007E6C85" w:rsidRDefault="007E6C85" w:rsidP="00342878">
            <w:pPr>
              <w:rPr>
                <w:rFonts w:cs="Arial"/>
                <w:color w:val="000000" w:themeColor="text1"/>
              </w:rPr>
            </w:pPr>
            <w:r>
              <w:rPr>
                <w:rFonts w:cs="Arial"/>
                <w:color w:val="000000" w:themeColor="text1"/>
              </w:rPr>
              <w:t>User shall enter to the “Trailer Maintenance” menu.</w:t>
            </w:r>
          </w:p>
        </w:tc>
      </w:tr>
      <w:tr w:rsidR="007E6C85" w:rsidRPr="00FB5797" w14:paraId="2C3AF9D3" w14:textId="77777777" w:rsidTr="00342878">
        <w:trPr>
          <w:trHeight w:val="255"/>
          <w:ins w:id="3292" w:author="Rodriguez-flores, Raul (R.)" w:date="2020-07-15T14:44:00Z"/>
        </w:trPr>
        <w:tc>
          <w:tcPr>
            <w:tcW w:w="2235" w:type="dxa"/>
            <w:shd w:val="clear" w:color="auto" w:fill="D9D9D9" w:themeFill="background1" w:themeFillShade="D9"/>
          </w:tcPr>
          <w:p w14:paraId="7A55F6D9" w14:textId="77777777" w:rsidR="007E6C85" w:rsidRPr="00F92EE6" w:rsidRDefault="007E6C85" w:rsidP="00342878">
            <w:pPr>
              <w:rPr>
                <w:ins w:id="3293" w:author="Rodriguez-flores, Raul (R.)" w:date="2020-07-15T14:44:00Z"/>
                <w:rFonts w:cs="Arial"/>
                <w:b/>
                <w:bCs/>
                <w:color w:val="000000" w:themeColor="text1"/>
                <w:szCs w:val="22"/>
              </w:rPr>
            </w:pPr>
          </w:p>
        </w:tc>
        <w:tc>
          <w:tcPr>
            <w:tcW w:w="669" w:type="dxa"/>
            <w:shd w:val="clear" w:color="auto" w:fill="auto"/>
          </w:tcPr>
          <w:p w14:paraId="4EEBCFED" w14:textId="77777777" w:rsidR="007E6C85" w:rsidRPr="00F92EE6" w:rsidRDefault="007E6C85" w:rsidP="00342878">
            <w:pPr>
              <w:rPr>
                <w:ins w:id="3294" w:author="Rodriguez-flores, Raul (R.)" w:date="2020-07-15T14:44:00Z"/>
                <w:rFonts w:cs="Arial"/>
                <w:color w:val="000000" w:themeColor="text1"/>
                <w:szCs w:val="22"/>
              </w:rPr>
            </w:pPr>
          </w:p>
        </w:tc>
        <w:tc>
          <w:tcPr>
            <w:tcW w:w="7552" w:type="dxa"/>
            <w:shd w:val="clear" w:color="auto" w:fill="auto"/>
          </w:tcPr>
          <w:p w14:paraId="4794A2EB" w14:textId="77777777" w:rsidR="007E6C85" w:rsidRPr="00F92EE6" w:rsidRDefault="007E6C85" w:rsidP="00342878">
            <w:pPr>
              <w:rPr>
                <w:ins w:id="3295" w:author="Rodriguez-flores, Raul (R.)" w:date="2020-07-15T14:44:00Z"/>
                <w:rFonts w:cs="Arial"/>
                <w:color w:val="000000" w:themeColor="text1"/>
                <w:szCs w:val="22"/>
              </w:rPr>
            </w:pPr>
          </w:p>
        </w:tc>
      </w:tr>
      <w:tr w:rsidR="007E6C85" w:rsidRPr="00FB5797" w14:paraId="588C3EA3" w14:textId="77777777" w:rsidTr="00342878">
        <w:trPr>
          <w:trHeight w:val="255"/>
          <w:ins w:id="3296" w:author="Rodriguez-flores, Raul (R.)" w:date="2020-07-15T14:44:00Z"/>
        </w:trPr>
        <w:tc>
          <w:tcPr>
            <w:tcW w:w="2235" w:type="dxa"/>
            <w:shd w:val="clear" w:color="auto" w:fill="D9D9D9" w:themeFill="background1" w:themeFillShade="D9"/>
          </w:tcPr>
          <w:p w14:paraId="6D8ECF11" w14:textId="77777777" w:rsidR="007E6C85" w:rsidRPr="00F92EE6" w:rsidRDefault="007E6C85" w:rsidP="00342878">
            <w:pPr>
              <w:rPr>
                <w:ins w:id="3297" w:author="Rodriguez-flores, Raul (R.)" w:date="2020-07-15T14:44:00Z"/>
                <w:rFonts w:cs="Arial"/>
                <w:b/>
                <w:bCs/>
                <w:color w:val="000000" w:themeColor="text1"/>
                <w:szCs w:val="22"/>
              </w:rPr>
            </w:pPr>
            <w:ins w:id="3298" w:author="Rodriguez-flores, Raul (R.)" w:date="2020-07-15T14:44:00Z">
              <w:r w:rsidRPr="00F92EE6">
                <w:rPr>
                  <w:rFonts w:cs="Arial"/>
                  <w:b/>
                  <w:bCs/>
                  <w:color w:val="000000" w:themeColor="text1"/>
                  <w:szCs w:val="22"/>
                </w:rPr>
                <w:t>Alternative Flow 1</w:t>
              </w:r>
            </w:ins>
          </w:p>
        </w:tc>
        <w:tc>
          <w:tcPr>
            <w:tcW w:w="669" w:type="dxa"/>
            <w:shd w:val="clear" w:color="auto" w:fill="auto"/>
          </w:tcPr>
          <w:p w14:paraId="1AAAC0F4" w14:textId="77777777" w:rsidR="007E6C85" w:rsidRPr="00F92EE6" w:rsidRDefault="007E6C85" w:rsidP="00342878">
            <w:pPr>
              <w:rPr>
                <w:ins w:id="3299" w:author="Rodriguez-flores, Raul (R.)" w:date="2020-07-15T14:44:00Z"/>
                <w:rFonts w:cs="Arial"/>
                <w:color w:val="000000" w:themeColor="text1"/>
                <w:szCs w:val="22"/>
              </w:rPr>
            </w:pPr>
            <w:ins w:id="3300" w:author="Rodriguez-flores, Raul (R.)" w:date="2020-07-15T14:44:00Z">
              <w:r w:rsidRPr="00F92EE6">
                <w:rPr>
                  <w:rFonts w:cs="Arial"/>
                  <w:color w:val="000000" w:themeColor="text1"/>
                  <w:szCs w:val="22"/>
                </w:rPr>
                <w:t>A1</w:t>
              </w:r>
            </w:ins>
          </w:p>
        </w:tc>
        <w:tc>
          <w:tcPr>
            <w:tcW w:w="7552" w:type="dxa"/>
            <w:shd w:val="clear" w:color="auto" w:fill="auto"/>
          </w:tcPr>
          <w:p w14:paraId="23B91B32" w14:textId="77777777" w:rsidR="007E6C85" w:rsidRPr="00F92EE6" w:rsidRDefault="007E6C85" w:rsidP="00342878">
            <w:pPr>
              <w:pStyle w:val="ListParagraph"/>
              <w:numPr>
                <w:ilvl w:val="0"/>
                <w:numId w:val="59"/>
              </w:numPr>
              <w:overflowPunct/>
              <w:autoSpaceDE/>
              <w:autoSpaceDN/>
              <w:adjustRightInd/>
              <w:contextualSpacing/>
              <w:textAlignment w:val="auto"/>
              <w:rPr>
                <w:ins w:id="3301" w:author="Rodriguez-flores, Raul (R.)" w:date="2020-07-15T14:44:00Z"/>
                <w:rFonts w:cs="Arial"/>
                <w:color w:val="000000" w:themeColor="text1"/>
                <w:szCs w:val="22"/>
              </w:rPr>
            </w:pPr>
            <w:ins w:id="3302" w:author="Rodriguez-flores, Raul (R.)" w:date="2020-07-15T14:44:00Z">
              <w:r>
                <w:rPr>
                  <w:rFonts w:cs="Arial"/>
                  <w:color w:val="000000" w:themeColor="text1"/>
                  <w:szCs w:val="22"/>
                </w:rPr>
                <w:t xml:space="preserve">User can </w:t>
              </w:r>
            </w:ins>
            <w:ins w:id="3303" w:author="Rodriguez-flores, Raul (R.)" w:date="2020-07-15T15:13:00Z">
              <w:r>
                <w:rPr>
                  <w:rFonts w:cs="Arial"/>
                  <w:color w:val="000000" w:themeColor="text1"/>
                  <w:szCs w:val="22"/>
                </w:rPr>
                <w:t xml:space="preserve">change the Vehicle </w:t>
              </w:r>
            </w:ins>
            <w:ins w:id="3304" w:author="Rodriguez-flores, Raul (R.)" w:date="2020-07-15T15:14:00Z">
              <w:r>
                <w:rPr>
                  <w:rFonts w:cs="Arial"/>
                  <w:color w:val="000000" w:themeColor="text1"/>
                  <w:szCs w:val="22"/>
                </w:rPr>
                <w:t>from the stationary position.</w:t>
              </w:r>
            </w:ins>
          </w:p>
          <w:p w14:paraId="0F551CBE" w14:textId="77777777" w:rsidR="007E6C85" w:rsidRDefault="007E6C85" w:rsidP="00342878">
            <w:pPr>
              <w:pStyle w:val="ListParagraph"/>
              <w:numPr>
                <w:ilvl w:val="0"/>
                <w:numId w:val="59"/>
              </w:numPr>
              <w:overflowPunct/>
              <w:autoSpaceDE/>
              <w:autoSpaceDN/>
              <w:adjustRightInd/>
              <w:contextualSpacing/>
              <w:textAlignment w:val="auto"/>
              <w:rPr>
                <w:ins w:id="3305" w:author="Rodriguez-flores, Raul (R.)" w:date="2020-07-15T15:14:00Z"/>
                <w:rFonts w:cs="Arial"/>
                <w:color w:val="000000" w:themeColor="text1"/>
                <w:szCs w:val="22"/>
              </w:rPr>
            </w:pPr>
            <w:ins w:id="3306" w:author="Rodriguez-flores, Raul (R.)" w:date="2020-07-15T14:44:00Z">
              <w:r>
                <w:rPr>
                  <w:rFonts w:cs="Arial"/>
                  <w:color w:val="000000" w:themeColor="text1"/>
                  <w:szCs w:val="22"/>
                </w:rPr>
                <w:t>Feature shall</w:t>
              </w:r>
            </w:ins>
            <w:ins w:id="3307" w:author="Rodriguez-flores, Raul (R.)" w:date="2020-07-15T15:14:00Z">
              <w:r>
                <w:rPr>
                  <w:rFonts w:cs="Arial"/>
                  <w:color w:val="000000" w:themeColor="text1"/>
                  <w:szCs w:val="22"/>
                </w:rPr>
                <w:t xml:space="preserve"> hide the Trailer Maintenance Notification.</w:t>
              </w:r>
            </w:ins>
          </w:p>
          <w:p w14:paraId="4F3C54C1" w14:textId="77777777" w:rsidR="007E6C85" w:rsidRPr="00F92EE6" w:rsidRDefault="007E6C85" w:rsidP="00342878">
            <w:pPr>
              <w:pStyle w:val="ListParagraph"/>
              <w:numPr>
                <w:ilvl w:val="0"/>
                <w:numId w:val="59"/>
              </w:numPr>
              <w:overflowPunct/>
              <w:autoSpaceDE/>
              <w:autoSpaceDN/>
              <w:adjustRightInd/>
              <w:contextualSpacing/>
              <w:textAlignment w:val="auto"/>
              <w:rPr>
                <w:ins w:id="3308" w:author="Rodriguez-flores, Raul (R.)" w:date="2020-07-15T14:44:00Z"/>
                <w:rFonts w:cs="Arial"/>
                <w:color w:val="000000" w:themeColor="text1"/>
                <w:szCs w:val="22"/>
              </w:rPr>
            </w:pPr>
            <w:ins w:id="3309" w:author="Rodriguez-flores, Raul (R.)" w:date="2020-07-15T15:14:00Z">
              <w:r>
                <w:rPr>
                  <w:rFonts w:cs="Arial"/>
                  <w:color w:val="000000" w:themeColor="text1"/>
                  <w:szCs w:val="22"/>
                </w:rPr>
                <w:t>Notification</w:t>
              </w:r>
            </w:ins>
            <w:ins w:id="3310" w:author="Rodriguez-flores, Raul (R.)" w:date="2020-07-15T15:27:00Z">
              <w:r>
                <w:rPr>
                  <w:rFonts w:cs="Arial"/>
                  <w:color w:val="000000" w:themeColor="text1"/>
                  <w:szCs w:val="22"/>
                </w:rPr>
                <w:t>/Pop up</w:t>
              </w:r>
            </w:ins>
            <w:ins w:id="3311" w:author="Rodriguez-flores, Raul (R.)" w:date="2020-07-15T15:14:00Z">
              <w:r>
                <w:rPr>
                  <w:rFonts w:cs="Arial"/>
                  <w:color w:val="000000" w:themeColor="text1"/>
                  <w:szCs w:val="22"/>
                </w:rPr>
                <w:t xml:space="preserve"> </w:t>
              </w:r>
            </w:ins>
            <w:ins w:id="3312" w:author="Rodriguez-flores, Raul (R.)" w:date="2020-07-15T15:15:00Z">
              <w:r>
                <w:rPr>
                  <w:rFonts w:cs="Arial"/>
                  <w:color w:val="000000" w:themeColor="text1"/>
                  <w:szCs w:val="22"/>
                </w:rPr>
                <w:t xml:space="preserve">shall be </w:t>
              </w:r>
            </w:ins>
            <w:ins w:id="3313" w:author="Rodriguez-flores, Raul (R.)" w:date="2020-07-15T15:27:00Z">
              <w:r>
                <w:rPr>
                  <w:rFonts w:cs="Arial"/>
                  <w:color w:val="000000" w:themeColor="text1"/>
                  <w:szCs w:val="22"/>
                </w:rPr>
                <w:t>displayed</w:t>
              </w:r>
            </w:ins>
            <w:ins w:id="3314" w:author="Rodriguez-flores, Raul (R.)" w:date="2020-07-15T15:15:00Z">
              <w:r>
                <w:rPr>
                  <w:rFonts w:cs="Arial"/>
                  <w:color w:val="000000" w:themeColor="text1"/>
                  <w:szCs w:val="22"/>
                </w:rPr>
                <w:t xml:space="preserve"> when the preconditions are complied.</w:t>
              </w:r>
            </w:ins>
          </w:p>
        </w:tc>
      </w:tr>
      <w:tr w:rsidR="007E6C85" w:rsidRPr="00FB5797" w14:paraId="61122505" w14:textId="77777777" w:rsidTr="00342878">
        <w:trPr>
          <w:trHeight w:val="255"/>
          <w:ins w:id="3315" w:author="Rodriguez-flores, Raul (R.)" w:date="2020-07-15T14:44:00Z"/>
        </w:trPr>
        <w:tc>
          <w:tcPr>
            <w:tcW w:w="2235" w:type="dxa"/>
            <w:shd w:val="clear" w:color="auto" w:fill="D9D9D9" w:themeFill="background1" w:themeFillShade="D9"/>
          </w:tcPr>
          <w:p w14:paraId="174BDAD8" w14:textId="7A26EB1D" w:rsidR="007E6C85" w:rsidRPr="00F92EE6" w:rsidRDefault="007E6C85" w:rsidP="00342878">
            <w:pPr>
              <w:rPr>
                <w:ins w:id="3316" w:author="Rodriguez-flores, Raul (R.)" w:date="2020-07-15T14:44:00Z"/>
                <w:rFonts w:cs="Arial"/>
                <w:b/>
                <w:bCs/>
                <w:color w:val="000000" w:themeColor="text1"/>
                <w:szCs w:val="22"/>
              </w:rPr>
            </w:pPr>
          </w:p>
        </w:tc>
        <w:tc>
          <w:tcPr>
            <w:tcW w:w="669" w:type="dxa"/>
            <w:shd w:val="clear" w:color="auto" w:fill="auto"/>
          </w:tcPr>
          <w:p w14:paraId="54174BF6" w14:textId="051B0F4F" w:rsidR="007E6C85" w:rsidRPr="00F92EE6" w:rsidRDefault="007E6C85" w:rsidP="00342878">
            <w:pPr>
              <w:rPr>
                <w:ins w:id="3317" w:author="Rodriguez-flores, Raul (R.)" w:date="2020-07-15T14:44:00Z"/>
                <w:rFonts w:cs="Arial"/>
                <w:color w:val="000000" w:themeColor="text1"/>
                <w:szCs w:val="22"/>
              </w:rPr>
            </w:pPr>
          </w:p>
        </w:tc>
        <w:tc>
          <w:tcPr>
            <w:tcW w:w="7552" w:type="dxa"/>
            <w:shd w:val="clear" w:color="auto" w:fill="auto"/>
          </w:tcPr>
          <w:p w14:paraId="0C3ED230" w14:textId="34B7AAAA" w:rsidR="007E6C85" w:rsidRPr="0049737F" w:rsidRDefault="007E6C85" w:rsidP="0049737F">
            <w:pPr>
              <w:rPr>
                <w:ins w:id="3318" w:author="Rodriguez-flores, Raul (R.)" w:date="2020-07-15T14:44:00Z"/>
                <w:rFonts w:cs="Arial"/>
                <w:color w:val="000000" w:themeColor="text1"/>
                <w:szCs w:val="22"/>
                <w:rPrChange w:id="3319" w:author="Rodriguez-flores, Raul (R.)" w:date="2020-07-15T15:31:00Z">
                  <w:rPr>
                    <w:ins w:id="3320" w:author="Rodriguez-flores, Raul (R.)" w:date="2020-07-15T14:44:00Z"/>
                  </w:rPr>
                </w:rPrChange>
              </w:rPr>
            </w:pPr>
          </w:p>
        </w:tc>
      </w:tr>
      <w:tr w:rsidR="007E6C85" w:rsidRPr="00FB5797" w14:paraId="67833846" w14:textId="77777777" w:rsidTr="00342878">
        <w:trPr>
          <w:trHeight w:val="255"/>
          <w:ins w:id="3321" w:author="Rodriguez-flores, Raul (R.)" w:date="2020-07-15T14:44:00Z"/>
        </w:trPr>
        <w:tc>
          <w:tcPr>
            <w:tcW w:w="2235" w:type="dxa"/>
            <w:shd w:val="clear" w:color="auto" w:fill="D9D9D9" w:themeFill="background1" w:themeFillShade="D9"/>
          </w:tcPr>
          <w:p w14:paraId="0DF6BBFE" w14:textId="77777777" w:rsidR="007E6C85" w:rsidRPr="00F92EE6" w:rsidRDefault="007E6C85" w:rsidP="00342878">
            <w:pPr>
              <w:rPr>
                <w:ins w:id="3322" w:author="Rodriguez-flores, Raul (R.)" w:date="2020-07-15T14:44:00Z"/>
                <w:rFonts w:cs="Arial"/>
                <w:b/>
                <w:bCs/>
                <w:color w:val="000000" w:themeColor="text1"/>
                <w:szCs w:val="22"/>
              </w:rPr>
            </w:pPr>
            <w:ins w:id="3323" w:author="Rodriguez-flores, Raul (R.)" w:date="2020-07-15T14:44:00Z">
              <w:r w:rsidRPr="00F92EE6">
                <w:rPr>
                  <w:rFonts w:cs="Arial"/>
                  <w:b/>
                  <w:bCs/>
                  <w:color w:val="000000" w:themeColor="text1"/>
                  <w:szCs w:val="22"/>
                </w:rPr>
                <w:t>Post-condition</w:t>
              </w:r>
            </w:ins>
          </w:p>
        </w:tc>
        <w:tc>
          <w:tcPr>
            <w:tcW w:w="669" w:type="dxa"/>
            <w:shd w:val="clear" w:color="auto" w:fill="auto"/>
          </w:tcPr>
          <w:p w14:paraId="4D96A8B5" w14:textId="77777777" w:rsidR="007E6C85" w:rsidRPr="00F92EE6" w:rsidRDefault="007E6C85" w:rsidP="00342878">
            <w:pPr>
              <w:rPr>
                <w:ins w:id="3324" w:author="Rodriguez-flores, Raul (R.)" w:date="2020-07-15T14:44:00Z"/>
                <w:rFonts w:cs="Arial"/>
                <w:color w:val="000000" w:themeColor="text1"/>
                <w:szCs w:val="22"/>
              </w:rPr>
            </w:pPr>
          </w:p>
        </w:tc>
        <w:tc>
          <w:tcPr>
            <w:tcW w:w="7552" w:type="dxa"/>
            <w:shd w:val="clear" w:color="auto" w:fill="auto"/>
          </w:tcPr>
          <w:p w14:paraId="27D312C1" w14:textId="16BF8FE1" w:rsidR="007E6C85" w:rsidRPr="00F92EE6" w:rsidRDefault="0049737F" w:rsidP="00342878">
            <w:pPr>
              <w:rPr>
                <w:ins w:id="3325" w:author="Rodriguez-flores, Raul (R.)" w:date="2020-07-15T14:44:00Z"/>
                <w:rFonts w:cs="Arial"/>
                <w:color w:val="000000" w:themeColor="text1"/>
                <w:szCs w:val="22"/>
              </w:rPr>
            </w:pPr>
            <w:r>
              <w:rPr>
                <w:rFonts w:cs="Arial"/>
                <w:color w:val="000000" w:themeColor="text1"/>
                <w:szCs w:val="22"/>
              </w:rPr>
              <w:t xml:space="preserve">Trailer Maintenance </w:t>
            </w:r>
            <w:ins w:id="3326" w:author="Rodriguez-flores, Raul (R.)" w:date="2020-07-15T15:16:00Z">
              <w:r w:rsidR="007E6C85">
                <w:rPr>
                  <w:rFonts w:cs="Arial"/>
                  <w:color w:val="000000" w:themeColor="text1"/>
                  <w:szCs w:val="22"/>
                </w:rPr>
                <w:t xml:space="preserve">HMI </w:t>
              </w:r>
            </w:ins>
            <w:r>
              <w:rPr>
                <w:rFonts w:cs="Arial"/>
                <w:color w:val="000000" w:themeColor="text1"/>
                <w:szCs w:val="22"/>
              </w:rPr>
              <w:t>will be fully operational.</w:t>
            </w:r>
          </w:p>
        </w:tc>
      </w:tr>
    </w:tbl>
    <w:p w14:paraId="3012BE2E" w14:textId="77777777" w:rsidR="007E6C85" w:rsidRPr="0014231F" w:rsidRDefault="007E6C85" w:rsidP="007E6C85"/>
    <w:p w14:paraId="459C792C" w14:textId="77777777" w:rsidR="00E660B4" w:rsidRDefault="00E660B4" w:rsidP="00E660B4">
      <w:pPr>
        <w:pStyle w:val="Heading4"/>
        <w:numPr>
          <w:ilvl w:val="3"/>
          <w:numId w:val="5"/>
        </w:numPr>
        <w:tabs>
          <w:tab w:val="clear" w:pos="1134"/>
        </w:tabs>
      </w:pPr>
      <w:r>
        <w:t>State Charts / Activity Diagrams / Sequence Diagrams / Decision Tables</w:t>
      </w:r>
      <w:bookmarkEnd w:id="3233"/>
    </w:p>
    <w:p w14:paraId="37296E4F" w14:textId="6D61A672" w:rsidR="00020413" w:rsidRDefault="004F0BA5" w:rsidP="00020413">
      <w:r>
        <w:rPr>
          <w:i/>
          <w:noProof/>
          <w:color w:val="808080"/>
        </w:rPr>
        <w:object w:dxaOrig="1440" w:dyaOrig="1440" w14:anchorId="474D66A1">
          <v:shape id="_x0000_s1054" type="#_x0000_t75" style="position:absolute;margin-left:6.4pt;margin-top:14.5pt;width:468pt;height:270.15pt;z-index:251682816;mso-position-horizontal-relative:text;mso-position-vertical-relative:text">
            <v:imagedata r:id="rId40" o:title=""/>
            <w10:wrap type="topAndBottom"/>
          </v:shape>
          <o:OLEObject Type="Embed" ProgID="Visio.Drawing.11" ShapeID="_x0000_s1054" DrawAspect="Content" ObjectID="_1706962414" r:id="rId41"/>
        </w:object>
      </w:r>
    </w:p>
    <w:p w14:paraId="4B79B06E" w14:textId="4FE29A94" w:rsidR="00020413" w:rsidRPr="00DA0AC5" w:rsidRDefault="00020413" w:rsidP="00020413">
      <w:pPr>
        <w:pStyle w:val="Caption"/>
      </w:pPr>
      <w:bookmarkStart w:id="3327" w:name="_Toc531352744"/>
      <w:bookmarkStart w:id="3328" w:name="_Toc35002673"/>
      <w:r>
        <w:t xml:space="preserve">Figure </w:t>
      </w:r>
      <w:r>
        <w:rPr>
          <w:noProof/>
        </w:rPr>
        <w:fldChar w:fldCharType="begin"/>
      </w:r>
      <w:r>
        <w:rPr>
          <w:noProof/>
        </w:rPr>
        <w:instrText xml:space="preserve"> SEQ Figure \* ARABIC </w:instrText>
      </w:r>
      <w:r>
        <w:rPr>
          <w:noProof/>
        </w:rPr>
        <w:fldChar w:fldCharType="separate"/>
      </w:r>
      <w:r w:rsidR="00AE665F">
        <w:rPr>
          <w:noProof/>
        </w:rPr>
        <w:t>6</w:t>
      </w:r>
      <w:r>
        <w:rPr>
          <w:noProof/>
        </w:rPr>
        <w:fldChar w:fldCharType="end"/>
      </w:r>
      <w:r>
        <w:rPr>
          <w:noProof/>
        </w:rPr>
        <w:t xml:space="preserve">: State Machine of </w:t>
      </w:r>
      <w:bookmarkEnd w:id="3327"/>
      <w:r w:rsidR="0023280A">
        <w:t xml:space="preserve">Function </w:t>
      </w:r>
      <w:bookmarkEnd w:id="3328"/>
      <w:r w:rsidR="00087DEB">
        <w:t>Trailer Maintenance User Access request</w:t>
      </w:r>
    </w:p>
    <w:p w14:paraId="16723CBD" w14:textId="77777777" w:rsidR="00020413" w:rsidRDefault="00020413" w:rsidP="00020413"/>
    <w:p w14:paraId="3790CACB" w14:textId="77777777" w:rsidR="00020413" w:rsidRDefault="00020413" w:rsidP="00020413"/>
    <w:p w14:paraId="48C0A70F" w14:textId="77777777" w:rsidR="00020413" w:rsidRDefault="004F0BA5" w:rsidP="00020413">
      <w:r>
        <w:rPr>
          <w:noProof/>
        </w:rPr>
        <w:lastRenderedPageBreak/>
        <w:object w:dxaOrig="1440" w:dyaOrig="1440" w14:anchorId="7F6703C1">
          <v:shape id="_x0000_s1056" type="#_x0000_t75" style="position:absolute;margin-left:-11.35pt;margin-top:9.8pt;width:550.05pt;height:275.05pt;z-index:251684864;mso-position-horizontal-relative:text;mso-position-vertical-relative:text">
            <v:imagedata r:id="rId42" o:title=""/>
            <w10:wrap type="topAndBottom"/>
          </v:shape>
          <o:OLEObject Type="Embed" ProgID="Visio.Drawing.11" ShapeID="_x0000_s1056" DrawAspect="Content" ObjectID="_1706962415" r:id="rId43"/>
        </w:object>
      </w:r>
    </w:p>
    <w:p w14:paraId="21D5D812" w14:textId="77777777" w:rsidR="00020413" w:rsidRPr="00C31FB7" w:rsidRDefault="00020413" w:rsidP="00020413"/>
    <w:p w14:paraId="23CEFA6A" w14:textId="4E5E2DC9" w:rsidR="00020413" w:rsidRDefault="00020413" w:rsidP="00020413">
      <w:pPr>
        <w:pStyle w:val="Caption"/>
        <w:rPr>
          <w:noProof/>
        </w:rPr>
      </w:pPr>
      <w:bookmarkStart w:id="3329" w:name="_Toc531352745"/>
      <w:bookmarkStart w:id="3330" w:name="_Toc35002674"/>
      <w:r>
        <w:t xml:space="preserve">Figure </w:t>
      </w:r>
      <w:r>
        <w:rPr>
          <w:noProof/>
        </w:rPr>
        <w:fldChar w:fldCharType="begin"/>
      </w:r>
      <w:r>
        <w:rPr>
          <w:noProof/>
        </w:rPr>
        <w:instrText xml:space="preserve"> SEQ Figure \* ARABIC </w:instrText>
      </w:r>
      <w:r>
        <w:rPr>
          <w:noProof/>
        </w:rPr>
        <w:fldChar w:fldCharType="separate"/>
      </w:r>
      <w:r w:rsidR="00AE665F">
        <w:rPr>
          <w:noProof/>
        </w:rPr>
        <w:t>7</w:t>
      </w:r>
      <w:r>
        <w:rPr>
          <w:noProof/>
        </w:rPr>
        <w:fldChar w:fldCharType="end"/>
      </w:r>
      <w:r>
        <w:rPr>
          <w:noProof/>
        </w:rPr>
        <w:t xml:space="preserve">: Activity Diagram of </w:t>
      </w:r>
      <w:bookmarkEnd w:id="3329"/>
      <w:r w:rsidR="0023280A">
        <w:t>Function “</w:t>
      </w:r>
      <w:r w:rsidR="00BC5BCF">
        <w:t>Trailer Maintenance User request</w:t>
      </w:r>
      <w:r w:rsidR="0023280A">
        <w:t>”</w:t>
      </w:r>
      <w:bookmarkEnd w:id="3330"/>
    </w:p>
    <w:p w14:paraId="5669801C" w14:textId="77777777" w:rsidR="00020413" w:rsidRDefault="00020413" w:rsidP="00020413">
      <w:pPr>
        <w:pStyle w:val="Caption"/>
      </w:pPr>
    </w:p>
    <w:p w14:paraId="28649694" w14:textId="77777777" w:rsidR="00020413" w:rsidRDefault="00020413" w:rsidP="00020413"/>
    <w:p w14:paraId="35F16E87" w14:textId="3B71D5F9" w:rsidR="00020413" w:rsidRDefault="0065357F" w:rsidP="00020413">
      <w:r>
        <w:object w:dxaOrig="14070" w:dyaOrig="7710" w14:anchorId="533640A7">
          <v:shape id="_x0000_i1032" type="#_x0000_t75" style="width:490.5pt;height:267.75pt" o:ole="">
            <v:imagedata r:id="rId44" o:title=""/>
          </v:shape>
          <o:OLEObject Type="Embed" ProgID="Visio.Drawing.15" ShapeID="_x0000_i1032" DrawAspect="Content" ObjectID="_1706962388" r:id="rId45"/>
        </w:object>
      </w:r>
    </w:p>
    <w:p w14:paraId="0A2A04D1" w14:textId="42AF6E17" w:rsidR="00020413" w:rsidRPr="00DA0AC5" w:rsidRDefault="00020413" w:rsidP="00020413">
      <w:pPr>
        <w:pStyle w:val="Caption"/>
      </w:pPr>
      <w:bookmarkStart w:id="3331" w:name="_Toc531352746"/>
      <w:bookmarkStart w:id="3332" w:name="_Toc35002675"/>
      <w:r>
        <w:t xml:space="preserve">Figure </w:t>
      </w:r>
      <w:r>
        <w:rPr>
          <w:noProof/>
        </w:rPr>
        <w:fldChar w:fldCharType="begin"/>
      </w:r>
      <w:r>
        <w:rPr>
          <w:noProof/>
        </w:rPr>
        <w:instrText xml:space="preserve"> SEQ Figure \* ARABIC </w:instrText>
      </w:r>
      <w:r>
        <w:rPr>
          <w:noProof/>
        </w:rPr>
        <w:fldChar w:fldCharType="separate"/>
      </w:r>
      <w:r w:rsidR="00AE665F">
        <w:rPr>
          <w:noProof/>
        </w:rPr>
        <w:t>8</w:t>
      </w:r>
      <w:r>
        <w:rPr>
          <w:noProof/>
        </w:rPr>
        <w:fldChar w:fldCharType="end"/>
      </w:r>
      <w:r>
        <w:rPr>
          <w:noProof/>
        </w:rPr>
        <w:t xml:space="preserve">: Sequence Diagram of </w:t>
      </w:r>
      <w:bookmarkEnd w:id="3331"/>
      <w:r w:rsidR="0023280A">
        <w:t>Function “</w:t>
      </w:r>
      <w:r w:rsidR="00AF5FEB">
        <w:t xml:space="preserve">Trailer Maintenance </w:t>
      </w:r>
      <w:r w:rsidR="0023280A">
        <w:t>Logical</w:t>
      </w:r>
      <w:r w:rsidR="00AF5FEB">
        <w:t xml:space="preserve"> Function</w:t>
      </w:r>
      <w:r w:rsidR="0023280A">
        <w:t>”</w:t>
      </w:r>
      <w:bookmarkEnd w:id="3332"/>
    </w:p>
    <w:p w14:paraId="09077C41" w14:textId="77777777" w:rsidR="0023280A" w:rsidRDefault="0023280A" w:rsidP="0023280A"/>
    <w:tbl>
      <w:tblPr>
        <w:tblStyle w:val="TableGrid"/>
        <w:tblW w:w="0" w:type="auto"/>
        <w:tblInd w:w="108" w:type="dxa"/>
        <w:tblLook w:val="04A0" w:firstRow="1" w:lastRow="0" w:firstColumn="1" w:lastColumn="0" w:noHBand="0" w:noVBand="1"/>
      </w:tblPr>
      <w:tblGrid>
        <w:gridCol w:w="1943"/>
        <w:gridCol w:w="2051"/>
        <w:gridCol w:w="2051"/>
        <w:gridCol w:w="2051"/>
        <w:gridCol w:w="1969"/>
      </w:tblGrid>
      <w:tr w:rsidR="0023280A" w14:paraId="0F156961" w14:textId="77777777" w:rsidTr="00B31F77">
        <w:tc>
          <w:tcPr>
            <w:tcW w:w="1943" w:type="dxa"/>
            <w:shd w:val="clear" w:color="auto" w:fill="D9D9D9" w:themeFill="background1" w:themeFillShade="D9"/>
          </w:tcPr>
          <w:p w14:paraId="7F36712C" w14:textId="77777777" w:rsidR="0023280A" w:rsidRPr="00C62038" w:rsidRDefault="0023280A" w:rsidP="00B31F77">
            <w:pPr>
              <w:rPr>
                <w:b/>
              </w:rPr>
            </w:pPr>
            <w:r w:rsidRPr="00C62038">
              <w:rPr>
                <w:b/>
              </w:rPr>
              <w:t>Input Signal 1</w:t>
            </w:r>
          </w:p>
        </w:tc>
        <w:tc>
          <w:tcPr>
            <w:tcW w:w="2051" w:type="dxa"/>
            <w:shd w:val="clear" w:color="auto" w:fill="D9D9D9" w:themeFill="background1" w:themeFillShade="D9"/>
          </w:tcPr>
          <w:p w14:paraId="66A0A197" w14:textId="77777777" w:rsidR="0023280A" w:rsidRPr="00C62038" w:rsidRDefault="0023280A" w:rsidP="00B31F77">
            <w:pPr>
              <w:rPr>
                <w:b/>
              </w:rPr>
            </w:pPr>
            <w:r w:rsidRPr="00C62038">
              <w:rPr>
                <w:b/>
              </w:rPr>
              <w:t>Input Signal 2</w:t>
            </w:r>
          </w:p>
        </w:tc>
        <w:tc>
          <w:tcPr>
            <w:tcW w:w="2051" w:type="dxa"/>
            <w:shd w:val="clear" w:color="auto" w:fill="D9D9D9" w:themeFill="background1" w:themeFillShade="D9"/>
          </w:tcPr>
          <w:p w14:paraId="3B63FA64" w14:textId="77777777" w:rsidR="0023280A" w:rsidRPr="00C62038" w:rsidRDefault="0023280A" w:rsidP="00B31F77">
            <w:pPr>
              <w:rPr>
                <w:b/>
              </w:rPr>
            </w:pPr>
            <w:r w:rsidRPr="00C62038">
              <w:rPr>
                <w:b/>
              </w:rPr>
              <w:t>Input Signal 3</w:t>
            </w:r>
          </w:p>
        </w:tc>
        <w:tc>
          <w:tcPr>
            <w:tcW w:w="2051" w:type="dxa"/>
            <w:tcBorders>
              <w:right w:val="double" w:sz="4" w:space="0" w:color="auto"/>
            </w:tcBorders>
            <w:shd w:val="clear" w:color="auto" w:fill="D9D9D9" w:themeFill="background1" w:themeFillShade="D9"/>
          </w:tcPr>
          <w:p w14:paraId="0589B4AF" w14:textId="77777777" w:rsidR="0023280A" w:rsidRPr="00C62038" w:rsidRDefault="0023280A" w:rsidP="00B31F77">
            <w:pPr>
              <w:rPr>
                <w:b/>
              </w:rPr>
            </w:pPr>
            <w:r w:rsidRPr="00C62038">
              <w:rPr>
                <w:b/>
              </w:rPr>
              <w:t>Input Signal 4</w:t>
            </w:r>
          </w:p>
        </w:tc>
        <w:tc>
          <w:tcPr>
            <w:tcW w:w="1969" w:type="dxa"/>
            <w:tcBorders>
              <w:left w:val="double" w:sz="4" w:space="0" w:color="auto"/>
            </w:tcBorders>
            <w:shd w:val="clear" w:color="auto" w:fill="D9D9D9" w:themeFill="background1" w:themeFillShade="D9"/>
          </w:tcPr>
          <w:p w14:paraId="0EE555B3" w14:textId="77777777" w:rsidR="0023280A" w:rsidRPr="00C62038" w:rsidRDefault="0023280A" w:rsidP="00B31F77">
            <w:pPr>
              <w:rPr>
                <w:b/>
              </w:rPr>
            </w:pPr>
            <w:r w:rsidRPr="00C62038">
              <w:rPr>
                <w:b/>
              </w:rPr>
              <w:t>Output Signal</w:t>
            </w:r>
          </w:p>
        </w:tc>
      </w:tr>
      <w:tr w:rsidR="0023280A" w14:paraId="0E552199" w14:textId="77777777" w:rsidTr="00B31F77">
        <w:tc>
          <w:tcPr>
            <w:tcW w:w="1943" w:type="dxa"/>
          </w:tcPr>
          <w:p w14:paraId="43786E4D" w14:textId="77777777" w:rsidR="0023280A" w:rsidRPr="00467068" w:rsidRDefault="0023280A" w:rsidP="00B31F77">
            <w:pPr>
              <w:rPr>
                <w:caps/>
              </w:rPr>
            </w:pPr>
            <w:r>
              <w:t xml:space="preserve">Value </w:t>
            </w:r>
            <w:r>
              <w:rPr>
                <w:caps/>
              </w:rPr>
              <w:t>I1</w:t>
            </w:r>
          </w:p>
        </w:tc>
        <w:tc>
          <w:tcPr>
            <w:tcW w:w="2051" w:type="dxa"/>
          </w:tcPr>
          <w:p w14:paraId="7E2C656C" w14:textId="77777777" w:rsidR="0023280A" w:rsidRDefault="0023280A" w:rsidP="00B31F77">
            <w:r>
              <w:t>Value I2</w:t>
            </w:r>
          </w:p>
        </w:tc>
        <w:tc>
          <w:tcPr>
            <w:tcW w:w="2051" w:type="dxa"/>
          </w:tcPr>
          <w:p w14:paraId="083BDE31" w14:textId="77777777" w:rsidR="0023280A" w:rsidRDefault="0023280A" w:rsidP="00B31F77"/>
        </w:tc>
        <w:tc>
          <w:tcPr>
            <w:tcW w:w="2051" w:type="dxa"/>
            <w:tcBorders>
              <w:right w:val="double" w:sz="4" w:space="0" w:color="auto"/>
            </w:tcBorders>
          </w:tcPr>
          <w:p w14:paraId="7BC7BE50" w14:textId="77777777" w:rsidR="0023280A" w:rsidRDefault="0023280A" w:rsidP="00B31F77"/>
        </w:tc>
        <w:tc>
          <w:tcPr>
            <w:tcW w:w="1969" w:type="dxa"/>
            <w:tcBorders>
              <w:left w:val="double" w:sz="4" w:space="0" w:color="auto"/>
            </w:tcBorders>
          </w:tcPr>
          <w:p w14:paraId="38DCEBF6" w14:textId="77777777" w:rsidR="0023280A" w:rsidRDefault="0023280A" w:rsidP="00B31F77">
            <w:r>
              <w:t>Value O1</w:t>
            </w:r>
          </w:p>
        </w:tc>
      </w:tr>
      <w:tr w:rsidR="0023280A" w14:paraId="7F9B14FD" w14:textId="77777777" w:rsidTr="00B31F77">
        <w:tc>
          <w:tcPr>
            <w:tcW w:w="1943" w:type="dxa"/>
          </w:tcPr>
          <w:p w14:paraId="72F6AD44" w14:textId="77777777" w:rsidR="0023280A" w:rsidRDefault="0023280A" w:rsidP="00B31F77"/>
        </w:tc>
        <w:tc>
          <w:tcPr>
            <w:tcW w:w="2051" w:type="dxa"/>
          </w:tcPr>
          <w:p w14:paraId="7C61FCDD" w14:textId="77777777" w:rsidR="0023280A" w:rsidRDefault="0023280A" w:rsidP="00B31F77"/>
        </w:tc>
        <w:tc>
          <w:tcPr>
            <w:tcW w:w="2051" w:type="dxa"/>
          </w:tcPr>
          <w:p w14:paraId="562EB188" w14:textId="77777777" w:rsidR="0023280A" w:rsidRDefault="0023280A" w:rsidP="00B31F77"/>
        </w:tc>
        <w:tc>
          <w:tcPr>
            <w:tcW w:w="2051" w:type="dxa"/>
            <w:tcBorders>
              <w:right w:val="double" w:sz="4" w:space="0" w:color="auto"/>
            </w:tcBorders>
          </w:tcPr>
          <w:p w14:paraId="585D8300" w14:textId="77777777" w:rsidR="0023280A" w:rsidRDefault="0023280A" w:rsidP="00B31F77"/>
        </w:tc>
        <w:tc>
          <w:tcPr>
            <w:tcW w:w="1969" w:type="dxa"/>
            <w:tcBorders>
              <w:left w:val="double" w:sz="4" w:space="0" w:color="auto"/>
            </w:tcBorders>
          </w:tcPr>
          <w:p w14:paraId="1677739D" w14:textId="77777777" w:rsidR="0023280A" w:rsidRDefault="0023280A" w:rsidP="00B31F77">
            <w:pPr>
              <w:keepNext/>
            </w:pPr>
          </w:p>
        </w:tc>
      </w:tr>
    </w:tbl>
    <w:p w14:paraId="7B812EA2" w14:textId="6FF18EAE" w:rsidR="0023280A" w:rsidRPr="003036CD" w:rsidRDefault="0023280A" w:rsidP="0023280A">
      <w:pPr>
        <w:pStyle w:val="Caption"/>
      </w:pPr>
      <w:bookmarkStart w:id="3333" w:name="_Toc35002699"/>
      <w:r>
        <w:lastRenderedPageBreak/>
        <w:t xml:space="preserve">Table </w:t>
      </w:r>
      <w:r>
        <w:rPr>
          <w:noProof/>
        </w:rPr>
        <w:fldChar w:fldCharType="begin"/>
      </w:r>
      <w:r>
        <w:rPr>
          <w:noProof/>
        </w:rPr>
        <w:instrText xml:space="preserve"> SEQ Table \* ARABIC </w:instrText>
      </w:r>
      <w:r>
        <w:rPr>
          <w:noProof/>
        </w:rPr>
        <w:fldChar w:fldCharType="separate"/>
      </w:r>
      <w:r w:rsidR="00AE665F">
        <w:rPr>
          <w:noProof/>
        </w:rPr>
        <w:t>19</w:t>
      </w:r>
      <w:r>
        <w:rPr>
          <w:noProof/>
        </w:rPr>
        <w:fldChar w:fldCharType="end"/>
      </w:r>
      <w:r>
        <w:t xml:space="preserve">: </w:t>
      </w:r>
      <w:r w:rsidRPr="005C07E3">
        <w:t xml:space="preserve">Decision Table of </w:t>
      </w:r>
      <w:r>
        <w:t>Function “</w:t>
      </w:r>
      <w:r w:rsidR="00AF5FEB">
        <w:t xml:space="preserve">Trailer Maintenance </w:t>
      </w:r>
      <w:r>
        <w:t>Logical</w:t>
      </w:r>
      <w:r w:rsidR="00AF5FEB">
        <w:t xml:space="preserve"> Function</w:t>
      </w:r>
      <w:r>
        <w:t>”</w:t>
      </w:r>
      <w:bookmarkEnd w:id="3333"/>
    </w:p>
    <w:p w14:paraId="25E6FF74" w14:textId="77777777" w:rsidR="00020413" w:rsidRPr="00020413" w:rsidRDefault="00020413" w:rsidP="00020413"/>
    <w:p w14:paraId="29E2CFB2" w14:textId="17DEC19D" w:rsidR="00F15706" w:rsidRDefault="00DA0800" w:rsidP="00AD4DBB">
      <w:pPr>
        <w:pStyle w:val="Heading3"/>
      </w:pPr>
      <w:bookmarkStart w:id="3334" w:name="_Ref26885999"/>
      <w:bookmarkStart w:id="3335" w:name="_Toc35002573"/>
      <w:r>
        <w:t>Function Requirements</w:t>
      </w:r>
      <w:bookmarkEnd w:id="3334"/>
      <w:bookmarkEnd w:id="3335"/>
    </w:p>
    <w:p w14:paraId="57B65749" w14:textId="77777777" w:rsidR="00087DEB" w:rsidRPr="00087DEB" w:rsidRDefault="00087DEB" w:rsidP="00087DEB"/>
    <w:p w14:paraId="263B51F1" w14:textId="11228216" w:rsidR="00087DEB" w:rsidRPr="00FB5797" w:rsidRDefault="00087DEB" w:rsidP="00087DEB">
      <w:pPr>
        <w:pStyle w:val="RERequirement"/>
        <w:rPr>
          <w:color w:val="000000" w:themeColor="text1"/>
          <w:rPrChange w:id="3336" w:author="SM Fairus Hasan" w:date="2020-02-27T16:11:00Z">
            <w:rPr/>
          </w:rPrChange>
        </w:rPr>
      </w:pPr>
      <w:bookmarkStart w:id="3337" w:name="_Toc417661290"/>
      <w:bookmarkStart w:id="3338" w:name="_Toc35002574"/>
      <w:r w:rsidRPr="00FB5797">
        <w:rPr>
          <w:color w:val="000000" w:themeColor="text1"/>
          <w:rPrChange w:id="3339" w:author="SM Fairus Hasan" w:date="2020-02-27T16:11:00Z">
            <w:rPr/>
          </w:rPrChange>
        </w:rPr>
        <w:t>###R_FNC_</w:t>
      </w:r>
      <w:r>
        <w:rPr>
          <w:color w:val="000000" w:themeColor="text1"/>
        </w:rPr>
        <w:t>Trailer Maintenance</w:t>
      </w:r>
      <w:r w:rsidRPr="00FB5797">
        <w:rPr>
          <w:color w:val="000000" w:themeColor="text1"/>
          <w:rPrChange w:id="3340" w:author="SM Fairus Hasan" w:date="2020-02-27T16:11:00Z">
            <w:rPr/>
          </w:rPrChange>
        </w:rPr>
        <w:t>_00</w:t>
      </w:r>
      <w:ins w:id="3341" w:author="Gonzalez-sanchez, Mario (M.)" w:date="2020-03-24T08:45:00Z">
        <w:r>
          <w:rPr>
            <w:color w:val="000000" w:themeColor="text1"/>
          </w:rPr>
          <w:t>0</w:t>
        </w:r>
      </w:ins>
      <w:r w:rsidRPr="00FB5797">
        <w:rPr>
          <w:color w:val="000000" w:themeColor="text1"/>
          <w:rPrChange w:id="3342" w:author="SM Fairus Hasan" w:date="2020-02-27T16:11:00Z">
            <w:rPr/>
          </w:rPrChange>
        </w:rPr>
        <w:t>01</w:t>
      </w:r>
      <w:del w:id="3343" w:author="Hasan, SM Fairus (S.)" w:date="2020-02-17T15:09:00Z">
        <w:r w:rsidRPr="00FB5797" w:rsidDel="008419C3">
          <w:rPr>
            <w:color w:val="000000" w:themeColor="text1"/>
            <w:rPrChange w:id="3344" w:author="SM Fairus Hasan" w:date="2020-02-27T16:11:00Z">
              <w:rPr/>
            </w:rPrChange>
          </w:rPr>
          <w:delText>4</w:delText>
        </w:r>
      </w:del>
      <w:r w:rsidRPr="00FB5797">
        <w:rPr>
          <w:color w:val="000000" w:themeColor="text1"/>
          <w:rPrChange w:id="3345" w:author="SM Fairus Hasan" w:date="2020-02-27T16:11:00Z">
            <w:rPr/>
          </w:rPrChange>
        </w:rPr>
        <w:t>### User request</w:t>
      </w:r>
      <w:r>
        <w:rPr>
          <w:color w:val="000000" w:themeColor="text1"/>
        </w:rPr>
        <w:t xml:space="preserve"> access to Trailer Maintenance</w:t>
      </w:r>
    </w:p>
    <w:p w14:paraId="4CC35CD2" w14:textId="45922ADF" w:rsidR="00087DEB" w:rsidRDefault="00087DEB" w:rsidP="00087DEB">
      <w:pPr>
        <w:rPr>
          <w:rFonts w:cs="Arial"/>
          <w:color w:val="000000" w:themeColor="text1"/>
        </w:rPr>
      </w:pPr>
      <w:r>
        <w:rPr>
          <w:rFonts w:cs="Arial"/>
          <w:color w:val="000000" w:themeColor="text1"/>
        </w:rPr>
        <w:t>Upon user request access to the Trailer Maintenance in-vehicle</w:t>
      </w:r>
      <w:r w:rsidRPr="00FB5797">
        <w:rPr>
          <w:rFonts w:cs="Arial"/>
          <w:color w:val="000000" w:themeColor="text1"/>
          <w:rPrChange w:id="3346" w:author="SM Fairus Hasan" w:date="2020-02-27T16:11:00Z">
            <w:rPr>
              <w:rFonts w:cs="Arial"/>
            </w:rPr>
          </w:rPrChange>
        </w:rPr>
        <w:t xml:space="preserve">, the function shall </w:t>
      </w:r>
      <w:r>
        <w:rPr>
          <w:rFonts w:cs="Arial"/>
          <w:color w:val="000000" w:themeColor="text1"/>
        </w:rPr>
        <w:t>verify pre-conditions are met.</w:t>
      </w:r>
    </w:p>
    <w:p w14:paraId="1383947E" w14:textId="1A0EA041" w:rsidR="00087DEB" w:rsidRDefault="00087DEB" w:rsidP="00087DEB">
      <w:pPr>
        <w:rPr>
          <w:rFonts w:cs="Arial"/>
          <w:color w:val="000000" w:themeColor="text1"/>
        </w:rPr>
      </w:pPr>
      <w:r>
        <w:rPr>
          <w:rFonts w:cs="Arial"/>
          <w:color w:val="000000" w:themeColor="text1"/>
        </w:rPr>
        <w:t>Ignition_status = (0x4) RUN or (0x2) ACC</w:t>
      </w:r>
    </w:p>
    <w:p w14:paraId="3E269E34" w14:textId="3F4CFD5A" w:rsidR="00087DEB" w:rsidRDefault="00087DEB" w:rsidP="00087DEB">
      <w:pPr>
        <w:rPr>
          <w:rFonts w:cs="Arial"/>
          <w:color w:val="000000" w:themeColor="text1"/>
        </w:rPr>
      </w:pPr>
      <w:r>
        <w:rPr>
          <w:rFonts w:cs="Arial"/>
          <w:color w:val="000000" w:themeColor="text1"/>
        </w:rPr>
        <w:t>GearLvrPos_D_Actl = (0x0) Park</w:t>
      </w:r>
    </w:p>
    <w:p w14:paraId="07A04096" w14:textId="12395E35" w:rsidR="00C3183E" w:rsidRDefault="004033BB" w:rsidP="00087DEB">
      <w:pPr>
        <w:rPr>
          <w:rFonts w:cs="Arial"/>
          <w:color w:val="000000" w:themeColor="text1"/>
        </w:rPr>
      </w:pPr>
      <w:r>
        <w:rPr>
          <w:rFonts w:cs="Arial"/>
          <w:color w:val="000000" w:themeColor="text1"/>
        </w:rPr>
        <w:t xml:space="preserve">BSBattSOC </w:t>
      </w:r>
      <w:r w:rsidRPr="004033BB">
        <w:rPr>
          <w:rFonts w:cs="Arial"/>
          <w:color w:val="000000" w:themeColor="text1"/>
          <w:u w:val="single"/>
        </w:rPr>
        <w:t>&gt;</w:t>
      </w:r>
      <w:r>
        <w:rPr>
          <w:rFonts w:cs="Arial"/>
          <w:color w:val="000000" w:themeColor="text1"/>
        </w:rPr>
        <w:t xml:space="preserve"> (0x59) 75%</w:t>
      </w:r>
    </w:p>
    <w:p w14:paraId="3112E0D6" w14:textId="691769D4" w:rsidR="00C3183E" w:rsidRDefault="00C3183E" w:rsidP="00087DEB">
      <w:pPr>
        <w:rPr>
          <w:rFonts w:cs="Arial"/>
          <w:color w:val="000000" w:themeColor="text1"/>
        </w:rPr>
      </w:pPr>
      <w:r>
        <w:rPr>
          <w:rFonts w:cs="Arial"/>
          <w:color w:val="000000" w:themeColor="text1"/>
        </w:rPr>
        <w:t>TrlrLampCnnct_B_Actl = (0x1) Yes</w:t>
      </w:r>
    </w:p>
    <w:p w14:paraId="382E0585" w14:textId="5728700A" w:rsidR="00087DEB" w:rsidRDefault="00087DEB" w:rsidP="00087DEB">
      <w:pPr>
        <w:rPr>
          <w:rFonts w:cs="Arial"/>
          <w:color w:val="000000" w:themeColor="text1"/>
        </w:rPr>
      </w:pPr>
    </w:p>
    <w:p w14:paraId="54719968" w14:textId="3439AF83" w:rsidR="00C3183E" w:rsidRPr="00FB5797" w:rsidRDefault="00C3183E" w:rsidP="00C3183E">
      <w:pPr>
        <w:pStyle w:val="RERequirement"/>
        <w:rPr>
          <w:color w:val="000000" w:themeColor="text1"/>
          <w:rPrChange w:id="3347" w:author="SM Fairus Hasan" w:date="2020-02-27T16:11:00Z">
            <w:rPr/>
          </w:rPrChange>
        </w:rPr>
      </w:pPr>
      <w:r w:rsidRPr="00FB5797">
        <w:rPr>
          <w:color w:val="000000" w:themeColor="text1"/>
          <w:rPrChange w:id="3348" w:author="SM Fairus Hasan" w:date="2020-02-27T16:11:00Z">
            <w:rPr/>
          </w:rPrChange>
        </w:rPr>
        <w:t>###R_FNC_</w:t>
      </w:r>
      <w:r>
        <w:rPr>
          <w:color w:val="000000" w:themeColor="text1"/>
        </w:rPr>
        <w:t>Trailer Maintenance</w:t>
      </w:r>
      <w:r w:rsidRPr="00FB5797">
        <w:rPr>
          <w:color w:val="000000" w:themeColor="text1"/>
          <w:rPrChange w:id="3349" w:author="SM Fairus Hasan" w:date="2020-02-27T16:11:00Z">
            <w:rPr/>
          </w:rPrChange>
        </w:rPr>
        <w:t>_00</w:t>
      </w:r>
      <w:ins w:id="3350" w:author="Gonzalez-sanchez, Mario (M.)" w:date="2020-03-24T08:45:00Z">
        <w:r>
          <w:rPr>
            <w:color w:val="000000" w:themeColor="text1"/>
          </w:rPr>
          <w:t>0</w:t>
        </w:r>
      </w:ins>
      <w:r w:rsidRPr="00FB5797">
        <w:rPr>
          <w:color w:val="000000" w:themeColor="text1"/>
          <w:rPrChange w:id="3351" w:author="SM Fairus Hasan" w:date="2020-02-27T16:11:00Z">
            <w:rPr/>
          </w:rPrChange>
        </w:rPr>
        <w:t>0</w:t>
      </w:r>
      <w:r w:rsidR="00E25CA7">
        <w:rPr>
          <w:color w:val="000000" w:themeColor="text1"/>
        </w:rPr>
        <w:t>2</w:t>
      </w:r>
      <w:del w:id="3352" w:author="Hasan, SM Fairus (S.)" w:date="2020-02-17T15:09:00Z">
        <w:r w:rsidRPr="00FB5797" w:rsidDel="008419C3">
          <w:rPr>
            <w:color w:val="000000" w:themeColor="text1"/>
            <w:rPrChange w:id="3353" w:author="SM Fairus Hasan" w:date="2020-02-27T16:11:00Z">
              <w:rPr/>
            </w:rPrChange>
          </w:rPr>
          <w:delText>4</w:delText>
        </w:r>
      </w:del>
      <w:r w:rsidRPr="00FB5797">
        <w:rPr>
          <w:color w:val="000000" w:themeColor="text1"/>
          <w:rPrChange w:id="3354" w:author="SM Fairus Hasan" w:date="2020-02-27T16:11:00Z">
            <w:rPr/>
          </w:rPrChange>
        </w:rPr>
        <w:t>### User request</w:t>
      </w:r>
      <w:r>
        <w:rPr>
          <w:color w:val="000000" w:themeColor="text1"/>
        </w:rPr>
        <w:t xml:space="preserve"> access to Trailer Maintenance</w:t>
      </w:r>
    </w:p>
    <w:p w14:paraId="698D5451" w14:textId="29EC23FA" w:rsidR="00FA3A4B" w:rsidRPr="00FB5797" w:rsidRDefault="00C3183E" w:rsidP="00087DEB">
      <w:pPr>
        <w:rPr>
          <w:rFonts w:cs="Arial"/>
          <w:color w:val="000000" w:themeColor="text1"/>
          <w:rPrChange w:id="3355" w:author="SM Fairus Hasan" w:date="2020-02-27T16:11:00Z">
            <w:rPr>
              <w:rFonts w:cs="Arial"/>
            </w:rPr>
          </w:rPrChange>
        </w:rPr>
      </w:pPr>
      <w:r>
        <w:rPr>
          <w:rFonts w:cs="Arial"/>
          <w:color w:val="000000" w:themeColor="text1"/>
        </w:rPr>
        <w:t>When the pre-conditions are me</w:t>
      </w:r>
      <w:r w:rsidR="00CF6ABE">
        <w:rPr>
          <w:rFonts w:cs="Arial"/>
          <w:color w:val="000000" w:themeColor="text1"/>
        </w:rPr>
        <w:t>e</w:t>
      </w:r>
      <w:r>
        <w:rPr>
          <w:rFonts w:cs="Arial"/>
          <w:color w:val="000000" w:themeColor="text1"/>
        </w:rPr>
        <w:t>t, Sync shall enable all the Tra</w:t>
      </w:r>
      <w:r w:rsidR="00261FFE">
        <w:rPr>
          <w:rFonts w:cs="Arial"/>
          <w:color w:val="000000" w:themeColor="text1"/>
        </w:rPr>
        <w:t>iler Maintenance functionality.</w:t>
      </w:r>
    </w:p>
    <w:p w14:paraId="51E0C536" w14:textId="77777777" w:rsidR="00F15706" w:rsidRDefault="00F15706" w:rsidP="00AD4DBB">
      <w:pPr>
        <w:pStyle w:val="Heading4"/>
      </w:pPr>
      <w:r>
        <w:t>Functional Requirements</w:t>
      </w:r>
      <w:bookmarkEnd w:id="3337"/>
      <w:bookmarkEnd w:id="3338"/>
    </w:p>
    <w:p w14:paraId="58A79FDE" w14:textId="75ABC186" w:rsidR="00C3183E" w:rsidRPr="00FB5797" w:rsidRDefault="00C3183E" w:rsidP="00C3183E">
      <w:pPr>
        <w:pStyle w:val="RERequirement"/>
        <w:rPr>
          <w:color w:val="000000" w:themeColor="text1"/>
          <w:rPrChange w:id="3356" w:author="SM Fairus Hasan" w:date="2020-02-27T16:11:00Z">
            <w:rPr/>
          </w:rPrChange>
        </w:rPr>
      </w:pPr>
      <w:bookmarkStart w:id="3357" w:name="_Toc417661292"/>
      <w:bookmarkStart w:id="3358" w:name="_Toc35002575"/>
      <w:r w:rsidRPr="00FB5797">
        <w:rPr>
          <w:color w:val="000000" w:themeColor="text1"/>
          <w:rPrChange w:id="3359" w:author="SM Fairus Hasan" w:date="2020-02-27T16:11:00Z">
            <w:rPr/>
          </w:rPrChange>
        </w:rPr>
        <w:t>###R_FNC_</w:t>
      </w:r>
      <w:r>
        <w:rPr>
          <w:color w:val="000000" w:themeColor="text1"/>
        </w:rPr>
        <w:t>Trailer Maintenance</w:t>
      </w:r>
      <w:r w:rsidRPr="00FB5797">
        <w:rPr>
          <w:color w:val="000000" w:themeColor="text1"/>
          <w:rPrChange w:id="3360" w:author="SM Fairus Hasan" w:date="2020-02-27T16:11:00Z">
            <w:rPr/>
          </w:rPrChange>
        </w:rPr>
        <w:t>_00</w:t>
      </w:r>
      <w:ins w:id="3361" w:author="Gonzalez-sanchez, Mario (M.)" w:date="2020-03-24T08:45:00Z">
        <w:r>
          <w:rPr>
            <w:color w:val="000000" w:themeColor="text1"/>
          </w:rPr>
          <w:t>0</w:t>
        </w:r>
      </w:ins>
      <w:r w:rsidRPr="00FB5797">
        <w:rPr>
          <w:color w:val="000000" w:themeColor="text1"/>
          <w:rPrChange w:id="3362" w:author="SM Fairus Hasan" w:date="2020-02-27T16:11:00Z">
            <w:rPr/>
          </w:rPrChange>
        </w:rPr>
        <w:t>0</w:t>
      </w:r>
      <w:r w:rsidR="00CC61B4">
        <w:rPr>
          <w:color w:val="000000" w:themeColor="text1"/>
        </w:rPr>
        <w:t>3</w:t>
      </w:r>
      <w:del w:id="3363" w:author="Hasan, SM Fairus (S.)" w:date="2020-02-17T15:09:00Z">
        <w:r w:rsidRPr="00FB5797" w:rsidDel="008419C3">
          <w:rPr>
            <w:color w:val="000000" w:themeColor="text1"/>
            <w:rPrChange w:id="3364" w:author="SM Fairus Hasan" w:date="2020-02-27T16:11:00Z">
              <w:rPr/>
            </w:rPrChange>
          </w:rPr>
          <w:delText>4</w:delText>
        </w:r>
      </w:del>
      <w:r w:rsidRPr="00FB5797">
        <w:rPr>
          <w:color w:val="000000" w:themeColor="text1"/>
          <w:rPrChange w:id="3365" w:author="SM Fairus Hasan" w:date="2020-02-27T16:11:00Z">
            <w:rPr/>
          </w:rPrChange>
        </w:rPr>
        <w:t>### User request</w:t>
      </w:r>
      <w:r>
        <w:rPr>
          <w:color w:val="000000" w:themeColor="text1"/>
        </w:rPr>
        <w:t xml:space="preserve"> access to Trailer Maintenance</w:t>
      </w:r>
    </w:p>
    <w:p w14:paraId="31ACE349" w14:textId="0C85DAAB" w:rsidR="00C3183E" w:rsidRDefault="00C3183E" w:rsidP="00C3183E">
      <w:pPr>
        <w:rPr>
          <w:rFonts w:cs="Arial"/>
          <w:color w:val="000000" w:themeColor="text1"/>
        </w:rPr>
      </w:pPr>
      <w:r>
        <w:rPr>
          <w:rFonts w:cs="Arial"/>
          <w:color w:val="000000" w:themeColor="text1"/>
        </w:rPr>
        <w:t>When the pre-conditions are not me</w:t>
      </w:r>
      <w:r w:rsidR="00CF6ABE">
        <w:rPr>
          <w:rFonts w:cs="Arial"/>
          <w:color w:val="000000" w:themeColor="text1"/>
        </w:rPr>
        <w:t>e</w:t>
      </w:r>
      <w:r>
        <w:rPr>
          <w:rFonts w:cs="Arial"/>
          <w:color w:val="000000" w:themeColor="text1"/>
        </w:rPr>
        <w:t>t a</w:t>
      </w:r>
      <w:r w:rsidR="009F4685">
        <w:rPr>
          <w:rFonts w:cs="Arial"/>
          <w:color w:val="000000" w:themeColor="text1"/>
        </w:rPr>
        <w:t>fter at any time while the user is navigating on Trailer Maintenance function</w:t>
      </w:r>
      <w:r>
        <w:rPr>
          <w:rFonts w:cs="Arial"/>
          <w:color w:val="000000" w:themeColor="text1"/>
        </w:rPr>
        <w:t>, Syn</w:t>
      </w:r>
      <w:r w:rsidR="009F4685">
        <w:rPr>
          <w:rFonts w:cs="Arial"/>
          <w:color w:val="000000" w:themeColor="text1"/>
        </w:rPr>
        <w:t>c shall dis</w:t>
      </w:r>
      <w:r>
        <w:rPr>
          <w:rFonts w:cs="Arial"/>
          <w:color w:val="000000" w:themeColor="text1"/>
        </w:rPr>
        <w:t>able all the Trailer Maintenance fu</w:t>
      </w:r>
      <w:r w:rsidR="009F4685">
        <w:rPr>
          <w:rFonts w:cs="Arial"/>
          <w:color w:val="000000" w:themeColor="text1"/>
        </w:rPr>
        <w:t>nctionality and provide a Notification of the preconditions faulted.</w:t>
      </w:r>
    </w:p>
    <w:p w14:paraId="69F587CA" w14:textId="77777777" w:rsidR="00261FFE" w:rsidRDefault="00261FFE" w:rsidP="00C3183E">
      <w:pPr>
        <w:rPr>
          <w:rFonts w:cs="Arial"/>
          <w:color w:val="000000" w:themeColor="text1"/>
        </w:rPr>
      </w:pPr>
    </w:p>
    <w:p w14:paraId="18243988" w14:textId="74B555C4" w:rsidR="00261FFE" w:rsidRPr="00FB5797" w:rsidRDefault="00261FFE" w:rsidP="00261FFE">
      <w:pPr>
        <w:pStyle w:val="RERequirement"/>
        <w:rPr>
          <w:color w:val="000000" w:themeColor="text1"/>
          <w:rPrChange w:id="3366" w:author="SM Fairus Hasan" w:date="2020-02-27T16:11:00Z">
            <w:rPr/>
          </w:rPrChange>
        </w:rPr>
      </w:pPr>
      <w:r w:rsidRPr="00FB5797">
        <w:rPr>
          <w:color w:val="000000" w:themeColor="text1"/>
          <w:rPrChange w:id="3367" w:author="SM Fairus Hasan" w:date="2020-02-27T16:11:00Z">
            <w:rPr/>
          </w:rPrChange>
        </w:rPr>
        <w:t>###R_FNC_</w:t>
      </w:r>
      <w:r>
        <w:rPr>
          <w:color w:val="000000" w:themeColor="text1"/>
        </w:rPr>
        <w:t>Trailer Maintenance</w:t>
      </w:r>
      <w:r w:rsidRPr="00FB5797">
        <w:rPr>
          <w:color w:val="000000" w:themeColor="text1"/>
          <w:rPrChange w:id="3368" w:author="SM Fairus Hasan" w:date="2020-02-27T16:11:00Z">
            <w:rPr/>
          </w:rPrChange>
        </w:rPr>
        <w:t>_00</w:t>
      </w:r>
      <w:ins w:id="3369" w:author="Gonzalez-sanchez, Mario (M.)" w:date="2020-03-24T08:45:00Z">
        <w:r>
          <w:rPr>
            <w:color w:val="000000" w:themeColor="text1"/>
          </w:rPr>
          <w:t>0</w:t>
        </w:r>
      </w:ins>
      <w:r w:rsidRPr="00FB5797">
        <w:rPr>
          <w:color w:val="000000" w:themeColor="text1"/>
          <w:rPrChange w:id="3370" w:author="SM Fairus Hasan" w:date="2020-02-27T16:11:00Z">
            <w:rPr/>
          </w:rPrChange>
        </w:rPr>
        <w:t>0</w:t>
      </w:r>
      <w:r w:rsidR="00CC61B4">
        <w:rPr>
          <w:color w:val="000000" w:themeColor="text1"/>
        </w:rPr>
        <w:t>4</w:t>
      </w:r>
      <w:del w:id="3371" w:author="Hasan, SM Fairus (S.)" w:date="2020-02-17T15:09:00Z">
        <w:r w:rsidRPr="00FB5797" w:rsidDel="008419C3">
          <w:rPr>
            <w:color w:val="000000" w:themeColor="text1"/>
            <w:rPrChange w:id="3372" w:author="SM Fairus Hasan" w:date="2020-02-27T16:11:00Z">
              <w:rPr/>
            </w:rPrChange>
          </w:rPr>
          <w:delText>4</w:delText>
        </w:r>
      </w:del>
      <w:r w:rsidRPr="00FB5797">
        <w:rPr>
          <w:color w:val="000000" w:themeColor="text1"/>
          <w:rPrChange w:id="3373" w:author="SM Fairus Hasan" w:date="2020-02-27T16:11:00Z">
            <w:rPr/>
          </w:rPrChange>
        </w:rPr>
        <w:t>###</w:t>
      </w:r>
      <w:r w:rsidR="008D1785">
        <w:rPr>
          <w:color w:val="000000" w:themeColor="text1"/>
        </w:rPr>
        <w:t xml:space="preserve"> Pre-defined</w:t>
      </w:r>
      <w:r w:rsidR="009C762C">
        <w:rPr>
          <w:color w:val="000000" w:themeColor="text1"/>
        </w:rPr>
        <w:t xml:space="preserve"> </w:t>
      </w:r>
      <w:r w:rsidR="008D1785">
        <w:rPr>
          <w:color w:val="000000" w:themeColor="text1"/>
        </w:rPr>
        <w:t xml:space="preserve">Maintenance </w:t>
      </w:r>
      <w:r w:rsidR="009C762C">
        <w:rPr>
          <w:color w:val="000000" w:themeColor="text1"/>
        </w:rPr>
        <w:t>Items Configuration D</w:t>
      </w:r>
      <w:r>
        <w:rPr>
          <w:color w:val="000000" w:themeColor="text1"/>
        </w:rPr>
        <w:t>ate</w:t>
      </w:r>
    </w:p>
    <w:p w14:paraId="40BFD160" w14:textId="656B4128" w:rsidR="00261FFE" w:rsidRDefault="008206CD" w:rsidP="00261FFE">
      <w:pPr>
        <w:rPr>
          <w:rFonts w:cs="Arial"/>
          <w:color w:val="000000" w:themeColor="text1"/>
        </w:rPr>
      </w:pPr>
      <w:r>
        <w:rPr>
          <w:rFonts w:cs="Arial"/>
          <w:color w:val="000000" w:themeColor="text1"/>
        </w:rPr>
        <w:t>When the user access t</w:t>
      </w:r>
      <w:r w:rsidR="00AA29DC">
        <w:rPr>
          <w:rFonts w:cs="Arial"/>
          <w:color w:val="000000" w:themeColor="text1"/>
        </w:rPr>
        <w:t>he Active Trailer Status and accept the Maintenance Disclaimer</w:t>
      </w:r>
      <w:r w:rsidR="00261FFE">
        <w:rPr>
          <w:rFonts w:cs="Arial"/>
          <w:color w:val="000000" w:themeColor="text1"/>
        </w:rPr>
        <w:t>, APIM shall store the current MFD_Year, MFD_Month, MFD_Day values of MFD_DateTime message as the</w:t>
      </w:r>
      <w:r w:rsidR="000113C3">
        <w:rPr>
          <w:rFonts w:cs="Arial"/>
          <w:color w:val="000000" w:themeColor="text1"/>
        </w:rPr>
        <w:t xml:space="preserve"> Maintenance Items</w:t>
      </w:r>
      <w:r>
        <w:rPr>
          <w:rFonts w:cs="Arial"/>
          <w:color w:val="000000" w:themeColor="text1"/>
        </w:rPr>
        <w:t xml:space="preserve"> Configuration Date</w:t>
      </w:r>
      <w:r w:rsidR="00261FFE">
        <w:rPr>
          <w:rFonts w:cs="Arial"/>
          <w:color w:val="000000" w:themeColor="text1"/>
        </w:rPr>
        <w:t xml:space="preserve"> </w:t>
      </w:r>
      <w:r w:rsidR="00737457">
        <w:rPr>
          <w:rFonts w:cs="Arial"/>
          <w:color w:val="000000" w:themeColor="text1"/>
        </w:rPr>
        <w:t>&lt;</w:t>
      </w:r>
      <w:r w:rsidR="000113C3">
        <w:rPr>
          <w:rFonts w:cs="Arial"/>
          <w:color w:val="000000" w:themeColor="text1"/>
        </w:rPr>
        <w:t>Item#_MaintConfigDate</w:t>
      </w:r>
      <w:r w:rsidR="00737457">
        <w:rPr>
          <w:rFonts w:cs="Arial"/>
          <w:color w:val="000000" w:themeColor="text1"/>
        </w:rPr>
        <w:t>&gt;</w:t>
      </w:r>
      <w:r w:rsidR="002A2CC6">
        <w:rPr>
          <w:rFonts w:cs="Arial"/>
          <w:color w:val="000000" w:themeColor="text1"/>
        </w:rPr>
        <w:t xml:space="preserve"> for the pre-defined items</w:t>
      </w:r>
      <w:r w:rsidR="000113C3">
        <w:rPr>
          <w:rFonts w:cs="Arial"/>
          <w:color w:val="000000" w:themeColor="text1"/>
        </w:rPr>
        <w:t>.</w:t>
      </w:r>
    </w:p>
    <w:p w14:paraId="5EAF7CC9" w14:textId="5D40DDE3" w:rsidR="00FA614E" w:rsidRDefault="00FA614E" w:rsidP="00261FFE">
      <w:pPr>
        <w:rPr>
          <w:rFonts w:cs="Arial"/>
          <w:color w:val="000000" w:themeColor="text1"/>
        </w:rPr>
      </w:pPr>
    </w:p>
    <w:p w14:paraId="3B6BD49D" w14:textId="057906C5" w:rsidR="00FA614E" w:rsidRPr="00FB5797" w:rsidRDefault="00FA614E" w:rsidP="00FA614E">
      <w:pPr>
        <w:pStyle w:val="RERequirement"/>
        <w:rPr>
          <w:color w:val="000000" w:themeColor="text1"/>
          <w:rPrChange w:id="3374" w:author="SM Fairus Hasan" w:date="2020-02-27T16:11:00Z">
            <w:rPr/>
          </w:rPrChange>
        </w:rPr>
      </w:pPr>
      <w:r w:rsidRPr="00FB5797">
        <w:rPr>
          <w:color w:val="000000" w:themeColor="text1"/>
          <w:rPrChange w:id="3375" w:author="SM Fairus Hasan" w:date="2020-02-27T16:11:00Z">
            <w:rPr/>
          </w:rPrChange>
        </w:rPr>
        <w:t>###R_FNC_</w:t>
      </w:r>
      <w:r>
        <w:rPr>
          <w:color w:val="000000" w:themeColor="text1"/>
        </w:rPr>
        <w:t>Trailer Maintenance</w:t>
      </w:r>
      <w:r w:rsidRPr="00FB5797">
        <w:rPr>
          <w:color w:val="000000" w:themeColor="text1"/>
          <w:rPrChange w:id="3376" w:author="SM Fairus Hasan" w:date="2020-02-27T16:11:00Z">
            <w:rPr/>
          </w:rPrChange>
        </w:rPr>
        <w:t>_00</w:t>
      </w:r>
      <w:ins w:id="3377" w:author="Gonzalez-sanchez, Mario (M.)" w:date="2020-03-24T08:45:00Z">
        <w:r>
          <w:rPr>
            <w:color w:val="000000" w:themeColor="text1"/>
          </w:rPr>
          <w:t>0</w:t>
        </w:r>
      </w:ins>
      <w:r w:rsidRPr="00FB5797">
        <w:rPr>
          <w:color w:val="000000" w:themeColor="text1"/>
          <w:rPrChange w:id="3378" w:author="SM Fairus Hasan" w:date="2020-02-27T16:11:00Z">
            <w:rPr/>
          </w:rPrChange>
        </w:rPr>
        <w:t>0</w:t>
      </w:r>
      <w:r w:rsidR="000E5E9A">
        <w:rPr>
          <w:color w:val="000000" w:themeColor="text1"/>
        </w:rPr>
        <w:t>5</w:t>
      </w:r>
      <w:del w:id="3379" w:author="Hasan, SM Fairus (S.)" w:date="2020-02-17T15:09:00Z">
        <w:r w:rsidRPr="00FB5797" w:rsidDel="008419C3">
          <w:rPr>
            <w:color w:val="000000" w:themeColor="text1"/>
            <w:rPrChange w:id="3380" w:author="SM Fairus Hasan" w:date="2020-02-27T16:11:00Z">
              <w:rPr/>
            </w:rPrChange>
          </w:rPr>
          <w:delText>4</w:delText>
        </w:r>
      </w:del>
      <w:r w:rsidRPr="00FB5797">
        <w:rPr>
          <w:color w:val="000000" w:themeColor="text1"/>
          <w:rPrChange w:id="3381" w:author="SM Fairus Hasan" w:date="2020-02-27T16:11:00Z">
            <w:rPr/>
          </w:rPrChange>
        </w:rPr>
        <w:t>###</w:t>
      </w:r>
      <w:r>
        <w:rPr>
          <w:color w:val="000000" w:themeColor="text1"/>
        </w:rPr>
        <w:t xml:space="preserve"> Custom Maintenance Items Configuration Date</w:t>
      </w:r>
    </w:p>
    <w:p w14:paraId="32C8566A" w14:textId="1D920C20" w:rsidR="00FA614E" w:rsidRDefault="00FA614E" w:rsidP="00FA614E">
      <w:pPr>
        <w:rPr>
          <w:rFonts w:cs="Arial"/>
          <w:color w:val="000000" w:themeColor="text1"/>
        </w:rPr>
      </w:pPr>
      <w:r>
        <w:rPr>
          <w:rFonts w:cs="Arial"/>
          <w:color w:val="000000" w:themeColor="text1"/>
        </w:rPr>
        <w:t>W</w:t>
      </w:r>
      <w:r w:rsidR="00626564">
        <w:rPr>
          <w:rFonts w:cs="Arial"/>
          <w:color w:val="000000" w:themeColor="text1"/>
        </w:rPr>
        <w:t xml:space="preserve">hen a </w:t>
      </w:r>
      <w:r w:rsidR="00C57AF4">
        <w:rPr>
          <w:rFonts w:cs="Arial"/>
          <w:color w:val="000000" w:themeColor="text1"/>
        </w:rPr>
        <w:t>new maintenance item</w:t>
      </w:r>
      <w:r w:rsidR="00CF6ABE">
        <w:rPr>
          <w:rFonts w:cs="Arial"/>
          <w:color w:val="000000" w:themeColor="text1"/>
        </w:rPr>
        <w:t xml:space="preserve"> is included in</w:t>
      </w:r>
      <w:r w:rsidR="00626564">
        <w:rPr>
          <w:rFonts w:cs="Arial"/>
          <w:color w:val="000000" w:themeColor="text1"/>
        </w:rPr>
        <w:t xml:space="preserve"> the Maintenance Items list</w:t>
      </w:r>
      <w:r>
        <w:rPr>
          <w:rFonts w:cs="Arial"/>
          <w:color w:val="000000" w:themeColor="text1"/>
        </w:rPr>
        <w:t>, APIM shall store the current MFD_Year, MFD_Month, MFD_Day values of MFD_DateTime message as the</w:t>
      </w:r>
      <w:r w:rsidR="00C57AF4">
        <w:rPr>
          <w:rFonts w:cs="Arial"/>
          <w:color w:val="000000" w:themeColor="text1"/>
        </w:rPr>
        <w:t xml:space="preserve"> New Maintenance I</w:t>
      </w:r>
      <w:r>
        <w:rPr>
          <w:rFonts w:cs="Arial"/>
          <w:color w:val="000000" w:themeColor="text1"/>
        </w:rPr>
        <w:t>te</w:t>
      </w:r>
      <w:r w:rsidR="00C57AF4">
        <w:rPr>
          <w:rFonts w:cs="Arial"/>
          <w:color w:val="000000" w:themeColor="text1"/>
        </w:rPr>
        <w:t>m</w:t>
      </w:r>
      <w:r>
        <w:rPr>
          <w:rFonts w:cs="Arial"/>
          <w:color w:val="000000" w:themeColor="text1"/>
        </w:rPr>
        <w:t xml:space="preserve"> Configuration Date &lt;Item#_MaintConfigDate&gt;.</w:t>
      </w:r>
    </w:p>
    <w:p w14:paraId="63F15C19" w14:textId="497C3957" w:rsidR="00CC61B4" w:rsidRDefault="00CC61B4" w:rsidP="00C3183E">
      <w:pPr>
        <w:rPr>
          <w:rFonts w:cs="Arial"/>
          <w:color w:val="000000" w:themeColor="text1"/>
        </w:rPr>
      </w:pPr>
    </w:p>
    <w:p w14:paraId="15A6CB73" w14:textId="1636CA49" w:rsidR="00CC61B4" w:rsidRPr="00FB5797" w:rsidRDefault="00CC61B4" w:rsidP="00CC61B4">
      <w:pPr>
        <w:pStyle w:val="RERequirement"/>
        <w:rPr>
          <w:color w:val="000000" w:themeColor="text1"/>
          <w:rPrChange w:id="3382" w:author="SM Fairus Hasan" w:date="2020-02-27T16:11:00Z">
            <w:rPr/>
          </w:rPrChange>
        </w:rPr>
      </w:pPr>
      <w:r w:rsidRPr="00FB5797">
        <w:rPr>
          <w:color w:val="000000" w:themeColor="text1"/>
          <w:rPrChange w:id="3383" w:author="SM Fairus Hasan" w:date="2020-02-27T16:11:00Z">
            <w:rPr/>
          </w:rPrChange>
        </w:rPr>
        <w:t>###R_FNC_</w:t>
      </w:r>
      <w:r>
        <w:rPr>
          <w:color w:val="000000" w:themeColor="text1"/>
        </w:rPr>
        <w:t>Trailer Maintenance</w:t>
      </w:r>
      <w:r w:rsidRPr="00FB5797">
        <w:rPr>
          <w:color w:val="000000" w:themeColor="text1"/>
          <w:rPrChange w:id="3384" w:author="SM Fairus Hasan" w:date="2020-02-27T16:11:00Z">
            <w:rPr/>
          </w:rPrChange>
        </w:rPr>
        <w:t>_00</w:t>
      </w:r>
      <w:ins w:id="3385" w:author="Gonzalez-sanchez, Mario (M.)" w:date="2020-03-24T08:45:00Z">
        <w:r>
          <w:rPr>
            <w:color w:val="000000" w:themeColor="text1"/>
          </w:rPr>
          <w:t>0</w:t>
        </w:r>
      </w:ins>
      <w:r w:rsidRPr="00FB5797">
        <w:rPr>
          <w:color w:val="000000" w:themeColor="text1"/>
          <w:rPrChange w:id="3386" w:author="SM Fairus Hasan" w:date="2020-02-27T16:11:00Z">
            <w:rPr/>
          </w:rPrChange>
        </w:rPr>
        <w:t>0</w:t>
      </w:r>
      <w:r w:rsidR="004033BB">
        <w:rPr>
          <w:color w:val="000000" w:themeColor="text1"/>
        </w:rPr>
        <w:t>6</w:t>
      </w:r>
      <w:del w:id="3387" w:author="Hasan, SM Fairus (S.)" w:date="2020-02-17T15:09:00Z">
        <w:r w:rsidRPr="00FB5797" w:rsidDel="008419C3">
          <w:rPr>
            <w:color w:val="000000" w:themeColor="text1"/>
            <w:rPrChange w:id="3388" w:author="SM Fairus Hasan" w:date="2020-02-27T16:11:00Z">
              <w:rPr/>
            </w:rPrChange>
          </w:rPr>
          <w:delText>4</w:delText>
        </w:r>
      </w:del>
      <w:r w:rsidRPr="00FB5797">
        <w:rPr>
          <w:color w:val="000000" w:themeColor="text1"/>
          <w:rPrChange w:id="3389" w:author="SM Fairus Hasan" w:date="2020-02-27T16:11:00Z">
            <w:rPr/>
          </w:rPrChange>
        </w:rPr>
        <w:t xml:space="preserve">### </w:t>
      </w:r>
      <w:r w:rsidR="008D1785">
        <w:rPr>
          <w:color w:val="000000" w:themeColor="text1"/>
        </w:rPr>
        <w:t xml:space="preserve">Pre-defined Maintenance Items </w:t>
      </w:r>
      <w:r w:rsidR="009C762C">
        <w:rPr>
          <w:color w:val="000000" w:themeColor="text1"/>
        </w:rPr>
        <w:t>Configuration Date R</w:t>
      </w:r>
      <w:r>
        <w:rPr>
          <w:color w:val="000000" w:themeColor="text1"/>
        </w:rPr>
        <w:t>eset</w:t>
      </w:r>
    </w:p>
    <w:p w14:paraId="3AD7A7A9" w14:textId="26FEF880" w:rsidR="00CC61B4" w:rsidRDefault="0066252B" w:rsidP="00CC61B4">
      <w:pPr>
        <w:rPr>
          <w:rFonts w:cs="Arial"/>
          <w:color w:val="000000" w:themeColor="text1"/>
        </w:rPr>
      </w:pPr>
      <w:r>
        <w:rPr>
          <w:rFonts w:cs="Arial"/>
          <w:color w:val="000000" w:themeColor="text1"/>
        </w:rPr>
        <w:t>When the user reset the Active Trailer Status,</w:t>
      </w:r>
      <w:r w:rsidR="00CC61B4">
        <w:rPr>
          <w:rFonts w:cs="Arial"/>
          <w:color w:val="000000" w:themeColor="text1"/>
        </w:rPr>
        <w:t xml:space="preserve"> AP</w:t>
      </w:r>
      <w:r w:rsidR="004033BB">
        <w:rPr>
          <w:rFonts w:cs="Arial"/>
          <w:color w:val="000000" w:themeColor="text1"/>
        </w:rPr>
        <w:t>IM shall erase</w:t>
      </w:r>
      <w:r>
        <w:rPr>
          <w:rFonts w:cs="Arial"/>
          <w:color w:val="000000" w:themeColor="text1"/>
        </w:rPr>
        <w:t xml:space="preserve"> current value of the</w:t>
      </w:r>
      <w:r w:rsidR="00B076C2">
        <w:rPr>
          <w:rFonts w:cs="Arial"/>
          <w:color w:val="000000" w:themeColor="text1"/>
        </w:rPr>
        <w:t xml:space="preserve"> </w:t>
      </w:r>
      <w:r w:rsidR="00FA614E">
        <w:rPr>
          <w:rFonts w:cs="Arial"/>
          <w:color w:val="000000" w:themeColor="text1"/>
        </w:rPr>
        <w:t xml:space="preserve">pre-defined </w:t>
      </w:r>
      <w:r>
        <w:rPr>
          <w:rFonts w:cs="Arial"/>
          <w:color w:val="000000" w:themeColor="text1"/>
        </w:rPr>
        <w:t xml:space="preserve">Maintenance Items Configuration Date &lt;Item#_MaintConfigDate&gt; </w:t>
      </w:r>
      <w:r w:rsidR="004033BB">
        <w:rPr>
          <w:rFonts w:cs="Arial"/>
          <w:color w:val="000000" w:themeColor="text1"/>
        </w:rPr>
        <w:t xml:space="preserve">and </w:t>
      </w:r>
      <w:r w:rsidR="002A2CC6">
        <w:rPr>
          <w:rFonts w:cs="Arial"/>
          <w:color w:val="000000" w:themeColor="text1"/>
        </w:rPr>
        <w:t>display the Maintenance Disclaimer.</w:t>
      </w:r>
    </w:p>
    <w:p w14:paraId="46CFBD8A" w14:textId="1C08AC4E" w:rsidR="00FA614E" w:rsidRDefault="00FA614E" w:rsidP="00CC61B4">
      <w:pPr>
        <w:rPr>
          <w:rFonts w:cs="Arial"/>
          <w:color w:val="000000" w:themeColor="text1"/>
        </w:rPr>
      </w:pPr>
    </w:p>
    <w:p w14:paraId="10B1B485" w14:textId="11039813" w:rsidR="00FA614E" w:rsidRPr="00FB5797" w:rsidRDefault="00FA614E" w:rsidP="00FA614E">
      <w:pPr>
        <w:pStyle w:val="RERequirement"/>
        <w:rPr>
          <w:color w:val="000000" w:themeColor="text1"/>
          <w:rPrChange w:id="3390" w:author="SM Fairus Hasan" w:date="2020-02-27T16:11:00Z">
            <w:rPr/>
          </w:rPrChange>
        </w:rPr>
      </w:pPr>
      <w:r w:rsidRPr="00FB5797">
        <w:rPr>
          <w:color w:val="000000" w:themeColor="text1"/>
          <w:rPrChange w:id="3391" w:author="SM Fairus Hasan" w:date="2020-02-27T16:11:00Z">
            <w:rPr/>
          </w:rPrChange>
        </w:rPr>
        <w:t>###R_FNC_</w:t>
      </w:r>
      <w:r>
        <w:rPr>
          <w:color w:val="000000" w:themeColor="text1"/>
        </w:rPr>
        <w:t>Trailer Maintenance</w:t>
      </w:r>
      <w:r w:rsidRPr="00FB5797">
        <w:rPr>
          <w:color w:val="000000" w:themeColor="text1"/>
          <w:rPrChange w:id="3392" w:author="SM Fairus Hasan" w:date="2020-02-27T16:11:00Z">
            <w:rPr/>
          </w:rPrChange>
        </w:rPr>
        <w:t>_00</w:t>
      </w:r>
      <w:ins w:id="3393" w:author="Gonzalez-sanchez, Mario (M.)" w:date="2020-03-24T08:45:00Z">
        <w:r>
          <w:rPr>
            <w:color w:val="000000" w:themeColor="text1"/>
          </w:rPr>
          <w:t>0</w:t>
        </w:r>
      </w:ins>
      <w:r w:rsidRPr="00FB5797">
        <w:rPr>
          <w:color w:val="000000" w:themeColor="text1"/>
          <w:rPrChange w:id="3394" w:author="SM Fairus Hasan" w:date="2020-02-27T16:11:00Z">
            <w:rPr/>
          </w:rPrChange>
        </w:rPr>
        <w:t>0</w:t>
      </w:r>
      <w:r w:rsidR="000E5E9A">
        <w:rPr>
          <w:color w:val="000000" w:themeColor="text1"/>
        </w:rPr>
        <w:t>7</w:t>
      </w:r>
      <w:del w:id="3395" w:author="Hasan, SM Fairus (S.)" w:date="2020-02-17T15:09:00Z">
        <w:r w:rsidRPr="00FB5797" w:rsidDel="008419C3">
          <w:rPr>
            <w:color w:val="000000" w:themeColor="text1"/>
            <w:rPrChange w:id="3396" w:author="SM Fairus Hasan" w:date="2020-02-27T16:11:00Z">
              <w:rPr/>
            </w:rPrChange>
          </w:rPr>
          <w:delText>4</w:delText>
        </w:r>
      </w:del>
      <w:r w:rsidRPr="00FB5797">
        <w:rPr>
          <w:color w:val="000000" w:themeColor="text1"/>
          <w:rPrChange w:id="3397" w:author="SM Fairus Hasan" w:date="2020-02-27T16:11:00Z">
            <w:rPr/>
          </w:rPrChange>
        </w:rPr>
        <w:t xml:space="preserve">### </w:t>
      </w:r>
      <w:r>
        <w:rPr>
          <w:color w:val="000000" w:themeColor="text1"/>
        </w:rPr>
        <w:t>Custom Maintenance Items Configuration Reset</w:t>
      </w:r>
    </w:p>
    <w:p w14:paraId="0C670A24" w14:textId="040FB9DB" w:rsidR="00FA614E" w:rsidRDefault="00FA614E" w:rsidP="00FA614E">
      <w:pPr>
        <w:rPr>
          <w:rFonts w:cs="Arial"/>
          <w:color w:val="000000" w:themeColor="text1"/>
        </w:rPr>
      </w:pPr>
      <w:r>
        <w:rPr>
          <w:rFonts w:cs="Arial"/>
          <w:color w:val="000000" w:themeColor="text1"/>
        </w:rPr>
        <w:t>When the user reset the Active Trailer Status, APIM shall erase all the Custom Maintenance Items.</w:t>
      </w:r>
    </w:p>
    <w:p w14:paraId="3DB0AB2D" w14:textId="3B235306" w:rsidR="00CC61B4" w:rsidRDefault="00CC61B4" w:rsidP="00C3183E">
      <w:pPr>
        <w:rPr>
          <w:rFonts w:cs="Arial"/>
          <w:color w:val="000000" w:themeColor="text1"/>
        </w:rPr>
      </w:pPr>
    </w:p>
    <w:p w14:paraId="62F28E08" w14:textId="61414965" w:rsidR="004033BB" w:rsidRPr="00FB5797" w:rsidRDefault="004033BB" w:rsidP="004033BB">
      <w:pPr>
        <w:pStyle w:val="RERequirement"/>
        <w:rPr>
          <w:color w:val="000000" w:themeColor="text1"/>
          <w:rPrChange w:id="3398" w:author="SM Fairus Hasan" w:date="2020-02-27T16:11:00Z">
            <w:rPr/>
          </w:rPrChange>
        </w:rPr>
      </w:pPr>
      <w:r w:rsidRPr="00FB5797">
        <w:rPr>
          <w:color w:val="000000" w:themeColor="text1"/>
          <w:rPrChange w:id="3399" w:author="SM Fairus Hasan" w:date="2020-02-27T16:11:00Z">
            <w:rPr/>
          </w:rPrChange>
        </w:rPr>
        <w:t>###R_FNC_</w:t>
      </w:r>
      <w:r>
        <w:rPr>
          <w:color w:val="000000" w:themeColor="text1"/>
        </w:rPr>
        <w:t>Trailer Maintenance</w:t>
      </w:r>
      <w:r w:rsidRPr="00FB5797">
        <w:rPr>
          <w:color w:val="000000" w:themeColor="text1"/>
          <w:rPrChange w:id="3400" w:author="SM Fairus Hasan" w:date="2020-02-27T16:11:00Z">
            <w:rPr/>
          </w:rPrChange>
        </w:rPr>
        <w:t>_00</w:t>
      </w:r>
      <w:ins w:id="3401" w:author="Gonzalez-sanchez, Mario (M.)" w:date="2020-03-24T08:45:00Z">
        <w:r>
          <w:rPr>
            <w:color w:val="000000" w:themeColor="text1"/>
          </w:rPr>
          <w:t>0</w:t>
        </w:r>
      </w:ins>
      <w:r w:rsidRPr="00FB5797">
        <w:rPr>
          <w:color w:val="000000" w:themeColor="text1"/>
          <w:rPrChange w:id="3402" w:author="SM Fairus Hasan" w:date="2020-02-27T16:11:00Z">
            <w:rPr/>
          </w:rPrChange>
        </w:rPr>
        <w:t>0</w:t>
      </w:r>
      <w:r w:rsidR="000E5E9A">
        <w:rPr>
          <w:color w:val="000000" w:themeColor="text1"/>
        </w:rPr>
        <w:t>8</w:t>
      </w:r>
      <w:del w:id="3403" w:author="Hasan, SM Fairus (S.)" w:date="2020-02-17T15:09:00Z">
        <w:r w:rsidRPr="00FB5797" w:rsidDel="008419C3">
          <w:rPr>
            <w:color w:val="000000" w:themeColor="text1"/>
            <w:rPrChange w:id="3404" w:author="SM Fairus Hasan" w:date="2020-02-27T16:11:00Z">
              <w:rPr/>
            </w:rPrChange>
          </w:rPr>
          <w:delText>4</w:delText>
        </w:r>
      </w:del>
      <w:r w:rsidRPr="00FB5797">
        <w:rPr>
          <w:color w:val="000000" w:themeColor="text1"/>
          <w:rPrChange w:id="3405" w:author="SM Fairus Hasan" w:date="2020-02-27T16:11:00Z">
            <w:rPr/>
          </w:rPrChange>
        </w:rPr>
        <w:t xml:space="preserve">### </w:t>
      </w:r>
      <w:r w:rsidR="009C762C">
        <w:rPr>
          <w:color w:val="000000" w:themeColor="text1"/>
        </w:rPr>
        <w:t>Item Maintenance Due D</w:t>
      </w:r>
      <w:r>
        <w:rPr>
          <w:color w:val="000000" w:themeColor="text1"/>
        </w:rPr>
        <w:t>ate</w:t>
      </w:r>
    </w:p>
    <w:p w14:paraId="0E3FA90B" w14:textId="4F1866AD" w:rsidR="004033BB" w:rsidRDefault="00EE2996" w:rsidP="004033BB">
      <w:pPr>
        <w:rPr>
          <w:rFonts w:cs="Arial"/>
          <w:color w:val="000000" w:themeColor="text1"/>
        </w:rPr>
      </w:pPr>
      <w:r>
        <w:rPr>
          <w:rFonts w:cs="Arial"/>
          <w:color w:val="000000" w:themeColor="text1"/>
        </w:rPr>
        <w:t xml:space="preserve">When a </w:t>
      </w:r>
      <w:r w:rsidR="00ED1279">
        <w:rPr>
          <w:rFonts w:cs="Arial"/>
          <w:color w:val="000000" w:themeColor="text1"/>
        </w:rPr>
        <w:t xml:space="preserve">Pre-defined/Custom </w:t>
      </w:r>
      <w:r>
        <w:rPr>
          <w:rFonts w:cs="Arial"/>
          <w:color w:val="000000" w:themeColor="text1"/>
        </w:rPr>
        <w:t>Maintenance item is configured with a date interval,</w:t>
      </w:r>
      <w:r w:rsidR="004033BB">
        <w:rPr>
          <w:rFonts w:cs="Arial"/>
          <w:color w:val="000000" w:themeColor="text1"/>
        </w:rPr>
        <w:t xml:space="preserve"> APIM sh</w:t>
      </w:r>
      <w:r w:rsidR="00FF735B">
        <w:rPr>
          <w:rFonts w:cs="Arial"/>
          <w:color w:val="000000" w:themeColor="text1"/>
        </w:rPr>
        <w:t>all calculate and store</w:t>
      </w:r>
      <w:r w:rsidR="004033BB">
        <w:rPr>
          <w:rFonts w:cs="Arial"/>
          <w:color w:val="000000" w:themeColor="text1"/>
        </w:rPr>
        <w:t xml:space="preserve"> the</w:t>
      </w:r>
      <w:r w:rsidR="00B076C2">
        <w:rPr>
          <w:rFonts w:cs="Arial"/>
          <w:color w:val="000000" w:themeColor="text1"/>
        </w:rPr>
        <w:t xml:space="preserve"> Maintenance due date</w:t>
      </w:r>
      <w:r w:rsidR="004033BB">
        <w:rPr>
          <w:rFonts w:cs="Arial"/>
          <w:color w:val="000000" w:themeColor="text1"/>
        </w:rPr>
        <w:t xml:space="preserve"> </w:t>
      </w:r>
      <w:r w:rsidR="00737457">
        <w:rPr>
          <w:rFonts w:cs="Arial"/>
          <w:color w:val="000000" w:themeColor="text1"/>
        </w:rPr>
        <w:t>&lt;</w:t>
      </w:r>
      <w:r w:rsidR="0066252B">
        <w:rPr>
          <w:rFonts w:cs="Arial"/>
          <w:color w:val="000000" w:themeColor="text1"/>
        </w:rPr>
        <w:t>Item#_</w:t>
      </w:r>
      <w:r w:rsidR="00F158D8">
        <w:rPr>
          <w:rFonts w:cs="Arial"/>
          <w:color w:val="000000" w:themeColor="text1"/>
        </w:rPr>
        <w:t>MaintD</w:t>
      </w:r>
      <w:r w:rsidR="004033BB">
        <w:rPr>
          <w:rFonts w:cs="Arial"/>
          <w:color w:val="000000" w:themeColor="text1"/>
        </w:rPr>
        <w:t>ue</w:t>
      </w:r>
      <w:r w:rsidR="00F158D8">
        <w:rPr>
          <w:rFonts w:cs="Arial"/>
          <w:color w:val="000000" w:themeColor="text1"/>
        </w:rPr>
        <w:t>D</w:t>
      </w:r>
      <w:r w:rsidR="004033BB">
        <w:rPr>
          <w:rFonts w:cs="Arial"/>
          <w:color w:val="000000" w:themeColor="text1"/>
        </w:rPr>
        <w:t>ate</w:t>
      </w:r>
      <w:r w:rsidR="00737457">
        <w:rPr>
          <w:rFonts w:cs="Arial"/>
          <w:color w:val="000000" w:themeColor="text1"/>
        </w:rPr>
        <w:t>&gt;</w:t>
      </w:r>
      <w:r w:rsidR="004033BB">
        <w:rPr>
          <w:rFonts w:cs="Arial"/>
          <w:color w:val="000000" w:themeColor="text1"/>
        </w:rPr>
        <w:t xml:space="preserve"> </w:t>
      </w:r>
      <w:r w:rsidR="00B076C2">
        <w:rPr>
          <w:rFonts w:cs="Arial"/>
          <w:color w:val="000000" w:themeColor="text1"/>
        </w:rPr>
        <w:t xml:space="preserve">by </w:t>
      </w:r>
      <w:r w:rsidR="004033BB">
        <w:rPr>
          <w:rFonts w:cs="Arial"/>
          <w:color w:val="000000" w:themeColor="text1"/>
        </w:rPr>
        <w:t xml:space="preserve">adding the </w:t>
      </w:r>
      <w:r w:rsidR="0066252B">
        <w:rPr>
          <w:rFonts w:cs="Arial"/>
          <w:color w:val="000000" w:themeColor="text1"/>
        </w:rPr>
        <w:t>Maintenance Item</w:t>
      </w:r>
      <w:r w:rsidR="00B076C2">
        <w:rPr>
          <w:rFonts w:cs="Arial"/>
          <w:color w:val="000000" w:themeColor="text1"/>
        </w:rPr>
        <w:t xml:space="preserve"> Configuration Date </w:t>
      </w:r>
      <w:r w:rsidR="00737457">
        <w:rPr>
          <w:rFonts w:cs="Arial"/>
          <w:color w:val="000000" w:themeColor="text1"/>
        </w:rPr>
        <w:t>&lt;</w:t>
      </w:r>
      <w:r w:rsidR="0066252B">
        <w:rPr>
          <w:rFonts w:cs="Arial"/>
          <w:color w:val="000000" w:themeColor="text1"/>
        </w:rPr>
        <w:t>Item#_MaintConfigDate</w:t>
      </w:r>
      <w:r w:rsidR="00737457">
        <w:rPr>
          <w:rFonts w:cs="Arial"/>
          <w:color w:val="000000" w:themeColor="text1"/>
        </w:rPr>
        <w:t>&gt; with the Maintenance Time</w:t>
      </w:r>
      <w:r w:rsidR="00F158D8">
        <w:rPr>
          <w:rFonts w:cs="Arial"/>
          <w:color w:val="000000" w:themeColor="text1"/>
        </w:rPr>
        <w:t xml:space="preserve"> interval</w:t>
      </w:r>
      <w:r w:rsidR="004033BB">
        <w:rPr>
          <w:rFonts w:cs="Arial"/>
          <w:color w:val="000000" w:themeColor="text1"/>
        </w:rPr>
        <w:t xml:space="preserve"> selected</w:t>
      </w:r>
      <w:r>
        <w:rPr>
          <w:rFonts w:cs="Arial"/>
          <w:color w:val="000000" w:themeColor="text1"/>
        </w:rPr>
        <w:t>.</w:t>
      </w:r>
    </w:p>
    <w:p w14:paraId="0DE50DA5" w14:textId="5031F627" w:rsidR="00FF735B" w:rsidRDefault="00FF735B" w:rsidP="004033BB">
      <w:pPr>
        <w:rPr>
          <w:rFonts w:cs="Arial"/>
          <w:color w:val="000000" w:themeColor="text1"/>
        </w:rPr>
      </w:pPr>
    </w:p>
    <w:p w14:paraId="4175679D" w14:textId="40D81BE9" w:rsidR="00FF735B" w:rsidRPr="00FB5797" w:rsidRDefault="00FF735B" w:rsidP="00FF735B">
      <w:pPr>
        <w:pStyle w:val="RERequirement"/>
        <w:rPr>
          <w:color w:val="000000" w:themeColor="text1"/>
          <w:rPrChange w:id="3406" w:author="SM Fairus Hasan" w:date="2020-02-27T16:11:00Z">
            <w:rPr/>
          </w:rPrChange>
        </w:rPr>
      </w:pPr>
      <w:r w:rsidRPr="00FB5797">
        <w:rPr>
          <w:color w:val="000000" w:themeColor="text1"/>
          <w:rPrChange w:id="3407" w:author="SM Fairus Hasan" w:date="2020-02-27T16:11:00Z">
            <w:rPr/>
          </w:rPrChange>
        </w:rPr>
        <w:t>###R_FNC_</w:t>
      </w:r>
      <w:r>
        <w:rPr>
          <w:color w:val="000000" w:themeColor="text1"/>
        </w:rPr>
        <w:t>Trailer Maintenance</w:t>
      </w:r>
      <w:r w:rsidRPr="00FB5797">
        <w:rPr>
          <w:color w:val="000000" w:themeColor="text1"/>
          <w:rPrChange w:id="3408" w:author="SM Fairus Hasan" w:date="2020-02-27T16:11:00Z">
            <w:rPr/>
          </w:rPrChange>
        </w:rPr>
        <w:t>_00</w:t>
      </w:r>
      <w:ins w:id="3409" w:author="Gonzalez-sanchez, Mario (M.)" w:date="2020-03-24T08:45:00Z">
        <w:r>
          <w:rPr>
            <w:color w:val="000000" w:themeColor="text1"/>
          </w:rPr>
          <w:t>0</w:t>
        </w:r>
      </w:ins>
      <w:r w:rsidRPr="00FB5797">
        <w:rPr>
          <w:color w:val="000000" w:themeColor="text1"/>
          <w:rPrChange w:id="3410" w:author="SM Fairus Hasan" w:date="2020-02-27T16:11:00Z">
            <w:rPr/>
          </w:rPrChange>
        </w:rPr>
        <w:t>0</w:t>
      </w:r>
      <w:r w:rsidR="000E5E9A">
        <w:rPr>
          <w:color w:val="000000" w:themeColor="text1"/>
        </w:rPr>
        <w:t>9</w:t>
      </w:r>
      <w:del w:id="3411" w:author="Hasan, SM Fairus (S.)" w:date="2020-02-17T15:09:00Z">
        <w:r w:rsidRPr="00FB5797" w:rsidDel="008419C3">
          <w:rPr>
            <w:color w:val="000000" w:themeColor="text1"/>
            <w:rPrChange w:id="3412" w:author="SM Fairus Hasan" w:date="2020-02-27T16:11:00Z">
              <w:rPr/>
            </w:rPrChange>
          </w:rPr>
          <w:delText>4</w:delText>
        </w:r>
      </w:del>
      <w:r w:rsidRPr="00FB5797">
        <w:rPr>
          <w:color w:val="000000" w:themeColor="text1"/>
          <w:rPrChange w:id="3413" w:author="SM Fairus Hasan" w:date="2020-02-27T16:11:00Z">
            <w:rPr/>
          </w:rPrChange>
        </w:rPr>
        <w:t xml:space="preserve">### </w:t>
      </w:r>
      <w:r>
        <w:rPr>
          <w:color w:val="000000" w:themeColor="text1"/>
        </w:rPr>
        <w:t>Item Maintenance Time Countdown</w:t>
      </w:r>
    </w:p>
    <w:p w14:paraId="5014C3B5" w14:textId="76AA0EC2" w:rsidR="00FF735B" w:rsidRDefault="00FF735B" w:rsidP="00FF735B">
      <w:pPr>
        <w:rPr>
          <w:rFonts w:cs="Arial"/>
          <w:color w:val="000000" w:themeColor="text1"/>
        </w:rPr>
      </w:pPr>
      <w:r>
        <w:rPr>
          <w:rFonts w:cs="Arial"/>
          <w:color w:val="000000" w:themeColor="text1"/>
        </w:rPr>
        <w:t>When an Active Trailer Profile is select, APIM shall calculate all the Maintenance Items Time Coun</w:t>
      </w:r>
      <w:r w:rsidR="00BF1202">
        <w:rPr>
          <w:rFonts w:cs="Arial"/>
          <w:color w:val="000000" w:themeColor="text1"/>
        </w:rPr>
        <w:t>tdown &lt;Item#_TimeCountdown&gt; comparing</w:t>
      </w:r>
      <w:r>
        <w:rPr>
          <w:rFonts w:cs="Arial"/>
          <w:color w:val="000000" w:themeColor="text1"/>
        </w:rPr>
        <w:t xml:space="preserve"> the current Maintenance Due Date &lt;Item#_MaintDueDate&gt; and the current values of MFD_DateTime, </w:t>
      </w:r>
    </w:p>
    <w:p w14:paraId="6AAEC629" w14:textId="625CF84A" w:rsidR="00EE2996" w:rsidRDefault="00EE2996" w:rsidP="004033BB">
      <w:pPr>
        <w:rPr>
          <w:rFonts w:cs="Arial"/>
          <w:color w:val="000000" w:themeColor="text1"/>
        </w:rPr>
      </w:pPr>
    </w:p>
    <w:p w14:paraId="68983125" w14:textId="77632957" w:rsidR="00EE2996" w:rsidRPr="00FB5797" w:rsidRDefault="00EE2996" w:rsidP="00EE2996">
      <w:pPr>
        <w:pStyle w:val="RERequirement"/>
        <w:rPr>
          <w:color w:val="000000" w:themeColor="text1"/>
          <w:rPrChange w:id="3414" w:author="SM Fairus Hasan" w:date="2020-02-27T16:11:00Z">
            <w:rPr/>
          </w:rPrChange>
        </w:rPr>
      </w:pPr>
      <w:r w:rsidRPr="00FB5797">
        <w:rPr>
          <w:color w:val="000000" w:themeColor="text1"/>
          <w:rPrChange w:id="3415" w:author="SM Fairus Hasan" w:date="2020-02-27T16:11:00Z">
            <w:rPr/>
          </w:rPrChange>
        </w:rPr>
        <w:t>###R_FNC_</w:t>
      </w:r>
      <w:r>
        <w:rPr>
          <w:color w:val="000000" w:themeColor="text1"/>
        </w:rPr>
        <w:t>Trailer Maintenance</w:t>
      </w:r>
      <w:r w:rsidRPr="00FB5797">
        <w:rPr>
          <w:color w:val="000000" w:themeColor="text1"/>
          <w:rPrChange w:id="3416" w:author="SM Fairus Hasan" w:date="2020-02-27T16:11:00Z">
            <w:rPr/>
          </w:rPrChange>
        </w:rPr>
        <w:t>_00</w:t>
      </w:r>
      <w:ins w:id="3417" w:author="Gonzalez-sanchez, Mario (M.)" w:date="2020-03-24T08:45:00Z">
        <w:r>
          <w:rPr>
            <w:color w:val="000000" w:themeColor="text1"/>
          </w:rPr>
          <w:t>0</w:t>
        </w:r>
      </w:ins>
      <w:r w:rsidR="000E5E9A">
        <w:rPr>
          <w:color w:val="000000" w:themeColor="text1"/>
        </w:rPr>
        <w:t>10</w:t>
      </w:r>
      <w:del w:id="3418" w:author="Hasan, SM Fairus (S.)" w:date="2020-02-17T15:09:00Z">
        <w:r w:rsidRPr="00FB5797" w:rsidDel="008419C3">
          <w:rPr>
            <w:color w:val="000000" w:themeColor="text1"/>
            <w:rPrChange w:id="3419" w:author="SM Fairus Hasan" w:date="2020-02-27T16:11:00Z">
              <w:rPr/>
            </w:rPrChange>
          </w:rPr>
          <w:delText>4</w:delText>
        </w:r>
      </w:del>
      <w:r w:rsidRPr="00FB5797">
        <w:rPr>
          <w:color w:val="000000" w:themeColor="text1"/>
          <w:rPrChange w:id="3420" w:author="SM Fairus Hasan" w:date="2020-02-27T16:11:00Z">
            <w:rPr/>
          </w:rPrChange>
        </w:rPr>
        <w:t xml:space="preserve">### </w:t>
      </w:r>
      <w:r>
        <w:rPr>
          <w:color w:val="000000" w:themeColor="text1"/>
        </w:rPr>
        <w:t xml:space="preserve">Item </w:t>
      </w:r>
      <w:r w:rsidR="009C762C">
        <w:rPr>
          <w:color w:val="000000" w:themeColor="text1"/>
        </w:rPr>
        <w:t>Maintenance Due Date U</w:t>
      </w:r>
      <w:r>
        <w:rPr>
          <w:color w:val="000000" w:themeColor="text1"/>
        </w:rPr>
        <w:t>pdate</w:t>
      </w:r>
    </w:p>
    <w:p w14:paraId="31A23701" w14:textId="5DAB4A87" w:rsidR="00EE2996" w:rsidRDefault="00EE2996" w:rsidP="00EE2996">
      <w:pPr>
        <w:rPr>
          <w:rFonts w:cs="Arial"/>
          <w:color w:val="000000" w:themeColor="text1"/>
        </w:rPr>
      </w:pPr>
      <w:r>
        <w:rPr>
          <w:rFonts w:cs="Arial"/>
          <w:color w:val="000000" w:themeColor="text1"/>
        </w:rPr>
        <w:t xml:space="preserve">When </w:t>
      </w:r>
      <w:r w:rsidR="005E5654">
        <w:rPr>
          <w:rFonts w:cs="Arial"/>
          <w:color w:val="000000" w:themeColor="text1"/>
        </w:rPr>
        <w:t xml:space="preserve">the user updates </w:t>
      </w:r>
      <w:r>
        <w:rPr>
          <w:rFonts w:cs="Arial"/>
          <w:color w:val="000000" w:themeColor="text1"/>
        </w:rPr>
        <w:t xml:space="preserve">a </w:t>
      </w:r>
      <w:r w:rsidR="00FF735B">
        <w:rPr>
          <w:rFonts w:cs="Arial"/>
          <w:color w:val="000000" w:themeColor="text1"/>
        </w:rPr>
        <w:t xml:space="preserve">Pre-defined/Custom </w:t>
      </w:r>
      <w:r w:rsidR="00022BDB">
        <w:rPr>
          <w:rFonts w:cs="Arial"/>
          <w:color w:val="000000" w:themeColor="text1"/>
        </w:rPr>
        <w:t>Maintenance item time</w:t>
      </w:r>
      <w:r>
        <w:rPr>
          <w:rFonts w:cs="Arial"/>
          <w:color w:val="000000" w:themeColor="text1"/>
        </w:rPr>
        <w:t xml:space="preserve"> interval</w:t>
      </w:r>
      <w:r w:rsidR="005E5654">
        <w:rPr>
          <w:rFonts w:cs="Arial"/>
          <w:color w:val="000000" w:themeColor="text1"/>
        </w:rPr>
        <w:t xml:space="preserve"> </w:t>
      </w:r>
      <w:r>
        <w:rPr>
          <w:rFonts w:cs="Arial"/>
          <w:color w:val="000000" w:themeColor="text1"/>
        </w:rPr>
        <w:t>before the current due date is reached, APIM shall calculate</w:t>
      </w:r>
      <w:r w:rsidR="00BF1202">
        <w:rPr>
          <w:rFonts w:cs="Arial"/>
          <w:color w:val="000000" w:themeColor="text1"/>
        </w:rPr>
        <w:t xml:space="preserve"> and store</w:t>
      </w:r>
      <w:r>
        <w:rPr>
          <w:rFonts w:cs="Arial"/>
          <w:color w:val="000000" w:themeColor="text1"/>
        </w:rPr>
        <w:t xml:space="preserve"> the new Maintenance due date &lt;</w:t>
      </w:r>
      <w:r w:rsidR="00893A04">
        <w:rPr>
          <w:rFonts w:cs="Arial"/>
          <w:color w:val="000000" w:themeColor="text1"/>
        </w:rPr>
        <w:t>Item#_MaintDueDate&gt; by adding the Maintenance Item</w:t>
      </w:r>
      <w:r>
        <w:rPr>
          <w:rFonts w:cs="Arial"/>
          <w:color w:val="000000" w:themeColor="text1"/>
        </w:rPr>
        <w:t xml:space="preserve"> Configuration Date &lt;</w:t>
      </w:r>
      <w:r w:rsidR="00893A04">
        <w:rPr>
          <w:rFonts w:cs="Arial"/>
          <w:color w:val="000000" w:themeColor="text1"/>
        </w:rPr>
        <w:t>Item#_MaintConfigDate</w:t>
      </w:r>
      <w:r>
        <w:rPr>
          <w:rFonts w:cs="Arial"/>
          <w:color w:val="000000" w:themeColor="text1"/>
        </w:rPr>
        <w:t>&gt; with the new Maintenance Time interval selected.</w:t>
      </w:r>
    </w:p>
    <w:p w14:paraId="08434FAC" w14:textId="60A52603" w:rsidR="00EE2996" w:rsidRDefault="00EE2996" w:rsidP="00EE2996">
      <w:pPr>
        <w:rPr>
          <w:rFonts w:cs="Arial"/>
          <w:color w:val="000000" w:themeColor="text1"/>
        </w:rPr>
      </w:pPr>
    </w:p>
    <w:p w14:paraId="37F6BC27" w14:textId="7A69EF18" w:rsidR="00EE2996" w:rsidRPr="00FB5797" w:rsidRDefault="00EE2996" w:rsidP="00EE2996">
      <w:pPr>
        <w:pStyle w:val="RERequirement"/>
        <w:rPr>
          <w:color w:val="000000" w:themeColor="text1"/>
          <w:rPrChange w:id="3421" w:author="SM Fairus Hasan" w:date="2020-02-27T16:11:00Z">
            <w:rPr/>
          </w:rPrChange>
        </w:rPr>
      </w:pPr>
      <w:r w:rsidRPr="00FB5797">
        <w:rPr>
          <w:color w:val="000000" w:themeColor="text1"/>
          <w:rPrChange w:id="3422" w:author="SM Fairus Hasan" w:date="2020-02-27T16:11:00Z">
            <w:rPr/>
          </w:rPrChange>
        </w:rPr>
        <w:t>###R_FNC_</w:t>
      </w:r>
      <w:r>
        <w:rPr>
          <w:color w:val="000000" w:themeColor="text1"/>
        </w:rPr>
        <w:t>Trailer Maintenance</w:t>
      </w:r>
      <w:r w:rsidRPr="00FB5797">
        <w:rPr>
          <w:color w:val="000000" w:themeColor="text1"/>
          <w:rPrChange w:id="3423" w:author="SM Fairus Hasan" w:date="2020-02-27T16:11:00Z">
            <w:rPr/>
          </w:rPrChange>
        </w:rPr>
        <w:t>_00</w:t>
      </w:r>
      <w:ins w:id="3424" w:author="Gonzalez-sanchez, Mario (M.)" w:date="2020-03-24T08:45:00Z">
        <w:r>
          <w:rPr>
            <w:color w:val="000000" w:themeColor="text1"/>
          </w:rPr>
          <w:t>0</w:t>
        </w:r>
      </w:ins>
      <w:r w:rsidR="000E5E9A">
        <w:rPr>
          <w:color w:val="000000" w:themeColor="text1"/>
        </w:rPr>
        <w:t>11</w:t>
      </w:r>
      <w:del w:id="3425" w:author="Hasan, SM Fairus (S.)" w:date="2020-02-17T15:09:00Z">
        <w:r w:rsidRPr="00FB5797" w:rsidDel="008419C3">
          <w:rPr>
            <w:color w:val="000000" w:themeColor="text1"/>
            <w:rPrChange w:id="3426" w:author="SM Fairus Hasan" w:date="2020-02-27T16:11:00Z">
              <w:rPr/>
            </w:rPrChange>
          </w:rPr>
          <w:delText>4</w:delText>
        </w:r>
      </w:del>
      <w:r w:rsidRPr="00FB5797">
        <w:rPr>
          <w:color w:val="000000" w:themeColor="text1"/>
          <w:rPrChange w:id="3427" w:author="SM Fairus Hasan" w:date="2020-02-27T16:11:00Z">
            <w:rPr/>
          </w:rPrChange>
        </w:rPr>
        <w:t xml:space="preserve">### </w:t>
      </w:r>
      <w:r w:rsidR="007612B1">
        <w:rPr>
          <w:color w:val="000000" w:themeColor="text1"/>
        </w:rPr>
        <w:t>Item Maintenance Due D</w:t>
      </w:r>
      <w:r>
        <w:rPr>
          <w:color w:val="000000" w:themeColor="text1"/>
        </w:rPr>
        <w:t>ate</w:t>
      </w:r>
      <w:r w:rsidR="007612B1">
        <w:rPr>
          <w:color w:val="000000" w:themeColor="text1"/>
        </w:rPr>
        <w:t xml:space="preserve"> I</w:t>
      </w:r>
      <w:r>
        <w:rPr>
          <w:color w:val="000000" w:themeColor="text1"/>
        </w:rPr>
        <w:t xml:space="preserve">nvalid </w:t>
      </w:r>
      <w:r w:rsidR="007612B1">
        <w:rPr>
          <w:color w:val="000000" w:themeColor="text1"/>
        </w:rPr>
        <w:t>U</w:t>
      </w:r>
      <w:r>
        <w:rPr>
          <w:color w:val="000000" w:themeColor="text1"/>
        </w:rPr>
        <w:t>pdate</w:t>
      </w:r>
    </w:p>
    <w:p w14:paraId="0A04C197" w14:textId="535FAEE6" w:rsidR="005039E2" w:rsidRDefault="005039E2" w:rsidP="005039E2">
      <w:pPr>
        <w:rPr>
          <w:rFonts w:cs="Arial"/>
          <w:color w:val="000000" w:themeColor="text1"/>
        </w:rPr>
      </w:pPr>
      <w:r>
        <w:rPr>
          <w:rFonts w:cs="Arial"/>
          <w:color w:val="000000" w:themeColor="text1"/>
        </w:rPr>
        <w:t xml:space="preserve">Sync shall display an Invalid Selection Pop Up, when the updated Maintenance Due Date &lt;Item#_MaintDueDate&gt; compared against the current maintenance Odometer Countdown &lt;Item#_TimeCountdown&gt; gives a value lower than </w:t>
      </w:r>
      <w:r w:rsidR="005E5654">
        <w:rPr>
          <w:rFonts w:cs="Arial"/>
          <w:color w:val="000000" w:themeColor="text1"/>
        </w:rPr>
        <w:t>0</w:t>
      </w:r>
      <w:r>
        <w:rPr>
          <w:rFonts w:cs="Arial"/>
          <w:color w:val="000000" w:themeColor="text1"/>
        </w:rPr>
        <w:t xml:space="preserve"> day</w:t>
      </w:r>
      <w:r w:rsidR="005E5654">
        <w:rPr>
          <w:rFonts w:cs="Arial"/>
          <w:color w:val="000000" w:themeColor="text1"/>
        </w:rPr>
        <w:t>s</w:t>
      </w:r>
      <w:r>
        <w:rPr>
          <w:rFonts w:cs="Arial"/>
          <w:color w:val="000000" w:themeColor="text1"/>
        </w:rPr>
        <w:t>.</w:t>
      </w:r>
    </w:p>
    <w:p w14:paraId="2FF87E00" w14:textId="7C4A6147" w:rsidR="00B90AB1" w:rsidRDefault="00B90AB1" w:rsidP="00EE2996">
      <w:pPr>
        <w:rPr>
          <w:rFonts w:cs="Arial"/>
          <w:color w:val="000000" w:themeColor="text1"/>
        </w:rPr>
      </w:pPr>
    </w:p>
    <w:p w14:paraId="74D23694" w14:textId="516E4858" w:rsidR="00B90AB1" w:rsidRPr="00FB5797" w:rsidRDefault="00B90AB1" w:rsidP="00B90AB1">
      <w:pPr>
        <w:pStyle w:val="RERequirement"/>
        <w:rPr>
          <w:color w:val="000000" w:themeColor="text1"/>
          <w:rPrChange w:id="3428" w:author="SM Fairus Hasan" w:date="2020-02-27T16:11:00Z">
            <w:rPr/>
          </w:rPrChange>
        </w:rPr>
      </w:pPr>
      <w:r w:rsidRPr="00FB5797">
        <w:rPr>
          <w:color w:val="000000" w:themeColor="text1"/>
          <w:rPrChange w:id="3429" w:author="SM Fairus Hasan" w:date="2020-02-27T16:11:00Z">
            <w:rPr/>
          </w:rPrChange>
        </w:rPr>
        <w:t>###R_FNC_</w:t>
      </w:r>
      <w:r>
        <w:rPr>
          <w:color w:val="000000" w:themeColor="text1"/>
        </w:rPr>
        <w:t>Trailer Maintenance</w:t>
      </w:r>
      <w:r w:rsidRPr="00FB5797">
        <w:rPr>
          <w:color w:val="000000" w:themeColor="text1"/>
          <w:rPrChange w:id="3430" w:author="SM Fairus Hasan" w:date="2020-02-27T16:11:00Z">
            <w:rPr/>
          </w:rPrChange>
        </w:rPr>
        <w:t>_00</w:t>
      </w:r>
      <w:ins w:id="3431" w:author="Gonzalez-sanchez, Mario (M.)" w:date="2020-03-24T08:45:00Z">
        <w:r>
          <w:rPr>
            <w:color w:val="000000" w:themeColor="text1"/>
          </w:rPr>
          <w:t>0</w:t>
        </w:r>
      </w:ins>
      <w:r>
        <w:rPr>
          <w:color w:val="000000" w:themeColor="text1"/>
        </w:rPr>
        <w:t>12</w:t>
      </w:r>
      <w:del w:id="3432" w:author="Hasan, SM Fairus (S.)" w:date="2020-02-17T15:09:00Z">
        <w:r w:rsidRPr="00FB5797" w:rsidDel="008419C3">
          <w:rPr>
            <w:color w:val="000000" w:themeColor="text1"/>
            <w:rPrChange w:id="3433" w:author="SM Fairus Hasan" w:date="2020-02-27T16:11:00Z">
              <w:rPr/>
            </w:rPrChange>
          </w:rPr>
          <w:delText>4</w:delText>
        </w:r>
      </w:del>
      <w:r w:rsidRPr="00FB5797">
        <w:rPr>
          <w:color w:val="000000" w:themeColor="text1"/>
          <w:rPrChange w:id="3434" w:author="SM Fairus Hasan" w:date="2020-02-27T16:11:00Z">
            <w:rPr/>
          </w:rPrChange>
        </w:rPr>
        <w:t xml:space="preserve">### </w:t>
      </w:r>
      <w:r>
        <w:rPr>
          <w:color w:val="000000" w:themeColor="text1"/>
        </w:rPr>
        <w:t>Item Maintenance Configuration Date Update</w:t>
      </w:r>
    </w:p>
    <w:p w14:paraId="3F84D423" w14:textId="35D7F722" w:rsidR="00B90AB1" w:rsidRDefault="00B90AB1" w:rsidP="00B90AB1">
      <w:pPr>
        <w:rPr>
          <w:rFonts w:cs="Arial"/>
          <w:color w:val="000000" w:themeColor="text1"/>
        </w:rPr>
      </w:pPr>
      <w:r>
        <w:rPr>
          <w:rFonts w:cs="Arial"/>
          <w:color w:val="000000" w:themeColor="text1"/>
        </w:rPr>
        <w:t>When a Pre-defined/Custom Maintenance Item Date Interval is update after the current due date is reach, APIM shall overwrite the Maintenance Item Configuration Date &lt;Item#_MaintConfigDate&gt; with the current Maintenance Due Date &lt;Item#_MaintDueDate&gt; and recalculate the new Maintenance Due Date &lt;Item#_MaintDueDate&gt; with updated interval selected.</w:t>
      </w:r>
    </w:p>
    <w:p w14:paraId="1881F3EA" w14:textId="488F21D2" w:rsidR="00F158D8" w:rsidRDefault="00F158D8" w:rsidP="00C3183E">
      <w:pPr>
        <w:rPr>
          <w:rFonts w:cs="Arial"/>
          <w:color w:val="000000" w:themeColor="text1"/>
        </w:rPr>
      </w:pPr>
    </w:p>
    <w:bookmarkEnd w:id="3357"/>
    <w:bookmarkEnd w:id="3358"/>
    <w:p w14:paraId="3C003A12" w14:textId="50B9E416" w:rsidR="0036083C" w:rsidRPr="00FB5797" w:rsidRDefault="0036083C" w:rsidP="0036083C">
      <w:pPr>
        <w:pStyle w:val="RERequirement"/>
        <w:rPr>
          <w:color w:val="000000" w:themeColor="text1"/>
          <w:rPrChange w:id="3435" w:author="SM Fairus Hasan" w:date="2020-02-27T16:11:00Z">
            <w:rPr/>
          </w:rPrChange>
        </w:rPr>
      </w:pPr>
      <w:r w:rsidRPr="00FB5797">
        <w:rPr>
          <w:color w:val="000000" w:themeColor="text1"/>
          <w:rPrChange w:id="3436" w:author="SM Fairus Hasan" w:date="2020-02-27T16:11:00Z">
            <w:rPr/>
          </w:rPrChange>
        </w:rPr>
        <w:t>###R_FNC_</w:t>
      </w:r>
      <w:r>
        <w:rPr>
          <w:color w:val="000000" w:themeColor="text1"/>
        </w:rPr>
        <w:t>Trailer Maintenance</w:t>
      </w:r>
      <w:r w:rsidRPr="00FB5797">
        <w:rPr>
          <w:color w:val="000000" w:themeColor="text1"/>
          <w:rPrChange w:id="3437" w:author="SM Fairus Hasan" w:date="2020-02-27T16:11:00Z">
            <w:rPr/>
          </w:rPrChange>
        </w:rPr>
        <w:t>_00</w:t>
      </w:r>
      <w:ins w:id="3438" w:author="Gonzalez-sanchez, Mario (M.)" w:date="2020-03-24T08:45:00Z">
        <w:r>
          <w:rPr>
            <w:color w:val="000000" w:themeColor="text1"/>
          </w:rPr>
          <w:t>0</w:t>
        </w:r>
      </w:ins>
      <w:r w:rsidR="00B90AB1">
        <w:rPr>
          <w:color w:val="000000" w:themeColor="text1"/>
        </w:rPr>
        <w:t>13</w:t>
      </w:r>
      <w:del w:id="3439" w:author="Hasan, SM Fairus (S.)" w:date="2020-02-17T15:09:00Z">
        <w:r w:rsidRPr="00FB5797" w:rsidDel="008419C3">
          <w:rPr>
            <w:color w:val="000000" w:themeColor="text1"/>
            <w:rPrChange w:id="3440" w:author="SM Fairus Hasan" w:date="2020-02-27T16:11:00Z">
              <w:rPr/>
            </w:rPrChange>
          </w:rPr>
          <w:delText>4</w:delText>
        </w:r>
      </w:del>
      <w:r w:rsidRPr="00FB5797">
        <w:rPr>
          <w:color w:val="000000" w:themeColor="text1"/>
          <w:rPrChange w:id="3441" w:author="SM Fairus Hasan" w:date="2020-02-27T16:11:00Z">
            <w:rPr/>
          </w:rPrChange>
        </w:rPr>
        <w:t xml:space="preserve">### </w:t>
      </w:r>
      <w:r>
        <w:rPr>
          <w:color w:val="000000" w:themeColor="text1"/>
        </w:rPr>
        <w:t>7 days</w:t>
      </w:r>
      <w:r w:rsidR="005F3D50">
        <w:rPr>
          <w:color w:val="000000" w:themeColor="text1"/>
        </w:rPr>
        <w:t xml:space="preserve"> or less</w:t>
      </w:r>
      <w:r w:rsidR="000D13B1">
        <w:rPr>
          <w:color w:val="000000" w:themeColor="text1"/>
        </w:rPr>
        <w:t xml:space="preserve"> Maintenance Reminder</w:t>
      </w:r>
    </w:p>
    <w:p w14:paraId="1D17C74A" w14:textId="17BB10E3" w:rsidR="00A0582E" w:rsidRDefault="009C762C" w:rsidP="00AD4DBB">
      <w:r>
        <w:t>When the difference between Item Time Countdown</w:t>
      </w:r>
      <w:r w:rsidR="0036083C">
        <w:t xml:space="preserve"> </w:t>
      </w:r>
      <w:r w:rsidR="00737457">
        <w:t>&lt;</w:t>
      </w:r>
      <w:r w:rsidR="000D13B1">
        <w:t>Item#_Time</w:t>
      </w:r>
      <w:r w:rsidR="0036083C">
        <w:t>Countdown</w:t>
      </w:r>
      <w:r w:rsidR="00737457">
        <w:t>&gt;</w:t>
      </w:r>
      <w:r w:rsidR="0036083C">
        <w:t xml:space="preserve"> </w:t>
      </w:r>
      <w:r>
        <w:t xml:space="preserve">and the Maintenance Due Date stored </w:t>
      </w:r>
      <w:r>
        <w:rPr>
          <w:rFonts w:cs="Arial"/>
          <w:color w:val="000000" w:themeColor="text1"/>
        </w:rPr>
        <w:t>&lt;</w:t>
      </w:r>
      <w:r w:rsidR="00CE5F4E">
        <w:rPr>
          <w:rFonts w:cs="Arial"/>
          <w:color w:val="000000" w:themeColor="text1"/>
        </w:rPr>
        <w:t>Item#_MaintDueDate</w:t>
      </w:r>
      <w:r>
        <w:rPr>
          <w:rFonts w:cs="Arial"/>
          <w:color w:val="000000" w:themeColor="text1"/>
        </w:rPr>
        <w:t>&gt;</w:t>
      </w:r>
      <w:r>
        <w:t xml:space="preserve"> </w:t>
      </w:r>
      <w:r w:rsidR="005F3D50">
        <w:t>is between 1 to</w:t>
      </w:r>
      <w:r w:rsidR="0036083C">
        <w:t xml:space="preserve"> 7 days for one or more Maintenance Items, the system shall display an Item M</w:t>
      </w:r>
      <w:r w:rsidR="00C143DF">
        <w:t>aintenance Reminder</w:t>
      </w:r>
      <w:r w:rsidR="0036083C">
        <w:t xml:space="preserve"> for the upcoming Maintenance</w:t>
      </w:r>
      <w:r w:rsidR="000E5E9A">
        <w:t xml:space="preserve"> items.</w:t>
      </w:r>
    </w:p>
    <w:p w14:paraId="0D984970" w14:textId="2A6F1275" w:rsidR="005F3D50" w:rsidRDefault="005F3D50" w:rsidP="00AD4DBB"/>
    <w:p w14:paraId="6B8578E0" w14:textId="5B143C9A" w:rsidR="005F3D50" w:rsidRPr="00FB5797" w:rsidRDefault="005F3D50" w:rsidP="005F3D50">
      <w:pPr>
        <w:pStyle w:val="RERequirement"/>
        <w:rPr>
          <w:color w:val="000000" w:themeColor="text1"/>
          <w:rPrChange w:id="3442" w:author="SM Fairus Hasan" w:date="2020-02-27T16:11:00Z">
            <w:rPr/>
          </w:rPrChange>
        </w:rPr>
      </w:pPr>
      <w:r w:rsidRPr="00FB5797">
        <w:rPr>
          <w:color w:val="000000" w:themeColor="text1"/>
          <w:rPrChange w:id="3443" w:author="SM Fairus Hasan" w:date="2020-02-27T16:11:00Z">
            <w:rPr/>
          </w:rPrChange>
        </w:rPr>
        <w:t>###R_FNC_</w:t>
      </w:r>
      <w:r>
        <w:rPr>
          <w:color w:val="000000" w:themeColor="text1"/>
        </w:rPr>
        <w:t>Trailer Maintenance</w:t>
      </w:r>
      <w:r w:rsidRPr="00FB5797">
        <w:rPr>
          <w:color w:val="000000" w:themeColor="text1"/>
          <w:rPrChange w:id="3444" w:author="SM Fairus Hasan" w:date="2020-02-27T16:11:00Z">
            <w:rPr/>
          </w:rPrChange>
        </w:rPr>
        <w:t>_00</w:t>
      </w:r>
      <w:ins w:id="3445" w:author="Gonzalez-sanchez, Mario (M.)" w:date="2020-03-24T08:45:00Z">
        <w:r>
          <w:rPr>
            <w:color w:val="000000" w:themeColor="text1"/>
          </w:rPr>
          <w:t>0</w:t>
        </w:r>
      </w:ins>
      <w:r w:rsidR="00B90AB1">
        <w:rPr>
          <w:color w:val="000000" w:themeColor="text1"/>
        </w:rPr>
        <w:t>14</w:t>
      </w:r>
      <w:del w:id="3446" w:author="Hasan, SM Fairus (S.)" w:date="2020-02-17T15:09:00Z">
        <w:r w:rsidRPr="00FB5797" w:rsidDel="008419C3">
          <w:rPr>
            <w:color w:val="000000" w:themeColor="text1"/>
            <w:rPrChange w:id="3447" w:author="SM Fairus Hasan" w:date="2020-02-27T16:11:00Z">
              <w:rPr/>
            </w:rPrChange>
          </w:rPr>
          <w:delText>4</w:delText>
        </w:r>
      </w:del>
      <w:r w:rsidRPr="00FB5797">
        <w:rPr>
          <w:color w:val="000000" w:themeColor="text1"/>
          <w:rPrChange w:id="3448" w:author="SM Fairus Hasan" w:date="2020-02-27T16:11:00Z">
            <w:rPr/>
          </w:rPrChange>
        </w:rPr>
        <w:t xml:space="preserve">### </w:t>
      </w:r>
      <w:r>
        <w:rPr>
          <w:color w:val="000000" w:themeColor="text1"/>
        </w:rPr>
        <w:t xml:space="preserve">Item Maintenance Notification Snooze </w:t>
      </w:r>
    </w:p>
    <w:p w14:paraId="7A7B0AC7" w14:textId="49462DD2" w:rsidR="005F3D50" w:rsidRDefault="000D13B1" w:rsidP="005F3D50">
      <w:r>
        <w:t xml:space="preserve">When user select “Remind me later” for the 7 days or less Maintenance Reminder, </w:t>
      </w:r>
      <w:r w:rsidR="00C143DF">
        <w:t>Sync shall display the next Maintenance Reminder until the Item Time Countdown &lt;</w:t>
      </w:r>
      <w:r>
        <w:t>Item#_Time</w:t>
      </w:r>
      <w:r w:rsidR="00C143DF">
        <w:t>Countdown&gt; reaches 0 days</w:t>
      </w:r>
      <w:r>
        <w:t>.</w:t>
      </w:r>
    </w:p>
    <w:p w14:paraId="3D2C3EF0" w14:textId="79DF50F6" w:rsidR="0036083C" w:rsidRDefault="0036083C" w:rsidP="00AD4DBB"/>
    <w:p w14:paraId="7D5A5C98" w14:textId="43312C43" w:rsidR="0036083C" w:rsidRPr="00FB5797" w:rsidRDefault="0036083C" w:rsidP="0036083C">
      <w:pPr>
        <w:pStyle w:val="RERequirement"/>
        <w:rPr>
          <w:color w:val="000000" w:themeColor="text1"/>
          <w:rPrChange w:id="3449" w:author="SM Fairus Hasan" w:date="2020-02-27T16:11:00Z">
            <w:rPr/>
          </w:rPrChange>
        </w:rPr>
      </w:pPr>
      <w:r w:rsidRPr="00FB5797">
        <w:rPr>
          <w:color w:val="000000" w:themeColor="text1"/>
          <w:rPrChange w:id="3450" w:author="SM Fairus Hasan" w:date="2020-02-27T16:11:00Z">
            <w:rPr/>
          </w:rPrChange>
        </w:rPr>
        <w:t>###R_FNC_</w:t>
      </w:r>
      <w:r>
        <w:rPr>
          <w:color w:val="000000" w:themeColor="text1"/>
        </w:rPr>
        <w:t>Trailer Maintenance</w:t>
      </w:r>
      <w:r w:rsidRPr="00FB5797">
        <w:rPr>
          <w:color w:val="000000" w:themeColor="text1"/>
          <w:rPrChange w:id="3451" w:author="SM Fairus Hasan" w:date="2020-02-27T16:11:00Z">
            <w:rPr/>
          </w:rPrChange>
        </w:rPr>
        <w:t>_00</w:t>
      </w:r>
      <w:ins w:id="3452" w:author="Gonzalez-sanchez, Mario (M.)" w:date="2020-03-24T08:45:00Z">
        <w:r>
          <w:rPr>
            <w:color w:val="000000" w:themeColor="text1"/>
          </w:rPr>
          <w:t>0</w:t>
        </w:r>
      </w:ins>
      <w:r w:rsidR="00CE5F4E">
        <w:rPr>
          <w:color w:val="000000" w:themeColor="text1"/>
        </w:rPr>
        <w:t>1</w:t>
      </w:r>
      <w:r w:rsidR="00B90AB1">
        <w:rPr>
          <w:color w:val="000000" w:themeColor="text1"/>
        </w:rPr>
        <w:t>5</w:t>
      </w:r>
      <w:del w:id="3453" w:author="Hasan, SM Fairus (S.)" w:date="2020-02-17T15:09:00Z">
        <w:r w:rsidRPr="00FB5797" w:rsidDel="008419C3">
          <w:rPr>
            <w:color w:val="000000" w:themeColor="text1"/>
            <w:rPrChange w:id="3454" w:author="SM Fairus Hasan" w:date="2020-02-27T16:11:00Z">
              <w:rPr/>
            </w:rPrChange>
          </w:rPr>
          <w:delText>4</w:delText>
        </w:r>
      </w:del>
      <w:r w:rsidRPr="00FB5797">
        <w:rPr>
          <w:color w:val="000000" w:themeColor="text1"/>
          <w:rPrChange w:id="3455" w:author="SM Fairus Hasan" w:date="2020-02-27T16:11:00Z">
            <w:rPr/>
          </w:rPrChange>
        </w:rPr>
        <w:t xml:space="preserve">### </w:t>
      </w:r>
      <w:r w:rsidR="000D13B1">
        <w:rPr>
          <w:color w:val="000000" w:themeColor="text1"/>
        </w:rPr>
        <w:t>Due date Maintenance Reminder</w:t>
      </w:r>
    </w:p>
    <w:p w14:paraId="0E9F1B5F" w14:textId="20EECC2B" w:rsidR="0036083C" w:rsidRDefault="00137F3B" w:rsidP="0036083C">
      <w:r>
        <w:t xml:space="preserve">When the difference between </w:t>
      </w:r>
      <w:r w:rsidR="00343137">
        <w:t>Item Time Countdown &lt;Item#_Time</w:t>
      </w:r>
      <w:r>
        <w:t xml:space="preserve">Countdown&gt; and the Maintenance Due Date stored </w:t>
      </w:r>
      <w:r>
        <w:rPr>
          <w:rFonts w:cs="Arial"/>
          <w:color w:val="000000" w:themeColor="text1"/>
        </w:rPr>
        <w:t>&lt;</w:t>
      </w:r>
      <w:r w:rsidR="00CE5F4E">
        <w:rPr>
          <w:rFonts w:cs="Arial"/>
          <w:color w:val="000000" w:themeColor="text1"/>
        </w:rPr>
        <w:t>Item#_MaintDueDate</w:t>
      </w:r>
      <w:r>
        <w:rPr>
          <w:rFonts w:cs="Arial"/>
          <w:color w:val="000000" w:themeColor="text1"/>
        </w:rPr>
        <w:t>&gt;</w:t>
      </w:r>
      <w:r>
        <w:t xml:space="preserve"> is equal </w:t>
      </w:r>
      <w:r w:rsidR="0036083C">
        <w:t>to 0 days for one or more Maintenance It</w:t>
      </w:r>
      <w:r w:rsidR="00343137">
        <w:t>ems, the system shall display a Due Date Maintenance</w:t>
      </w:r>
      <w:r w:rsidR="00CE5F4E">
        <w:t xml:space="preserve"> R</w:t>
      </w:r>
      <w:r w:rsidR="0036083C">
        <w:t>emin</w:t>
      </w:r>
      <w:r w:rsidR="00343137">
        <w:t>der.</w:t>
      </w:r>
    </w:p>
    <w:p w14:paraId="0731E94D" w14:textId="4F31956D" w:rsidR="0036083C" w:rsidRDefault="0036083C" w:rsidP="00AD4DBB"/>
    <w:p w14:paraId="111B1A78" w14:textId="5D212CEB" w:rsidR="0036083C" w:rsidRPr="00FB5797" w:rsidRDefault="0036083C" w:rsidP="0036083C">
      <w:pPr>
        <w:pStyle w:val="RERequirement"/>
        <w:rPr>
          <w:color w:val="000000" w:themeColor="text1"/>
          <w:rPrChange w:id="3456" w:author="SM Fairus Hasan" w:date="2020-02-27T16:11:00Z">
            <w:rPr/>
          </w:rPrChange>
        </w:rPr>
      </w:pPr>
      <w:r w:rsidRPr="00FB5797">
        <w:rPr>
          <w:color w:val="000000" w:themeColor="text1"/>
          <w:rPrChange w:id="3457" w:author="SM Fairus Hasan" w:date="2020-02-27T16:11:00Z">
            <w:rPr/>
          </w:rPrChange>
        </w:rPr>
        <w:t>###R_FNC_</w:t>
      </w:r>
      <w:r>
        <w:rPr>
          <w:color w:val="000000" w:themeColor="text1"/>
        </w:rPr>
        <w:t>Trailer Maintenance</w:t>
      </w:r>
      <w:r w:rsidRPr="00FB5797">
        <w:rPr>
          <w:color w:val="000000" w:themeColor="text1"/>
          <w:rPrChange w:id="3458" w:author="SM Fairus Hasan" w:date="2020-02-27T16:11:00Z">
            <w:rPr/>
          </w:rPrChange>
        </w:rPr>
        <w:t>_00</w:t>
      </w:r>
      <w:ins w:id="3459" w:author="Gonzalez-sanchez, Mario (M.)" w:date="2020-03-24T08:45:00Z">
        <w:r>
          <w:rPr>
            <w:color w:val="000000" w:themeColor="text1"/>
          </w:rPr>
          <w:t>0</w:t>
        </w:r>
      </w:ins>
      <w:r w:rsidR="00C81D36">
        <w:rPr>
          <w:color w:val="000000" w:themeColor="text1"/>
        </w:rPr>
        <w:t>1</w:t>
      </w:r>
      <w:r w:rsidR="00B90AB1">
        <w:rPr>
          <w:color w:val="000000" w:themeColor="text1"/>
        </w:rPr>
        <w:t>6</w:t>
      </w:r>
      <w:del w:id="3460" w:author="Hasan, SM Fairus (S.)" w:date="2020-02-17T15:09:00Z">
        <w:r w:rsidRPr="00FB5797" w:rsidDel="008419C3">
          <w:rPr>
            <w:color w:val="000000" w:themeColor="text1"/>
            <w:rPrChange w:id="3461" w:author="SM Fairus Hasan" w:date="2020-02-27T16:11:00Z">
              <w:rPr/>
            </w:rPrChange>
          </w:rPr>
          <w:delText>4</w:delText>
        </w:r>
      </w:del>
      <w:r w:rsidRPr="00FB5797">
        <w:rPr>
          <w:color w:val="000000" w:themeColor="text1"/>
          <w:rPrChange w:id="3462" w:author="SM Fairus Hasan" w:date="2020-02-27T16:11:00Z">
            <w:rPr/>
          </w:rPrChange>
        </w:rPr>
        <w:t xml:space="preserve">### </w:t>
      </w:r>
      <w:r w:rsidR="00C65E6E">
        <w:rPr>
          <w:color w:val="000000" w:themeColor="text1"/>
        </w:rPr>
        <w:t>Item Maintenance Date O</w:t>
      </w:r>
      <w:r>
        <w:rPr>
          <w:color w:val="000000" w:themeColor="text1"/>
        </w:rPr>
        <w:t>verdue</w:t>
      </w:r>
    </w:p>
    <w:p w14:paraId="57D338E5" w14:textId="53184CE8" w:rsidR="0036083C" w:rsidRDefault="0036083C" w:rsidP="0036083C">
      <w:r>
        <w:t xml:space="preserve">When the APIM current MDF_DateTime values are greater than </w:t>
      </w:r>
      <w:r w:rsidR="00737457">
        <w:t>&lt;</w:t>
      </w:r>
      <w:r w:rsidR="00CE5F4E">
        <w:rPr>
          <w:rFonts w:cs="Arial"/>
          <w:color w:val="000000" w:themeColor="text1"/>
        </w:rPr>
        <w:t>Item#_MaintDueDate</w:t>
      </w:r>
      <w:r w:rsidR="00737457">
        <w:t>&gt;</w:t>
      </w:r>
      <w:r>
        <w:t>, the system shall display an Item Maintenance</w:t>
      </w:r>
      <w:r w:rsidR="00EB7A2F">
        <w:t xml:space="preserve"> Overdue</w:t>
      </w:r>
      <w:r>
        <w:t xml:space="preserve"> Notification</w:t>
      </w:r>
      <w:r w:rsidR="00EB7A2F">
        <w:t xml:space="preserve"> every 24hr</w:t>
      </w:r>
      <w:r w:rsidR="00343137">
        <w:t xml:space="preserve"> until the reminder become cleared</w:t>
      </w:r>
      <w:r w:rsidR="00EB7A2F">
        <w:t>.</w:t>
      </w:r>
    </w:p>
    <w:p w14:paraId="664B4F79" w14:textId="2367BD6C" w:rsidR="00343137" w:rsidRDefault="00343137" w:rsidP="0036083C"/>
    <w:p w14:paraId="16223B11" w14:textId="5930574B" w:rsidR="00343137" w:rsidRPr="00FB5797" w:rsidRDefault="00343137" w:rsidP="00343137">
      <w:pPr>
        <w:pStyle w:val="RERequirement"/>
        <w:rPr>
          <w:color w:val="000000" w:themeColor="text1"/>
          <w:rPrChange w:id="3463" w:author="SM Fairus Hasan" w:date="2020-02-27T16:11:00Z">
            <w:rPr/>
          </w:rPrChange>
        </w:rPr>
      </w:pPr>
      <w:r w:rsidRPr="00FB5797">
        <w:rPr>
          <w:color w:val="000000" w:themeColor="text1"/>
          <w:rPrChange w:id="3464" w:author="SM Fairus Hasan" w:date="2020-02-27T16:11:00Z">
            <w:rPr/>
          </w:rPrChange>
        </w:rPr>
        <w:t>###R_FNC_</w:t>
      </w:r>
      <w:r>
        <w:rPr>
          <w:color w:val="000000" w:themeColor="text1"/>
        </w:rPr>
        <w:t>Trailer Maintenance</w:t>
      </w:r>
      <w:r w:rsidRPr="00FB5797">
        <w:rPr>
          <w:color w:val="000000" w:themeColor="text1"/>
          <w:rPrChange w:id="3465" w:author="SM Fairus Hasan" w:date="2020-02-27T16:11:00Z">
            <w:rPr/>
          </w:rPrChange>
        </w:rPr>
        <w:t>_00</w:t>
      </w:r>
      <w:ins w:id="3466" w:author="Gonzalez-sanchez, Mario (M.)" w:date="2020-03-24T08:45:00Z">
        <w:r>
          <w:rPr>
            <w:color w:val="000000" w:themeColor="text1"/>
          </w:rPr>
          <w:t>0</w:t>
        </w:r>
      </w:ins>
      <w:r w:rsidR="00B90AB1">
        <w:rPr>
          <w:color w:val="000000" w:themeColor="text1"/>
        </w:rPr>
        <w:t>17</w:t>
      </w:r>
      <w:del w:id="3467" w:author="Hasan, SM Fairus (S.)" w:date="2020-02-17T15:09:00Z">
        <w:r w:rsidRPr="00FB5797" w:rsidDel="008419C3">
          <w:rPr>
            <w:color w:val="000000" w:themeColor="text1"/>
            <w:rPrChange w:id="3468" w:author="SM Fairus Hasan" w:date="2020-02-27T16:11:00Z">
              <w:rPr/>
            </w:rPrChange>
          </w:rPr>
          <w:delText>4</w:delText>
        </w:r>
      </w:del>
      <w:r w:rsidRPr="00FB5797">
        <w:rPr>
          <w:color w:val="000000" w:themeColor="text1"/>
          <w:rPrChange w:id="3469" w:author="SM Fairus Hasan" w:date="2020-02-27T16:11:00Z">
            <w:rPr/>
          </w:rPrChange>
        </w:rPr>
        <w:t xml:space="preserve">### </w:t>
      </w:r>
      <w:r>
        <w:rPr>
          <w:color w:val="000000" w:themeColor="text1"/>
        </w:rPr>
        <w:t>Item Maintenance Overdue Notification Clear</w:t>
      </w:r>
    </w:p>
    <w:p w14:paraId="2FA70611" w14:textId="32284021" w:rsidR="00797FB2" w:rsidRDefault="00343137" w:rsidP="0036083C">
      <w:r>
        <w:t>When the User select “Clear Reminder” Notification option or update the Maintenance Due Date &lt;</w:t>
      </w:r>
      <w:r>
        <w:rPr>
          <w:rFonts w:cs="Arial"/>
          <w:color w:val="000000" w:themeColor="text1"/>
        </w:rPr>
        <w:t>Item#_MaintDueDate</w:t>
      </w:r>
      <w:r>
        <w:t>&gt;, the system shall display an Item Maintenance Overdue Notification every 24hr.</w:t>
      </w:r>
    </w:p>
    <w:p w14:paraId="4D30F280" w14:textId="0BFB712C" w:rsidR="005F6239" w:rsidRDefault="005F6239" w:rsidP="0036083C"/>
    <w:p w14:paraId="7E6CF73A" w14:textId="0DFDAFD3" w:rsidR="005F6239" w:rsidRPr="00FB5797" w:rsidRDefault="005F6239" w:rsidP="005F6239">
      <w:pPr>
        <w:pStyle w:val="RERequirement"/>
        <w:rPr>
          <w:color w:val="000000" w:themeColor="text1"/>
          <w:rPrChange w:id="3470" w:author="SM Fairus Hasan" w:date="2020-02-27T16:11:00Z">
            <w:rPr/>
          </w:rPrChange>
        </w:rPr>
      </w:pPr>
      <w:r w:rsidRPr="00FB5797">
        <w:rPr>
          <w:color w:val="000000" w:themeColor="text1"/>
          <w:rPrChange w:id="3471" w:author="SM Fairus Hasan" w:date="2020-02-27T16:11:00Z">
            <w:rPr/>
          </w:rPrChange>
        </w:rPr>
        <w:t>###R_FNC_</w:t>
      </w:r>
      <w:r>
        <w:rPr>
          <w:color w:val="000000" w:themeColor="text1"/>
        </w:rPr>
        <w:t>Trailer Maintenance</w:t>
      </w:r>
      <w:r w:rsidRPr="00FB5797">
        <w:rPr>
          <w:color w:val="000000" w:themeColor="text1"/>
          <w:rPrChange w:id="3472" w:author="SM Fairus Hasan" w:date="2020-02-27T16:11:00Z">
            <w:rPr/>
          </w:rPrChange>
        </w:rPr>
        <w:t>_00</w:t>
      </w:r>
      <w:ins w:id="3473" w:author="Gonzalez-sanchez, Mario (M.)" w:date="2020-03-24T08:45:00Z">
        <w:r>
          <w:rPr>
            <w:color w:val="000000" w:themeColor="text1"/>
          </w:rPr>
          <w:t>0</w:t>
        </w:r>
      </w:ins>
      <w:r w:rsidR="00811CCF">
        <w:rPr>
          <w:color w:val="000000" w:themeColor="text1"/>
        </w:rPr>
        <w:t>18</w:t>
      </w:r>
      <w:del w:id="3474" w:author="Hasan, SM Fairus (S.)" w:date="2020-02-17T15:09:00Z">
        <w:r w:rsidRPr="00FB5797" w:rsidDel="008419C3">
          <w:rPr>
            <w:color w:val="000000" w:themeColor="text1"/>
            <w:rPrChange w:id="3475" w:author="SM Fairus Hasan" w:date="2020-02-27T16:11:00Z">
              <w:rPr/>
            </w:rPrChange>
          </w:rPr>
          <w:delText>4</w:delText>
        </w:r>
      </w:del>
      <w:r w:rsidRPr="00FB5797">
        <w:rPr>
          <w:color w:val="000000" w:themeColor="text1"/>
          <w:rPrChange w:id="3476" w:author="SM Fairus Hasan" w:date="2020-02-27T16:11:00Z">
            <w:rPr/>
          </w:rPrChange>
        </w:rPr>
        <w:t>###</w:t>
      </w:r>
      <w:r>
        <w:rPr>
          <w:color w:val="000000" w:themeColor="text1"/>
        </w:rPr>
        <w:t xml:space="preserve"> </w:t>
      </w:r>
      <w:r w:rsidR="00340C76">
        <w:rPr>
          <w:color w:val="000000" w:themeColor="text1"/>
        </w:rPr>
        <w:t xml:space="preserve">Pre-defined </w:t>
      </w:r>
      <w:r>
        <w:rPr>
          <w:color w:val="000000" w:themeColor="text1"/>
        </w:rPr>
        <w:t xml:space="preserve">Maintenance Items Odometer Configuration </w:t>
      </w:r>
    </w:p>
    <w:p w14:paraId="355560BC" w14:textId="55164F98" w:rsidR="005F6239" w:rsidRDefault="005F6239" w:rsidP="005F6239">
      <w:pPr>
        <w:rPr>
          <w:rFonts w:cs="Arial"/>
          <w:color w:val="000000" w:themeColor="text1"/>
        </w:rPr>
      </w:pPr>
      <w:r>
        <w:rPr>
          <w:rFonts w:cs="Arial"/>
          <w:color w:val="000000" w:themeColor="text1"/>
        </w:rPr>
        <w:t xml:space="preserve">When the user access the Active Trailer Status and accept the Maintenance Disclaimer, APIM shall store the current Trailer Distance value form Trailer Trip </w:t>
      </w:r>
      <w:r w:rsidR="00340C76">
        <w:rPr>
          <w:rFonts w:cs="Arial"/>
          <w:color w:val="000000" w:themeColor="text1"/>
        </w:rPr>
        <w:t>function</w:t>
      </w:r>
      <w:r>
        <w:rPr>
          <w:rFonts w:cs="Arial"/>
          <w:color w:val="000000" w:themeColor="text1"/>
        </w:rPr>
        <w:t xml:space="preserve"> as the Maintenance Items </w:t>
      </w:r>
      <w:r w:rsidR="002A7DF7">
        <w:rPr>
          <w:rFonts w:cs="Arial"/>
          <w:color w:val="000000" w:themeColor="text1"/>
        </w:rPr>
        <w:t xml:space="preserve">Odometer </w:t>
      </w:r>
      <w:r>
        <w:rPr>
          <w:rFonts w:cs="Arial"/>
          <w:color w:val="000000" w:themeColor="text1"/>
        </w:rPr>
        <w:t>Configuration &lt;Item#_MaintConfigOdometer&gt; for the pre-defined items.</w:t>
      </w:r>
    </w:p>
    <w:p w14:paraId="53E0E4C3" w14:textId="60B6016A" w:rsidR="00340C76" w:rsidRDefault="00340C76" w:rsidP="005F6239">
      <w:pPr>
        <w:rPr>
          <w:rFonts w:cs="Arial"/>
          <w:color w:val="000000" w:themeColor="text1"/>
        </w:rPr>
      </w:pPr>
    </w:p>
    <w:p w14:paraId="52C54815" w14:textId="6CCFE1D6" w:rsidR="00340C76" w:rsidRPr="00FB5797" w:rsidRDefault="00340C76" w:rsidP="00340C76">
      <w:pPr>
        <w:pStyle w:val="RERequirement"/>
        <w:rPr>
          <w:color w:val="000000" w:themeColor="text1"/>
          <w:rPrChange w:id="3477" w:author="SM Fairus Hasan" w:date="2020-02-27T16:11:00Z">
            <w:rPr/>
          </w:rPrChange>
        </w:rPr>
      </w:pPr>
      <w:r w:rsidRPr="00FB5797">
        <w:rPr>
          <w:color w:val="000000" w:themeColor="text1"/>
          <w:rPrChange w:id="3478" w:author="SM Fairus Hasan" w:date="2020-02-27T16:11:00Z">
            <w:rPr/>
          </w:rPrChange>
        </w:rPr>
        <w:t>###R_FNC_</w:t>
      </w:r>
      <w:r>
        <w:rPr>
          <w:color w:val="000000" w:themeColor="text1"/>
        </w:rPr>
        <w:t>Trailer Maintenance</w:t>
      </w:r>
      <w:r w:rsidRPr="00FB5797">
        <w:rPr>
          <w:color w:val="000000" w:themeColor="text1"/>
          <w:rPrChange w:id="3479" w:author="SM Fairus Hasan" w:date="2020-02-27T16:11:00Z">
            <w:rPr/>
          </w:rPrChange>
        </w:rPr>
        <w:t>_00</w:t>
      </w:r>
      <w:ins w:id="3480" w:author="Gonzalez-sanchez, Mario (M.)" w:date="2020-03-24T08:45:00Z">
        <w:r>
          <w:rPr>
            <w:color w:val="000000" w:themeColor="text1"/>
          </w:rPr>
          <w:t>0</w:t>
        </w:r>
      </w:ins>
      <w:r w:rsidR="00811CCF">
        <w:rPr>
          <w:color w:val="000000" w:themeColor="text1"/>
        </w:rPr>
        <w:t>19</w:t>
      </w:r>
      <w:del w:id="3481" w:author="Hasan, SM Fairus (S.)" w:date="2020-02-17T15:09:00Z">
        <w:r w:rsidRPr="00FB5797" w:rsidDel="008419C3">
          <w:rPr>
            <w:color w:val="000000" w:themeColor="text1"/>
            <w:rPrChange w:id="3482" w:author="SM Fairus Hasan" w:date="2020-02-27T16:11:00Z">
              <w:rPr/>
            </w:rPrChange>
          </w:rPr>
          <w:delText>4</w:delText>
        </w:r>
      </w:del>
      <w:r w:rsidRPr="00FB5797">
        <w:rPr>
          <w:color w:val="000000" w:themeColor="text1"/>
          <w:rPrChange w:id="3483" w:author="SM Fairus Hasan" w:date="2020-02-27T16:11:00Z">
            <w:rPr/>
          </w:rPrChange>
        </w:rPr>
        <w:t>###</w:t>
      </w:r>
      <w:r>
        <w:rPr>
          <w:color w:val="000000" w:themeColor="text1"/>
        </w:rPr>
        <w:t xml:space="preserve"> Custom Maintenance Items Configuration Odometer</w:t>
      </w:r>
    </w:p>
    <w:p w14:paraId="73BA64F2" w14:textId="249326C4" w:rsidR="00340C76" w:rsidRDefault="00811CCF" w:rsidP="00340C76">
      <w:pPr>
        <w:rPr>
          <w:rFonts w:cs="Arial"/>
          <w:color w:val="000000" w:themeColor="text1"/>
        </w:rPr>
      </w:pPr>
      <w:r>
        <w:rPr>
          <w:rFonts w:cs="Arial"/>
          <w:color w:val="000000" w:themeColor="text1"/>
        </w:rPr>
        <w:lastRenderedPageBreak/>
        <w:t>When a new maintenance item is included in the Maintenance Items list, Sync</w:t>
      </w:r>
      <w:r w:rsidR="00340C76">
        <w:rPr>
          <w:rFonts w:cs="Arial"/>
          <w:color w:val="000000" w:themeColor="text1"/>
        </w:rPr>
        <w:t xml:space="preserve"> shall store the current Trailer Distance value form Trailer Trip function as the</w:t>
      </w:r>
      <w:r>
        <w:rPr>
          <w:rFonts w:cs="Arial"/>
          <w:color w:val="000000" w:themeColor="text1"/>
        </w:rPr>
        <w:t xml:space="preserve"> Maintenance Item</w:t>
      </w:r>
      <w:r w:rsidR="00340C76">
        <w:rPr>
          <w:rFonts w:cs="Arial"/>
          <w:color w:val="000000" w:themeColor="text1"/>
        </w:rPr>
        <w:t xml:space="preserve"> </w:t>
      </w:r>
      <w:r w:rsidR="002A7DF7">
        <w:rPr>
          <w:rFonts w:cs="Arial"/>
          <w:color w:val="000000" w:themeColor="text1"/>
        </w:rPr>
        <w:t xml:space="preserve">Odometer </w:t>
      </w:r>
      <w:r w:rsidR="00340C76">
        <w:rPr>
          <w:rFonts w:cs="Arial"/>
          <w:color w:val="000000" w:themeColor="text1"/>
        </w:rPr>
        <w:t>Configuration &lt;Item#_MaintConfigOdometer&gt; for the new item.</w:t>
      </w:r>
    </w:p>
    <w:p w14:paraId="3610056D" w14:textId="410DBD9C" w:rsidR="00262EAC" w:rsidRDefault="00262EAC" w:rsidP="00340C76">
      <w:pPr>
        <w:rPr>
          <w:rFonts w:cs="Arial"/>
          <w:color w:val="000000" w:themeColor="text1"/>
        </w:rPr>
      </w:pPr>
    </w:p>
    <w:p w14:paraId="59AE601F" w14:textId="264480AC" w:rsidR="00262EAC" w:rsidRPr="00FB5797" w:rsidRDefault="00262EAC" w:rsidP="00262EAC">
      <w:pPr>
        <w:pStyle w:val="RERequirement"/>
        <w:rPr>
          <w:color w:val="000000" w:themeColor="text1"/>
          <w:rPrChange w:id="3484" w:author="SM Fairus Hasan" w:date="2020-02-27T16:11:00Z">
            <w:rPr/>
          </w:rPrChange>
        </w:rPr>
      </w:pPr>
      <w:r w:rsidRPr="00FB5797">
        <w:rPr>
          <w:color w:val="000000" w:themeColor="text1"/>
          <w:rPrChange w:id="3485" w:author="SM Fairus Hasan" w:date="2020-02-27T16:11:00Z">
            <w:rPr/>
          </w:rPrChange>
        </w:rPr>
        <w:t>###R_FNC_</w:t>
      </w:r>
      <w:r>
        <w:rPr>
          <w:color w:val="000000" w:themeColor="text1"/>
        </w:rPr>
        <w:t>Trailer Maintenance</w:t>
      </w:r>
      <w:r w:rsidRPr="00FB5797">
        <w:rPr>
          <w:color w:val="000000" w:themeColor="text1"/>
          <w:rPrChange w:id="3486" w:author="SM Fairus Hasan" w:date="2020-02-27T16:11:00Z">
            <w:rPr/>
          </w:rPrChange>
        </w:rPr>
        <w:t>_00</w:t>
      </w:r>
      <w:ins w:id="3487" w:author="Gonzalez-sanchez, Mario (M.)" w:date="2020-03-24T08:45:00Z">
        <w:r>
          <w:rPr>
            <w:color w:val="000000" w:themeColor="text1"/>
          </w:rPr>
          <w:t>0</w:t>
        </w:r>
      </w:ins>
      <w:r w:rsidR="00C42CAD">
        <w:rPr>
          <w:color w:val="000000" w:themeColor="text1"/>
        </w:rPr>
        <w:t>20</w:t>
      </w:r>
      <w:del w:id="3488" w:author="Hasan, SM Fairus (S.)" w:date="2020-02-17T15:09:00Z">
        <w:r w:rsidRPr="00FB5797" w:rsidDel="008419C3">
          <w:rPr>
            <w:color w:val="000000" w:themeColor="text1"/>
            <w:rPrChange w:id="3489" w:author="SM Fairus Hasan" w:date="2020-02-27T16:11:00Z">
              <w:rPr/>
            </w:rPrChange>
          </w:rPr>
          <w:delText>4</w:delText>
        </w:r>
      </w:del>
      <w:r w:rsidRPr="00FB5797">
        <w:rPr>
          <w:color w:val="000000" w:themeColor="text1"/>
          <w:rPrChange w:id="3490" w:author="SM Fairus Hasan" w:date="2020-02-27T16:11:00Z">
            <w:rPr/>
          </w:rPrChange>
        </w:rPr>
        <w:t xml:space="preserve">### </w:t>
      </w:r>
      <w:r>
        <w:rPr>
          <w:color w:val="000000" w:themeColor="text1"/>
        </w:rPr>
        <w:t>Pre-defined Maintenance Items Configuration Odometer Reset</w:t>
      </w:r>
    </w:p>
    <w:p w14:paraId="11AA633A" w14:textId="4C84ADEA" w:rsidR="00262EAC" w:rsidRDefault="00262EAC" w:rsidP="00262EAC">
      <w:pPr>
        <w:rPr>
          <w:rFonts w:cs="Arial"/>
          <w:color w:val="000000" w:themeColor="text1"/>
        </w:rPr>
      </w:pPr>
      <w:r>
        <w:rPr>
          <w:rFonts w:cs="Arial"/>
          <w:color w:val="000000" w:themeColor="text1"/>
        </w:rPr>
        <w:t xml:space="preserve">When the user reset the Active Trailer Status, Sync shall erase current value of the pre-defined Maintenance Items </w:t>
      </w:r>
      <w:r w:rsidR="002A7DF7">
        <w:rPr>
          <w:rFonts w:cs="Arial"/>
          <w:color w:val="000000" w:themeColor="text1"/>
        </w:rPr>
        <w:t xml:space="preserve">Odometer </w:t>
      </w:r>
      <w:r>
        <w:rPr>
          <w:rFonts w:cs="Arial"/>
          <w:color w:val="000000" w:themeColor="text1"/>
        </w:rPr>
        <w:t>Configuration &lt;Item#_MaintConfigOdometer&gt; and display the Maintenance Disclaimer.</w:t>
      </w:r>
    </w:p>
    <w:p w14:paraId="267BF7CC" w14:textId="6B9DF84C" w:rsidR="00262EAC" w:rsidRDefault="00262EAC" w:rsidP="00262EAC">
      <w:pPr>
        <w:rPr>
          <w:rFonts w:cs="Arial"/>
          <w:color w:val="000000" w:themeColor="text1"/>
        </w:rPr>
      </w:pPr>
    </w:p>
    <w:p w14:paraId="23AFD559" w14:textId="73E93DDD" w:rsidR="00262EAC" w:rsidRPr="00FB5797" w:rsidRDefault="00262EAC" w:rsidP="00262EAC">
      <w:pPr>
        <w:pStyle w:val="RERequirement"/>
        <w:rPr>
          <w:color w:val="000000" w:themeColor="text1"/>
          <w:rPrChange w:id="3491" w:author="SM Fairus Hasan" w:date="2020-02-27T16:11:00Z">
            <w:rPr/>
          </w:rPrChange>
        </w:rPr>
      </w:pPr>
      <w:r w:rsidRPr="00FB5797">
        <w:rPr>
          <w:color w:val="000000" w:themeColor="text1"/>
          <w:rPrChange w:id="3492" w:author="SM Fairus Hasan" w:date="2020-02-27T16:11:00Z">
            <w:rPr/>
          </w:rPrChange>
        </w:rPr>
        <w:t>###R_FNC_</w:t>
      </w:r>
      <w:r>
        <w:rPr>
          <w:color w:val="000000" w:themeColor="text1"/>
        </w:rPr>
        <w:t>Trailer Maintenance</w:t>
      </w:r>
      <w:r w:rsidRPr="00FB5797">
        <w:rPr>
          <w:color w:val="000000" w:themeColor="text1"/>
          <w:rPrChange w:id="3493" w:author="SM Fairus Hasan" w:date="2020-02-27T16:11:00Z">
            <w:rPr/>
          </w:rPrChange>
        </w:rPr>
        <w:t>_00</w:t>
      </w:r>
      <w:ins w:id="3494" w:author="Gonzalez-sanchez, Mario (M.)" w:date="2020-03-24T08:45:00Z">
        <w:r>
          <w:rPr>
            <w:color w:val="000000" w:themeColor="text1"/>
          </w:rPr>
          <w:t>0</w:t>
        </w:r>
      </w:ins>
      <w:r w:rsidR="00C42CAD">
        <w:rPr>
          <w:color w:val="000000" w:themeColor="text1"/>
        </w:rPr>
        <w:t>21</w:t>
      </w:r>
      <w:del w:id="3495" w:author="Hasan, SM Fairus (S.)" w:date="2020-02-17T15:09:00Z">
        <w:r w:rsidRPr="00FB5797" w:rsidDel="008419C3">
          <w:rPr>
            <w:color w:val="000000" w:themeColor="text1"/>
            <w:rPrChange w:id="3496" w:author="SM Fairus Hasan" w:date="2020-02-27T16:11:00Z">
              <w:rPr/>
            </w:rPrChange>
          </w:rPr>
          <w:delText>4</w:delText>
        </w:r>
      </w:del>
      <w:r w:rsidRPr="00FB5797">
        <w:rPr>
          <w:color w:val="000000" w:themeColor="text1"/>
          <w:rPrChange w:id="3497" w:author="SM Fairus Hasan" w:date="2020-02-27T16:11:00Z">
            <w:rPr/>
          </w:rPrChange>
        </w:rPr>
        <w:t xml:space="preserve">### </w:t>
      </w:r>
      <w:r w:rsidR="00730C16">
        <w:rPr>
          <w:color w:val="000000" w:themeColor="text1"/>
        </w:rPr>
        <w:t>Item Maintenance Odometer Due</w:t>
      </w:r>
    </w:p>
    <w:p w14:paraId="2B988EED" w14:textId="24930721" w:rsidR="00262EAC" w:rsidRDefault="00262EAC" w:rsidP="00262EAC">
      <w:pPr>
        <w:rPr>
          <w:rFonts w:cs="Arial"/>
          <w:color w:val="000000" w:themeColor="text1"/>
        </w:rPr>
      </w:pPr>
      <w:r>
        <w:rPr>
          <w:rFonts w:cs="Arial"/>
          <w:color w:val="000000" w:themeColor="text1"/>
        </w:rPr>
        <w:t xml:space="preserve">When a Pre-defined/Custom Maintenance item is configure with a distance interval, APIM shall calculate and store the Maintenance Odometer Due &lt;Item#_MaintOdometerDue&gt; by adding the Maintenance Item </w:t>
      </w:r>
      <w:r w:rsidR="002A7DF7">
        <w:rPr>
          <w:rFonts w:cs="Arial"/>
          <w:color w:val="000000" w:themeColor="text1"/>
        </w:rPr>
        <w:t xml:space="preserve">Odometer </w:t>
      </w:r>
      <w:r>
        <w:rPr>
          <w:rFonts w:cs="Arial"/>
          <w:color w:val="000000" w:themeColor="text1"/>
        </w:rPr>
        <w:t>Configuration &lt;Item#_MaintConfigOdometer&gt; with the Maintenance Distance interval selected.</w:t>
      </w:r>
    </w:p>
    <w:p w14:paraId="264B785E" w14:textId="77777777" w:rsidR="00262EAC" w:rsidRDefault="00262EAC" w:rsidP="00262EAC">
      <w:pPr>
        <w:rPr>
          <w:rFonts w:cs="Arial"/>
          <w:color w:val="000000" w:themeColor="text1"/>
        </w:rPr>
      </w:pPr>
    </w:p>
    <w:p w14:paraId="01EBD3DE" w14:textId="069CD268" w:rsidR="0026266E" w:rsidRPr="00FB5797" w:rsidRDefault="0026266E" w:rsidP="0026266E">
      <w:pPr>
        <w:pStyle w:val="RERequirement"/>
        <w:rPr>
          <w:color w:val="000000" w:themeColor="text1"/>
          <w:rPrChange w:id="3498" w:author="SM Fairus Hasan" w:date="2020-02-27T16:11:00Z">
            <w:rPr/>
          </w:rPrChange>
        </w:rPr>
      </w:pPr>
      <w:r w:rsidRPr="00FB5797">
        <w:rPr>
          <w:color w:val="000000" w:themeColor="text1"/>
          <w:rPrChange w:id="3499" w:author="SM Fairus Hasan" w:date="2020-02-27T16:11:00Z">
            <w:rPr/>
          </w:rPrChange>
        </w:rPr>
        <w:t>###R_FNC_</w:t>
      </w:r>
      <w:r>
        <w:rPr>
          <w:color w:val="000000" w:themeColor="text1"/>
        </w:rPr>
        <w:t>Trailer Maintenance</w:t>
      </w:r>
      <w:r w:rsidRPr="00FB5797">
        <w:rPr>
          <w:color w:val="000000" w:themeColor="text1"/>
          <w:rPrChange w:id="3500" w:author="SM Fairus Hasan" w:date="2020-02-27T16:11:00Z">
            <w:rPr/>
          </w:rPrChange>
        </w:rPr>
        <w:t>_00</w:t>
      </w:r>
      <w:ins w:id="3501" w:author="Gonzalez-sanchez, Mario (M.)" w:date="2020-03-24T08:45:00Z">
        <w:r>
          <w:rPr>
            <w:color w:val="000000" w:themeColor="text1"/>
          </w:rPr>
          <w:t>0</w:t>
        </w:r>
      </w:ins>
      <w:r w:rsidR="00C42CAD">
        <w:rPr>
          <w:color w:val="000000" w:themeColor="text1"/>
        </w:rPr>
        <w:t>22</w:t>
      </w:r>
      <w:del w:id="3502" w:author="Hasan, SM Fairus (S.)" w:date="2020-02-17T15:09:00Z">
        <w:r w:rsidRPr="00FB5797" w:rsidDel="008419C3">
          <w:rPr>
            <w:color w:val="000000" w:themeColor="text1"/>
            <w:rPrChange w:id="3503" w:author="SM Fairus Hasan" w:date="2020-02-27T16:11:00Z">
              <w:rPr/>
            </w:rPrChange>
          </w:rPr>
          <w:delText>4</w:delText>
        </w:r>
      </w:del>
      <w:r w:rsidRPr="00FB5797">
        <w:rPr>
          <w:color w:val="000000" w:themeColor="text1"/>
          <w:rPrChange w:id="3504" w:author="SM Fairus Hasan" w:date="2020-02-27T16:11:00Z">
            <w:rPr/>
          </w:rPrChange>
        </w:rPr>
        <w:t xml:space="preserve">### </w:t>
      </w:r>
      <w:r>
        <w:rPr>
          <w:color w:val="000000" w:themeColor="text1"/>
        </w:rPr>
        <w:t>Item Maintenance Odometer Countdown</w:t>
      </w:r>
    </w:p>
    <w:p w14:paraId="472FE4A2" w14:textId="05C8EF0A" w:rsidR="00262EAC" w:rsidRDefault="0026266E" w:rsidP="0026266E">
      <w:pPr>
        <w:rPr>
          <w:rFonts w:cs="Arial"/>
          <w:color w:val="000000" w:themeColor="text1"/>
        </w:rPr>
      </w:pPr>
      <w:r>
        <w:rPr>
          <w:rFonts w:cs="Arial"/>
          <w:color w:val="000000" w:themeColor="text1"/>
        </w:rPr>
        <w:t>When an Active Trailer Profile is select, APIM shall calculat</w:t>
      </w:r>
      <w:r w:rsidR="00464867">
        <w:rPr>
          <w:rFonts w:cs="Arial"/>
          <w:color w:val="000000" w:themeColor="text1"/>
        </w:rPr>
        <w:t>e all the Maintenance Items Odometer</w:t>
      </w:r>
      <w:r>
        <w:rPr>
          <w:rFonts w:cs="Arial"/>
          <w:color w:val="000000" w:themeColor="text1"/>
        </w:rPr>
        <w:t xml:space="preserve"> Coun</w:t>
      </w:r>
      <w:r w:rsidR="00464867">
        <w:rPr>
          <w:rFonts w:cs="Arial"/>
          <w:color w:val="000000" w:themeColor="text1"/>
        </w:rPr>
        <w:t>tdown &lt;Item#_Odometer</w:t>
      </w:r>
      <w:r>
        <w:rPr>
          <w:rFonts w:cs="Arial"/>
          <w:color w:val="000000" w:themeColor="text1"/>
        </w:rPr>
        <w:t xml:space="preserve">Countdown&gt; comparing </w:t>
      </w:r>
      <w:r w:rsidR="00464867">
        <w:rPr>
          <w:rFonts w:cs="Arial"/>
          <w:color w:val="000000" w:themeColor="text1"/>
        </w:rPr>
        <w:t>the current Maintenance Odometer Due &lt;Item#_MaintOdometerDue</w:t>
      </w:r>
      <w:r>
        <w:rPr>
          <w:rFonts w:cs="Arial"/>
          <w:color w:val="000000" w:themeColor="text1"/>
        </w:rPr>
        <w:t>&gt; and the</w:t>
      </w:r>
      <w:r w:rsidR="00464867">
        <w:rPr>
          <w:rFonts w:cs="Arial"/>
          <w:color w:val="000000" w:themeColor="text1"/>
        </w:rPr>
        <w:t xml:space="preserve"> current Trailer Distance value in Trailer Trip function</w:t>
      </w:r>
      <w:r>
        <w:rPr>
          <w:rFonts w:cs="Arial"/>
          <w:color w:val="000000" w:themeColor="text1"/>
        </w:rPr>
        <w:t>.</w:t>
      </w:r>
    </w:p>
    <w:p w14:paraId="3C3E5BD4" w14:textId="58D10F5C" w:rsidR="0036083C" w:rsidRDefault="0036083C" w:rsidP="00AD4DBB"/>
    <w:p w14:paraId="41B739C6" w14:textId="6EF288F6" w:rsidR="00A24658" w:rsidRPr="00FB5797" w:rsidRDefault="00A24658" w:rsidP="00A24658">
      <w:pPr>
        <w:pStyle w:val="RERequirement"/>
        <w:rPr>
          <w:color w:val="000000" w:themeColor="text1"/>
          <w:rPrChange w:id="3505" w:author="SM Fairus Hasan" w:date="2020-02-27T16:11:00Z">
            <w:rPr/>
          </w:rPrChange>
        </w:rPr>
      </w:pPr>
      <w:r w:rsidRPr="00FB5797">
        <w:rPr>
          <w:color w:val="000000" w:themeColor="text1"/>
          <w:rPrChange w:id="3506" w:author="SM Fairus Hasan" w:date="2020-02-27T16:11:00Z">
            <w:rPr/>
          </w:rPrChange>
        </w:rPr>
        <w:t>###R_FNC_</w:t>
      </w:r>
      <w:r>
        <w:rPr>
          <w:color w:val="000000" w:themeColor="text1"/>
        </w:rPr>
        <w:t>Trailer Maintenance</w:t>
      </w:r>
      <w:r w:rsidRPr="00FB5797">
        <w:rPr>
          <w:color w:val="000000" w:themeColor="text1"/>
          <w:rPrChange w:id="3507" w:author="SM Fairus Hasan" w:date="2020-02-27T16:11:00Z">
            <w:rPr/>
          </w:rPrChange>
        </w:rPr>
        <w:t>_</w:t>
      </w:r>
      <w:r w:rsidRPr="00AF5FEB">
        <w:rPr>
          <w:color w:val="000000" w:themeColor="text1"/>
          <w:rPrChange w:id="3508" w:author="SM Fairus Hasan" w:date="2020-02-27T16:11:00Z">
            <w:rPr/>
          </w:rPrChange>
        </w:rPr>
        <w:t>00</w:t>
      </w:r>
      <w:ins w:id="3509" w:author="Gonzalez-sanchez, Mario (M.)" w:date="2020-03-24T08:45:00Z">
        <w:r w:rsidRPr="00AF5FEB">
          <w:rPr>
            <w:color w:val="000000" w:themeColor="text1"/>
          </w:rPr>
          <w:t>0</w:t>
        </w:r>
      </w:ins>
      <w:r w:rsidR="00C42CAD" w:rsidRPr="00AF5FEB">
        <w:rPr>
          <w:color w:val="000000" w:themeColor="text1"/>
        </w:rPr>
        <w:t>23</w:t>
      </w:r>
      <w:del w:id="3510" w:author="Hasan, SM Fairus (S.)" w:date="2020-02-17T15:09:00Z">
        <w:r w:rsidRPr="00AF5FEB" w:rsidDel="008419C3">
          <w:rPr>
            <w:color w:val="000000" w:themeColor="text1"/>
            <w:rPrChange w:id="3511" w:author="SM Fairus Hasan" w:date="2020-02-27T16:11:00Z">
              <w:rPr/>
            </w:rPrChange>
          </w:rPr>
          <w:delText>4</w:delText>
        </w:r>
      </w:del>
      <w:r w:rsidRPr="00AF5FEB">
        <w:rPr>
          <w:color w:val="000000" w:themeColor="text1"/>
          <w:rPrChange w:id="3512" w:author="SM Fairus Hasan" w:date="2020-02-27T16:11:00Z">
            <w:rPr/>
          </w:rPrChange>
        </w:rPr>
        <w:t>###</w:t>
      </w:r>
      <w:r w:rsidRPr="00FB5797">
        <w:rPr>
          <w:color w:val="000000" w:themeColor="text1"/>
          <w:rPrChange w:id="3513" w:author="SM Fairus Hasan" w:date="2020-02-27T16:11:00Z">
            <w:rPr/>
          </w:rPrChange>
        </w:rPr>
        <w:t xml:space="preserve"> </w:t>
      </w:r>
      <w:r>
        <w:rPr>
          <w:color w:val="000000" w:themeColor="text1"/>
        </w:rPr>
        <w:t xml:space="preserve">Item </w:t>
      </w:r>
      <w:r w:rsidR="00022BDB">
        <w:rPr>
          <w:color w:val="000000" w:themeColor="text1"/>
        </w:rPr>
        <w:t>Maintenance Odometer Due</w:t>
      </w:r>
      <w:r>
        <w:rPr>
          <w:color w:val="000000" w:themeColor="text1"/>
        </w:rPr>
        <w:t xml:space="preserve"> Update</w:t>
      </w:r>
    </w:p>
    <w:p w14:paraId="2D302CFC" w14:textId="184105B9" w:rsidR="00A24658" w:rsidRDefault="005E5654" w:rsidP="00A24658">
      <w:pPr>
        <w:rPr>
          <w:rFonts w:cs="Arial"/>
          <w:color w:val="000000" w:themeColor="text1"/>
        </w:rPr>
      </w:pPr>
      <w:r>
        <w:rPr>
          <w:rFonts w:cs="Arial"/>
          <w:color w:val="000000" w:themeColor="text1"/>
        </w:rPr>
        <w:t>When the user update a</w:t>
      </w:r>
      <w:r w:rsidR="00A24658">
        <w:rPr>
          <w:rFonts w:cs="Arial"/>
          <w:color w:val="000000" w:themeColor="text1"/>
        </w:rPr>
        <w:t xml:space="preserve"> Pre-defined/Custom </w:t>
      </w:r>
      <w:r w:rsidR="00022BDB">
        <w:rPr>
          <w:rFonts w:cs="Arial"/>
          <w:color w:val="000000" w:themeColor="text1"/>
        </w:rPr>
        <w:t>Maintenance item distance</w:t>
      </w:r>
      <w:r w:rsidR="00A24658">
        <w:rPr>
          <w:rFonts w:cs="Arial"/>
          <w:color w:val="000000" w:themeColor="text1"/>
        </w:rPr>
        <w:t xml:space="preserve"> interval</w:t>
      </w:r>
      <w:r>
        <w:rPr>
          <w:rFonts w:cs="Arial"/>
          <w:color w:val="000000" w:themeColor="text1"/>
        </w:rPr>
        <w:t xml:space="preserve"> </w:t>
      </w:r>
      <w:r w:rsidR="00022BDB">
        <w:rPr>
          <w:rFonts w:cs="Arial"/>
          <w:color w:val="000000" w:themeColor="text1"/>
        </w:rPr>
        <w:t>before the current odometer due</w:t>
      </w:r>
      <w:r w:rsidR="00A24658">
        <w:rPr>
          <w:rFonts w:cs="Arial"/>
          <w:color w:val="000000" w:themeColor="text1"/>
        </w:rPr>
        <w:t xml:space="preserve"> is reached, APIM shall calculate and store</w:t>
      </w:r>
      <w:r w:rsidR="00022BDB">
        <w:rPr>
          <w:rFonts w:cs="Arial"/>
          <w:color w:val="000000" w:themeColor="text1"/>
        </w:rPr>
        <w:t xml:space="preserve"> the new Maintenance Odometer due</w:t>
      </w:r>
      <w:r w:rsidR="00A24658">
        <w:rPr>
          <w:rFonts w:cs="Arial"/>
          <w:color w:val="000000" w:themeColor="text1"/>
        </w:rPr>
        <w:t xml:space="preserve"> &lt;</w:t>
      </w:r>
      <w:r w:rsidR="00022BDB">
        <w:rPr>
          <w:rFonts w:cs="Arial"/>
          <w:color w:val="000000" w:themeColor="text1"/>
        </w:rPr>
        <w:t>Item#_MaintOdometerDue</w:t>
      </w:r>
      <w:r w:rsidR="00A24658">
        <w:rPr>
          <w:rFonts w:cs="Arial"/>
          <w:color w:val="000000" w:themeColor="text1"/>
        </w:rPr>
        <w:t>&gt; by adding the Maintenance Item</w:t>
      </w:r>
      <w:r>
        <w:rPr>
          <w:rFonts w:cs="Arial"/>
          <w:color w:val="000000" w:themeColor="text1"/>
        </w:rPr>
        <w:t xml:space="preserve"> Odometer</w:t>
      </w:r>
      <w:r w:rsidR="00022BDB">
        <w:rPr>
          <w:rFonts w:cs="Arial"/>
          <w:color w:val="000000" w:themeColor="text1"/>
        </w:rPr>
        <w:t xml:space="preserve"> Configuration </w:t>
      </w:r>
      <w:r w:rsidR="00A24658">
        <w:rPr>
          <w:rFonts w:cs="Arial"/>
          <w:color w:val="000000" w:themeColor="text1"/>
        </w:rPr>
        <w:t>&lt;</w:t>
      </w:r>
      <w:r w:rsidR="00022BDB">
        <w:rPr>
          <w:rFonts w:cs="Arial"/>
          <w:color w:val="000000" w:themeColor="text1"/>
        </w:rPr>
        <w:t>Item#_MaintConfigOdometer</w:t>
      </w:r>
      <w:r w:rsidR="00A24658">
        <w:rPr>
          <w:rFonts w:cs="Arial"/>
          <w:color w:val="000000" w:themeColor="text1"/>
        </w:rPr>
        <w:t>&gt; w</w:t>
      </w:r>
      <w:r w:rsidR="00022BDB">
        <w:rPr>
          <w:rFonts w:cs="Arial"/>
          <w:color w:val="000000" w:themeColor="text1"/>
        </w:rPr>
        <w:t>ith the new Maintenance distance</w:t>
      </w:r>
      <w:r w:rsidR="00A24658">
        <w:rPr>
          <w:rFonts w:cs="Arial"/>
          <w:color w:val="000000" w:themeColor="text1"/>
        </w:rPr>
        <w:t xml:space="preserve"> interval selected.</w:t>
      </w:r>
    </w:p>
    <w:p w14:paraId="2C3A8109" w14:textId="77777777" w:rsidR="00A24658" w:rsidRDefault="00A24658" w:rsidP="00A24658">
      <w:pPr>
        <w:rPr>
          <w:rFonts w:cs="Arial"/>
          <w:color w:val="000000" w:themeColor="text1"/>
        </w:rPr>
      </w:pPr>
    </w:p>
    <w:p w14:paraId="5B7506AB" w14:textId="27F42E67" w:rsidR="00A24658" w:rsidRPr="00FB5797" w:rsidRDefault="00A24658" w:rsidP="00A24658">
      <w:pPr>
        <w:pStyle w:val="RERequirement"/>
        <w:rPr>
          <w:color w:val="000000" w:themeColor="text1"/>
          <w:rPrChange w:id="3514" w:author="SM Fairus Hasan" w:date="2020-02-27T16:11:00Z">
            <w:rPr/>
          </w:rPrChange>
        </w:rPr>
      </w:pPr>
      <w:r w:rsidRPr="00FB5797">
        <w:rPr>
          <w:color w:val="000000" w:themeColor="text1"/>
          <w:rPrChange w:id="3515" w:author="SM Fairus Hasan" w:date="2020-02-27T16:11:00Z">
            <w:rPr/>
          </w:rPrChange>
        </w:rPr>
        <w:t>###R_FNC_</w:t>
      </w:r>
      <w:r>
        <w:rPr>
          <w:color w:val="000000" w:themeColor="text1"/>
        </w:rPr>
        <w:t>Trailer Maintenance</w:t>
      </w:r>
      <w:r w:rsidRPr="00FB5797">
        <w:rPr>
          <w:color w:val="000000" w:themeColor="text1"/>
          <w:rPrChange w:id="3516" w:author="SM Fairus Hasan" w:date="2020-02-27T16:11:00Z">
            <w:rPr/>
          </w:rPrChange>
        </w:rPr>
        <w:t>_00</w:t>
      </w:r>
      <w:ins w:id="3517" w:author="Gonzalez-sanchez, Mario (M.)" w:date="2020-03-24T08:45:00Z">
        <w:r>
          <w:rPr>
            <w:color w:val="000000" w:themeColor="text1"/>
          </w:rPr>
          <w:t>0</w:t>
        </w:r>
      </w:ins>
      <w:r w:rsidR="00C42CAD">
        <w:rPr>
          <w:color w:val="000000" w:themeColor="text1"/>
        </w:rPr>
        <w:t>24</w:t>
      </w:r>
      <w:del w:id="3518" w:author="Hasan, SM Fairus (S.)" w:date="2020-02-17T15:09:00Z">
        <w:r w:rsidRPr="00FB5797" w:rsidDel="008419C3">
          <w:rPr>
            <w:color w:val="000000" w:themeColor="text1"/>
            <w:rPrChange w:id="3519" w:author="SM Fairus Hasan" w:date="2020-02-27T16:11:00Z">
              <w:rPr/>
            </w:rPrChange>
          </w:rPr>
          <w:delText>4</w:delText>
        </w:r>
      </w:del>
      <w:r w:rsidRPr="00FB5797">
        <w:rPr>
          <w:color w:val="000000" w:themeColor="text1"/>
          <w:rPrChange w:id="3520" w:author="SM Fairus Hasan" w:date="2020-02-27T16:11:00Z">
            <w:rPr/>
          </w:rPrChange>
        </w:rPr>
        <w:t xml:space="preserve">### </w:t>
      </w:r>
      <w:r>
        <w:rPr>
          <w:color w:val="000000" w:themeColor="text1"/>
        </w:rPr>
        <w:t xml:space="preserve">Item Maintenance </w:t>
      </w:r>
      <w:r w:rsidR="00022BDB">
        <w:rPr>
          <w:color w:val="000000" w:themeColor="text1"/>
        </w:rPr>
        <w:t xml:space="preserve">Odometer </w:t>
      </w:r>
      <w:r>
        <w:rPr>
          <w:color w:val="000000" w:themeColor="text1"/>
        </w:rPr>
        <w:t>Due Invalid Update</w:t>
      </w:r>
    </w:p>
    <w:p w14:paraId="338DA424" w14:textId="28D8F6DF" w:rsidR="00A24658" w:rsidRDefault="00640F86" w:rsidP="00A24658">
      <w:pPr>
        <w:rPr>
          <w:rFonts w:cs="Arial"/>
          <w:color w:val="000000" w:themeColor="text1"/>
        </w:rPr>
      </w:pPr>
      <w:r>
        <w:rPr>
          <w:rFonts w:cs="Arial"/>
          <w:color w:val="000000" w:themeColor="text1"/>
        </w:rPr>
        <w:t>Sync</w:t>
      </w:r>
      <w:r w:rsidR="00A24658">
        <w:rPr>
          <w:rFonts w:cs="Arial"/>
          <w:color w:val="000000" w:themeColor="text1"/>
        </w:rPr>
        <w:t xml:space="preserve"> shall display an Invalid Selection Pop </w:t>
      </w:r>
      <w:r>
        <w:rPr>
          <w:rFonts w:cs="Arial"/>
          <w:color w:val="000000" w:themeColor="text1"/>
        </w:rPr>
        <w:t xml:space="preserve">Up, when </w:t>
      </w:r>
      <w:r w:rsidR="005039E2">
        <w:rPr>
          <w:rFonts w:cs="Arial"/>
          <w:color w:val="000000" w:themeColor="text1"/>
        </w:rPr>
        <w:t>the updated</w:t>
      </w:r>
      <w:r>
        <w:rPr>
          <w:rFonts w:cs="Arial"/>
          <w:color w:val="000000" w:themeColor="text1"/>
        </w:rPr>
        <w:t xml:space="preserve"> Maintenance Odometer Due</w:t>
      </w:r>
      <w:r w:rsidR="00A24658">
        <w:rPr>
          <w:rFonts w:cs="Arial"/>
          <w:color w:val="000000" w:themeColor="text1"/>
        </w:rPr>
        <w:t xml:space="preserve"> &lt;</w:t>
      </w:r>
      <w:r w:rsidR="00022BDB">
        <w:rPr>
          <w:rFonts w:cs="Arial"/>
          <w:color w:val="000000" w:themeColor="text1"/>
        </w:rPr>
        <w:t>Item#_MaintOdometerDue</w:t>
      </w:r>
      <w:r w:rsidR="00A24658">
        <w:rPr>
          <w:rFonts w:cs="Arial"/>
          <w:color w:val="000000" w:themeColor="text1"/>
        </w:rPr>
        <w:t xml:space="preserve">&gt; </w:t>
      </w:r>
      <w:r w:rsidR="005039E2">
        <w:rPr>
          <w:rFonts w:cs="Arial"/>
          <w:color w:val="000000" w:themeColor="text1"/>
        </w:rPr>
        <w:t>compared against the c</w:t>
      </w:r>
      <w:r w:rsidR="00022BDB">
        <w:rPr>
          <w:rFonts w:cs="Arial"/>
          <w:color w:val="000000" w:themeColor="text1"/>
        </w:rPr>
        <w:t>urrent maintenance Odometer Count</w:t>
      </w:r>
      <w:r w:rsidR="00A24658">
        <w:rPr>
          <w:rFonts w:cs="Arial"/>
          <w:color w:val="000000" w:themeColor="text1"/>
        </w:rPr>
        <w:t>down</w:t>
      </w:r>
      <w:r w:rsidR="00022BDB">
        <w:rPr>
          <w:rFonts w:cs="Arial"/>
          <w:color w:val="000000" w:themeColor="text1"/>
        </w:rPr>
        <w:t xml:space="preserve"> &lt;Item#_Odometer</w:t>
      </w:r>
      <w:r w:rsidR="00A24658">
        <w:rPr>
          <w:rFonts w:cs="Arial"/>
          <w:color w:val="000000" w:themeColor="text1"/>
        </w:rPr>
        <w:t>Countdown&gt;</w:t>
      </w:r>
      <w:r w:rsidR="005039E2">
        <w:rPr>
          <w:rFonts w:cs="Arial"/>
          <w:color w:val="000000" w:themeColor="text1"/>
        </w:rPr>
        <w:t xml:space="preserve"> gives a value lower than </w:t>
      </w:r>
      <w:r w:rsidR="005E5654">
        <w:rPr>
          <w:rFonts w:cs="Arial"/>
          <w:color w:val="000000" w:themeColor="text1"/>
        </w:rPr>
        <w:t>0 miles</w:t>
      </w:r>
      <w:r w:rsidR="005039E2">
        <w:rPr>
          <w:rFonts w:cs="Arial"/>
          <w:color w:val="000000" w:themeColor="text1"/>
        </w:rPr>
        <w:t>.</w:t>
      </w:r>
    </w:p>
    <w:p w14:paraId="5BDEC0A2" w14:textId="77777777" w:rsidR="00A24658" w:rsidRDefault="00A24658" w:rsidP="00A24658">
      <w:pPr>
        <w:rPr>
          <w:rFonts w:cs="Arial"/>
          <w:color w:val="000000" w:themeColor="text1"/>
        </w:rPr>
      </w:pPr>
    </w:p>
    <w:p w14:paraId="0B90F29A" w14:textId="4B8A5D44" w:rsidR="00A24658" w:rsidRPr="00FB5797" w:rsidRDefault="00A24658" w:rsidP="00A24658">
      <w:pPr>
        <w:pStyle w:val="RERequirement"/>
        <w:rPr>
          <w:color w:val="000000" w:themeColor="text1"/>
          <w:rPrChange w:id="3521" w:author="SM Fairus Hasan" w:date="2020-02-27T16:11:00Z">
            <w:rPr/>
          </w:rPrChange>
        </w:rPr>
      </w:pPr>
      <w:r w:rsidRPr="00FB5797">
        <w:rPr>
          <w:color w:val="000000" w:themeColor="text1"/>
          <w:rPrChange w:id="3522" w:author="SM Fairus Hasan" w:date="2020-02-27T16:11:00Z">
            <w:rPr/>
          </w:rPrChange>
        </w:rPr>
        <w:t>###R_FNC_</w:t>
      </w:r>
      <w:r>
        <w:rPr>
          <w:color w:val="000000" w:themeColor="text1"/>
        </w:rPr>
        <w:t>Trailer Maintenance</w:t>
      </w:r>
      <w:r w:rsidRPr="00FB5797">
        <w:rPr>
          <w:color w:val="000000" w:themeColor="text1"/>
          <w:rPrChange w:id="3523" w:author="SM Fairus Hasan" w:date="2020-02-27T16:11:00Z">
            <w:rPr/>
          </w:rPrChange>
        </w:rPr>
        <w:t>_00</w:t>
      </w:r>
      <w:ins w:id="3524" w:author="Gonzalez-sanchez, Mario (M.)" w:date="2020-03-24T08:45:00Z">
        <w:r>
          <w:rPr>
            <w:color w:val="000000" w:themeColor="text1"/>
          </w:rPr>
          <w:t>0</w:t>
        </w:r>
      </w:ins>
      <w:r w:rsidR="00C42CAD">
        <w:rPr>
          <w:color w:val="000000" w:themeColor="text1"/>
        </w:rPr>
        <w:t>25</w:t>
      </w:r>
      <w:del w:id="3525" w:author="Hasan, SM Fairus (S.)" w:date="2020-02-17T15:09:00Z">
        <w:r w:rsidRPr="00FB5797" w:rsidDel="008419C3">
          <w:rPr>
            <w:color w:val="000000" w:themeColor="text1"/>
            <w:rPrChange w:id="3526" w:author="SM Fairus Hasan" w:date="2020-02-27T16:11:00Z">
              <w:rPr/>
            </w:rPrChange>
          </w:rPr>
          <w:delText>4</w:delText>
        </w:r>
      </w:del>
      <w:r w:rsidRPr="00FB5797">
        <w:rPr>
          <w:color w:val="000000" w:themeColor="text1"/>
          <w:rPrChange w:id="3527" w:author="SM Fairus Hasan" w:date="2020-02-27T16:11:00Z">
            <w:rPr/>
          </w:rPrChange>
        </w:rPr>
        <w:t xml:space="preserve">### </w:t>
      </w:r>
      <w:r>
        <w:rPr>
          <w:color w:val="000000" w:themeColor="text1"/>
        </w:rPr>
        <w:t>Ite</w:t>
      </w:r>
      <w:r w:rsidR="005E5654">
        <w:rPr>
          <w:color w:val="000000" w:themeColor="text1"/>
        </w:rPr>
        <w:t>m Maintenance Odometer Configuration</w:t>
      </w:r>
      <w:r>
        <w:rPr>
          <w:color w:val="000000" w:themeColor="text1"/>
        </w:rPr>
        <w:t xml:space="preserve"> Update</w:t>
      </w:r>
    </w:p>
    <w:p w14:paraId="52B7B910" w14:textId="39826EB6" w:rsidR="00A24658" w:rsidRDefault="00A24658" w:rsidP="00A24658">
      <w:pPr>
        <w:rPr>
          <w:rFonts w:cs="Arial"/>
          <w:color w:val="000000" w:themeColor="text1"/>
        </w:rPr>
      </w:pPr>
      <w:r>
        <w:rPr>
          <w:rFonts w:cs="Arial"/>
          <w:color w:val="000000" w:themeColor="text1"/>
        </w:rPr>
        <w:t>When</w:t>
      </w:r>
      <w:r w:rsidR="005E5654">
        <w:rPr>
          <w:rFonts w:cs="Arial"/>
          <w:color w:val="000000" w:themeColor="text1"/>
        </w:rPr>
        <w:t xml:space="preserve"> the user updates</w:t>
      </w:r>
      <w:r>
        <w:rPr>
          <w:rFonts w:cs="Arial"/>
          <w:color w:val="000000" w:themeColor="text1"/>
        </w:rPr>
        <w:t xml:space="preserve"> a Pre-defined/Custom Mai</w:t>
      </w:r>
      <w:r w:rsidR="005E5654">
        <w:rPr>
          <w:rFonts w:cs="Arial"/>
          <w:color w:val="000000" w:themeColor="text1"/>
        </w:rPr>
        <w:t>ntenance Item Distance</w:t>
      </w:r>
      <w:r>
        <w:rPr>
          <w:rFonts w:cs="Arial"/>
          <w:color w:val="000000" w:themeColor="text1"/>
        </w:rPr>
        <w:t xml:space="preserve"> Interval</w:t>
      </w:r>
      <w:r w:rsidR="005E5654">
        <w:rPr>
          <w:rFonts w:cs="Arial"/>
          <w:color w:val="000000" w:themeColor="text1"/>
        </w:rPr>
        <w:t xml:space="preserve"> after the current Odometer Due</w:t>
      </w:r>
      <w:r>
        <w:rPr>
          <w:rFonts w:cs="Arial"/>
          <w:color w:val="000000" w:themeColor="text1"/>
        </w:rPr>
        <w:t xml:space="preserve"> is reach</w:t>
      </w:r>
      <w:r w:rsidR="005E5654">
        <w:rPr>
          <w:rFonts w:cs="Arial"/>
          <w:color w:val="000000" w:themeColor="text1"/>
        </w:rPr>
        <w:t>ed</w:t>
      </w:r>
      <w:r>
        <w:rPr>
          <w:rFonts w:cs="Arial"/>
          <w:color w:val="000000" w:themeColor="text1"/>
        </w:rPr>
        <w:t>, APIM shall overwrite the Mai</w:t>
      </w:r>
      <w:r w:rsidR="005E5654">
        <w:rPr>
          <w:rFonts w:cs="Arial"/>
          <w:color w:val="000000" w:themeColor="text1"/>
        </w:rPr>
        <w:t>ntenance Item Odometer Configuration &lt;Item#_MaintConfigOdometer</w:t>
      </w:r>
      <w:r>
        <w:rPr>
          <w:rFonts w:cs="Arial"/>
          <w:color w:val="000000" w:themeColor="text1"/>
        </w:rPr>
        <w:t>&gt; with the current Maintenance Due Date &lt;Item#_MaintDueDate&gt; and recalculate the new Maintenance Due Date &lt;Item#_MaintDueDate&gt; with updated interval selected.</w:t>
      </w:r>
    </w:p>
    <w:p w14:paraId="6D4380B6" w14:textId="77777777" w:rsidR="00A24658" w:rsidRDefault="00A24658" w:rsidP="00A24658">
      <w:pPr>
        <w:rPr>
          <w:rFonts w:cs="Arial"/>
          <w:color w:val="000000" w:themeColor="text1"/>
        </w:rPr>
      </w:pPr>
    </w:p>
    <w:p w14:paraId="51ADC785" w14:textId="56EA6987" w:rsidR="00A24658" w:rsidRPr="00FB5797" w:rsidRDefault="00A24658" w:rsidP="00A24658">
      <w:pPr>
        <w:pStyle w:val="RERequirement"/>
        <w:rPr>
          <w:color w:val="000000" w:themeColor="text1"/>
          <w:rPrChange w:id="3528" w:author="SM Fairus Hasan" w:date="2020-02-27T16:11:00Z">
            <w:rPr/>
          </w:rPrChange>
        </w:rPr>
      </w:pPr>
      <w:r w:rsidRPr="00FB5797">
        <w:rPr>
          <w:color w:val="000000" w:themeColor="text1"/>
          <w:rPrChange w:id="3529" w:author="SM Fairus Hasan" w:date="2020-02-27T16:11:00Z">
            <w:rPr/>
          </w:rPrChange>
        </w:rPr>
        <w:t>###R_FNC_</w:t>
      </w:r>
      <w:r>
        <w:rPr>
          <w:color w:val="000000" w:themeColor="text1"/>
        </w:rPr>
        <w:t>Trailer Maintenance</w:t>
      </w:r>
      <w:r w:rsidRPr="00FB5797">
        <w:rPr>
          <w:color w:val="000000" w:themeColor="text1"/>
          <w:rPrChange w:id="3530" w:author="SM Fairus Hasan" w:date="2020-02-27T16:11:00Z">
            <w:rPr/>
          </w:rPrChange>
        </w:rPr>
        <w:t>_00</w:t>
      </w:r>
      <w:ins w:id="3531" w:author="Gonzalez-sanchez, Mario (M.)" w:date="2020-03-24T08:45:00Z">
        <w:r>
          <w:rPr>
            <w:color w:val="000000" w:themeColor="text1"/>
          </w:rPr>
          <w:t>0</w:t>
        </w:r>
      </w:ins>
      <w:r w:rsidR="00C42CAD">
        <w:rPr>
          <w:color w:val="000000" w:themeColor="text1"/>
        </w:rPr>
        <w:t>26</w:t>
      </w:r>
      <w:del w:id="3532" w:author="Hasan, SM Fairus (S.)" w:date="2020-02-17T15:09:00Z">
        <w:r w:rsidRPr="00FB5797" w:rsidDel="008419C3">
          <w:rPr>
            <w:color w:val="000000" w:themeColor="text1"/>
            <w:rPrChange w:id="3533" w:author="SM Fairus Hasan" w:date="2020-02-27T16:11:00Z">
              <w:rPr/>
            </w:rPrChange>
          </w:rPr>
          <w:delText>4</w:delText>
        </w:r>
      </w:del>
      <w:r w:rsidRPr="00FB5797">
        <w:rPr>
          <w:color w:val="000000" w:themeColor="text1"/>
          <w:rPrChange w:id="3534" w:author="SM Fairus Hasan" w:date="2020-02-27T16:11:00Z">
            <w:rPr/>
          </w:rPrChange>
        </w:rPr>
        <w:t xml:space="preserve">### </w:t>
      </w:r>
      <w:r w:rsidR="002A7DF7">
        <w:rPr>
          <w:color w:val="000000" w:themeColor="text1"/>
        </w:rPr>
        <w:t>350 Miles</w:t>
      </w:r>
      <w:r>
        <w:rPr>
          <w:color w:val="000000" w:themeColor="text1"/>
        </w:rPr>
        <w:t xml:space="preserve"> or less Maintenance Reminder</w:t>
      </w:r>
    </w:p>
    <w:p w14:paraId="12CC0778" w14:textId="5C58A5E4" w:rsidR="00A24658" w:rsidRDefault="00A24658" w:rsidP="00A24658">
      <w:r>
        <w:t xml:space="preserve">When </w:t>
      </w:r>
      <w:r w:rsidR="002A7DF7">
        <w:t>the difference between Item Odometer</w:t>
      </w:r>
      <w:r>
        <w:t xml:space="preserve"> Countdown &lt;</w:t>
      </w:r>
      <w:r w:rsidR="002A7DF7">
        <w:t>Item#_Odometer</w:t>
      </w:r>
      <w:r>
        <w:t xml:space="preserve">Countdown&gt; </w:t>
      </w:r>
      <w:r w:rsidR="002A7DF7">
        <w:t>and the Maintenance Odometer Due</w:t>
      </w:r>
      <w:r>
        <w:t xml:space="preserve"> stored </w:t>
      </w:r>
      <w:r>
        <w:rPr>
          <w:rFonts w:cs="Arial"/>
          <w:color w:val="000000" w:themeColor="text1"/>
        </w:rPr>
        <w:t>&lt;Item#_MaintDueDate&gt;</w:t>
      </w:r>
      <w:r>
        <w:t xml:space="preserve"> is between 1 to</w:t>
      </w:r>
      <w:r w:rsidR="002A7DF7">
        <w:t xml:space="preserve"> 350</w:t>
      </w:r>
      <w:r>
        <w:t xml:space="preserve"> </w:t>
      </w:r>
      <w:r w:rsidR="002A7DF7">
        <w:t>miles</w:t>
      </w:r>
      <w:r>
        <w:t xml:space="preserve"> for one or more Maintenance Items, the system shall display an Item Maintenance Reminder for the upcoming Maintenance items.</w:t>
      </w:r>
    </w:p>
    <w:p w14:paraId="38474B61" w14:textId="77777777" w:rsidR="00A24658" w:rsidRDefault="00A24658" w:rsidP="00A24658"/>
    <w:p w14:paraId="22239857" w14:textId="3C5A2BBD" w:rsidR="00A24658" w:rsidRPr="00FB5797" w:rsidRDefault="00A24658" w:rsidP="00A24658">
      <w:pPr>
        <w:pStyle w:val="RERequirement"/>
        <w:rPr>
          <w:color w:val="000000" w:themeColor="text1"/>
          <w:rPrChange w:id="3535" w:author="SM Fairus Hasan" w:date="2020-02-27T16:11:00Z">
            <w:rPr/>
          </w:rPrChange>
        </w:rPr>
      </w:pPr>
      <w:r w:rsidRPr="00FB5797">
        <w:rPr>
          <w:color w:val="000000" w:themeColor="text1"/>
          <w:rPrChange w:id="3536" w:author="SM Fairus Hasan" w:date="2020-02-27T16:11:00Z">
            <w:rPr/>
          </w:rPrChange>
        </w:rPr>
        <w:t>###R_FNC_</w:t>
      </w:r>
      <w:r>
        <w:rPr>
          <w:color w:val="000000" w:themeColor="text1"/>
        </w:rPr>
        <w:t>Trailer Maintenance</w:t>
      </w:r>
      <w:r w:rsidRPr="00FB5797">
        <w:rPr>
          <w:color w:val="000000" w:themeColor="text1"/>
          <w:rPrChange w:id="3537" w:author="SM Fairus Hasan" w:date="2020-02-27T16:11:00Z">
            <w:rPr/>
          </w:rPrChange>
        </w:rPr>
        <w:t>_00</w:t>
      </w:r>
      <w:ins w:id="3538" w:author="Gonzalez-sanchez, Mario (M.)" w:date="2020-03-24T08:45:00Z">
        <w:r>
          <w:rPr>
            <w:color w:val="000000" w:themeColor="text1"/>
          </w:rPr>
          <w:t>0</w:t>
        </w:r>
      </w:ins>
      <w:r w:rsidR="00C42CAD">
        <w:rPr>
          <w:color w:val="000000" w:themeColor="text1"/>
        </w:rPr>
        <w:t>27</w:t>
      </w:r>
      <w:del w:id="3539" w:author="Hasan, SM Fairus (S.)" w:date="2020-02-17T15:09:00Z">
        <w:r w:rsidRPr="00FB5797" w:rsidDel="008419C3">
          <w:rPr>
            <w:color w:val="000000" w:themeColor="text1"/>
            <w:rPrChange w:id="3540" w:author="SM Fairus Hasan" w:date="2020-02-27T16:11:00Z">
              <w:rPr/>
            </w:rPrChange>
          </w:rPr>
          <w:delText>4</w:delText>
        </w:r>
      </w:del>
      <w:r w:rsidRPr="00FB5797">
        <w:rPr>
          <w:color w:val="000000" w:themeColor="text1"/>
          <w:rPrChange w:id="3541" w:author="SM Fairus Hasan" w:date="2020-02-27T16:11:00Z">
            <w:rPr/>
          </w:rPrChange>
        </w:rPr>
        <w:t xml:space="preserve">### </w:t>
      </w:r>
      <w:r>
        <w:rPr>
          <w:color w:val="000000" w:themeColor="text1"/>
        </w:rPr>
        <w:t xml:space="preserve">Item Maintenance Notification Snooze </w:t>
      </w:r>
    </w:p>
    <w:p w14:paraId="4A97FBC0" w14:textId="0E1E265B" w:rsidR="00A24658" w:rsidRDefault="00A24658" w:rsidP="00A24658">
      <w:r>
        <w:t>When user select “Remi</w:t>
      </w:r>
      <w:r w:rsidR="002A7DF7">
        <w:t>nd me later” for the 350 miles</w:t>
      </w:r>
      <w:r>
        <w:t xml:space="preserve"> or less Maintenance Reminder, Sync shall display the next Maintena</w:t>
      </w:r>
      <w:r w:rsidR="002A7DF7">
        <w:t>nce Reminder until the Item Odometer</w:t>
      </w:r>
      <w:r>
        <w:t xml:space="preserve"> Countdown &lt;</w:t>
      </w:r>
      <w:r w:rsidR="002A7DF7">
        <w:t>Item#_OdometerCountdown&gt; reaches 0 miles</w:t>
      </w:r>
      <w:r>
        <w:t>.</w:t>
      </w:r>
    </w:p>
    <w:p w14:paraId="43A1CCCA" w14:textId="77777777" w:rsidR="00A24658" w:rsidRDefault="00A24658" w:rsidP="00A24658"/>
    <w:p w14:paraId="313A4BA2" w14:textId="372BFFD3" w:rsidR="00A24658" w:rsidRPr="00FB5797" w:rsidRDefault="00A24658" w:rsidP="00A24658">
      <w:pPr>
        <w:pStyle w:val="RERequirement"/>
        <w:rPr>
          <w:color w:val="000000" w:themeColor="text1"/>
          <w:rPrChange w:id="3542" w:author="SM Fairus Hasan" w:date="2020-02-27T16:11:00Z">
            <w:rPr/>
          </w:rPrChange>
        </w:rPr>
      </w:pPr>
      <w:r w:rsidRPr="00FB5797">
        <w:rPr>
          <w:color w:val="000000" w:themeColor="text1"/>
          <w:rPrChange w:id="3543" w:author="SM Fairus Hasan" w:date="2020-02-27T16:11:00Z">
            <w:rPr/>
          </w:rPrChange>
        </w:rPr>
        <w:t>###R_FNC_</w:t>
      </w:r>
      <w:r>
        <w:rPr>
          <w:color w:val="000000" w:themeColor="text1"/>
        </w:rPr>
        <w:t>Trailer Maintenance</w:t>
      </w:r>
      <w:r w:rsidRPr="00FB5797">
        <w:rPr>
          <w:color w:val="000000" w:themeColor="text1"/>
          <w:rPrChange w:id="3544" w:author="SM Fairus Hasan" w:date="2020-02-27T16:11:00Z">
            <w:rPr/>
          </w:rPrChange>
        </w:rPr>
        <w:t>_00</w:t>
      </w:r>
      <w:ins w:id="3545" w:author="Gonzalez-sanchez, Mario (M.)" w:date="2020-03-24T08:45:00Z">
        <w:r>
          <w:rPr>
            <w:color w:val="000000" w:themeColor="text1"/>
          </w:rPr>
          <w:t>0</w:t>
        </w:r>
      </w:ins>
      <w:r w:rsidR="00C42CAD">
        <w:rPr>
          <w:color w:val="000000" w:themeColor="text1"/>
        </w:rPr>
        <w:t>28</w:t>
      </w:r>
      <w:del w:id="3546" w:author="Hasan, SM Fairus (S.)" w:date="2020-02-17T15:09:00Z">
        <w:r w:rsidRPr="00FB5797" w:rsidDel="008419C3">
          <w:rPr>
            <w:color w:val="000000" w:themeColor="text1"/>
            <w:rPrChange w:id="3547" w:author="SM Fairus Hasan" w:date="2020-02-27T16:11:00Z">
              <w:rPr/>
            </w:rPrChange>
          </w:rPr>
          <w:delText>4</w:delText>
        </w:r>
      </w:del>
      <w:r w:rsidRPr="00FB5797">
        <w:rPr>
          <w:color w:val="000000" w:themeColor="text1"/>
          <w:rPrChange w:id="3548" w:author="SM Fairus Hasan" w:date="2020-02-27T16:11:00Z">
            <w:rPr/>
          </w:rPrChange>
        </w:rPr>
        <w:t xml:space="preserve">### </w:t>
      </w:r>
      <w:r>
        <w:rPr>
          <w:color w:val="000000" w:themeColor="text1"/>
        </w:rPr>
        <w:t>Maintenance</w:t>
      </w:r>
      <w:r w:rsidR="002A7DF7">
        <w:rPr>
          <w:color w:val="000000" w:themeColor="text1"/>
        </w:rPr>
        <w:t xml:space="preserve"> Odometer Due</w:t>
      </w:r>
      <w:r>
        <w:rPr>
          <w:color w:val="000000" w:themeColor="text1"/>
        </w:rPr>
        <w:t xml:space="preserve"> Reminder</w:t>
      </w:r>
    </w:p>
    <w:p w14:paraId="24744F0F" w14:textId="2A3D6F22" w:rsidR="00A24658" w:rsidRDefault="00A24658" w:rsidP="00A24658">
      <w:r>
        <w:t xml:space="preserve">When the difference between </w:t>
      </w:r>
      <w:r w:rsidR="002A7DF7">
        <w:t>Item Odometer Countdown &lt;Item#_Odometer</w:t>
      </w:r>
      <w:r>
        <w:t>Countdo</w:t>
      </w:r>
      <w:r w:rsidR="002A7DF7">
        <w:t>wn&gt; and the Maintenance Odometer Due</w:t>
      </w:r>
      <w:r>
        <w:t xml:space="preserve"> stored </w:t>
      </w:r>
      <w:r>
        <w:rPr>
          <w:rFonts w:cs="Arial"/>
          <w:color w:val="000000" w:themeColor="text1"/>
        </w:rPr>
        <w:t>&lt;</w:t>
      </w:r>
      <w:r w:rsidR="002A7DF7">
        <w:rPr>
          <w:rFonts w:cs="Arial"/>
          <w:color w:val="000000" w:themeColor="text1"/>
        </w:rPr>
        <w:t>Item#_MaintOdometerDue</w:t>
      </w:r>
      <w:r>
        <w:rPr>
          <w:rFonts w:cs="Arial"/>
          <w:color w:val="000000" w:themeColor="text1"/>
        </w:rPr>
        <w:t>&gt;</w:t>
      </w:r>
      <w:r>
        <w:t xml:space="preserve"> is equal </w:t>
      </w:r>
      <w:r w:rsidR="002A7DF7">
        <w:t>to 0 miles</w:t>
      </w:r>
      <w:r>
        <w:t xml:space="preserve"> for one or more Maintenance Items, the</w:t>
      </w:r>
      <w:r w:rsidR="002A7DF7">
        <w:t xml:space="preserve"> system shall display an Odometer Due</w:t>
      </w:r>
      <w:r>
        <w:t xml:space="preserve"> Maintenance Reminder.</w:t>
      </w:r>
    </w:p>
    <w:p w14:paraId="1D09B7AF" w14:textId="77777777" w:rsidR="00A24658" w:rsidRDefault="00A24658" w:rsidP="00A24658"/>
    <w:p w14:paraId="18D8881F" w14:textId="515BB5B4" w:rsidR="00A24658" w:rsidRPr="00FB5797" w:rsidRDefault="00A24658" w:rsidP="00A24658">
      <w:pPr>
        <w:pStyle w:val="RERequirement"/>
        <w:rPr>
          <w:color w:val="000000" w:themeColor="text1"/>
          <w:rPrChange w:id="3549" w:author="SM Fairus Hasan" w:date="2020-02-27T16:11:00Z">
            <w:rPr/>
          </w:rPrChange>
        </w:rPr>
      </w:pPr>
      <w:r w:rsidRPr="00FB5797">
        <w:rPr>
          <w:color w:val="000000" w:themeColor="text1"/>
          <w:rPrChange w:id="3550" w:author="SM Fairus Hasan" w:date="2020-02-27T16:11:00Z">
            <w:rPr/>
          </w:rPrChange>
        </w:rPr>
        <w:t>###R_FNC_</w:t>
      </w:r>
      <w:r>
        <w:rPr>
          <w:color w:val="000000" w:themeColor="text1"/>
        </w:rPr>
        <w:t>Trailer Maintenance</w:t>
      </w:r>
      <w:r w:rsidRPr="00FB5797">
        <w:rPr>
          <w:color w:val="000000" w:themeColor="text1"/>
          <w:rPrChange w:id="3551" w:author="SM Fairus Hasan" w:date="2020-02-27T16:11:00Z">
            <w:rPr/>
          </w:rPrChange>
        </w:rPr>
        <w:t>_00</w:t>
      </w:r>
      <w:ins w:id="3552" w:author="Gonzalez-sanchez, Mario (M.)" w:date="2020-03-24T08:45:00Z">
        <w:r>
          <w:rPr>
            <w:color w:val="000000" w:themeColor="text1"/>
          </w:rPr>
          <w:t>0</w:t>
        </w:r>
      </w:ins>
      <w:r w:rsidR="00C42CAD">
        <w:rPr>
          <w:color w:val="000000" w:themeColor="text1"/>
        </w:rPr>
        <w:t>29</w:t>
      </w:r>
      <w:del w:id="3553" w:author="Hasan, SM Fairus (S.)" w:date="2020-02-17T15:09:00Z">
        <w:r w:rsidRPr="00FB5797" w:rsidDel="008419C3">
          <w:rPr>
            <w:color w:val="000000" w:themeColor="text1"/>
            <w:rPrChange w:id="3554" w:author="SM Fairus Hasan" w:date="2020-02-27T16:11:00Z">
              <w:rPr/>
            </w:rPrChange>
          </w:rPr>
          <w:delText>4</w:delText>
        </w:r>
      </w:del>
      <w:r w:rsidRPr="00FB5797">
        <w:rPr>
          <w:color w:val="000000" w:themeColor="text1"/>
          <w:rPrChange w:id="3555" w:author="SM Fairus Hasan" w:date="2020-02-27T16:11:00Z">
            <w:rPr/>
          </w:rPrChange>
        </w:rPr>
        <w:t xml:space="preserve">### </w:t>
      </w:r>
      <w:r w:rsidR="002A7DF7">
        <w:rPr>
          <w:color w:val="000000" w:themeColor="text1"/>
        </w:rPr>
        <w:t>Item Maintenance Odometer</w:t>
      </w:r>
      <w:r>
        <w:rPr>
          <w:color w:val="000000" w:themeColor="text1"/>
        </w:rPr>
        <w:t xml:space="preserve"> Overdue</w:t>
      </w:r>
    </w:p>
    <w:p w14:paraId="45EAD50B" w14:textId="1794571A" w:rsidR="00A24658" w:rsidRDefault="00A24658" w:rsidP="00A24658">
      <w:r>
        <w:t>Wh</w:t>
      </w:r>
      <w:r w:rsidR="002A7DF7">
        <w:t>en the APIM current Trailer Distance value is</w:t>
      </w:r>
      <w:r>
        <w:t xml:space="preserve"> greater than &lt;</w:t>
      </w:r>
      <w:r w:rsidR="002A7DF7">
        <w:rPr>
          <w:rFonts w:cs="Arial"/>
          <w:color w:val="000000" w:themeColor="text1"/>
        </w:rPr>
        <w:t>Item#_MaintOdometerDue</w:t>
      </w:r>
      <w:r>
        <w:t>&gt;, the system shall display an Item Maintenance Overdue Notification every 24hr until the reminder become cleared.</w:t>
      </w:r>
    </w:p>
    <w:p w14:paraId="5CFBE149" w14:textId="77777777" w:rsidR="00A24658" w:rsidRDefault="00A24658" w:rsidP="00A24658"/>
    <w:p w14:paraId="45FE82A3" w14:textId="7588F509" w:rsidR="00A24658" w:rsidRPr="00FB5797" w:rsidRDefault="00A24658" w:rsidP="00A24658">
      <w:pPr>
        <w:pStyle w:val="RERequirement"/>
        <w:rPr>
          <w:color w:val="000000" w:themeColor="text1"/>
          <w:rPrChange w:id="3556" w:author="SM Fairus Hasan" w:date="2020-02-27T16:11:00Z">
            <w:rPr/>
          </w:rPrChange>
        </w:rPr>
      </w:pPr>
      <w:r w:rsidRPr="00FB5797">
        <w:rPr>
          <w:color w:val="000000" w:themeColor="text1"/>
          <w:rPrChange w:id="3557" w:author="SM Fairus Hasan" w:date="2020-02-27T16:11:00Z">
            <w:rPr/>
          </w:rPrChange>
        </w:rPr>
        <w:t>###R_FNC_</w:t>
      </w:r>
      <w:r>
        <w:rPr>
          <w:color w:val="000000" w:themeColor="text1"/>
        </w:rPr>
        <w:t>Trailer Maintenance</w:t>
      </w:r>
      <w:r w:rsidRPr="00FB5797">
        <w:rPr>
          <w:color w:val="000000" w:themeColor="text1"/>
          <w:rPrChange w:id="3558" w:author="SM Fairus Hasan" w:date="2020-02-27T16:11:00Z">
            <w:rPr/>
          </w:rPrChange>
        </w:rPr>
        <w:t>_00</w:t>
      </w:r>
      <w:ins w:id="3559" w:author="Gonzalez-sanchez, Mario (M.)" w:date="2020-03-24T08:45:00Z">
        <w:r>
          <w:rPr>
            <w:color w:val="000000" w:themeColor="text1"/>
          </w:rPr>
          <w:t>0</w:t>
        </w:r>
      </w:ins>
      <w:r w:rsidR="00C42CAD">
        <w:rPr>
          <w:color w:val="000000" w:themeColor="text1"/>
        </w:rPr>
        <w:t>30</w:t>
      </w:r>
      <w:del w:id="3560" w:author="Hasan, SM Fairus (S.)" w:date="2020-02-17T15:09:00Z">
        <w:r w:rsidRPr="00FB5797" w:rsidDel="008419C3">
          <w:rPr>
            <w:color w:val="000000" w:themeColor="text1"/>
            <w:rPrChange w:id="3561" w:author="SM Fairus Hasan" w:date="2020-02-27T16:11:00Z">
              <w:rPr/>
            </w:rPrChange>
          </w:rPr>
          <w:delText>4</w:delText>
        </w:r>
      </w:del>
      <w:r w:rsidRPr="00FB5797">
        <w:rPr>
          <w:color w:val="000000" w:themeColor="text1"/>
          <w:rPrChange w:id="3562" w:author="SM Fairus Hasan" w:date="2020-02-27T16:11:00Z">
            <w:rPr/>
          </w:rPrChange>
        </w:rPr>
        <w:t xml:space="preserve">### </w:t>
      </w:r>
      <w:r>
        <w:rPr>
          <w:color w:val="000000" w:themeColor="text1"/>
        </w:rPr>
        <w:t>Item Maintenance Overdue Notification Clear</w:t>
      </w:r>
    </w:p>
    <w:p w14:paraId="4FE68E3E" w14:textId="7D972592" w:rsidR="00A24658" w:rsidRDefault="00A24658" w:rsidP="00A24658">
      <w:r>
        <w:t>When the User select “Clear Reminder” Notification option or</w:t>
      </w:r>
      <w:r w:rsidR="002A7DF7">
        <w:t xml:space="preserve"> update the Maintenance Odometer Due</w:t>
      </w:r>
      <w:r>
        <w:t xml:space="preserve"> &lt;</w:t>
      </w:r>
      <w:r w:rsidR="002A7DF7">
        <w:rPr>
          <w:rFonts w:cs="Arial"/>
          <w:color w:val="000000" w:themeColor="text1"/>
        </w:rPr>
        <w:t>Item#_MaintOdometerDue</w:t>
      </w:r>
      <w:r>
        <w:t>&gt;, the system shall display an Item Maintenance Overdue Notification every 24hr.</w:t>
      </w:r>
    </w:p>
    <w:p w14:paraId="0217C8C5" w14:textId="77777777" w:rsidR="00503DEC" w:rsidRDefault="00503DEC" w:rsidP="00CF55BE">
      <w:pPr>
        <w:rPr>
          <w:rFonts w:cs="Arial"/>
          <w:color w:val="000000" w:themeColor="text1"/>
        </w:rPr>
      </w:pPr>
    </w:p>
    <w:p w14:paraId="674711B0" w14:textId="77777777" w:rsidR="00CF55BE" w:rsidRDefault="00CF55BE" w:rsidP="00AD4DBB"/>
    <w:p w14:paraId="4C2F89BE" w14:textId="688740F1" w:rsidR="009F4685" w:rsidRDefault="009F4685" w:rsidP="009F4685">
      <w:pPr>
        <w:pStyle w:val="Heading2"/>
      </w:pPr>
      <w:r>
        <w:t>Trailer Trip User Request</w:t>
      </w:r>
    </w:p>
    <w:p w14:paraId="56C41CCF" w14:textId="77777777" w:rsidR="009F4685" w:rsidRDefault="009F4685" w:rsidP="009F4685">
      <w:pPr>
        <w:pStyle w:val="Heading4"/>
      </w:pPr>
      <w:r>
        <w:t>Description</w:t>
      </w:r>
    </w:p>
    <w:p w14:paraId="3C920DE3" w14:textId="34CE2076" w:rsidR="009F4685" w:rsidRDefault="009F4685" w:rsidP="009F4685">
      <w:pPr>
        <w:rPr>
          <w:rFonts w:cs="Arial"/>
        </w:rPr>
      </w:pPr>
      <w:r>
        <w:rPr>
          <w:rFonts w:cs="Arial"/>
        </w:rPr>
        <w:t xml:space="preserve">This function allows the user to make a selection using In-vehicle HMI to track the Trailer Trip parameters for all the Trailer Profiles Created. The user can select one Trailer Profile at a time and keep it as the Active Trailer Profile. </w:t>
      </w:r>
    </w:p>
    <w:p w14:paraId="4A2B8B64" w14:textId="663FE3BC" w:rsidR="009F4685" w:rsidRDefault="009F4685" w:rsidP="009F4685">
      <w:pPr>
        <w:rPr>
          <w:rFonts w:cs="Arial"/>
        </w:rPr>
      </w:pPr>
      <w:r>
        <w:rPr>
          <w:rFonts w:cs="Arial"/>
        </w:rPr>
        <w:t xml:space="preserve">The Active Trailer Profile will be the only Profile with full Trailer Trip functionality in order to be Configured/Updated/Reset while the Features pre-conditions are met (Transmission gear in park position, Key Ignition Status on RUN position, </w:t>
      </w:r>
      <w:r w:rsidR="00C70461">
        <w:rPr>
          <w:rFonts w:cs="Arial"/>
        </w:rPr>
        <w:t>Battery State of Charge</w:t>
      </w:r>
      <w:r>
        <w:rPr>
          <w:rFonts w:cs="Arial"/>
        </w:rPr>
        <w:t xml:space="preserve"> </w:t>
      </w:r>
      <w:r w:rsidR="00C70461" w:rsidRPr="00C70461">
        <w:rPr>
          <w:rFonts w:cs="Arial"/>
          <w:u w:val="single"/>
        </w:rPr>
        <w:t>&gt;</w:t>
      </w:r>
      <w:r w:rsidR="00C70461">
        <w:rPr>
          <w:rFonts w:cs="Arial"/>
        </w:rPr>
        <w:t xml:space="preserve"> 75%</w:t>
      </w:r>
      <w:r>
        <w:rPr>
          <w:rFonts w:cs="Arial"/>
        </w:rPr>
        <w:t xml:space="preserve"> and Trailer connected to vehicle).</w:t>
      </w:r>
    </w:p>
    <w:p w14:paraId="038F5193" w14:textId="77777777" w:rsidR="009F4685" w:rsidRDefault="009F4685" w:rsidP="009F4685">
      <w:pPr>
        <w:pStyle w:val="Heading4"/>
      </w:pPr>
      <w:r>
        <w:t>Assumptions</w:t>
      </w:r>
    </w:p>
    <w:p w14:paraId="2C392A81" w14:textId="77777777" w:rsidR="009F4685" w:rsidRDefault="009F4685" w:rsidP="009F4685">
      <w:r>
        <w:t>Assumptions and Constrains listed below:</w:t>
      </w:r>
    </w:p>
    <w:p w14:paraId="28204FE3" w14:textId="77777777" w:rsidR="009F4685" w:rsidRDefault="009F4685" w:rsidP="009F4685"/>
    <w:p w14:paraId="7AA573B4" w14:textId="77777777" w:rsidR="009F4685" w:rsidRDefault="009F4685" w:rsidP="009F4685">
      <w:pPr>
        <w:spacing w:line="240" w:lineRule="atLeast"/>
        <w:jc w:val="both"/>
        <w:rPr>
          <w:b/>
          <w:bCs/>
          <w:u w:val="single"/>
        </w:rPr>
      </w:pPr>
      <w:r>
        <w:rPr>
          <w:b/>
          <w:bCs/>
          <w:u w:val="single"/>
        </w:rPr>
        <w:t>Assumptions</w:t>
      </w:r>
    </w:p>
    <w:p w14:paraId="3854C218" w14:textId="77777777" w:rsidR="009F4685" w:rsidRDefault="009F4685" w:rsidP="009F4685">
      <w:pPr>
        <w:spacing w:line="240" w:lineRule="atLeast"/>
        <w:jc w:val="both"/>
      </w:pPr>
    </w:p>
    <w:p w14:paraId="26A6D662" w14:textId="77777777" w:rsidR="009F4685" w:rsidRPr="00E41AE8" w:rsidRDefault="009F4685" w:rsidP="009F4685">
      <w:pPr>
        <w:pStyle w:val="ListParagraph"/>
        <w:spacing w:line="240" w:lineRule="atLeast"/>
        <w:ind w:left="1080"/>
        <w:jc w:val="both"/>
      </w:pPr>
    </w:p>
    <w:p w14:paraId="697B21E6" w14:textId="77777777" w:rsidR="009F4685" w:rsidRDefault="009F4685" w:rsidP="009F4685">
      <w:pPr>
        <w:pStyle w:val="ListParagraph"/>
        <w:numPr>
          <w:ilvl w:val="0"/>
          <w:numId w:val="102"/>
        </w:numPr>
        <w:spacing w:line="240" w:lineRule="atLeast"/>
        <w:jc w:val="both"/>
      </w:pPr>
      <w:r>
        <w:t>APIM will serve as the feature arbitrator.</w:t>
      </w:r>
    </w:p>
    <w:p w14:paraId="33D06C84" w14:textId="77777777" w:rsidR="009F4685" w:rsidRDefault="009F4685" w:rsidP="009F4685">
      <w:pPr>
        <w:pStyle w:val="ListParagraph"/>
        <w:numPr>
          <w:ilvl w:val="0"/>
          <w:numId w:val="102"/>
        </w:numPr>
        <w:spacing w:line="240" w:lineRule="atLeast"/>
        <w:jc w:val="both"/>
      </w:pPr>
      <w:r>
        <w:t>High Speed and Medium Speed CAN interfaces between the modules are already implemented</w:t>
      </w:r>
    </w:p>
    <w:p w14:paraId="5DDFD65F" w14:textId="77777777" w:rsidR="009F4685" w:rsidRDefault="009F4685" w:rsidP="009F4685">
      <w:pPr>
        <w:pStyle w:val="ListParagraph"/>
        <w:numPr>
          <w:ilvl w:val="0"/>
          <w:numId w:val="102"/>
        </w:numPr>
        <w:spacing w:line="240" w:lineRule="atLeast"/>
        <w:jc w:val="both"/>
      </w:pPr>
      <w:r>
        <w:t>Battery status and SOC monitoring function is already implemented on the power supply module</w:t>
      </w:r>
    </w:p>
    <w:p w14:paraId="6F2FF338" w14:textId="77777777" w:rsidR="009F4685" w:rsidRDefault="009F4685" w:rsidP="009F4685">
      <w:pPr>
        <w:pStyle w:val="ListParagraph"/>
        <w:numPr>
          <w:ilvl w:val="0"/>
          <w:numId w:val="102"/>
        </w:numPr>
        <w:spacing w:line="240" w:lineRule="atLeast"/>
        <w:jc w:val="both"/>
      </w:pPr>
      <w:r>
        <w:t>12V primary battery supported/not and transmission status monitoring functions are already implemented on the PCM/ECM/TCM</w:t>
      </w:r>
    </w:p>
    <w:p w14:paraId="1D929D16" w14:textId="77777777" w:rsidR="009F4685" w:rsidRDefault="009F4685" w:rsidP="009F4685">
      <w:pPr>
        <w:pStyle w:val="ListParagraph"/>
        <w:numPr>
          <w:ilvl w:val="0"/>
          <w:numId w:val="102"/>
        </w:numPr>
        <w:spacing w:line="240" w:lineRule="atLeast"/>
        <w:jc w:val="both"/>
      </w:pPr>
      <w:r>
        <w:t>Vehicle Speed monitoring function is already implemented on the ABS and PCM/ECM/TCM</w:t>
      </w:r>
    </w:p>
    <w:p w14:paraId="1CA124A5" w14:textId="77777777" w:rsidR="009F4685" w:rsidRDefault="009F4685" w:rsidP="009F4685">
      <w:pPr>
        <w:pStyle w:val="ListParagraph"/>
        <w:numPr>
          <w:ilvl w:val="0"/>
          <w:numId w:val="102"/>
        </w:numPr>
        <w:spacing w:line="240" w:lineRule="atLeast"/>
        <w:jc w:val="both"/>
      </w:pPr>
      <w:r>
        <w:t>HMI has already a way to read and process the user inputs</w:t>
      </w:r>
    </w:p>
    <w:p w14:paraId="6D0784A3" w14:textId="676D898C" w:rsidR="009F4685" w:rsidRDefault="009F4685" w:rsidP="009F4685">
      <w:pPr>
        <w:pStyle w:val="ListParagraph"/>
        <w:numPr>
          <w:ilvl w:val="0"/>
          <w:numId w:val="102"/>
        </w:numPr>
        <w:spacing w:line="240" w:lineRule="atLeast"/>
        <w:jc w:val="both"/>
      </w:pPr>
      <w:r>
        <w:t>This Feature will provide suggested/recommended Trailer maintenance steps and intervals, but It will not replace the Trailer Owner Manual.</w:t>
      </w:r>
    </w:p>
    <w:p w14:paraId="7042A948" w14:textId="6ECB49AD" w:rsidR="009F4685" w:rsidRDefault="009F4685" w:rsidP="009F4685">
      <w:pPr>
        <w:pStyle w:val="ListParagraph"/>
        <w:numPr>
          <w:ilvl w:val="0"/>
          <w:numId w:val="102"/>
        </w:numPr>
        <w:spacing w:line="240" w:lineRule="atLeast"/>
        <w:jc w:val="both"/>
      </w:pPr>
      <w:r>
        <w:t xml:space="preserve">This Feature will provide Trailer Mileage and Trailer Fuel Economy </w:t>
      </w:r>
      <w:r w:rsidR="009C00AA">
        <w:t>only for the Active Trailer Selected.</w:t>
      </w:r>
    </w:p>
    <w:p w14:paraId="547851FB" w14:textId="77777777" w:rsidR="009F4685" w:rsidRPr="004C7F74" w:rsidRDefault="009F4685" w:rsidP="009F4685">
      <w:pPr>
        <w:pStyle w:val="ListParagraph"/>
        <w:spacing w:line="240" w:lineRule="atLeast"/>
        <w:ind w:left="1080"/>
        <w:jc w:val="both"/>
      </w:pPr>
    </w:p>
    <w:p w14:paraId="26EDF243" w14:textId="77777777" w:rsidR="009F4685" w:rsidRPr="004C7F74" w:rsidRDefault="009F4685" w:rsidP="009F4685">
      <w:pPr>
        <w:spacing w:line="240" w:lineRule="atLeast"/>
        <w:ind w:left="1440"/>
        <w:jc w:val="both"/>
      </w:pPr>
    </w:p>
    <w:p w14:paraId="1173B348" w14:textId="77777777" w:rsidR="009F4685" w:rsidRDefault="009F4685" w:rsidP="009F4685">
      <w:pPr>
        <w:spacing w:line="240" w:lineRule="atLeast"/>
        <w:jc w:val="both"/>
        <w:rPr>
          <w:b/>
          <w:bCs/>
          <w:u w:val="single"/>
        </w:rPr>
      </w:pPr>
      <w:r w:rsidRPr="004C7F74">
        <w:rPr>
          <w:b/>
          <w:bCs/>
          <w:u w:val="single"/>
        </w:rPr>
        <w:t>Constraints</w:t>
      </w:r>
    </w:p>
    <w:p w14:paraId="1EB19AD0" w14:textId="77777777" w:rsidR="009F4685" w:rsidRPr="00D82274" w:rsidRDefault="009F4685" w:rsidP="009F4685">
      <w:pPr>
        <w:pStyle w:val="ListParagraph"/>
        <w:spacing w:line="240" w:lineRule="atLeast"/>
        <w:ind w:left="1080"/>
        <w:jc w:val="both"/>
      </w:pPr>
    </w:p>
    <w:p w14:paraId="1E8CE63F" w14:textId="041ECF59" w:rsidR="009F4685" w:rsidRPr="009B6F4C" w:rsidRDefault="00C42CAD" w:rsidP="009F4685">
      <w:pPr>
        <w:pStyle w:val="ListParagraph"/>
        <w:numPr>
          <w:ilvl w:val="0"/>
          <w:numId w:val="103"/>
        </w:numPr>
        <w:spacing w:line="240" w:lineRule="atLeast"/>
        <w:jc w:val="both"/>
      </w:pPr>
      <w:r>
        <w:t>Vehicle U</w:t>
      </w:r>
      <w:r w:rsidR="009F4685">
        <w:t>ser trailer information inputs determine the accuracy of the Feature functions</w:t>
      </w:r>
      <w:r w:rsidR="009F4685" w:rsidRPr="009B6F4C">
        <w:t>.</w:t>
      </w:r>
    </w:p>
    <w:p w14:paraId="1E69B9B5" w14:textId="77777777" w:rsidR="009F4685" w:rsidRPr="009B6F4C" w:rsidRDefault="009F4685" w:rsidP="009F4685">
      <w:pPr>
        <w:pStyle w:val="ListParagraph"/>
        <w:numPr>
          <w:ilvl w:val="0"/>
          <w:numId w:val="103"/>
        </w:numPr>
        <w:spacing w:line="240" w:lineRule="atLeast"/>
        <w:jc w:val="both"/>
      </w:pPr>
      <w:r>
        <w:t>Sync Notification hierarchy determine when the Feature Notifications are shown.</w:t>
      </w:r>
    </w:p>
    <w:p w14:paraId="59061EC8" w14:textId="77777777" w:rsidR="009F4685" w:rsidRDefault="009F4685" w:rsidP="009F4685">
      <w:pPr>
        <w:pStyle w:val="ListParagraph"/>
        <w:numPr>
          <w:ilvl w:val="0"/>
          <w:numId w:val="103"/>
        </w:numPr>
        <w:spacing w:line="240" w:lineRule="atLeast"/>
        <w:jc w:val="both"/>
      </w:pPr>
      <w:r>
        <w:t xml:space="preserve">SYNC/APIM software versions </w:t>
      </w:r>
    </w:p>
    <w:p w14:paraId="5AD7CA2D" w14:textId="77777777" w:rsidR="009F4685" w:rsidRDefault="009F4685" w:rsidP="009F4685">
      <w:pPr>
        <w:pStyle w:val="ListParagraph"/>
        <w:numPr>
          <w:ilvl w:val="0"/>
          <w:numId w:val="103"/>
        </w:numPr>
        <w:spacing w:line="240" w:lineRule="atLeast"/>
      </w:pPr>
      <w:r>
        <w:t>Applicable for vehicles equipped with automatic transmission and manual transmissions with electric park brake</w:t>
      </w:r>
    </w:p>
    <w:p w14:paraId="2374134A" w14:textId="77777777" w:rsidR="009F4685" w:rsidRDefault="009F4685" w:rsidP="009F4685">
      <w:pPr>
        <w:pStyle w:val="ListParagraph"/>
        <w:numPr>
          <w:ilvl w:val="0"/>
          <w:numId w:val="103"/>
        </w:numPr>
        <w:spacing w:line="240" w:lineRule="atLeast"/>
      </w:pPr>
      <w:r>
        <w:t>Capability of modules to implement the function</w:t>
      </w:r>
    </w:p>
    <w:p w14:paraId="3714C9C9" w14:textId="77777777" w:rsidR="009F4685" w:rsidRDefault="009F4685" w:rsidP="009F4685">
      <w:pPr>
        <w:pStyle w:val="ListParagraph"/>
        <w:numPr>
          <w:ilvl w:val="0"/>
          <w:numId w:val="103"/>
        </w:numPr>
        <w:spacing w:line="240" w:lineRule="atLeast"/>
      </w:pPr>
      <w:r>
        <w:t>Memory of the modules</w:t>
      </w:r>
    </w:p>
    <w:p w14:paraId="338DFDEF" w14:textId="77777777" w:rsidR="009F4685" w:rsidRDefault="009F4685" w:rsidP="009F4685">
      <w:pPr>
        <w:pStyle w:val="ListParagraph"/>
        <w:numPr>
          <w:ilvl w:val="0"/>
          <w:numId w:val="103"/>
        </w:numPr>
        <w:spacing w:line="240" w:lineRule="atLeast"/>
      </w:pPr>
      <w:r>
        <w:t>Bandwidth of the buses</w:t>
      </w:r>
    </w:p>
    <w:p w14:paraId="69539276" w14:textId="77777777" w:rsidR="009F4685" w:rsidRDefault="009F4685" w:rsidP="009F4685">
      <w:pPr>
        <w:pStyle w:val="ListParagraph"/>
        <w:numPr>
          <w:ilvl w:val="0"/>
          <w:numId w:val="103"/>
        </w:numPr>
        <w:spacing w:line="240" w:lineRule="atLeast"/>
      </w:pPr>
      <w:r>
        <w:t>Netcomm regulations for CAN interfaces</w:t>
      </w:r>
    </w:p>
    <w:p w14:paraId="4626B480" w14:textId="77777777" w:rsidR="009F4685" w:rsidRDefault="009F4685" w:rsidP="009F4685">
      <w:pPr>
        <w:pStyle w:val="ListParagraph"/>
        <w:numPr>
          <w:ilvl w:val="0"/>
          <w:numId w:val="103"/>
        </w:numPr>
        <w:spacing w:line="240" w:lineRule="atLeast"/>
      </w:pPr>
      <w:r>
        <w:t>Existing messages on the vehicle network.</w:t>
      </w:r>
    </w:p>
    <w:p w14:paraId="55E76119" w14:textId="77777777" w:rsidR="009F4685" w:rsidRDefault="009F4685" w:rsidP="009F4685">
      <w:pPr>
        <w:pStyle w:val="ListParagraph"/>
        <w:numPr>
          <w:ilvl w:val="0"/>
          <w:numId w:val="103"/>
        </w:numPr>
        <w:spacing w:line="240" w:lineRule="atLeast"/>
      </w:pPr>
      <w:r>
        <w:t xml:space="preserve">HMI structure design </w:t>
      </w:r>
    </w:p>
    <w:p w14:paraId="2884EAAE" w14:textId="77777777" w:rsidR="009F4685" w:rsidRDefault="009F4685" w:rsidP="009F4685">
      <w:pPr>
        <w:pStyle w:val="ListParagraph"/>
        <w:numPr>
          <w:ilvl w:val="0"/>
          <w:numId w:val="103"/>
        </w:numPr>
        <w:spacing w:line="240" w:lineRule="atLeast"/>
      </w:pPr>
      <w:r>
        <w:t>Display capability of the HMI screen</w:t>
      </w:r>
    </w:p>
    <w:p w14:paraId="0E2BCC96" w14:textId="77777777" w:rsidR="009F4685" w:rsidRDefault="009F4685" w:rsidP="009F4685">
      <w:pPr>
        <w:pStyle w:val="ListParagraph"/>
        <w:numPr>
          <w:ilvl w:val="0"/>
          <w:numId w:val="103"/>
        </w:numPr>
        <w:spacing w:line="240" w:lineRule="atLeast"/>
      </w:pPr>
      <w:r>
        <w:t>Vehicle battery usage by other features</w:t>
      </w:r>
    </w:p>
    <w:p w14:paraId="415452E2" w14:textId="77777777" w:rsidR="009F4685" w:rsidRDefault="009F4685" w:rsidP="009F4685">
      <w:pPr>
        <w:spacing w:line="240" w:lineRule="atLeast"/>
      </w:pPr>
    </w:p>
    <w:p w14:paraId="5AFC9160" w14:textId="77777777" w:rsidR="009F4685" w:rsidRDefault="009F4685" w:rsidP="009F4685">
      <w:pPr>
        <w:spacing w:line="240" w:lineRule="atLeast"/>
        <w:jc w:val="both"/>
        <w:rPr>
          <w:b/>
          <w:bCs/>
          <w:u w:val="single"/>
        </w:rPr>
      </w:pPr>
    </w:p>
    <w:p w14:paraId="2661F195" w14:textId="77777777" w:rsidR="009F4685" w:rsidRDefault="009F4685" w:rsidP="009F4685">
      <w:pPr>
        <w:spacing w:line="240" w:lineRule="atLeast"/>
        <w:jc w:val="both"/>
        <w:rPr>
          <w:b/>
          <w:bCs/>
          <w:u w:val="single"/>
        </w:rPr>
      </w:pPr>
      <w:r>
        <w:rPr>
          <w:b/>
          <w:bCs/>
          <w:u w:val="single"/>
        </w:rPr>
        <w:lastRenderedPageBreak/>
        <w:t>Dependencies</w:t>
      </w:r>
    </w:p>
    <w:p w14:paraId="167DB593" w14:textId="77777777" w:rsidR="009F4685" w:rsidRDefault="009F4685" w:rsidP="009F4685">
      <w:pPr>
        <w:spacing w:line="240" w:lineRule="atLeast"/>
        <w:jc w:val="both"/>
      </w:pPr>
      <w:r>
        <w:tab/>
      </w:r>
    </w:p>
    <w:p w14:paraId="6FAB9713" w14:textId="77777777" w:rsidR="009F4685" w:rsidRDefault="009F4685" w:rsidP="009F4685">
      <w:pPr>
        <w:pStyle w:val="ListParagraph"/>
        <w:numPr>
          <w:ilvl w:val="0"/>
          <w:numId w:val="104"/>
        </w:numPr>
        <w:spacing w:line="240" w:lineRule="atLeast"/>
        <w:jc w:val="both"/>
      </w:pPr>
      <w:r>
        <w:t>Implementation depends on vehicle electrical architecture.</w:t>
      </w:r>
    </w:p>
    <w:p w14:paraId="24CFA978" w14:textId="77777777" w:rsidR="009F4685" w:rsidRDefault="009F4685" w:rsidP="009F4685">
      <w:pPr>
        <w:pStyle w:val="ListParagraph"/>
        <w:numPr>
          <w:ilvl w:val="0"/>
          <w:numId w:val="104"/>
        </w:numPr>
        <w:spacing w:line="240" w:lineRule="atLeast"/>
        <w:jc w:val="both"/>
      </w:pPr>
      <w:r>
        <w:t>Configuration of the modules</w:t>
      </w:r>
    </w:p>
    <w:p w14:paraId="4DA513EB" w14:textId="77777777" w:rsidR="009F4685" w:rsidRDefault="009F4685" w:rsidP="009F4685">
      <w:pPr>
        <w:pStyle w:val="ListParagraph"/>
        <w:numPr>
          <w:ilvl w:val="0"/>
          <w:numId w:val="104"/>
        </w:numPr>
        <w:spacing w:line="240" w:lineRule="atLeast"/>
        <w:jc w:val="both"/>
      </w:pPr>
      <w:r>
        <w:t>Customer usage and maintenance</w:t>
      </w:r>
    </w:p>
    <w:p w14:paraId="50FA0878" w14:textId="77777777" w:rsidR="009F4685" w:rsidRPr="00D82274" w:rsidRDefault="009F4685" w:rsidP="009F4685">
      <w:pPr>
        <w:pStyle w:val="ListParagraph"/>
        <w:numPr>
          <w:ilvl w:val="0"/>
          <w:numId w:val="104"/>
        </w:numPr>
        <w:spacing w:line="240" w:lineRule="atLeast"/>
        <w:jc w:val="both"/>
      </w:pPr>
      <w:r w:rsidRPr="00D82274">
        <w:t>Vehicle ar</w:t>
      </w:r>
      <w:r>
        <w:t>chitecture must be at least FNV3</w:t>
      </w:r>
      <w:r w:rsidRPr="00D82274">
        <w:t xml:space="preserve"> </w:t>
      </w:r>
    </w:p>
    <w:p w14:paraId="2323C53A" w14:textId="77777777" w:rsidR="009F4685" w:rsidRDefault="009F4685" w:rsidP="009F4685">
      <w:pPr>
        <w:pStyle w:val="ListParagraph"/>
        <w:numPr>
          <w:ilvl w:val="0"/>
          <w:numId w:val="104"/>
        </w:numPr>
        <w:spacing w:line="240" w:lineRule="atLeast"/>
        <w:jc w:val="both"/>
      </w:pPr>
      <w:r w:rsidRPr="00D82274">
        <w:t>Vehicles with at least SYNC 4.0 shall have this feature</w:t>
      </w:r>
    </w:p>
    <w:p w14:paraId="2E520F8C" w14:textId="77777777" w:rsidR="009F4685" w:rsidRDefault="009F4685" w:rsidP="009F4685">
      <w:pPr>
        <w:pStyle w:val="ListParagraph"/>
        <w:numPr>
          <w:ilvl w:val="0"/>
          <w:numId w:val="104"/>
        </w:numPr>
        <w:spacing w:line="240" w:lineRule="atLeast"/>
        <w:jc w:val="both"/>
      </w:pPr>
      <w:r>
        <w:t>BCM version must be at least BCM Gen 1 M</w:t>
      </w:r>
    </w:p>
    <w:p w14:paraId="1D2B40A8" w14:textId="77777777" w:rsidR="009F4685" w:rsidRDefault="009F4685" w:rsidP="009F4685">
      <w:pPr>
        <w:pStyle w:val="ListParagraph"/>
        <w:numPr>
          <w:ilvl w:val="0"/>
          <w:numId w:val="104"/>
        </w:numPr>
        <w:spacing w:line="240" w:lineRule="atLeast"/>
        <w:jc w:val="both"/>
      </w:pPr>
      <w:r>
        <w:t>Battery type- AGM battery, 12V</w:t>
      </w:r>
    </w:p>
    <w:p w14:paraId="1F5C3BDC" w14:textId="77777777" w:rsidR="009F4685" w:rsidRPr="00DF3BFF" w:rsidRDefault="009F4685" w:rsidP="009F4685">
      <w:pPr>
        <w:rPr>
          <w:b/>
          <w:u w:val="single"/>
        </w:rPr>
      </w:pPr>
    </w:p>
    <w:p w14:paraId="30711DB2" w14:textId="77777777" w:rsidR="009F4685" w:rsidRDefault="009F4685" w:rsidP="009F4685">
      <w:pPr>
        <w:pStyle w:val="Heading3"/>
      </w:pPr>
      <w:r>
        <w:t>Function Scope</w:t>
      </w:r>
    </w:p>
    <w:p w14:paraId="7E8D0708" w14:textId="77777777" w:rsidR="009F4685" w:rsidRDefault="009F4685" w:rsidP="009F4685"/>
    <w:p w14:paraId="61B1CA14" w14:textId="77777777" w:rsidR="009F4685" w:rsidRPr="00AE38D2" w:rsidRDefault="004F0BA5" w:rsidP="009F4685">
      <w:r>
        <w:rPr>
          <w:noProof/>
        </w:rPr>
        <w:object w:dxaOrig="1440" w:dyaOrig="1440" w14:anchorId="73F0CCEB">
          <v:shape id="_x0000_s1069" type="#_x0000_t75" style="position:absolute;margin-left:13.85pt;margin-top:3.95pt;width:481.05pt;height:294.1pt;z-index:251704320;mso-position-horizontal-relative:text;mso-position-vertical-relative:text">
            <v:imagedata r:id="rId46" o:title=""/>
            <w10:wrap type="topAndBottom"/>
          </v:shape>
          <o:OLEObject Type="Embed" ProgID="Visio.Drawing.11" ShapeID="_x0000_s1069" DrawAspect="Content" ObjectID="_1706962416" r:id="rId47"/>
        </w:object>
      </w:r>
    </w:p>
    <w:p w14:paraId="7CA24E35" w14:textId="77777777" w:rsidR="009F4685" w:rsidRDefault="009F4685" w:rsidP="009F4685">
      <w:pPr>
        <w:pStyle w:val="Caption"/>
      </w:pPr>
      <w:r w:rsidRPr="00B42A06">
        <w:t xml:space="preserve">Figure </w:t>
      </w:r>
      <w:r>
        <w:rPr>
          <w:noProof/>
        </w:rPr>
        <w:t>6</w:t>
      </w:r>
      <w:r w:rsidRPr="00B42A06">
        <w:t xml:space="preserve">: </w:t>
      </w:r>
      <w:r>
        <w:t>Context Diagram of Function Trailer Trip User Request</w:t>
      </w:r>
    </w:p>
    <w:p w14:paraId="799F4B80" w14:textId="77777777" w:rsidR="009F4685" w:rsidRPr="005D3802" w:rsidRDefault="009F4685" w:rsidP="009F4685"/>
    <w:p w14:paraId="6F205E44" w14:textId="77777777" w:rsidR="009F4685" w:rsidRPr="006E2488" w:rsidRDefault="009F4685" w:rsidP="009F4685">
      <w:pPr>
        <w:pStyle w:val="Heading3"/>
      </w:pPr>
      <w:r>
        <w:t>Function Interfaces</w:t>
      </w:r>
    </w:p>
    <w:p w14:paraId="47CD3EC7" w14:textId="77777777" w:rsidR="009F4685" w:rsidRDefault="009F4685" w:rsidP="009F4685">
      <w:pPr>
        <w:pStyle w:val="Heading4"/>
      </w:pPr>
      <w:r w:rsidRPr="00F15706">
        <w:t>Logical Inputs</w:t>
      </w:r>
    </w:p>
    <w:p w14:paraId="7C938F3A" w14:textId="77777777" w:rsidR="0004252C" w:rsidRPr="00FB5797" w:rsidRDefault="0004252C" w:rsidP="0004252C">
      <w:pPr>
        <w:pStyle w:val="RELogSignal"/>
        <w:rPr>
          <w:color w:val="000000" w:themeColor="text1"/>
          <w:rPrChange w:id="3563" w:author="SM Fairus Hasan" w:date="2020-02-27T16:11:00Z">
            <w:rPr/>
          </w:rPrChange>
        </w:rPr>
      </w:pPr>
      <w:r w:rsidRPr="00FB5797">
        <w:rPr>
          <w:color w:val="000000" w:themeColor="text1"/>
          <w:rPrChange w:id="3564" w:author="SM Fairus Hasan" w:date="2020-02-27T16:11:00Z">
            <w:rPr/>
          </w:rPrChange>
        </w:rPr>
        <w:t xml:space="preserve">###LSG_Trailer </w:t>
      </w:r>
      <w:r>
        <w:rPr>
          <w:color w:val="000000" w:themeColor="text1"/>
        </w:rPr>
        <w:t>Settings and Profiles_00001### Trailer Module Precondition</w:t>
      </w:r>
    </w:p>
    <w:p w14:paraId="43EA98F3" w14:textId="77777777" w:rsidR="0004252C" w:rsidRDefault="0004252C" w:rsidP="0004252C">
      <w:pPr>
        <w:rPr>
          <w:rFonts w:cs="Arial"/>
          <w:color w:val="000000" w:themeColor="text1"/>
        </w:rPr>
      </w:pPr>
      <w:r w:rsidRPr="00FB5797">
        <w:rPr>
          <w:rFonts w:cs="Arial"/>
          <w:color w:val="000000" w:themeColor="text1"/>
          <w:rPrChange w:id="3565"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566" w:author="SM Fairus Hasan" w:date="2020-02-27T16:11:00Z">
            <w:rPr>
              <w:rFonts w:cs="Arial"/>
            </w:rPr>
          </w:rPrChange>
        </w:rPr>
        <w:t xml:space="preserve">, this logical signal notifies </w:t>
      </w:r>
      <w:r>
        <w:rPr>
          <w:rFonts w:cs="Arial"/>
          <w:color w:val="000000" w:themeColor="text1"/>
        </w:rPr>
        <w:t>if the trailer connection precondition is met.</w:t>
      </w:r>
    </w:p>
    <w:p w14:paraId="19FA7AC5" w14:textId="77777777" w:rsidR="0004252C" w:rsidRDefault="0004252C" w:rsidP="0004252C">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04252C" w:rsidRPr="00E54DEA" w14:paraId="0934908D" w14:textId="77777777" w:rsidTr="004550A3">
        <w:trPr>
          <w:trHeight w:val="183"/>
        </w:trPr>
        <w:tc>
          <w:tcPr>
            <w:tcW w:w="2381" w:type="dxa"/>
            <w:shd w:val="clear" w:color="auto" w:fill="D9D9D9" w:themeFill="background1" w:themeFillShade="D9"/>
            <w:noWrap/>
            <w:hideMark/>
          </w:tcPr>
          <w:p w14:paraId="39449EE6" w14:textId="77777777" w:rsidR="0004252C" w:rsidRPr="00E54DEA" w:rsidRDefault="0004252C" w:rsidP="004550A3">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1890B466" w14:textId="77777777" w:rsidR="0004252C" w:rsidRDefault="0004252C" w:rsidP="004550A3">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0265748A" w14:textId="77777777" w:rsidR="0004252C" w:rsidRPr="00E54DEA" w:rsidRDefault="0004252C" w:rsidP="004550A3">
            <w:pPr>
              <w:overflowPunct/>
              <w:autoSpaceDE/>
              <w:autoSpaceDN/>
              <w:adjustRightInd/>
              <w:textAlignment w:val="auto"/>
              <w:rPr>
                <w:rFonts w:cs="Arial"/>
                <w:b/>
                <w:bCs/>
                <w:color w:val="000000"/>
              </w:rPr>
            </w:pPr>
            <w:r>
              <w:rPr>
                <w:rFonts w:cs="Arial"/>
                <w:b/>
                <w:bCs/>
                <w:color w:val="000000"/>
              </w:rPr>
              <w:t>Description</w:t>
            </w:r>
          </w:p>
        </w:tc>
      </w:tr>
      <w:tr w:rsidR="0004252C" w:rsidRPr="003F473D" w14:paraId="26377B28" w14:textId="77777777" w:rsidTr="004550A3">
        <w:trPr>
          <w:trHeight w:val="410"/>
        </w:trPr>
        <w:tc>
          <w:tcPr>
            <w:tcW w:w="2381" w:type="dxa"/>
            <w:noWrap/>
          </w:tcPr>
          <w:p w14:paraId="409A3077" w14:textId="77777777" w:rsidR="0004252C" w:rsidRPr="00105467" w:rsidRDefault="0004252C" w:rsidP="004550A3">
            <w:r>
              <w:t>Trailer Connected</w:t>
            </w:r>
          </w:p>
        </w:tc>
        <w:tc>
          <w:tcPr>
            <w:tcW w:w="3289" w:type="dxa"/>
          </w:tcPr>
          <w:p w14:paraId="76421B63" w14:textId="77777777" w:rsidR="0004252C" w:rsidRDefault="0004252C" w:rsidP="004550A3">
            <w:r>
              <w:t xml:space="preserve">[0] </w:t>
            </w:r>
            <w:r w:rsidRPr="00BD03F6">
              <w:t>TrlrLampCnnct_B_Actl</w:t>
            </w:r>
          </w:p>
          <w:p w14:paraId="61219189" w14:textId="77777777" w:rsidR="0004252C" w:rsidRDefault="0004252C" w:rsidP="004550A3"/>
        </w:tc>
        <w:tc>
          <w:tcPr>
            <w:tcW w:w="4680" w:type="dxa"/>
            <w:noWrap/>
          </w:tcPr>
          <w:p w14:paraId="5FD91640" w14:textId="77777777" w:rsidR="0004252C" w:rsidRPr="00105467" w:rsidRDefault="0004252C" w:rsidP="004550A3">
            <w:r>
              <w:rPr>
                <w:rFonts w:ascii="Calibri" w:hAnsi="Calibri" w:cs="Calibri"/>
                <w:color w:val="000000"/>
                <w:sz w:val="22"/>
                <w:szCs w:val="22"/>
                <w:shd w:val="clear" w:color="auto" w:fill="FFFFFF"/>
              </w:rPr>
              <w:t>Indicates if a trailer is connected on the trailer lamp circuit.</w:t>
            </w:r>
          </w:p>
        </w:tc>
      </w:tr>
    </w:tbl>
    <w:p w14:paraId="397C6235" w14:textId="77777777" w:rsidR="0004252C" w:rsidRDefault="0004252C" w:rsidP="0004252C">
      <w:pPr>
        <w:rPr>
          <w:rFonts w:cs="Arial"/>
          <w:color w:val="000000" w:themeColor="text1"/>
        </w:rPr>
      </w:pP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04252C" w:rsidRPr="00FB5797" w14:paraId="52C5D440" w14:textId="77777777" w:rsidTr="004550A3">
        <w:tc>
          <w:tcPr>
            <w:tcW w:w="4077" w:type="dxa"/>
            <w:shd w:val="clear" w:color="auto" w:fill="D9D9D9" w:themeFill="background1" w:themeFillShade="D9"/>
          </w:tcPr>
          <w:p w14:paraId="73D05954" w14:textId="77777777" w:rsidR="0004252C" w:rsidRPr="00FB5797" w:rsidRDefault="0004252C" w:rsidP="004550A3">
            <w:pPr>
              <w:pStyle w:val="Caption"/>
              <w:rPr>
                <w:rFonts w:cs="Arial"/>
                <w:color w:val="000000" w:themeColor="text1"/>
                <w:lang w:val="en-GB"/>
                <w:rPrChange w:id="3567" w:author="SM Fairus Hasan" w:date="2020-02-27T16:11:00Z">
                  <w:rPr>
                    <w:rFonts w:cs="Arial"/>
                    <w:lang w:val="en-GB"/>
                  </w:rPr>
                </w:rPrChange>
              </w:rPr>
            </w:pPr>
            <w:r w:rsidRPr="00FB5797">
              <w:rPr>
                <w:rFonts w:cs="Arial"/>
                <w:color w:val="000000" w:themeColor="text1"/>
                <w:lang w:val="en-GB"/>
                <w:rPrChange w:id="3568" w:author="SM Fairus Hasan" w:date="2020-02-27T16:11:00Z">
                  <w:rPr>
                    <w:rFonts w:cs="Arial"/>
                    <w:lang w:val="en-GB"/>
                  </w:rPr>
                </w:rPrChange>
              </w:rPr>
              <w:t>Data Type</w:t>
            </w:r>
          </w:p>
        </w:tc>
        <w:tc>
          <w:tcPr>
            <w:tcW w:w="3261" w:type="dxa"/>
            <w:shd w:val="clear" w:color="auto" w:fill="D9D9D9" w:themeFill="background1" w:themeFillShade="D9"/>
          </w:tcPr>
          <w:p w14:paraId="1AFFCFB3" w14:textId="77777777" w:rsidR="0004252C" w:rsidRPr="00FB5797" w:rsidRDefault="0004252C" w:rsidP="004550A3">
            <w:pPr>
              <w:pStyle w:val="Caption"/>
              <w:rPr>
                <w:rFonts w:cs="Arial"/>
                <w:color w:val="000000" w:themeColor="text1"/>
                <w:lang w:val="en-GB"/>
                <w:rPrChange w:id="3569" w:author="SM Fairus Hasan" w:date="2020-02-27T16:11:00Z">
                  <w:rPr>
                    <w:rFonts w:cs="Arial"/>
                    <w:lang w:val="en-GB"/>
                  </w:rPr>
                </w:rPrChange>
              </w:rPr>
            </w:pPr>
            <w:r w:rsidRPr="00FB5797">
              <w:rPr>
                <w:rFonts w:cs="Arial"/>
                <w:color w:val="000000" w:themeColor="text1"/>
                <w:lang w:val="en-GB"/>
                <w:rPrChange w:id="3570" w:author="SM Fairus Hasan" w:date="2020-02-27T16:11:00Z">
                  <w:rPr>
                    <w:rFonts w:cs="Arial"/>
                    <w:lang w:val="en-GB"/>
                  </w:rPr>
                </w:rPrChange>
              </w:rPr>
              <w:t>Init Value</w:t>
            </w:r>
          </w:p>
        </w:tc>
        <w:tc>
          <w:tcPr>
            <w:tcW w:w="3118" w:type="dxa"/>
            <w:shd w:val="clear" w:color="auto" w:fill="D9D9D9" w:themeFill="background1" w:themeFillShade="D9"/>
          </w:tcPr>
          <w:p w14:paraId="62CFB3F5" w14:textId="77777777" w:rsidR="0004252C" w:rsidRPr="00FB5797" w:rsidRDefault="0004252C" w:rsidP="004550A3">
            <w:pPr>
              <w:pStyle w:val="Caption"/>
              <w:rPr>
                <w:rFonts w:cs="Arial"/>
                <w:color w:val="000000" w:themeColor="text1"/>
                <w:lang w:val="en-GB"/>
                <w:rPrChange w:id="3571" w:author="SM Fairus Hasan" w:date="2020-02-27T16:11:00Z">
                  <w:rPr>
                    <w:rFonts w:cs="Arial"/>
                    <w:lang w:val="en-GB"/>
                  </w:rPr>
                </w:rPrChange>
              </w:rPr>
            </w:pPr>
            <w:r w:rsidRPr="00FB5797">
              <w:rPr>
                <w:rFonts w:cs="Arial"/>
                <w:color w:val="000000" w:themeColor="text1"/>
                <w:lang w:val="en-GB"/>
                <w:rPrChange w:id="3572" w:author="SM Fairus Hasan" w:date="2020-02-27T16:11:00Z">
                  <w:rPr>
                    <w:rFonts w:cs="Arial"/>
                    <w:lang w:val="en-GB"/>
                  </w:rPr>
                </w:rPrChange>
              </w:rPr>
              <w:t>Default Value</w:t>
            </w:r>
          </w:p>
          <w:p w14:paraId="5537A51B" w14:textId="77777777" w:rsidR="0004252C" w:rsidRPr="00FB5797" w:rsidRDefault="0004252C" w:rsidP="004550A3">
            <w:pPr>
              <w:jc w:val="center"/>
              <w:rPr>
                <w:rFonts w:cs="Arial"/>
                <w:color w:val="000000" w:themeColor="text1"/>
                <w:lang w:val="en-GB"/>
                <w:rPrChange w:id="3573" w:author="SM Fairus Hasan" w:date="2020-02-27T16:11:00Z">
                  <w:rPr>
                    <w:rFonts w:cs="Arial"/>
                    <w:lang w:val="en-GB"/>
                  </w:rPr>
                </w:rPrChange>
              </w:rPr>
            </w:pPr>
            <w:r w:rsidRPr="00FB5797">
              <w:rPr>
                <w:rFonts w:cs="Arial"/>
                <w:color w:val="000000" w:themeColor="text1"/>
                <w:lang w:val="en-GB"/>
                <w:rPrChange w:id="3574" w:author="SM Fairus Hasan" w:date="2020-02-27T16:11:00Z">
                  <w:rPr>
                    <w:rFonts w:cs="Arial"/>
                    <w:lang w:val="en-GB"/>
                  </w:rPr>
                </w:rPrChange>
              </w:rPr>
              <w:lastRenderedPageBreak/>
              <w:t>(missing signal)</w:t>
            </w:r>
          </w:p>
        </w:tc>
      </w:tr>
      <w:tr w:rsidR="0004252C" w:rsidRPr="00FB5797" w14:paraId="463137AE" w14:textId="77777777" w:rsidTr="004550A3">
        <w:trPr>
          <w:trHeight w:val="488"/>
        </w:trPr>
        <w:tc>
          <w:tcPr>
            <w:tcW w:w="4077" w:type="dxa"/>
          </w:tcPr>
          <w:p w14:paraId="0A6C741E" w14:textId="77777777" w:rsidR="0004252C" w:rsidRPr="00FB5797" w:rsidRDefault="0004252C" w:rsidP="004550A3">
            <w:pPr>
              <w:rPr>
                <w:rFonts w:cs="Arial"/>
                <w:color w:val="000000" w:themeColor="text1"/>
                <w:rPrChange w:id="3575" w:author="SM Fairus Hasan" w:date="2020-02-27T16:11:00Z">
                  <w:rPr>
                    <w:rFonts w:cs="Arial"/>
                  </w:rPr>
                </w:rPrChange>
              </w:rPr>
            </w:pPr>
            <w:r w:rsidRPr="00FB5797">
              <w:rPr>
                <w:rFonts w:cs="Arial"/>
                <w:color w:val="000000" w:themeColor="text1"/>
                <w:rPrChange w:id="3576" w:author="SM Fairus Hasan" w:date="2020-02-27T16:11:00Z">
                  <w:rPr>
                    <w:rFonts w:cs="Arial"/>
                  </w:rPr>
                </w:rPrChange>
              </w:rPr>
              <w:lastRenderedPageBreak/>
              <w:t>0x0 - Null (Defaulted)</w:t>
            </w:r>
          </w:p>
          <w:p w14:paraId="7DAF66B5" w14:textId="77777777" w:rsidR="0004252C" w:rsidRPr="00FB5797" w:rsidRDefault="0004252C" w:rsidP="004550A3">
            <w:pPr>
              <w:rPr>
                <w:rFonts w:cs="Arial"/>
                <w:color w:val="000000" w:themeColor="text1"/>
                <w:rPrChange w:id="3577" w:author="SM Fairus Hasan" w:date="2020-02-27T16:11:00Z">
                  <w:rPr>
                    <w:rFonts w:cs="Arial"/>
                  </w:rPr>
                </w:rPrChange>
              </w:rPr>
            </w:pPr>
            <w:r w:rsidRPr="00FB5797">
              <w:rPr>
                <w:rFonts w:cs="Arial"/>
                <w:color w:val="000000" w:themeColor="text1"/>
                <w:rPrChange w:id="3578" w:author="SM Fairus Hasan" w:date="2020-02-27T16:11:00Z">
                  <w:rPr>
                    <w:rFonts w:cs="Arial"/>
                  </w:rPr>
                </w:rPrChange>
              </w:rPr>
              <w:t xml:space="preserve">0x1 </w:t>
            </w:r>
            <w:r>
              <w:rPr>
                <w:rFonts w:cs="Arial"/>
                <w:color w:val="000000" w:themeColor="text1"/>
              </w:rPr>
              <w:t>–</w:t>
            </w:r>
            <w:r w:rsidRPr="00FB5797">
              <w:rPr>
                <w:rFonts w:cs="Arial"/>
                <w:color w:val="000000" w:themeColor="text1"/>
                <w:rPrChange w:id="3579" w:author="SM Fairus Hasan" w:date="2020-02-27T16:11:00Z">
                  <w:rPr>
                    <w:rFonts w:cs="Arial"/>
                  </w:rPr>
                </w:rPrChange>
              </w:rPr>
              <w:t xml:space="preserve"> </w:t>
            </w:r>
            <w:r>
              <w:rPr>
                <w:rFonts w:cs="Arial"/>
                <w:color w:val="000000" w:themeColor="text1"/>
              </w:rPr>
              <w:t>Yes (Connected)</w:t>
            </w:r>
          </w:p>
        </w:tc>
        <w:tc>
          <w:tcPr>
            <w:tcW w:w="3261" w:type="dxa"/>
          </w:tcPr>
          <w:p w14:paraId="4D04165A" w14:textId="77777777" w:rsidR="0004252C" w:rsidRPr="00FB5797" w:rsidRDefault="0004252C" w:rsidP="004550A3">
            <w:pPr>
              <w:rPr>
                <w:rFonts w:cs="Arial"/>
                <w:color w:val="000000" w:themeColor="text1"/>
                <w:rPrChange w:id="3580" w:author="SM Fairus Hasan" w:date="2020-02-27T16:11:00Z">
                  <w:rPr>
                    <w:rFonts w:cs="Arial"/>
                  </w:rPr>
                </w:rPrChange>
              </w:rPr>
            </w:pPr>
            <w:r w:rsidRPr="00FB5797">
              <w:rPr>
                <w:rFonts w:cs="Arial"/>
                <w:color w:val="000000" w:themeColor="text1"/>
                <w:rPrChange w:id="3581" w:author="SM Fairus Hasan" w:date="2020-02-27T16:11:00Z">
                  <w:rPr>
                    <w:rFonts w:cs="Arial"/>
                  </w:rPr>
                </w:rPrChange>
              </w:rPr>
              <w:t>0x0 = Null (Defaulted)</w:t>
            </w:r>
          </w:p>
        </w:tc>
        <w:tc>
          <w:tcPr>
            <w:tcW w:w="3118" w:type="dxa"/>
          </w:tcPr>
          <w:p w14:paraId="30DA6A6A" w14:textId="77777777" w:rsidR="0004252C" w:rsidRPr="00FB5797" w:rsidRDefault="0004252C" w:rsidP="004550A3">
            <w:pPr>
              <w:rPr>
                <w:rFonts w:cs="Arial"/>
                <w:color w:val="000000" w:themeColor="text1"/>
                <w:rPrChange w:id="3582" w:author="SM Fairus Hasan" w:date="2020-02-27T16:11:00Z">
                  <w:rPr>
                    <w:rFonts w:cs="Arial"/>
                  </w:rPr>
                </w:rPrChange>
              </w:rPr>
            </w:pPr>
            <w:r w:rsidRPr="00FB5797">
              <w:rPr>
                <w:rFonts w:cs="Arial"/>
                <w:color w:val="000000" w:themeColor="text1"/>
                <w:rPrChange w:id="3583" w:author="SM Fairus Hasan" w:date="2020-02-27T16:11:00Z">
                  <w:rPr>
                    <w:rFonts w:cs="Arial"/>
                  </w:rPr>
                </w:rPrChange>
              </w:rPr>
              <w:t>0x0 = Null (Defaulted)</w:t>
            </w:r>
          </w:p>
        </w:tc>
      </w:tr>
    </w:tbl>
    <w:p w14:paraId="6931D983" w14:textId="77777777" w:rsidR="0004252C" w:rsidRDefault="0004252C" w:rsidP="0004252C">
      <w:pPr>
        <w:rPr>
          <w:rFonts w:cs="Arial"/>
          <w:color w:val="000000" w:themeColor="text1"/>
        </w:rPr>
      </w:pP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04252C" w:rsidRPr="00FB5797" w14:paraId="50ACC6BA" w14:textId="77777777" w:rsidTr="004550A3">
        <w:tc>
          <w:tcPr>
            <w:tcW w:w="4077" w:type="dxa"/>
            <w:shd w:val="clear" w:color="auto" w:fill="D9D9D9" w:themeFill="background1" w:themeFillShade="D9"/>
          </w:tcPr>
          <w:p w14:paraId="3872657C" w14:textId="77777777" w:rsidR="0004252C" w:rsidRPr="00FB5797" w:rsidRDefault="0004252C" w:rsidP="004550A3">
            <w:pPr>
              <w:pStyle w:val="Caption"/>
              <w:rPr>
                <w:rFonts w:cs="Arial"/>
                <w:color w:val="000000" w:themeColor="text1"/>
                <w:lang w:val="en-GB"/>
                <w:rPrChange w:id="3584" w:author="SM Fairus Hasan" w:date="2020-02-27T16:11:00Z">
                  <w:rPr>
                    <w:rFonts w:cs="Arial"/>
                    <w:lang w:val="en-GB"/>
                  </w:rPr>
                </w:rPrChange>
              </w:rPr>
            </w:pPr>
            <w:r w:rsidRPr="00FB5797">
              <w:rPr>
                <w:rFonts w:cs="Arial"/>
                <w:color w:val="000000" w:themeColor="text1"/>
                <w:rPrChange w:id="3585" w:author="SM Fairus Hasan" w:date="2020-02-27T16:11:00Z">
                  <w:rPr>
                    <w:rFonts w:cs="Arial"/>
                  </w:rPr>
                </w:rPrChange>
              </w:rPr>
              <w:t>Transmit Model</w:t>
            </w:r>
          </w:p>
        </w:tc>
        <w:tc>
          <w:tcPr>
            <w:tcW w:w="3261" w:type="dxa"/>
            <w:shd w:val="clear" w:color="auto" w:fill="D9D9D9" w:themeFill="background1" w:themeFillShade="D9"/>
          </w:tcPr>
          <w:p w14:paraId="17AC194C" w14:textId="77777777" w:rsidR="0004252C" w:rsidRPr="00FB5797" w:rsidRDefault="0004252C" w:rsidP="004550A3">
            <w:pPr>
              <w:pStyle w:val="Caption"/>
              <w:rPr>
                <w:rFonts w:cs="Arial"/>
                <w:color w:val="000000" w:themeColor="text1"/>
                <w:lang w:val="en-GB"/>
                <w:rPrChange w:id="3586" w:author="SM Fairus Hasan" w:date="2020-02-27T16:11:00Z">
                  <w:rPr>
                    <w:rFonts w:cs="Arial"/>
                    <w:lang w:val="en-GB"/>
                  </w:rPr>
                </w:rPrChange>
              </w:rPr>
            </w:pPr>
            <w:r w:rsidRPr="00FB5797">
              <w:rPr>
                <w:rFonts w:cs="Arial"/>
                <w:color w:val="000000" w:themeColor="text1"/>
                <w:rPrChange w:id="3587" w:author="SM Fairus Hasan" w:date="2020-02-27T16:11:00Z">
                  <w:rPr>
                    <w:rFonts w:cs="Arial"/>
                  </w:rPr>
                </w:rPrChange>
              </w:rPr>
              <w:t>Send Type</w:t>
            </w:r>
          </w:p>
        </w:tc>
        <w:tc>
          <w:tcPr>
            <w:tcW w:w="3118" w:type="dxa"/>
            <w:shd w:val="clear" w:color="auto" w:fill="D9D9D9" w:themeFill="background1" w:themeFillShade="D9"/>
          </w:tcPr>
          <w:p w14:paraId="40532485" w14:textId="77777777" w:rsidR="0004252C" w:rsidRPr="00FB5797" w:rsidRDefault="0004252C" w:rsidP="004550A3">
            <w:pPr>
              <w:pStyle w:val="Caption"/>
              <w:rPr>
                <w:rFonts w:cs="Arial"/>
                <w:color w:val="000000" w:themeColor="text1"/>
                <w:rPrChange w:id="3588" w:author="SM Fairus Hasan" w:date="2020-02-27T16:11:00Z">
                  <w:rPr>
                    <w:rFonts w:cs="Arial"/>
                  </w:rPr>
                </w:rPrChange>
              </w:rPr>
            </w:pPr>
            <w:r w:rsidRPr="00FB5797">
              <w:rPr>
                <w:rFonts w:cs="Arial"/>
                <w:color w:val="000000" w:themeColor="text1"/>
                <w:rPrChange w:id="3589" w:author="SM Fairus Hasan" w:date="2020-02-27T16:11:00Z">
                  <w:rPr>
                    <w:rFonts w:cs="Arial"/>
                  </w:rPr>
                </w:rPrChange>
              </w:rPr>
              <w:t>E2E Latency</w:t>
            </w:r>
          </w:p>
        </w:tc>
      </w:tr>
      <w:tr w:rsidR="0004252C" w:rsidRPr="00FB5797" w14:paraId="7B5787D1" w14:textId="77777777" w:rsidTr="004550A3">
        <w:trPr>
          <w:trHeight w:val="488"/>
        </w:trPr>
        <w:tc>
          <w:tcPr>
            <w:tcW w:w="4077" w:type="dxa"/>
          </w:tcPr>
          <w:p w14:paraId="0F50A132" w14:textId="77777777" w:rsidR="0004252C" w:rsidRPr="00FB5797" w:rsidRDefault="0004252C" w:rsidP="004550A3">
            <w:pPr>
              <w:rPr>
                <w:rFonts w:cs="Arial"/>
                <w:color w:val="000000" w:themeColor="text1"/>
                <w:rPrChange w:id="3590" w:author="SM Fairus Hasan" w:date="2020-02-27T16:11:00Z">
                  <w:rPr>
                    <w:rFonts w:cs="Arial"/>
                  </w:rPr>
                </w:rPrChange>
              </w:rPr>
            </w:pPr>
            <w:r>
              <w:rPr>
                <w:rFonts w:cs="Arial"/>
                <w:color w:val="000000" w:themeColor="text1"/>
              </w:rPr>
              <w:t>HS3 CAN</w:t>
            </w:r>
          </w:p>
        </w:tc>
        <w:tc>
          <w:tcPr>
            <w:tcW w:w="3261" w:type="dxa"/>
          </w:tcPr>
          <w:p w14:paraId="2344A38D" w14:textId="77777777" w:rsidR="0004252C" w:rsidRPr="00FB5797" w:rsidRDefault="0004252C" w:rsidP="004550A3">
            <w:pPr>
              <w:rPr>
                <w:rFonts w:cs="Arial"/>
                <w:color w:val="000000" w:themeColor="text1"/>
                <w:rPrChange w:id="3591" w:author="SM Fairus Hasan" w:date="2020-02-27T16:11:00Z">
                  <w:rPr>
                    <w:rFonts w:cs="Arial"/>
                  </w:rPr>
                </w:rPrChange>
              </w:rPr>
            </w:pPr>
            <w:r>
              <w:rPr>
                <w:rFonts w:cs="Arial"/>
                <w:color w:val="000000" w:themeColor="text1"/>
              </w:rPr>
              <w:t>Event Periodic</w:t>
            </w:r>
          </w:p>
        </w:tc>
        <w:tc>
          <w:tcPr>
            <w:tcW w:w="3118" w:type="dxa"/>
          </w:tcPr>
          <w:p w14:paraId="1B432E65" w14:textId="77777777" w:rsidR="0004252C" w:rsidRPr="00FB5797" w:rsidRDefault="0004252C" w:rsidP="004550A3">
            <w:pPr>
              <w:rPr>
                <w:rFonts w:cs="Arial"/>
                <w:color w:val="000000" w:themeColor="text1"/>
                <w:rPrChange w:id="3592" w:author="SM Fairus Hasan" w:date="2020-02-27T16:11:00Z">
                  <w:rPr>
                    <w:rFonts w:cs="Arial"/>
                  </w:rPr>
                </w:rPrChange>
              </w:rPr>
            </w:pPr>
          </w:p>
        </w:tc>
      </w:tr>
    </w:tbl>
    <w:p w14:paraId="680266CB" w14:textId="77777777" w:rsidR="0004252C" w:rsidRDefault="0004252C" w:rsidP="0004252C">
      <w:pPr>
        <w:rPr>
          <w:rFonts w:cs="Arial"/>
          <w:color w:val="000000" w:themeColor="text1"/>
        </w:rPr>
      </w:pPr>
    </w:p>
    <w:p w14:paraId="2AB3C6D4" w14:textId="77777777" w:rsidR="0004252C" w:rsidRPr="00FB5797" w:rsidRDefault="0004252C" w:rsidP="0004252C">
      <w:pPr>
        <w:pStyle w:val="RELogSignal"/>
        <w:rPr>
          <w:color w:val="000000" w:themeColor="text1"/>
          <w:rPrChange w:id="3593" w:author="SM Fairus Hasan" w:date="2020-02-27T16:11:00Z">
            <w:rPr/>
          </w:rPrChange>
        </w:rPr>
      </w:pPr>
      <w:r w:rsidRPr="00FB5797">
        <w:rPr>
          <w:color w:val="000000" w:themeColor="text1"/>
          <w:rPrChange w:id="3594" w:author="SM Fairus Hasan" w:date="2020-02-27T16:11:00Z">
            <w:rPr/>
          </w:rPrChange>
        </w:rPr>
        <w:t xml:space="preserve">###LSG_Trailer </w:t>
      </w:r>
      <w:r>
        <w:rPr>
          <w:color w:val="000000" w:themeColor="text1"/>
        </w:rPr>
        <w:t>Settings and Profile_00002### Powertrain Control Module Precondition</w:t>
      </w:r>
    </w:p>
    <w:p w14:paraId="4DDF8510" w14:textId="77777777" w:rsidR="0004252C" w:rsidRDefault="0004252C" w:rsidP="0004252C">
      <w:pPr>
        <w:rPr>
          <w:rFonts w:cs="Arial"/>
          <w:color w:val="000000" w:themeColor="text1"/>
        </w:rPr>
      </w:pPr>
      <w:r w:rsidRPr="00FB5797">
        <w:rPr>
          <w:rFonts w:cs="Arial"/>
          <w:color w:val="000000" w:themeColor="text1"/>
          <w:rPrChange w:id="3595"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596" w:author="SM Fairus Hasan" w:date="2020-02-27T16:11:00Z">
            <w:rPr>
              <w:rFonts w:cs="Arial"/>
            </w:rPr>
          </w:rPrChange>
        </w:rPr>
        <w:t xml:space="preserve">, this logical signal notifies </w:t>
      </w:r>
      <w:r>
        <w:rPr>
          <w:rFonts w:cs="Arial"/>
          <w:color w:val="000000" w:themeColor="text1"/>
        </w:rPr>
        <w:t>if the transmission gear position precondition is met.</w:t>
      </w:r>
    </w:p>
    <w:p w14:paraId="13008CAF" w14:textId="77777777" w:rsidR="0004252C" w:rsidRDefault="0004252C" w:rsidP="0004252C">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04252C" w:rsidRPr="00E54DEA" w14:paraId="0F11017C" w14:textId="77777777" w:rsidTr="004550A3">
        <w:trPr>
          <w:trHeight w:val="183"/>
        </w:trPr>
        <w:tc>
          <w:tcPr>
            <w:tcW w:w="2381" w:type="dxa"/>
            <w:shd w:val="clear" w:color="auto" w:fill="D9D9D9" w:themeFill="background1" w:themeFillShade="D9"/>
            <w:noWrap/>
            <w:hideMark/>
          </w:tcPr>
          <w:p w14:paraId="1721CF32" w14:textId="77777777" w:rsidR="0004252C" w:rsidRPr="00E54DEA" w:rsidRDefault="0004252C" w:rsidP="004550A3">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07167ECB" w14:textId="77777777" w:rsidR="0004252C" w:rsidRDefault="0004252C" w:rsidP="004550A3">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050AEC1F" w14:textId="77777777" w:rsidR="0004252C" w:rsidRPr="00E54DEA" w:rsidRDefault="0004252C" w:rsidP="004550A3">
            <w:pPr>
              <w:overflowPunct/>
              <w:autoSpaceDE/>
              <w:autoSpaceDN/>
              <w:adjustRightInd/>
              <w:textAlignment w:val="auto"/>
              <w:rPr>
                <w:rFonts w:cs="Arial"/>
                <w:b/>
                <w:bCs/>
                <w:color w:val="000000"/>
              </w:rPr>
            </w:pPr>
            <w:r>
              <w:rPr>
                <w:rFonts w:cs="Arial"/>
                <w:b/>
                <w:bCs/>
                <w:color w:val="000000"/>
              </w:rPr>
              <w:t>Description</w:t>
            </w:r>
          </w:p>
        </w:tc>
      </w:tr>
      <w:tr w:rsidR="0004252C" w:rsidRPr="003F473D" w14:paraId="4233C906" w14:textId="77777777" w:rsidTr="004550A3">
        <w:trPr>
          <w:trHeight w:val="410"/>
        </w:trPr>
        <w:tc>
          <w:tcPr>
            <w:tcW w:w="2381" w:type="dxa"/>
            <w:noWrap/>
          </w:tcPr>
          <w:p w14:paraId="1A72A992" w14:textId="77777777" w:rsidR="0004252C" w:rsidRPr="00105467" w:rsidRDefault="0004252C" w:rsidP="004550A3">
            <w:r>
              <w:t>Shifter Position</w:t>
            </w:r>
          </w:p>
        </w:tc>
        <w:tc>
          <w:tcPr>
            <w:tcW w:w="3289" w:type="dxa"/>
          </w:tcPr>
          <w:p w14:paraId="3BE0105E" w14:textId="77777777" w:rsidR="0004252C" w:rsidRDefault="0004252C" w:rsidP="004550A3">
            <w:r>
              <w:t>[11] GearLvrPos_D_Actl</w:t>
            </w:r>
          </w:p>
          <w:p w14:paraId="1DE0C72F" w14:textId="77777777" w:rsidR="0004252C" w:rsidRDefault="0004252C" w:rsidP="004550A3"/>
        </w:tc>
        <w:tc>
          <w:tcPr>
            <w:tcW w:w="4680" w:type="dxa"/>
            <w:noWrap/>
          </w:tcPr>
          <w:p w14:paraId="5346122A" w14:textId="77777777" w:rsidR="0004252C" w:rsidRPr="00105467" w:rsidRDefault="0004252C" w:rsidP="004550A3">
            <w:r>
              <w:rPr>
                <w:rFonts w:ascii="Calibri" w:hAnsi="Calibri" w:cs="Calibri"/>
                <w:color w:val="000000"/>
                <w:sz w:val="22"/>
                <w:szCs w:val="22"/>
                <w:shd w:val="clear" w:color="auto" w:fill="FFFFFF"/>
              </w:rPr>
              <w:t>Indicates if the Transmission changes or stay on specific position.</w:t>
            </w:r>
          </w:p>
        </w:tc>
      </w:tr>
    </w:tbl>
    <w:p w14:paraId="57B3B702" w14:textId="77777777" w:rsidR="0004252C" w:rsidRDefault="0004252C" w:rsidP="0004252C"/>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04252C" w:rsidRPr="00FB5797" w14:paraId="5F2F0700" w14:textId="77777777" w:rsidTr="004550A3">
        <w:tc>
          <w:tcPr>
            <w:tcW w:w="4077" w:type="dxa"/>
            <w:shd w:val="clear" w:color="auto" w:fill="D9D9D9" w:themeFill="background1" w:themeFillShade="D9"/>
          </w:tcPr>
          <w:p w14:paraId="24809AAD" w14:textId="77777777" w:rsidR="0004252C" w:rsidRPr="00FB5797" w:rsidRDefault="0004252C" w:rsidP="004550A3">
            <w:pPr>
              <w:pStyle w:val="Caption"/>
              <w:rPr>
                <w:rFonts w:cs="Arial"/>
                <w:color w:val="000000" w:themeColor="text1"/>
                <w:lang w:val="en-GB"/>
                <w:rPrChange w:id="3597" w:author="SM Fairus Hasan" w:date="2020-02-27T16:11:00Z">
                  <w:rPr>
                    <w:rFonts w:cs="Arial"/>
                    <w:lang w:val="en-GB"/>
                  </w:rPr>
                </w:rPrChange>
              </w:rPr>
            </w:pPr>
            <w:r w:rsidRPr="00FB5797">
              <w:rPr>
                <w:rFonts w:cs="Arial"/>
                <w:color w:val="000000" w:themeColor="text1"/>
                <w:lang w:val="en-GB"/>
                <w:rPrChange w:id="3598" w:author="SM Fairus Hasan" w:date="2020-02-27T16:11:00Z">
                  <w:rPr>
                    <w:rFonts w:cs="Arial"/>
                    <w:lang w:val="en-GB"/>
                  </w:rPr>
                </w:rPrChange>
              </w:rPr>
              <w:t>Data Type</w:t>
            </w:r>
          </w:p>
        </w:tc>
        <w:tc>
          <w:tcPr>
            <w:tcW w:w="3261" w:type="dxa"/>
            <w:shd w:val="clear" w:color="auto" w:fill="D9D9D9" w:themeFill="background1" w:themeFillShade="D9"/>
          </w:tcPr>
          <w:p w14:paraId="74BA953E" w14:textId="77777777" w:rsidR="0004252C" w:rsidRPr="00FB5797" w:rsidRDefault="0004252C" w:rsidP="004550A3">
            <w:pPr>
              <w:pStyle w:val="Caption"/>
              <w:rPr>
                <w:rFonts w:cs="Arial"/>
                <w:color w:val="000000" w:themeColor="text1"/>
                <w:lang w:val="en-GB"/>
                <w:rPrChange w:id="3599" w:author="SM Fairus Hasan" w:date="2020-02-27T16:11:00Z">
                  <w:rPr>
                    <w:rFonts w:cs="Arial"/>
                    <w:lang w:val="en-GB"/>
                  </w:rPr>
                </w:rPrChange>
              </w:rPr>
            </w:pPr>
            <w:r w:rsidRPr="00FB5797">
              <w:rPr>
                <w:rFonts w:cs="Arial"/>
                <w:color w:val="000000" w:themeColor="text1"/>
                <w:lang w:val="en-GB"/>
                <w:rPrChange w:id="3600" w:author="SM Fairus Hasan" w:date="2020-02-27T16:11:00Z">
                  <w:rPr>
                    <w:rFonts w:cs="Arial"/>
                    <w:lang w:val="en-GB"/>
                  </w:rPr>
                </w:rPrChange>
              </w:rPr>
              <w:t>Init Value</w:t>
            </w:r>
          </w:p>
        </w:tc>
        <w:tc>
          <w:tcPr>
            <w:tcW w:w="3118" w:type="dxa"/>
            <w:shd w:val="clear" w:color="auto" w:fill="D9D9D9" w:themeFill="background1" w:themeFillShade="D9"/>
          </w:tcPr>
          <w:p w14:paraId="34FC66C8" w14:textId="77777777" w:rsidR="0004252C" w:rsidRPr="00FB5797" w:rsidRDefault="0004252C" w:rsidP="004550A3">
            <w:pPr>
              <w:pStyle w:val="Caption"/>
              <w:rPr>
                <w:rFonts w:cs="Arial"/>
                <w:color w:val="000000" w:themeColor="text1"/>
                <w:lang w:val="en-GB"/>
                <w:rPrChange w:id="3601" w:author="SM Fairus Hasan" w:date="2020-02-27T16:11:00Z">
                  <w:rPr>
                    <w:rFonts w:cs="Arial"/>
                    <w:lang w:val="en-GB"/>
                  </w:rPr>
                </w:rPrChange>
              </w:rPr>
            </w:pPr>
            <w:r w:rsidRPr="00FB5797">
              <w:rPr>
                <w:rFonts w:cs="Arial"/>
                <w:color w:val="000000" w:themeColor="text1"/>
                <w:lang w:val="en-GB"/>
                <w:rPrChange w:id="3602" w:author="SM Fairus Hasan" w:date="2020-02-27T16:11:00Z">
                  <w:rPr>
                    <w:rFonts w:cs="Arial"/>
                    <w:lang w:val="en-GB"/>
                  </w:rPr>
                </w:rPrChange>
              </w:rPr>
              <w:t>Default Value</w:t>
            </w:r>
          </w:p>
          <w:p w14:paraId="51FFD8DA" w14:textId="77777777" w:rsidR="0004252C" w:rsidRPr="00FB5797" w:rsidRDefault="0004252C" w:rsidP="004550A3">
            <w:pPr>
              <w:jc w:val="center"/>
              <w:rPr>
                <w:rFonts w:cs="Arial"/>
                <w:color w:val="000000" w:themeColor="text1"/>
                <w:lang w:val="en-GB"/>
                <w:rPrChange w:id="3603" w:author="SM Fairus Hasan" w:date="2020-02-27T16:11:00Z">
                  <w:rPr>
                    <w:rFonts w:cs="Arial"/>
                    <w:lang w:val="en-GB"/>
                  </w:rPr>
                </w:rPrChange>
              </w:rPr>
            </w:pPr>
            <w:r w:rsidRPr="00FB5797">
              <w:rPr>
                <w:rFonts w:cs="Arial"/>
                <w:color w:val="000000" w:themeColor="text1"/>
                <w:lang w:val="en-GB"/>
                <w:rPrChange w:id="3604" w:author="SM Fairus Hasan" w:date="2020-02-27T16:11:00Z">
                  <w:rPr>
                    <w:rFonts w:cs="Arial"/>
                    <w:lang w:val="en-GB"/>
                  </w:rPr>
                </w:rPrChange>
              </w:rPr>
              <w:t>(missing signal)</w:t>
            </w:r>
          </w:p>
        </w:tc>
      </w:tr>
      <w:tr w:rsidR="0004252C" w:rsidRPr="00FB5797" w14:paraId="09ED4A75" w14:textId="77777777" w:rsidTr="004550A3">
        <w:trPr>
          <w:trHeight w:val="488"/>
        </w:trPr>
        <w:tc>
          <w:tcPr>
            <w:tcW w:w="4077" w:type="dxa"/>
          </w:tcPr>
          <w:p w14:paraId="2A2C62BE" w14:textId="77777777" w:rsidR="0004252C" w:rsidRPr="00FB5797" w:rsidRDefault="0004252C" w:rsidP="004550A3">
            <w:pPr>
              <w:rPr>
                <w:rFonts w:cs="Arial"/>
                <w:color w:val="000000" w:themeColor="text1"/>
                <w:rPrChange w:id="3605" w:author="SM Fairus Hasan" w:date="2020-02-27T16:11:00Z">
                  <w:rPr>
                    <w:rFonts w:cs="Arial"/>
                  </w:rPr>
                </w:rPrChange>
              </w:rPr>
            </w:pPr>
            <w:r w:rsidRPr="00FB5797">
              <w:rPr>
                <w:rFonts w:cs="Arial"/>
                <w:color w:val="000000" w:themeColor="text1"/>
                <w:rPrChange w:id="3606" w:author="SM Fairus Hasan" w:date="2020-02-27T16:11:00Z">
                  <w:rPr>
                    <w:rFonts w:cs="Arial"/>
                  </w:rPr>
                </w:rPrChange>
              </w:rPr>
              <w:t xml:space="preserve">0x0 - </w:t>
            </w:r>
            <w:r>
              <w:rPr>
                <w:rFonts w:cs="Arial"/>
                <w:color w:val="000000" w:themeColor="text1"/>
              </w:rPr>
              <w:t xml:space="preserve"> Park</w:t>
            </w:r>
          </w:p>
          <w:p w14:paraId="03D4E167" w14:textId="77777777" w:rsidR="0004252C" w:rsidRDefault="0004252C" w:rsidP="004550A3">
            <w:pPr>
              <w:rPr>
                <w:rFonts w:cs="Arial"/>
                <w:color w:val="000000" w:themeColor="text1"/>
              </w:rPr>
            </w:pPr>
            <w:r w:rsidRPr="00FB5797">
              <w:rPr>
                <w:rFonts w:cs="Arial"/>
                <w:color w:val="000000" w:themeColor="text1"/>
                <w:rPrChange w:id="3607" w:author="SM Fairus Hasan" w:date="2020-02-27T16:11:00Z">
                  <w:rPr>
                    <w:rFonts w:cs="Arial"/>
                  </w:rPr>
                </w:rPrChange>
              </w:rPr>
              <w:t xml:space="preserve">0x1 </w:t>
            </w:r>
            <w:r>
              <w:rPr>
                <w:rFonts w:cs="Arial"/>
                <w:color w:val="000000" w:themeColor="text1"/>
              </w:rPr>
              <w:t>–</w:t>
            </w:r>
            <w:r w:rsidRPr="00FB5797">
              <w:rPr>
                <w:rFonts w:cs="Arial"/>
                <w:color w:val="000000" w:themeColor="text1"/>
                <w:rPrChange w:id="3608" w:author="SM Fairus Hasan" w:date="2020-02-27T16:11:00Z">
                  <w:rPr>
                    <w:rFonts w:cs="Arial"/>
                  </w:rPr>
                </w:rPrChange>
              </w:rPr>
              <w:t xml:space="preserve"> </w:t>
            </w:r>
            <w:r>
              <w:rPr>
                <w:rFonts w:cs="Arial"/>
                <w:color w:val="000000" w:themeColor="text1"/>
              </w:rPr>
              <w:t xml:space="preserve"> Reverse</w:t>
            </w:r>
          </w:p>
          <w:p w14:paraId="18D7DFBF" w14:textId="77777777" w:rsidR="0004252C" w:rsidRDefault="0004252C" w:rsidP="004550A3">
            <w:pPr>
              <w:rPr>
                <w:rFonts w:cs="Arial"/>
                <w:color w:val="000000" w:themeColor="text1"/>
              </w:rPr>
            </w:pPr>
            <w:r>
              <w:rPr>
                <w:rFonts w:cs="Arial"/>
                <w:color w:val="000000" w:themeColor="text1"/>
              </w:rPr>
              <w:t>0x2 -  Neutral</w:t>
            </w:r>
          </w:p>
          <w:p w14:paraId="2CAF6620" w14:textId="77777777" w:rsidR="0004252C" w:rsidRDefault="0004252C" w:rsidP="004550A3">
            <w:pPr>
              <w:rPr>
                <w:rFonts w:cs="Arial"/>
                <w:color w:val="000000" w:themeColor="text1"/>
              </w:rPr>
            </w:pPr>
            <w:r>
              <w:rPr>
                <w:rFonts w:cs="Arial"/>
                <w:color w:val="000000" w:themeColor="text1"/>
              </w:rPr>
              <w:t>0x3 –  Drive</w:t>
            </w:r>
          </w:p>
          <w:p w14:paraId="5FED94E4" w14:textId="77777777" w:rsidR="0004252C" w:rsidRDefault="0004252C" w:rsidP="004550A3">
            <w:pPr>
              <w:rPr>
                <w:rFonts w:cs="Arial"/>
                <w:color w:val="000000" w:themeColor="text1"/>
              </w:rPr>
            </w:pPr>
            <w:r>
              <w:rPr>
                <w:rFonts w:cs="Arial"/>
                <w:color w:val="000000" w:themeColor="text1"/>
              </w:rPr>
              <w:t>0x4 -  Sport_DriveSport</w:t>
            </w:r>
          </w:p>
          <w:p w14:paraId="3875E2AB" w14:textId="77777777" w:rsidR="0004252C" w:rsidRDefault="0004252C" w:rsidP="004550A3">
            <w:pPr>
              <w:rPr>
                <w:rFonts w:cs="Arial"/>
                <w:color w:val="000000" w:themeColor="text1"/>
              </w:rPr>
            </w:pPr>
            <w:r>
              <w:rPr>
                <w:rFonts w:cs="Arial"/>
                <w:color w:val="000000" w:themeColor="text1"/>
              </w:rPr>
              <w:t>0x5 -  Low</w:t>
            </w:r>
          </w:p>
          <w:p w14:paraId="1D858CEB" w14:textId="77777777" w:rsidR="0004252C" w:rsidRDefault="0004252C" w:rsidP="004550A3">
            <w:pPr>
              <w:rPr>
                <w:rFonts w:cs="Arial"/>
                <w:color w:val="000000" w:themeColor="text1"/>
              </w:rPr>
            </w:pPr>
            <w:r>
              <w:rPr>
                <w:rFonts w:cs="Arial"/>
                <w:color w:val="000000" w:themeColor="text1"/>
              </w:rPr>
              <w:t>0x6 –  First</w:t>
            </w:r>
          </w:p>
          <w:p w14:paraId="277BE233" w14:textId="77777777" w:rsidR="0004252C" w:rsidRDefault="0004252C" w:rsidP="004550A3">
            <w:pPr>
              <w:rPr>
                <w:rFonts w:cs="Arial"/>
                <w:color w:val="000000" w:themeColor="text1"/>
              </w:rPr>
            </w:pPr>
            <w:r>
              <w:rPr>
                <w:rFonts w:cs="Arial"/>
                <w:color w:val="000000" w:themeColor="text1"/>
              </w:rPr>
              <w:t>0x7 -  Second</w:t>
            </w:r>
          </w:p>
          <w:p w14:paraId="56A1754D" w14:textId="77777777" w:rsidR="0004252C" w:rsidRDefault="0004252C" w:rsidP="004550A3">
            <w:pPr>
              <w:rPr>
                <w:rFonts w:cs="Arial"/>
                <w:color w:val="000000" w:themeColor="text1"/>
              </w:rPr>
            </w:pPr>
            <w:r>
              <w:rPr>
                <w:rFonts w:cs="Arial"/>
                <w:color w:val="000000" w:themeColor="text1"/>
              </w:rPr>
              <w:t>0x8 -  Third</w:t>
            </w:r>
          </w:p>
          <w:p w14:paraId="0B1DDC59" w14:textId="77777777" w:rsidR="0004252C" w:rsidRDefault="0004252C" w:rsidP="004550A3">
            <w:pPr>
              <w:rPr>
                <w:rFonts w:cs="Arial"/>
                <w:color w:val="000000" w:themeColor="text1"/>
              </w:rPr>
            </w:pPr>
            <w:r>
              <w:rPr>
                <w:rFonts w:cs="Arial"/>
                <w:color w:val="000000" w:themeColor="text1"/>
              </w:rPr>
              <w:t>0x9 -  Fourth</w:t>
            </w:r>
          </w:p>
          <w:p w14:paraId="139AFFDA" w14:textId="77777777" w:rsidR="0004252C" w:rsidRDefault="0004252C" w:rsidP="004550A3">
            <w:pPr>
              <w:rPr>
                <w:rFonts w:cs="Arial"/>
                <w:color w:val="000000" w:themeColor="text1"/>
              </w:rPr>
            </w:pPr>
            <w:r>
              <w:rPr>
                <w:rFonts w:cs="Arial"/>
                <w:color w:val="000000" w:themeColor="text1"/>
              </w:rPr>
              <w:t>0xA -  Fifth</w:t>
            </w:r>
          </w:p>
          <w:p w14:paraId="3C56068B" w14:textId="77777777" w:rsidR="0004252C" w:rsidRDefault="0004252C" w:rsidP="004550A3">
            <w:pPr>
              <w:rPr>
                <w:rFonts w:cs="Arial"/>
                <w:color w:val="000000" w:themeColor="text1"/>
              </w:rPr>
            </w:pPr>
            <w:r>
              <w:rPr>
                <w:rFonts w:cs="Arial"/>
                <w:color w:val="000000" w:themeColor="text1"/>
              </w:rPr>
              <w:t>0xB -  Sixth</w:t>
            </w:r>
          </w:p>
          <w:p w14:paraId="4B45CCC0" w14:textId="77777777" w:rsidR="0004252C" w:rsidRDefault="0004252C" w:rsidP="004550A3">
            <w:pPr>
              <w:rPr>
                <w:rFonts w:cs="Arial"/>
                <w:color w:val="000000" w:themeColor="text1"/>
              </w:rPr>
            </w:pPr>
            <w:r>
              <w:rPr>
                <w:rFonts w:cs="Arial"/>
                <w:color w:val="000000" w:themeColor="text1"/>
              </w:rPr>
              <w:t xml:space="preserve">0xC - </w:t>
            </w:r>
            <w:r w:rsidRPr="00637018">
              <w:rPr>
                <w:rFonts w:cs="Arial"/>
                <w:color w:val="000000" w:themeColor="text1"/>
              </w:rPr>
              <w:t xml:space="preserve"> Undefined_Treat_as_Fault</w:t>
            </w:r>
          </w:p>
          <w:p w14:paraId="4FCCBBD0" w14:textId="77777777" w:rsidR="0004252C" w:rsidRDefault="0004252C" w:rsidP="004550A3">
            <w:pPr>
              <w:rPr>
                <w:rFonts w:cs="Arial"/>
                <w:color w:val="000000" w:themeColor="text1"/>
              </w:rPr>
            </w:pPr>
            <w:r>
              <w:rPr>
                <w:rFonts w:cs="Arial"/>
                <w:color w:val="000000" w:themeColor="text1"/>
              </w:rPr>
              <w:t xml:space="preserve">0xD - </w:t>
            </w:r>
            <w:r w:rsidRPr="00637018">
              <w:rPr>
                <w:rFonts w:cs="Arial"/>
                <w:color w:val="000000" w:themeColor="text1"/>
              </w:rPr>
              <w:t xml:space="preserve"> Undefined_Treat_as_Fault</w:t>
            </w:r>
          </w:p>
          <w:p w14:paraId="7C4E0123" w14:textId="77777777" w:rsidR="0004252C" w:rsidRDefault="0004252C" w:rsidP="004550A3">
            <w:pPr>
              <w:rPr>
                <w:rFonts w:cs="Arial"/>
                <w:color w:val="000000" w:themeColor="text1"/>
              </w:rPr>
            </w:pPr>
            <w:r>
              <w:rPr>
                <w:rFonts w:cs="Arial"/>
                <w:color w:val="000000" w:themeColor="text1"/>
              </w:rPr>
              <w:t>0xE – Unknown_Position</w:t>
            </w:r>
          </w:p>
          <w:p w14:paraId="578E8F1A" w14:textId="77777777" w:rsidR="0004252C" w:rsidRDefault="0004252C" w:rsidP="004550A3">
            <w:pPr>
              <w:rPr>
                <w:rFonts w:cs="Arial"/>
                <w:color w:val="000000" w:themeColor="text1"/>
              </w:rPr>
            </w:pPr>
            <w:r>
              <w:rPr>
                <w:rFonts w:cs="Arial"/>
                <w:color w:val="000000" w:themeColor="text1"/>
              </w:rPr>
              <w:t>0xF - Fault</w:t>
            </w:r>
          </w:p>
          <w:p w14:paraId="1314CE29" w14:textId="77777777" w:rsidR="0004252C" w:rsidRPr="00FB5797" w:rsidRDefault="0004252C" w:rsidP="004550A3">
            <w:pPr>
              <w:rPr>
                <w:rFonts w:cs="Arial"/>
                <w:color w:val="000000" w:themeColor="text1"/>
                <w:rPrChange w:id="3609" w:author="SM Fairus Hasan" w:date="2020-02-27T16:11:00Z">
                  <w:rPr>
                    <w:rFonts w:cs="Arial"/>
                  </w:rPr>
                </w:rPrChange>
              </w:rPr>
            </w:pPr>
          </w:p>
        </w:tc>
        <w:tc>
          <w:tcPr>
            <w:tcW w:w="3261" w:type="dxa"/>
          </w:tcPr>
          <w:p w14:paraId="2035BC16" w14:textId="77777777" w:rsidR="0004252C" w:rsidRPr="00FB5797" w:rsidRDefault="0004252C" w:rsidP="004550A3">
            <w:pPr>
              <w:rPr>
                <w:rFonts w:cs="Arial"/>
                <w:color w:val="000000" w:themeColor="text1"/>
                <w:rPrChange w:id="3610" w:author="SM Fairus Hasan" w:date="2020-02-27T16:11:00Z">
                  <w:rPr>
                    <w:rFonts w:cs="Arial"/>
                  </w:rPr>
                </w:rPrChange>
              </w:rPr>
            </w:pPr>
            <w:r w:rsidRPr="00FB5797">
              <w:rPr>
                <w:rFonts w:cs="Arial"/>
                <w:color w:val="000000" w:themeColor="text1"/>
                <w:rPrChange w:id="3611" w:author="SM Fairus Hasan" w:date="2020-02-27T16:11:00Z">
                  <w:rPr>
                    <w:rFonts w:cs="Arial"/>
                  </w:rPr>
                </w:rPrChange>
              </w:rPr>
              <w:t>0x</w:t>
            </w:r>
            <w:r>
              <w:rPr>
                <w:rFonts w:cs="Arial"/>
                <w:color w:val="000000" w:themeColor="text1"/>
              </w:rPr>
              <w:t>0 = Park</w:t>
            </w:r>
            <w:r w:rsidRPr="00FB5797">
              <w:rPr>
                <w:rFonts w:cs="Arial"/>
                <w:color w:val="000000" w:themeColor="text1"/>
                <w:rPrChange w:id="3612" w:author="SM Fairus Hasan" w:date="2020-02-27T16:11:00Z">
                  <w:rPr>
                    <w:rFonts w:cs="Arial"/>
                  </w:rPr>
                </w:rPrChange>
              </w:rPr>
              <w:t xml:space="preserve"> (Defaulted)</w:t>
            </w:r>
          </w:p>
        </w:tc>
        <w:tc>
          <w:tcPr>
            <w:tcW w:w="3118" w:type="dxa"/>
          </w:tcPr>
          <w:p w14:paraId="487D4C84" w14:textId="77777777" w:rsidR="0004252C" w:rsidRPr="00FB5797" w:rsidRDefault="0004252C" w:rsidP="004550A3">
            <w:pPr>
              <w:rPr>
                <w:rFonts w:cs="Arial"/>
                <w:color w:val="000000" w:themeColor="text1"/>
                <w:rPrChange w:id="3613" w:author="SM Fairus Hasan" w:date="2020-02-27T16:11:00Z">
                  <w:rPr>
                    <w:rFonts w:cs="Arial"/>
                  </w:rPr>
                </w:rPrChange>
              </w:rPr>
            </w:pPr>
            <w:r w:rsidRPr="00FB5797">
              <w:rPr>
                <w:rFonts w:cs="Arial"/>
                <w:color w:val="000000" w:themeColor="text1"/>
                <w:rPrChange w:id="3614" w:author="SM Fairus Hasan" w:date="2020-02-27T16:11:00Z">
                  <w:rPr>
                    <w:rFonts w:cs="Arial"/>
                  </w:rPr>
                </w:rPrChange>
              </w:rPr>
              <w:t>0x0</w:t>
            </w:r>
            <w:r>
              <w:rPr>
                <w:rFonts w:cs="Arial"/>
                <w:color w:val="000000" w:themeColor="text1"/>
              </w:rPr>
              <w:t xml:space="preserve"> = Park</w:t>
            </w:r>
            <w:r w:rsidRPr="00FB5797">
              <w:rPr>
                <w:rFonts w:cs="Arial"/>
                <w:color w:val="000000" w:themeColor="text1"/>
                <w:rPrChange w:id="3615" w:author="SM Fairus Hasan" w:date="2020-02-27T16:11:00Z">
                  <w:rPr>
                    <w:rFonts w:cs="Arial"/>
                  </w:rPr>
                </w:rPrChange>
              </w:rPr>
              <w:t xml:space="preserve"> (Defaulted)</w:t>
            </w:r>
          </w:p>
        </w:tc>
      </w:tr>
    </w:tbl>
    <w:p w14:paraId="6F4E308F" w14:textId="77777777" w:rsidR="0004252C" w:rsidRDefault="0004252C" w:rsidP="0004252C"/>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04252C" w:rsidRPr="00FB5797" w14:paraId="7A683D0E" w14:textId="77777777" w:rsidTr="004550A3">
        <w:tc>
          <w:tcPr>
            <w:tcW w:w="4077" w:type="dxa"/>
            <w:shd w:val="clear" w:color="auto" w:fill="D9D9D9" w:themeFill="background1" w:themeFillShade="D9"/>
          </w:tcPr>
          <w:p w14:paraId="25A9D7C9" w14:textId="77777777" w:rsidR="0004252C" w:rsidRPr="00FB5797" w:rsidRDefault="0004252C" w:rsidP="004550A3">
            <w:pPr>
              <w:pStyle w:val="Caption"/>
              <w:rPr>
                <w:rFonts w:cs="Arial"/>
                <w:color w:val="000000" w:themeColor="text1"/>
                <w:lang w:val="en-GB"/>
                <w:rPrChange w:id="3616" w:author="SM Fairus Hasan" w:date="2020-02-27T16:11:00Z">
                  <w:rPr>
                    <w:rFonts w:cs="Arial"/>
                    <w:lang w:val="en-GB"/>
                  </w:rPr>
                </w:rPrChange>
              </w:rPr>
            </w:pPr>
            <w:r w:rsidRPr="00FB5797">
              <w:rPr>
                <w:rFonts w:cs="Arial"/>
                <w:color w:val="000000" w:themeColor="text1"/>
                <w:rPrChange w:id="3617" w:author="SM Fairus Hasan" w:date="2020-02-27T16:11:00Z">
                  <w:rPr>
                    <w:rFonts w:cs="Arial"/>
                  </w:rPr>
                </w:rPrChange>
              </w:rPr>
              <w:t>Transmit Model</w:t>
            </w:r>
          </w:p>
        </w:tc>
        <w:tc>
          <w:tcPr>
            <w:tcW w:w="3261" w:type="dxa"/>
            <w:shd w:val="clear" w:color="auto" w:fill="D9D9D9" w:themeFill="background1" w:themeFillShade="D9"/>
          </w:tcPr>
          <w:p w14:paraId="7FC7FAFB" w14:textId="77777777" w:rsidR="0004252C" w:rsidRPr="00FB5797" w:rsidRDefault="0004252C" w:rsidP="004550A3">
            <w:pPr>
              <w:pStyle w:val="Caption"/>
              <w:rPr>
                <w:rFonts w:cs="Arial"/>
                <w:color w:val="000000" w:themeColor="text1"/>
                <w:lang w:val="en-GB"/>
                <w:rPrChange w:id="3618" w:author="SM Fairus Hasan" w:date="2020-02-27T16:11:00Z">
                  <w:rPr>
                    <w:rFonts w:cs="Arial"/>
                    <w:lang w:val="en-GB"/>
                  </w:rPr>
                </w:rPrChange>
              </w:rPr>
            </w:pPr>
            <w:r w:rsidRPr="00FB5797">
              <w:rPr>
                <w:rFonts w:cs="Arial"/>
                <w:color w:val="000000" w:themeColor="text1"/>
                <w:rPrChange w:id="3619" w:author="SM Fairus Hasan" w:date="2020-02-27T16:11:00Z">
                  <w:rPr>
                    <w:rFonts w:cs="Arial"/>
                  </w:rPr>
                </w:rPrChange>
              </w:rPr>
              <w:t>Send Type</w:t>
            </w:r>
          </w:p>
        </w:tc>
        <w:tc>
          <w:tcPr>
            <w:tcW w:w="3118" w:type="dxa"/>
            <w:shd w:val="clear" w:color="auto" w:fill="D9D9D9" w:themeFill="background1" w:themeFillShade="D9"/>
          </w:tcPr>
          <w:p w14:paraId="35F45B88" w14:textId="77777777" w:rsidR="0004252C" w:rsidRPr="00FB5797" w:rsidRDefault="0004252C" w:rsidP="004550A3">
            <w:pPr>
              <w:pStyle w:val="Caption"/>
              <w:rPr>
                <w:rFonts w:cs="Arial"/>
                <w:color w:val="000000" w:themeColor="text1"/>
                <w:rPrChange w:id="3620" w:author="SM Fairus Hasan" w:date="2020-02-27T16:11:00Z">
                  <w:rPr>
                    <w:rFonts w:cs="Arial"/>
                  </w:rPr>
                </w:rPrChange>
              </w:rPr>
            </w:pPr>
            <w:r w:rsidRPr="00FB5797">
              <w:rPr>
                <w:rFonts w:cs="Arial"/>
                <w:color w:val="000000" w:themeColor="text1"/>
                <w:rPrChange w:id="3621" w:author="SM Fairus Hasan" w:date="2020-02-27T16:11:00Z">
                  <w:rPr>
                    <w:rFonts w:cs="Arial"/>
                  </w:rPr>
                </w:rPrChange>
              </w:rPr>
              <w:t>E2E Latency</w:t>
            </w:r>
          </w:p>
        </w:tc>
      </w:tr>
      <w:tr w:rsidR="0004252C" w:rsidRPr="00FB5797" w14:paraId="22B107F9" w14:textId="77777777" w:rsidTr="004550A3">
        <w:trPr>
          <w:trHeight w:val="488"/>
        </w:trPr>
        <w:tc>
          <w:tcPr>
            <w:tcW w:w="4077" w:type="dxa"/>
          </w:tcPr>
          <w:p w14:paraId="0BFB3B53" w14:textId="77777777" w:rsidR="0004252C" w:rsidRPr="00FB5797" w:rsidRDefault="0004252C" w:rsidP="004550A3">
            <w:pPr>
              <w:rPr>
                <w:rFonts w:cs="Arial"/>
                <w:color w:val="000000" w:themeColor="text1"/>
                <w:rPrChange w:id="3622" w:author="SM Fairus Hasan" w:date="2020-02-27T16:11:00Z">
                  <w:rPr>
                    <w:rFonts w:cs="Arial"/>
                  </w:rPr>
                </w:rPrChange>
              </w:rPr>
            </w:pPr>
            <w:r>
              <w:rPr>
                <w:rFonts w:cs="Arial"/>
                <w:color w:val="000000" w:themeColor="text1"/>
              </w:rPr>
              <w:t>FD1 CAN</w:t>
            </w:r>
          </w:p>
        </w:tc>
        <w:tc>
          <w:tcPr>
            <w:tcW w:w="3261" w:type="dxa"/>
          </w:tcPr>
          <w:p w14:paraId="401F8EBB" w14:textId="77777777" w:rsidR="0004252C" w:rsidRPr="00FB5797" w:rsidRDefault="0004252C" w:rsidP="004550A3">
            <w:pPr>
              <w:rPr>
                <w:rFonts w:cs="Arial"/>
                <w:color w:val="000000" w:themeColor="text1"/>
                <w:rPrChange w:id="3623" w:author="SM Fairus Hasan" w:date="2020-02-27T16:11:00Z">
                  <w:rPr>
                    <w:rFonts w:cs="Arial"/>
                  </w:rPr>
                </w:rPrChange>
              </w:rPr>
            </w:pPr>
            <w:r>
              <w:rPr>
                <w:rFonts w:cs="Arial"/>
                <w:color w:val="000000" w:themeColor="text1"/>
              </w:rPr>
              <w:t>Fixed Periodic</w:t>
            </w:r>
          </w:p>
        </w:tc>
        <w:tc>
          <w:tcPr>
            <w:tcW w:w="3118" w:type="dxa"/>
          </w:tcPr>
          <w:p w14:paraId="15B382E3" w14:textId="77777777" w:rsidR="0004252C" w:rsidRPr="00FB5797" w:rsidRDefault="0004252C" w:rsidP="004550A3">
            <w:pPr>
              <w:rPr>
                <w:rFonts w:cs="Arial"/>
                <w:color w:val="000000" w:themeColor="text1"/>
                <w:rPrChange w:id="3624" w:author="SM Fairus Hasan" w:date="2020-02-27T16:11:00Z">
                  <w:rPr>
                    <w:rFonts w:cs="Arial"/>
                  </w:rPr>
                </w:rPrChange>
              </w:rPr>
            </w:pPr>
          </w:p>
        </w:tc>
      </w:tr>
    </w:tbl>
    <w:p w14:paraId="7C8B9633" w14:textId="77777777" w:rsidR="0004252C" w:rsidRDefault="0004252C" w:rsidP="0004252C"/>
    <w:p w14:paraId="27BBA918" w14:textId="77777777" w:rsidR="0004252C" w:rsidRPr="00FB5797" w:rsidRDefault="0004252C" w:rsidP="0004252C">
      <w:pPr>
        <w:pStyle w:val="RELogSignal"/>
        <w:rPr>
          <w:color w:val="000000" w:themeColor="text1"/>
          <w:rPrChange w:id="3625" w:author="SM Fairus Hasan" w:date="2020-02-27T16:11:00Z">
            <w:rPr/>
          </w:rPrChange>
        </w:rPr>
      </w:pPr>
      <w:r w:rsidRPr="00FB5797">
        <w:rPr>
          <w:color w:val="000000" w:themeColor="text1"/>
          <w:rPrChange w:id="3626" w:author="SM Fairus Hasan" w:date="2020-02-27T16:11:00Z">
            <w:rPr/>
          </w:rPrChange>
        </w:rPr>
        <w:t>###LSG_Trailer</w:t>
      </w:r>
      <w:r>
        <w:rPr>
          <w:color w:val="000000" w:themeColor="text1"/>
        </w:rPr>
        <w:t xml:space="preserve"> Settings and Profile_00003### Powertrain Control Module Precondition</w:t>
      </w:r>
    </w:p>
    <w:p w14:paraId="6552C425" w14:textId="77777777" w:rsidR="0004252C" w:rsidRDefault="0004252C" w:rsidP="0004252C">
      <w:pPr>
        <w:rPr>
          <w:rFonts w:cs="Arial"/>
          <w:color w:val="000000" w:themeColor="text1"/>
        </w:rPr>
      </w:pPr>
      <w:r w:rsidRPr="00FB5797">
        <w:rPr>
          <w:rFonts w:cs="Arial"/>
          <w:color w:val="000000" w:themeColor="text1"/>
          <w:rPrChange w:id="3627"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628" w:author="SM Fairus Hasan" w:date="2020-02-27T16:11:00Z">
            <w:rPr>
              <w:rFonts w:cs="Arial"/>
            </w:rPr>
          </w:rPrChange>
        </w:rPr>
        <w:t xml:space="preserve">, this logical signal notifies </w:t>
      </w:r>
      <w:r>
        <w:rPr>
          <w:rFonts w:cs="Arial"/>
          <w:color w:val="000000" w:themeColor="text1"/>
        </w:rPr>
        <w:t>if the operating battery precondition is met.</w:t>
      </w:r>
    </w:p>
    <w:p w14:paraId="333BA29C" w14:textId="77777777" w:rsidR="0004252C" w:rsidRDefault="0004252C" w:rsidP="0004252C">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04252C" w:rsidRPr="00E54DEA" w14:paraId="733AFFF7" w14:textId="77777777" w:rsidTr="004550A3">
        <w:trPr>
          <w:trHeight w:val="183"/>
        </w:trPr>
        <w:tc>
          <w:tcPr>
            <w:tcW w:w="2381" w:type="dxa"/>
            <w:shd w:val="clear" w:color="auto" w:fill="D9D9D9" w:themeFill="background1" w:themeFillShade="D9"/>
            <w:noWrap/>
            <w:hideMark/>
          </w:tcPr>
          <w:p w14:paraId="11DA10B1" w14:textId="77777777" w:rsidR="0004252C" w:rsidRPr="00E54DEA" w:rsidRDefault="0004252C" w:rsidP="004550A3">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75BF1DDB" w14:textId="77777777" w:rsidR="0004252C" w:rsidRDefault="0004252C" w:rsidP="004550A3">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3FE9464E" w14:textId="77777777" w:rsidR="0004252C" w:rsidRPr="00E54DEA" w:rsidRDefault="0004252C" w:rsidP="004550A3">
            <w:pPr>
              <w:overflowPunct/>
              <w:autoSpaceDE/>
              <w:autoSpaceDN/>
              <w:adjustRightInd/>
              <w:textAlignment w:val="auto"/>
              <w:rPr>
                <w:rFonts w:cs="Arial"/>
                <w:b/>
                <w:bCs/>
                <w:color w:val="000000"/>
              </w:rPr>
            </w:pPr>
            <w:r>
              <w:rPr>
                <w:rFonts w:cs="Arial"/>
                <w:b/>
                <w:bCs/>
                <w:color w:val="000000"/>
              </w:rPr>
              <w:t>Description</w:t>
            </w:r>
          </w:p>
        </w:tc>
      </w:tr>
      <w:tr w:rsidR="0004252C" w:rsidRPr="003F473D" w14:paraId="64EE9157" w14:textId="77777777" w:rsidTr="004550A3">
        <w:trPr>
          <w:trHeight w:val="410"/>
        </w:trPr>
        <w:tc>
          <w:tcPr>
            <w:tcW w:w="2381" w:type="dxa"/>
            <w:noWrap/>
          </w:tcPr>
          <w:p w14:paraId="397A9A92" w14:textId="77777777" w:rsidR="0004252C" w:rsidRPr="00105467" w:rsidRDefault="0004252C" w:rsidP="004550A3">
            <w:r>
              <w:t>Battery SOC</w:t>
            </w:r>
          </w:p>
        </w:tc>
        <w:tc>
          <w:tcPr>
            <w:tcW w:w="3289" w:type="dxa"/>
          </w:tcPr>
          <w:p w14:paraId="2F88A5FC" w14:textId="77777777" w:rsidR="0004252C" w:rsidRDefault="0004252C" w:rsidP="004550A3">
            <w:r>
              <w:t>[7] BSBattSOC</w:t>
            </w:r>
          </w:p>
          <w:p w14:paraId="2854914F" w14:textId="77777777" w:rsidR="0004252C" w:rsidRDefault="0004252C" w:rsidP="004550A3"/>
        </w:tc>
        <w:tc>
          <w:tcPr>
            <w:tcW w:w="4680" w:type="dxa"/>
            <w:noWrap/>
          </w:tcPr>
          <w:p w14:paraId="4F575898" w14:textId="77777777" w:rsidR="0004252C" w:rsidRPr="00105467" w:rsidRDefault="0004252C" w:rsidP="004550A3">
            <w:r>
              <w:rPr>
                <w:rFonts w:ascii="Calibri" w:hAnsi="Calibri" w:cs="Calibri"/>
                <w:color w:val="000000"/>
                <w:sz w:val="22"/>
                <w:szCs w:val="22"/>
                <w:shd w:val="clear" w:color="auto" w:fill="FFFFFF"/>
              </w:rPr>
              <w:t>Indicates if the battery operation range supports the functionality.</w:t>
            </w:r>
          </w:p>
        </w:tc>
      </w:tr>
    </w:tbl>
    <w:p w14:paraId="2F4A9371" w14:textId="77777777" w:rsidR="0004252C" w:rsidRDefault="0004252C" w:rsidP="0004252C"/>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04252C" w:rsidRPr="00FB5797" w14:paraId="56EDDAE0" w14:textId="77777777" w:rsidTr="004550A3">
        <w:tc>
          <w:tcPr>
            <w:tcW w:w="4077" w:type="dxa"/>
            <w:shd w:val="clear" w:color="auto" w:fill="D9D9D9" w:themeFill="background1" w:themeFillShade="D9"/>
          </w:tcPr>
          <w:p w14:paraId="5B0731E9" w14:textId="77777777" w:rsidR="0004252C" w:rsidRPr="00FB5797" w:rsidRDefault="0004252C" w:rsidP="004550A3">
            <w:pPr>
              <w:pStyle w:val="Caption"/>
              <w:rPr>
                <w:rFonts w:cs="Arial"/>
                <w:color w:val="000000" w:themeColor="text1"/>
                <w:lang w:val="en-GB"/>
                <w:rPrChange w:id="3629" w:author="SM Fairus Hasan" w:date="2020-02-27T16:11:00Z">
                  <w:rPr>
                    <w:rFonts w:cs="Arial"/>
                    <w:lang w:val="en-GB"/>
                  </w:rPr>
                </w:rPrChange>
              </w:rPr>
            </w:pPr>
            <w:r w:rsidRPr="00FB5797">
              <w:rPr>
                <w:rFonts w:cs="Arial"/>
                <w:color w:val="000000" w:themeColor="text1"/>
                <w:lang w:val="en-GB"/>
                <w:rPrChange w:id="3630" w:author="SM Fairus Hasan" w:date="2020-02-27T16:11:00Z">
                  <w:rPr>
                    <w:rFonts w:cs="Arial"/>
                    <w:lang w:val="en-GB"/>
                  </w:rPr>
                </w:rPrChange>
              </w:rPr>
              <w:t>Data Type</w:t>
            </w:r>
          </w:p>
        </w:tc>
        <w:tc>
          <w:tcPr>
            <w:tcW w:w="3261" w:type="dxa"/>
            <w:shd w:val="clear" w:color="auto" w:fill="D9D9D9" w:themeFill="background1" w:themeFillShade="D9"/>
          </w:tcPr>
          <w:p w14:paraId="3E12AC02" w14:textId="77777777" w:rsidR="0004252C" w:rsidRPr="00FB5797" w:rsidRDefault="0004252C" w:rsidP="004550A3">
            <w:pPr>
              <w:pStyle w:val="Caption"/>
              <w:rPr>
                <w:rFonts w:cs="Arial"/>
                <w:color w:val="000000" w:themeColor="text1"/>
                <w:lang w:val="en-GB"/>
                <w:rPrChange w:id="3631" w:author="SM Fairus Hasan" w:date="2020-02-27T16:11:00Z">
                  <w:rPr>
                    <w:rFonts w:cs="Arial"/>
                    <w:lang w:val="en-GB"/>
                  </w:rPr>
                </w:rPrChange>
              </w:rPr>
            </w:pPr>
            <w:r w:rsidRPr="00FB5797">
              <w:rPr>
                <w:rFonts w:cs="Arial"/>
                <w:color w:val="000000" w:themeColor="text1"/>
                <w:lang w:val="en-GB"/>
                <w:rPrChange w:id="3632" w:author="SM Fairus Hasan" w:date="2020-02-27T16:11:00Z">
                  <w:rPr>
                    <w:rFonts w:cs="Arial"/>
                    <w:lang w:val="en-GB"/>
                  </w:rPr>
                </w:rPrChange>
              </w:rPr>
              <w:t>Init Value</w:t>
            </w:r>
          </w:p>
        </w:tc>
        <w:tc>
          <w:tcPr>
            <w:tcW w:w="3118" w:type="dxa"/>
            <w:shd w:val="clear" w:color="auto" w:fill="D9D9D9" w:themeFill="background1" w:themeFillShade="D9"/>
          </w:tcPr>
          <w:p w14:paraId="6D5DA5EF" w14:textId="77777777" w:rsidR="0004252C" w:rsidRPr="00FB5797" w:rsidRDefault="0004252C" w:rsidP="004550A3">
            <w:pPr>
              <w:pStyle w:val="Caption"/>
              <w:rPr>
                <w:rFonts w:cs="Arial"/>
                <w:color w:val="000000" w:themeColor="text1"/>
                <w:lang w:val="en-GB"/>
                <w:rPrChange w:id="3633" w:author="SM Fairus Hasan" w:date="2020-02-27T16:11:00Z">
                  <w:rPr>
                    <w:rFonts w:cs="Arial"/>
                    <w:lang w:val="en-GB"/>
                  </w:rPr>
                </w:rPrChange>
              </w:rPr>
            </w:pPr>
            <w:r w:rsidRPr="00FB5797">
              <w:rPr>
                <w:rFonts w:cs="Arial"/>
                <w:color w:val="000000" w:themeColor="text1"/>
                <w:lang w:val="en-GB"/>
                <w:rPrChange w:id="3634" w:author="SM Fairus Hasan" w:date="2020-02-27T16:11:00Z">
                  <w:rPr>
                    <w:rFonts w:cs="Arial"/>
                    <w:lang w:val="en-GB"/>
                  </w:rPr>
                </w:rPrChange>
              </w:rPr>
              <w:t>Default Value</w:t>
            </w:r>
          </w:p>
          <w:p w14:paraId="3CB3C087" w14:textId="77777777" w:rsidR="0004252C" w:rsidRPr="00FB5797" w:rsidRDefault="0004252C" w:rsidP="004550A3">
            <w:pPr>
              <w:jc w:val="center"/>
              <w:rPr>
                <w:rFonts w:cs="Arial"/>
                <w:color w:val="000000" w:themeColor="text1"/>
                <w:lang w:val="en-GB"/>
                <w:rPrChange w:id="3635" w:author="SM Fairus Hasan" w:date="2020-02-27T16:11:00Z">
                  <w:rPr>
                    <w:rFonts w:cs="Arial"/>
                    <w:lang w:val="en-GB"/>
                  </w:rPr>
                </w:rPrChange>
              </w:rPr>
            </w:pPr>
            <w:r w:rsidRPr="00FB5797">
              <w:rPr>
                <w:rFonts w:cs="Arial"/>
                <w:color w:val="000000" w:themeColor="text1"/>
                <w:lang w:val="en-GB"/>
                <w:rPrChange w:id="3636" w:author="SM Fairus Hasan" w:date="2020-02-27T16:11:00Z">
                  <w:rPr>
                    <w:rFonts w:cs="Arial"/>
                    <w:lang w:val="en-GB"/>
                  </w:rPr>
                </w:rPrChange>
              </w:rPr>
              <w:t>(missing signal)</w:t>
            </w:r>
          </w:p>
        </w:tc>
      </w:tr>
      <w:tr w:rsidR="0004252C" w:rsidRPr="00FB5797" w14:paraId="1136CEE1" w14:textId="77777777" w:rsidTr="004550A3">
        <w:trPr>
          <w:trHeight w:val="488"/>
        </w:trPr>
        <w:tc>
          <w:tcPr>
            <w:tcW w:w="4077" w:type="dxa"/>
          </w:tcPr>
          <w:p w14:paraId="7DF2A96D" w14:textId="77777777" w:rsidR="0004252C" w:rsidRPr="00FB5797" w:rsidRDefault="0004252C" w:rsidP="004550A3">
            <w:pPr>
              <w:rPr>
                <w:rFonts w:cs="Arial"/>
                <w:color w:val="000000" w:themeColor="text1"/>
                <w:rPrChange w:id="3637" w:author="SM Fairus Hasan" w:date="2020-02-27T16:11:00Z">
                  <w:rPr>
                    <w:rFonts w:cs="Arial"/>
                  </w:rPr>
                </w:rPrChange>
              </w:rPr>
            </w:pPr>
            <w:r w:rsidRPr="00FB5797">
              <w:rPr>
                <w:rFonts w:cs="Arial"/>
                <w:color w:val="000000" w:themeColor="text1"/>
                <w:rPrChange w:id="3638" w:author="SM Fairus Hasan" w:date="2020-02-27T16:11:00Z">
                  <w:rPr>
                    <w:rFonts w:cs="Arial"/>
                  </w:rPr>
                </w:rPrChange>
              </w:rPr>
              <w:lastRenderedPageBreak/>
              <w:t xml:space="preserve">0x0 </w:t>
            </w:r>
            <w:r>
              <w:rPr>
                <w:rFonts w:cs="Arial"/>
                <w:color w:val="000000" w:themeColor="text1"/>
              </w:rPr>
              <w:t>–</w:t>
            </w:r>
            <w:r w:rsidRPr="00FB5797">
              <w:rPr>
                <w:rFonts w:cs="Arial"/>
                <w:color w:val="000000" w:themeColor="text1"/>
                <w:rPrChange w:id="3639" w:author="SM Fairus Hasan" w:date="2020-02-27T16:11:00Z">
                  <w:rPr>
                    <w:rFonts w:cs="Arial"/>
                  </w:rPr>
                </w:rPrChange>
              </w:rPr>
              <w:t xml:space="preserve"> </w:t>
            </w:r>
            <w:r>
              <w:rPr>
                <w:rFonts w:cs="Arial"/>
                <w:color w:val="000000" w:themeColor="text1"/>
              </w:rPr>
              <w:t>0</w:t>
            </w:r>
          </w:p>
          <w:p w14:paraId="615AA392" w14:textId="77777777" w:rsidR="0004252C" w:rsidRDefault="0004252C" w:rsidP="004550A3">
            <w:pPr>
              <w:rPr>
                <w:rFonts w:cs="Arial"/>
                <w:color w:val="000000" w:themeColor="text1"/>
              </w:rPr>
            </w:pPr>
            <w:r>
              <w:rPr>
                <w:rFonts w:cs="Arial"/>
                <w:color w:val="000000" w:themeColor="text1"/>
              </w:rPr>
              <w:t>0x7F</w:t>
            </w:r>
            <w:r w:rsidRPr="00FB5797">
              <w:rPr>
                <w:rFonts w:cs="Arial"/>
                <w:color w:val="000000" w:themeColor="text1"/>
                <w:rPrChange w:id="3640" w:author="SM Fairus Hasan" w:date="2020-02-27T16:11:00Z">
                  <w:rPr>
                    <w:rFonts w:cs="Arial"/>
                  </w:rPr>
                </w:rPrChange>
              </w:rPr>
              <w:t xml:space="preserve"> </w:t>
            </w:r>
            <w:r>
              <w:rPr>
                <w:rFonts w:cs="Arial"/>
                <w:color w:val="000000" w:themeColor="text1"/>
              </w:rPr>
              <w:t>–</w:t>
            </w:r>
            <w:r w:rsidRPr="00FB5797">
              <w:rPr>
                <w:rFonts w:cs="Arial"/>
                <w:color w:val="000000" w:themeColor="text1"/>
                <w:rPrChange w:id="3641" w:author="SM Fairus Hasan" w:date="2020-02-27T16:11:00Z">
                  <w:rPr>
                    <w:rFonts w:cs="Arial"/>
                  </w:rPr>
                </w:rPrChange>
              </w:rPr>
              <w:t xml:space="preserve"> </w:t>
            </w:r>
            <w:r>
              <w:rPr>
                <w:rFonts w:cs="Arial"/>
                <w:color w:val="000000" w:themeColor="text1"/>
              </w:rPr>
              <w:t>127</w:t>
            </w:r>
          </w:p>
          <w:p w14:paraId="6D42044F" w14:textId="77777777" w:rsidR="0004252C" w:rsidRPr="00FB5797" w:rsidRDefault="0004252C" w:rsidP="004550A3">
            <w:pPr>
              <w:rPr>
                <w:rFonts w:cs="Arial"/>
                <w:color w:val="000000" w:themeColor="text1"/>
                <w:rPrChange w:id="3642" w:author="SM Fairus Hasan" w:date="2020-02-27T16:11:00Z">
                  <w:rPr>
                    <w:rFonts w:cs="Arial"/>
                  </w:rPr>
                </w:rPrChange>
              </w:rPr>
            </w:pPr>
          </w:p>
        </w:tc>
        <w:tc>
          <w:tcPr>
            <w:tcW w:w="3261" w:type="dxa"/>
          </w:tcPr>
          <w:p w14:paraId="18AC3699" w14:textId="77777777" w:rsidR="0004252C" w:rsidRPr="00FB5797" w:rsidRDefault="0004252C" w:rsidP="004550A3">
            <w:pPr>
              <w:rPr>
                <w:rFonts w:cs="Arial"/>
                <w:color w:val="000000" w:themeColor="text1"/>
                <w:rPrChange w:id="3643" w:author="SM Fairus Hasan" w:date="2020-02-27T16:11:00Z">
                  <w:rPr>
                    <w:rFonts w:cs="Arial"/>
                  </w:rPr>
                </w:rPrChange>
              </w:rPr>
            </w:pPr>
            <w:r w:rsidRPr="00FB5797">
              <w:rPr>
                <w:rFonts w:cs="Arial"/>
                <w:color w:val="000000" w:themeColor="text1"/>
                <w:rPrChange w:id="3644" w:author="SM Fairus Hasan" w:date="2020-02-27T16:11:00Z">
                  <w:rPr>
                    <w:rFonts w:cs="Arial"/>
                  </w:rPr>
                </w:rPrChange>
              </w:rPr>
              <w:t>0x</w:t>
            </w:r>
            <w:r>
              <w:rPr>
                <w:rFonts w:cs="Arial"/>
                <w:color w:val="000000" w:themeColor="text1"/>
              </w:rPr>
              <w:t>0 =  0</w:t>
            </w:r>
          </w:p>
        </w:tc>
        <w:tc>
          <w:tcPr>
            <w:tcW w:w="3118" w:type="dxa"/>
          </w:tcPr>
          <w:p w14:paraId="21B754A4" w14:textId="77777777" w:rsidR="0004252C" w:rsidRPr="00FB5797" w:rsidRDefault="0004252C" w:rsidP="004550A3">
            <w:pPr>
              <w:rPr>
                <w:rFonts w:cs="Arial"/>
                <w:color w:val="000000" w:themeColor="text1"/>
                <w:rPrChange w:id="3645" w:author="SM Fairus Hasan" w:date="2020-02-27T16:11:00Z">
                  <w:rPr>
                    <w:rFonts w:cs="Arial"/>
                  </w:rPr>
                </w:rPrChange>
              </w:rPr>
            </w:pPr>
          </w:p>
        </w:tc>
      </w:tr>
    </w:tbl>
    <w:p w14:paraId="7EAB4329" w14:textId="77777777" w:rsidR="0004252C" w:rsidRDefault="0004252C" w:rsidP="0004252C"/>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04252C" w:rsidRPr="00FB5797" w14:paraId="08178D33" w14:textId="77777777" w:rsidTr="004550A3">
        <w:tc>
          <w:tcPr>
            <w:tcW w:w="4077" w:type="dxa"/>
            <w:shd w:val="clear" w:color="auto" w:fill="D9D9D9" w:themeFill="background1" w:themeFillShade="D9"/>
          </w:tcPr>
          <w:p w14:paraId="0B3C694B" w14:textId="77777777" w:rsidR="0004252C" w:rsidRPr="00FB5797" w:rsidRDefault="0004252C" w:rsidP="004550A3">
            <w:pPr>
              <w:pStyle w:val="Caption"/>
              <w:rPr>
                <w:rFonts w:cs="Arial"/>
                <w:color w:val="000000" w:themeColor="text1"/>
                <w:lang w:val="en-GB"/>
                <w:rPrChange w:id="3646" w:author="SM Fairus Hasan" w:date="2020-02-27T16:11:00Z">
                  <w:rPr>
                    <w:rFonts w:cs="Arial"/>
                    <w:lang w:val="en-GB"/>
                  </w:rPr>
                </w:rPrChange>
              </w:rPr>
            </w:pPr>
            <w:r w:rsidRPr="00FB5797">
              <w:rPr>
                <w:rFonts w:cs="Arial"/>
                <w:color w:val="000000" w:themeColor="text1"/>
                <w:rPrChange w:id="3647" w:author="SM Fairus Hasan" w:date="2020-02-27T16:11:00Z">
                  <w:rPr>
                    <w:rFonts w:cs="Arial"/>
                  </w:rPr>
                </w:rPrChange>
              </w:rPr>
              <w:t>Transmit Model</w:t>
            </w:r>
          </w:p>
        </w:tc>
        <w:tc>
          <w:tcPr>
            <w:tcW w:w="3261" w:type="dxa"/>
            <w:shd w:val="clear" w:color="auto" w:fill="D9D9D9" w:themeFill="background1" w:themeFillShade="D9"/>
          </w:tcPr>
          <w:p w14:paraId="27A01D37" w14:textId="77777777" w:rsidR="0004252C" w:rsidRPr="00FB5797" w:rsidRDefault="0004252C" w:rsidP="004550A3">
            <w:pPr>
              <w:pStyle w:val="Caption"/>
              <w:rPr>
                <w:rFonts w:cs="Arial"/>
                <w:color w:val="000000" w:themeColor="text1"/>
                <w:lang w:val="en-GB"/>
                <w:rPrChange w:id="3648" w:author="SM Fairus Hasan" w:date="2020-02-27T16:11:00Z">
                  <w:rPr>
                    <w:rFonts w:cs="Arial"/>
                    <w:lang w:val="en-GB"/>
                  </w:rPr>
                </w:rPrChange>
              </w:rPr>
            </w:pPr>
            <w:r w:rsidRPr="00FB5797">
              <w:rPr>
                <w:rFonts w:cs="Arial"/>
                <w:color w:val="000000" w:themeColor="text1"/>
                <w:rPrChange w:id="3649" w:author="SM Fairus Hasan" w:date="2020-02-27T16:11:00Z">
                  <w:rPr>
                    <w:rFonts w:cs="Arial"/>
                  </w:rPr>
                </w:rPrChange>
              </w:rPr>
              <w:t>Send Type</w:t>
            </w:r>
          </w:p>
        </w:tc>
        <w:tc>
          <w:tcPr>
            <w:tcW w:w="3118" w:type="dxa"/>
            <w:shd w:val="clear" w:color="auto" w:fill="D9D9D9" w:themeFill="background1" w:themeFillShade="D9"/>
          </w:tcPr>
          <w:p w14:paraId="448D9EF2" w14:textId="77777777" w:rsidR="0004252C" w:rsidRPr="00FB5797" w:rsidRDefault="0004252C" w:rsidP="004550A3">
            <w:pPr>
              <w:pStyle w:val="Caption"/>
              <w:rPr>
                <w:rFonts w:cs="Arial"/>
                <w:color w:val="000000" w:themeColor="text1"/>
                <w:rPrChange w:id="3650" w:author="SM Fairus Hasan" w:date="2020-02-27T16:11:00Z">
                  <w:rPr>
                    <w:rFonts w:cs="Arial"/>
                  </w:rPr>
                </w:rPrChange>
              </w:rPr>
            </w:pPr>
            <w:r w:rsidRPr="00FB5797">
              <w:rPr>
                <w:rFonts w:cs="Arial"/>
                <w:color w:val="000000" w:themeColor="text1"/>
                <w:rPrChange w:id="3651" w:author="SM Fairus Hasan" w:date="2020-02-27T16:11:00Z">
                  <w:rPr>
                    <w:rFonts w:cs="Arial"/>
                  </w:rPr>
                </w:rPrChange>
              </w:rPr>
              <w:t>E2E Latency</w:t>
            </w:r>
          </w:p>
        </w:tc>
      </w:tr>
      <w:tr w:rsidR="0004252C" w:rsidRPr="00FB5797" w14:paraId="655386C1" w14:textId="77777777" w:rsidTr="004550A3">
        <w:trPr>
          <w:trHeight w:val="488"/>
        </w:trPr>
        <w:tc>
          <w:tcPr>
            <w:tcW w:w="4077" w:type="dxa"/>
          </w:tcPr>
          <w:p w14:paraId="0A90847E" w14:textId="77777777" w:rsidR="0004252C" w:rsidRPr="00FB5797" w:rsidRDefault="0004252C" w:rsidP="004550A3">
            <w:pPr>
              <w:rPr>
                <w:rFonts w:cs="Arial"/>
                <w:color w:val="000000" w:themeColor="text1"/>
                <w:rPrChange w:id="3652" w:author="SM Fairus Hasan" w:date="2020-02-27T16:11:00Z">
                  <w:rPr>
                    <w:rFonts w:cs="Arial"/>
                  </w:rPr>
                </w:rPrChange>
              </w:rPr>
            </w:pPr>
            <w:r>
              <w:rPr>
                <w:rFonts w:cs="Arial"/>
                <w:color w:val="000000" w:themeColor="text1"/>
              </w:rPr>
              <w:t>FD1 CAN</w:t>
            </w:r>
          </w:p>
        </w:tc>
        <w:tc>
          <w:tcPr>
            <w:tcW w:w="3261" w:type="dxa"/>
          </w:tcPr>
          <w:p w14:paraId="65379AA1" w14:textId="77777777" w:rsidR="0004252C" w:rsidRPr="00FB5797" w:rsidRDefault="0004252C" w:rsidP="004550A3">
            <w:pPr>
              <w:rPr>
                <w:rFonts w:cs="Arial"/>
                <w:color w:val="000000" w:themeColor="text1"/>
                <w:rPrChange w:id="3653" w:author="SM Fairus Hasan" w:date="2020-02-27T16:11:00Z">
                  <w:rPr>
                    <w:rFonts w:cs="Arial"/>
                  </w:rPr>
                </w:rPrChange>
              </w:rPr>
            </w:pPr>
            <w:r>
              <w:rPr>
                <w:rFonts w:cs="Arial"/>
                <w:color w:val="000000" w:themeColor="text1"/>
              </w:rPr>
              <w:t>Fixed Periodic</w:t>
            </w:r>
          </w:p>
        </w:tc>
        <w:tc>
          <w:tcPr>
            <w:tcW w:w="3118" w:type="dxa"/>
          </w:tcPr>
          <w:p w14:paraId="21340FEC" w14:textId="77777777" w:rsidR="0004252C" w:rsidRPr="00FB5797" w:rsidRDefault="0004252C" w:rsidP="004550A3">
            <w:pPr>
              <w:rPr>
                <w:rFonts w:cs="Arial"/>
                <w:color w:val="000000" w:themeColor="text1"/>
                <w:rPrChange w:id="3654" w:author="SM Fairus Hasan" w:date="2020-02-27T16:11:00Z">
                  <w:rPr>
                    <w:rFonts w:cs="Arial"/>
                  </w:rPr>
                </w:rPrChange>
              </w:rPr>
            </w:pPr>
          </w:p>
        </w:tc>
      </w:tr>
    </w:tbl>
    <w:p w14:paraId="506598E4" w14:textId="77777777" w:rsidR="0004252C" w:rsidRDefault="0004252C" w:rsidP="0004252C"/>
    <w:p w14:paraId="195F09B4" w14:textId="77777777" w:rsidR="0004252C" w:rsidRPr="00FB5797" w:rsidRDefault="0004252C" w:rsidP="0004252C">
      <w:pPr>
        <w:pStyle w:val="RELogSignal"/>
        <w:rPr>
          <w:color w:val="000000" w:themeColor="text1"/>
          <w:rPrChange w:id="3655" w:author="SM Fairus Hasan" w:date="2020-02-27T16:11:00Z">
            <w:rPr/>
          </w:rPrChange>
        </w:rPr>
      </w:pPr>
      <w:r w:rsidRPr="00FB5797">
        <w:rPr>
          <w:color w:val="000000" w:themeColor="text1"/>
          <w:rPrChange w:id="3656" w:author="SM Fairus Hasan" w:date="2020-02-27T16:11:00Z">
            <w:rPr/>
          </w:rPrChange>
        </w:rPr>
        <w:t>###LSG_Trailer</w:t>
      </w:r>
      <w:r>
        <w:rPr>
          <w:color w:val="000000" w:themeColor="text1"/>
        </w:rPr>
        <w:t xml:space="preserve"> Settings and Profile_00004### Body Control Module Precondition</w:t>
      </w:r>
    </w:p>
    <w:p w14:paraId="6E040A24" w14:textId="77777777" w:rsidR="0004252C" w:rsidRDefault="0004252C" w:rsidP="0004252C">
      <w:pPr>
        <w:rPr>
          <w:rFonts w:cs="Arial"/>
          <w:color w:val="000000" w:themeColor="text1"/>
        </w:rPr>
      </w:pPr>
      <w:r w:rsidRPr="00FB5797">
        <w:rPr>
          <w:rFonts w:cs="Arial"/>
          <w:color w:val="000000" w:themeColor="text1"/>
          <w:rPrChange w:id="3657"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658" w:author="SM Fairus Hasan" w:date="2020-02-27T16:11:00Z">
            <w:rPr>
              <w:rFonts w:cs="Arial"/>
            </w:rPr>
          </w:rPrChange>
        </w:rPr>
        <w:t xml:space="preserve">, this logical signal notifies </w:t>
      </w:r>
      <w:r>
        <w:rPr>
          <w:rFonts w:cs="Arial"/>
          <w:color w:val="000000" w:themeColor="text1"/>
        </w:rPr>
        <w:t>if the Key Ignition Status precondition is met.</w:t>
      </w:r>
    </w:p>
    <w:p w14:paraId="2C05F96C" w14:textId="77777777" w:rsidR="0004252C" w:rsidRDefault="0004252C" w:rsidP="0004252C">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04252C" w:rsidRPr="00E54DEA" w14:paraId="0790F571" w14:textId="77777777" w:rsidTr="004550A3">
        <w:trPr>
          <w:trHeight w:val="183"/>
        </w:trPr>
        <w:tc>
          <w:tcPr>
            <w:tcW w:w="2381" w:type="dxa"/>
            <w:shd w:val="clear" w:color="auto" w:fill="D9D9D9" w:themeFill="background1" w:themeFillShade="D9"/>
            <w:noWrap/>
            <w:hideMark/>
          </w:tcPr>
          <w:p w14:paraId="7C3E5EE6" w14:textId="77777777" w:rsidR="0004252C" w:rsidRPr="00E54DEA" w:rsidRDefault="0004252C" w:rsidP="004550A3">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7FCBA65F" w14:textId="77777777" w:rsidR="0004252C" w:rsidRDefault="0004252C" w:rsidP="004550A3">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42BA7E6D" w14:textId="77777777" w:rsidR="0004252C" w:rsidRPr="00E54DEA" w:rsidRDefault="0004252C" w:rsidP="004550A3">
            <w:pPr>
              <w:overflowPunct/>
              <w:autoSpaceDE/>
              <w:autoSpaceDN/>
              <w:adjustRightInd/>
              <w:textAlignment w:val="auto"/>
              <w:rPr>
                <w:rFonts w:cs="Arial"/>
                <w:b/>
                <w:bCs/>
                <w:color w:val="000000"/>
              </w:rPr>
            </w:pPr>
            <w:r>
              <w:rPr>
                <w:rFonts w:cs="Arial"/>
                <w:b/>
                <w:bCs/>
                <w:color w:val="000000"/>
              </w:rPr>
              <w:t>Description</w:t>
            </w:r>
          </w:p>
        </w:tc>
      </w:tr>
      <w:tr w:rsidR="0004252C" w:rsidRPr="003F473D" w14:paraId="14ED6DB2" w14:textId="77777777" w:rsidTr="004550A3">
        <w:trPr>
          <w:trHeight w:val="410"/>
        </w:trPr>
        <w:tc>
          <w:tcPr>
            <w:tcW w:w="2381" w:type="dxa"/>
            <w:noWrap/>
          </w:tcPr>
          <w:p w14:paraId="5F249B5C" w14:textId="77777777" w:rsidR="0004252C" w:rsidRPr="00105467" w:rsidRDefault="0004252C" w:rsidP="004550A3">
            <w:r>
              <w:t>Ignition Status</w:t>
            </w:r>
          </w:p>
        </w:tc>
        <w:tc>
          <w:tcPr>
            <w:tcW w:w="3289" w:type="dxa"/>
          </w:tcPr>
          <w:p w14:paraId="1A68F1D0" w14:textId="77777777" w:rsidR="0004252C" w:rsidRDefault="0004252C" w:rsidP="004550A3">
            <w:r>
              <w:t>[0] Ignition_Status</w:t>
            </w:r>
          </w:p>
          <w:p w14:paraId="471186CA" w14:textId="77777777" w:rsidR="0004252C" w:rsidRDefault="0004252C" w:rsidP="004550A3"/>
        </w:tc>
        <w:tc>
          <w:tcPr>
            <w:tcW w:w="4680" w:type="dxa"/>
            <w:noWrap/>
          </w:tcPr>
          <w:p w14:paraId="066CBF24" w14:textId="77777777" w:rsidR="0004252C" w:rsidRPr="00105467" w:rsidRDefault="0004252C" w:rsidP="004550A3">
            <w:r>
              <w:rPr>
                <w:rFonts w:ascii="Calibri" w:hAnsi="Calibri" w:cs="Calibri"/>
                <w:color w:val="000000"/>
                <w:sz w:val="22"/>
                <w:szCs w:val="22"/>
                <w:shd w:val="clear" w:color="auto" w:fill="FFFFFF"/>
              </w:rPr>
              <w:t>Indicates if the Key Ignition Status Position.</w:t>
            </w:r>
          </w:p>
        </w:tc>
      </w:tr>
    </w:tbl>
    <w:p w14:paraId="7396002E" w14:textId="77777777" w:rsidR="0004252C" w:rsidRDefault="0004252C" w:rsidP="0004252C"/>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04252C" w:rsidRPr="00FB5797" w14:paraId="122E9C8B" w14:textId="77777777" w:rsidTr="004550A3">
        <w:tc>
          <w:tcPr>
            <w:tcW w:w="4077" w:type="dxa"/>
            <w:shd w:val="clear" w:color="auto" w:fill="D9D9D9" w:themeFill="background1" w:themeFillShade="D9"/>
          </w:tcPr>
          <w:p w14:paraId="5C91DF98" w14:textId="77777777" w:rsidR="0004252C" w:rsidRPr="00FB5797" w:rsidRDefault="0004252C" w:rsidP="004550A3">
            <w:pPr>
              <w:pStyle w:val="Caption"/>
              <w:rPr>
                <w:rFonts w:cs="Arial"/>
                <w:color w:val="000000" w:themeColor="text1"/>
                <w:lang w:val="en-GB"/>
                <w:rPrChange w:id="3659" w:author="SM Fairus Hasan" w:date="2020-02-27T16:11:00Z">
                  <w:rPr>
                    <w:rFonts w:cs="Arial"/>
                    <w:lang w:val="en-GB"/>
                  </w:rPr>
                </w:rPrChange>
              </w:rPr>
            </w:pPr>
            <w:r w:rsidRPr="00FB5797">
              <w:rPr>
                <w:rFonts w:cs="Arial"/>
                <w:color w:val="000000" w:themeColor="text1"/>
                <w:lang w:val="en-GB"/>
                <w:rPrChange w:id="3660" w:author="SM Fairus Hasan" w:date="2020-02-27T16:11:00Z">
                  <w:rPr>
                    <w:rFonts w:cs="Arial"/>
                    <w:lang w:val="en-GB"/>
                  </w:rPr>
                </w:rPrChange>
              </w:rPr>
              <w:t>Data Type</w:t>
            </w:r>
          </w:p>
        </w:tc>
        <w:tc>
          <w:tcPr>
            <w:tcW w:w="3261" w:type="dxa"/>
            <w:shd w:val="clear" w:color="auto" w:fill="D9D9D9" w:themeFill="background1" w:themeFillShade="D9"/>
          </w:tcPr>
          <w:p w14:paraId="633B9FDC" w14:textId="77777777" w:rsidR="0004252C" w:rsidRPr="00FB5797" w:rsidRDefault="0004252C" w:rsidP="004550A3">
            <w:pPr>
              <w:pStyle w:val="Caption"/>
              <w:rPr>
                <w:rFonts w:cs="Arial"/>
                <w:color w:val="000000" w:themeColor="text1"/>
                <w:lang w:val="en-GB"/>
                <w:rPrChange w:id="3661" w:author="SM Fairus Hasan" w:date="2020-02-27T16:11:00Z">
                  <w:rPr>
                    <w:rFonts w:cs="Arial"/>
                    <w:lang w:val="en-GB"/>
                  </w:rPr>
                </w:rPrChange>
              </w:rPr>
            </w:pPr>
            <w:r w:rsidRPr="00FB5797">
              <w:rPr>
                <w:rFonts w:cs="Arial"/>
                <w:color w:val="000000" w:themeColor="text1"/>
                <w:lang w:val="en-GB"/>
                <w:rPrChange w:id="3662" w:author="SM Fairus Hasan" w:date="2020-02-27T16:11:00Z">
                  <w:rPr>
                    <w:rFonts w:cs="Arial"/>
                    <w:lang w:val="en-GB"/>
                  </w:rPr>
                </w:rPrChange>
              </w:rPr>
              <w:t>Init Value</w:t>
            </w:r>
          </w:p>
        </w:tc>
        <w:tc>
          <w:tcPr>
            <w:tcW w:w="3118" w:type="dxa"/>
            <w:shd w:val="clear" w:color="auto" w:fill="D9D9D9" w:themeFill="background1" w:themeFillShade="D9"/>
          </w:tcPr>
          <w:p w14:paraId="0170AC5E" w14:textId="77777777" w:rsidR="0004252C" w:rsidRPr="00FB5797" w:rsidRDefault="0004252C" w:rsidP="004550A3">
            <w:pPr>
              <w:pStyle w:val="Caption"/>
              <w:rPr>
                <w:rFonts w:cs="Arial"/>
                <w:color w:val="000000" w:themeColor="text1"/>
                <w:lang w:val="en-GB"/>
                <w:rPrChange w:id="3663" w:author="SM Fairus Hasan" w:date="2020-02-27T16:11:00Z">
                  <w:rPr>
                    <w:rFonts w:cs="Arial"/>
                    <w:lang w:val="en-GB"/>
                  </w:rPr>
                </w:rPrChange>
              </w:rPr>
            </w:pPr>
            <w:r w:rsidRPr="00FB5797">
              <w:rPr>
                <w:rFonts w:cs="Arial"/>
                <w:color w:val="000000" w:themeColor="text1"/>
                <w:lang w:val="en-GB"/>
                <w:rPrChange w:id="3664" w:author="SM Fairus Hasan" w:date="2020-02-27T16:11:00Z">
                  <w:rPr>
                    <w:rFonts w:cs="Arial"/>
                    <w:lang w:val="en-GB"/>
                  </w:rPr>
                </w:rPrChange>
              </w:rPr>
              <w:t>Default Value</w:t>
            </w:r>
          </w:p>
          <w:p w14:paraId="5A9145C6" w14:textId="77777777" w:rsidR="0004252C" w:rsidRPr="00FB5797" w:rsidRDefault="0004252C" w:rsidP="004550A3">
            <w:pPr>
              <w:jc w:val="center"/>
              <w:rPr>
                <w:rFonts w:cs="Arial"/>
                <w:color w:val="000000" w:themeColor="text1"/>
                <w:lang w:val="en-GB"/>
                <w:rPrChange w:id="3665" w:author="SM Fairus Hasan" w:date="2020-02-27T16:11:00Z">
                  <w:rPr>
                    <w:rFonts w:cs="Arial"/>
                    <w:lang w:val="en-GB"/>
                  </w:rPr>
                </w:rPrChange>
              </w:rPr>
            </w:pPr>
            <w:r w:rsidRPr="00FB5797">
              <w:rPr>
                <w:rFonts w:cs="Arial"/>
                <w:color w:val="000000" w:themeColor="text1"/>
                <w:lang w:val="en-GB"/>
                <w:rPrChange w:id="3666" w:author="SM Fairus Hasan" w:date="2020-02-27T16:11:00Z">
                  <w:rPr>
                    <w:rFonts w:cs="Arial"/>
                    <w:lang w:val="en-GB"/>
                  </w:rPr>
                </w:rPrChange>
              </w:rPr>
              <w:t>(missing signal)</w:t>
            </w:r>
          </w:p>
        </w:tc>
      </w:tr>
      <w:tr w:rsidR="0004252C" w:rsidRPr="00FB5797" w14:paraId="64095DC1" w14:textId="77777777" w:rsidTr="004550A3">
        <w:trPr>
          <w:trHeight w:val="488"/>
        </w:trPr>
        <w:tc>
          <w:tcPr>
            <w:tcW w:w="4077" w:type="dxa"/>
          </w:tcPr>
          <w:p w14:paraId="213836BF" w14:textId="77777777" w:rsidR="0004252C" w:rsidRPr="00FB5797" w:rsidRDefault="0004252C" w:rsidP="004550A3">
            <w:pPr>
              <w:rPr>
                <w:rFonts w:cs="Arial"/>
                <w:color w:val="000000" w:themeColor="text1"/>
                <w:rPrChange w:id="3667" w:author="SM Fairus Hasan" w:date="2020-02-27T16:11:00Z">
                  <w:rPr>
                    <w:rFonts w:cs="Arial"/>
                  </w:rPr>
                </w:rPrChange>
              </w:rPr>
            </w:pPr>
            <w:r w:rsidRPr="00FB5797">
              <w:rPr>
                <w:rFonts w:cs="Arial"/>
                <w:color w:val="000000" w:themeColor="text1"/>
                <w:rPrChange w:id="3668" w:author="SM Fairus Hasan" w:date="2020-02-27T16:11:00Z">
                  <w:rPr>
                    <w:rFonts w:cs="Arial"/>
                  </w:rPr>
                </w:rPrChange>
              </w:rPr>
              <w:t xml:space="preserve">0x0 </w:t>
            </w:r>
            <w:r>
              <w:rPr>
                <w:rFonts w:cs="Arial"/>
                <w:color w:val="000000" w:themeColor="text1"/>
              </w:rPr>
              <w:t>–</w:t>
            </w:r>
            <w:r w:rsidRPr="00FB5797">
              <w:rPr>
                <w:rFonts w:cs="Arial"/>
                <w:color w:val="000000" w:themeColor="text1"/>
                <w:rPrChange w:id="3669" w:author="SM Fairus Hasan" w:date="2020-02-27T16:11:00Z">
                  <w:rPr>
                    <w:rFonts w:cs="Arial"/>
                  </w:rPr>
                </w:rPrChange>
              </w:rPr>
              <w:t xml:space="preserve"> </w:t>
            </w:r>
            <w:r>
              <w:rPr>
                <w:rFonts w:cs="Arial"/>
                <w:color w:val="000000" w:themeColor="text1"/>
              </w:rPr>
              <w:t>Unknown</w:t>
            </w:r>
          </w:p>
          <w:p w14:paraId="04990459" w14:textId="77777777" w:rsidR="0004252C" w:rsidRDefault="0004252C" w:rsidP="004550A3">
            <w:pPr>
              <w:rPr>
                <w:rFonts w:cs="Arial"/>
                <w:color w:val="000000" w:themeColor="text1"/>
              </w:rPr>
            </w:pPr>
            <w:r w:rsidRPr="00FB5797">
              <w:rPr>
                <w:rFonts w:cs="Arial"/>
                <w:color w:val="000000" w:themeColor="text1"/>
                <w:rPrChange w:id="3670" w:author="SM Fairus Hasan" w:date="2020-02-27T16:11:00Z">
                  <w:rPr>
                    <w:rFonts w:cs="Arial"/>
                  </w:rPr>
                </w:rPrChange>
              </w:rPr>
              <w:t xml:space="preserve">0x1 </w:t>
            </w:r>
            <w:r>
              <w:rPr>
                <w:rFonts w:cs="Arial"/>
                <w:color w:val="000000" w:themeColor="text1"/>
              </w:rPr>
              <w:t>–</w:t>
            </w:r>
            <w:r w:rsidRPr="00FB5797">
              <w:rPr>
                <w:rFonts w:cs="Arial"/>
                <w:color w:val="000000" w:themeColor="text1"/>
                <w:rPrChange w:id="3671" w:author="SM Fairus Hasan" w:date="2020-02-27T16:11:00Z">
                  <w:rPr>
                    <w:rFonts w:cs="Arial"/>
                  </w:rPr>
                </w:rPrChange>
              </w:rPr>
              <w:t xml:space="preserve"> </w:t>
            </w:r>
            <w:r>
              <w:rPr>
                <w:rFonts w:cs="Arial"/>
                <w:color w:val="000000" w:themeColor="text1"/>
              </w:rPr>
              <w:t>Off</w:t>
            </w:r>
          </w:p>
          <w:p w14:paraId="7D487E54" w14:textId="77777777" w:rsidR="0004252C" w:rsidRDefault="0004252C" w:rsidP="004550A3">
            <w:pPr>
              <w:rPr>
                <w:rFonts w:cs="Arial"/>
                <w:color w:val="000000" w:themeColor="text1"/>
              </w:rPr>
            </w:pPr>
            <w:r>
              <w:rPr>
                <w:rFonts w:cs="Arial"/>
                <w:color w:val="000000" w:themeColor="text1"/>
              </w:rPr>
              <w:t xml:space="preserve">0x2 - Accessory </w:t>
            </w:r>
          </w:p>
          <w:p w14:paraId="61235EF7" w14:textId="77777777" w:rsidR="0004252C" w:rsidRDefault="0004252C" w:rsidP="004550A3">
            <w:pPr>
              <w:rPr>
                <w:rFonts w:cs="Arial"/>
                <w:color w:val="000000" w:themeColor="text1"/>
              </w:rPr>
            </w:pPr>
            <w:r>
              <w:rPr>
                <w:rFonts w:cs="Arial"/>
                <w:color w:val="000000" w:themeColor="text1"/>
              </w:rPr>
              <w:t>0x4 – Run</w:t>
            </w:r>
          </w:p>
          <w:p w14:paraId="24FF0CB6" w14:textId="77777777" w:rsidR="0004252C" w:rsidRDefault="0004252C" w:rsidP="004550A3">
            <w:pPr>
              <w:rPr>
                <w:rFonts w:cs="Arial"/>
                <w:color w:val="000000" w:themeColor="text1"/>
              </w:rPr>
            </w:pPr>
            <w:r>
              <w:rPr>
                <w:rFonts w:cs="Arial"/>
                <w:color w:val="000000" w:themeColor="text1"/>
              </w:rPr>
              <w:t>0x8 – Start</w:t>
            </w:r>
          </w:p>
          <w:p w14:paraId="679779EE" w14:textId="77777777" w:rsidR="0004252C" w:rsidRDefault="0004252C" w:rsidP="004550A3">
            <w:pPr>
              <w:rPr>
                <w:rFonts w:cs="Arial"/>
                <w:color w:val="000000" w:themeColor="text1"/>
              </w:rPr>
            </w:pPr>
            <w:r>
              <w:rPr>
                <w:rFonts w:cs="Arial"/>
                <w:color w:val="000000" w:themeColor="text1"/>
              </w:rPr>
              <w:t>0xF – Invalid</w:t>
            </w:r>
          </w:p>
          <w:p w14:paraId="392D9B2B" w14:textId="77777777" w:rsidR="0004252C" w:rsidRPr="00FB5797" w:rsidRDefault="0004252C" w:rsidP="004550A3">
            <w:pPr>
              <w:rPr>
                <w:rFonts w:cs="Arial"/>
                <w:color w:val="000000" w:themeColor="text1"/>
                <w:rPrChange w:id="3672" w:author="SM Fairus Hasan" w:date="2020-02-27T16:11:00Z">
                  <w:rPr>
                    <w:rFonts w:cs="Arial"/>
                  </w:rPr>
                </w:rPrChange>
              </w:rPr>
            </w:pPr>
          </w:p>
        </w:tc>
        <w:tc>
          <w:tcPr>
            <w:tcW w:w="3261" w:type="dxa"/>
          </w:tcPr>
          <w:p w14:paraId="25A69631" w14:textId="77777777" w:rsidR="0004252C" w:rsidRPr="00FB5797" w:rsidRDefault="0004252C" w:rsidP="004550A3">
            <w:pPr>
              <w:rPr>
                <w:rFonts w:cs="Arial"/>
                <w:color w:val="000000" w:themeColor="text1"/>
                <w:rPrChange w:id="3673" w:author="SM Fairus Hasan" w:date="2020-02-27T16:11:00Z">
                  <w:rPr>
                    <w:rFonts w:cs="Arial"/>
                  </w:rPr>
                </w:rPrChange>
              </w:rPr>
            </w:pPr>
            <w:r w:rsidRPr="00FB5797">
              <w:rPr>
                <w:rFonts w:cs="Arial"/>
                <w:color w:val="000000" w:themeColor="text1"/>
                <w:rPrChange w:id="3674" w:author="SM Fairus Hasan" w:date="2020-02-27T16:11:00Z">
                  <w:rPr>
                    <w:rFonts w:cs="Arial"/>
                  </w:rPr>
                </w:rPrChange>
              </w:rPr>
              <w:t>0x</w:t>
            </w:r>
            <w:r>
              <w:rPr>
                <w:rFonts w:cs="Arial"/>
                <w:color w:val="000000" w:themeColor="text1"/>
              </w:rPr>
              <w:t>0 =  Unknown</w:t>
            </w:r>
            <w:r w:rsidRPr="00FB5797">
              <w:rPr>
                <w:rFonts w:cs="Arial"/>
                <w:color w:val="000000" w:themeColor="text1"/>
              </w:rPr>
              <w:t xml:space="preserve"> </w:t>
            </w:r>
            <w:r w:rsidRPr="00FB5797">
              <w:rPr>
                <w:rFonts w:cs="Arial"/>
                <w:color w:val="000000" w:themeColor="text1"/>
                <w:rPrChange w:id="3675" w:author="SM Fairus Hasan" w:date="2020-02-27T16:11:00Z">
                  <w:rPr>
                    <w:rFonts w:cs="Arial"/>
                  </w:rPr>
                </w:rPrChange>
              </w:rPr>
              <w:t xml:space="preserve"> (Defaulted)</w:t>
            </w:r>
          </w:p>
        </w:tc>
        <w:tc>
          <w:tcPr>
            <w:tcW w:w="3118" w:type="dxa"/>
          </w:tcPr>
          <w:p w14:paraId="02DC99EA" w14:textId="77777777" w:rsidR="0004252C" w:rsidRPr="00FB5797" w:rsidRDefault="0004252C" w:rsidP="004550A3">
            <w:pPr>
              <w:rPr>
                <w:rFonts w:cs="Arial"/>
                <w:color w:val="000000" w:themeColor="text1"/>
                <w:rPrChange w:id="3676" w:author="SM Fairus Hasan" w:date="2020-02-27T16:11:00Z">
                  <w:rPr>
                    <w:rFonts w:cs="Arial"/>
                  </w:rPr>
                </w:rPrChange>
              </w:rPr>
            </w:pPr>
            <w:r w:rsidRPr="00FB5797">
              <w:rPr>
                <w:rFonts w:cs="Arial"/>
                <w:color w:val="000000" w:themeColor="text1"/>
                <w:rPrChange w:id="3677" w:author="SM Fairus Hasan" w:date="2020-02-27T16:11:00Z">
                  <w:rPr>
                    <w:rFonts w:cs="Arial"/>
                  </w:rPr>
                </w:rPrChange>
              </w:rPr>
              <w:t>0x0</w:t>
            </w:r>
            <w:r>
              <w:rPr>
                <w:rFonts w:cs="Arial"/>
                <w:color w:val="000000" w:themeColor="text1"/>
              </w:rPr>
              <w:t xml:space="preserve"> =  Unknown  </w:t>
            </w:r>
            <w:r w:rsidRPr="00FB5797">
              <w:rPr>
                <w:rFonts w:cs="Arial"/>
                <w:color w:val="000000" w:themeColor="text1"/>
                <w:rPrChange w:id="3678" w:author="SM Fairus Hasan" w:date="2020-02-27T16:11:00Z">
                  <w:rPr>
                    <w:rFonts w:cs="Arial"/>
                  </w:rPr>
                </w:rPrChange>
              </w:rPr>
              <w:t>(Defaulted)</w:t>
            </w:r>
          </w:p>
        </w:tc>
      </w:tr>
    </w:tbl>
    <w:p w14:paraId="565E9459" w14:textId="77777777" w:rsidR="0004252C" w:rsidRDefault="0004252C" w:rsidP="0004252C"/>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04252C" w:rsidRPr="00FB5797" w14:paraId="394BF0B8" w14:textId="77777777" w:rsidTr="004550A3">
        <w:tc>
          <w:tcPr>
            <w:tcW w:w="4077" w:type="dxa"/>
            <w:shd w:val="clear" w:color="auto" w:fill="D9D9D9" w:themeFill="background1" w:themeFillShade="D9"/>
          </w:tcPr>
          <w:p w14:paraId="056E0602" w14:textId="77777777" w:rsidR="0004252C" w:rsidRPr="00FB5797" w:rsidRDefault="0004252C" w:rsidP="004550A3">
            <w:pPr>
              <w:pStyle w:val="Caption"/>
              <w:rPr>
                <w:rFonts w:cs="Arial"/>
                <w:color w:val="000000" w:themeColor="text1"/>
                <w:lang w:val="en-GB"/>
                <w:rPrChange w:id="3679" w:author="SM Fairus Hasan" w:date="2020-02-27T16:11:00Z">
                  <w:rPr>
                    <w:rFonts w:cs="Arial"/>
                    <w:lang w:val="en-GB"/>
                  </w:rPr>
                </w:rPrChange>
              </w:rPr>
            </w:pPr>
            <w:r w:rsidRPr="00FB5797">
              <w:rPr>
                <w:rFonts w:cs="Arial"/>
                <w:color w:val="000000" w:themeColor="text1"/>
                <w:rPrChange w:id="3680" w:author="SM Fairus Hasan" w:date="2020-02-27T16:11:00Z">
                  <w:rPr>
                    <w:rFonts w:cs="Arial"/>
                  </w:rPr>
                </w:rPrChange>
              </w:rPr>
              <w:t>Transmit Model</w:t>
            </w:r>
          </w:p>
        </w:tc>
        <w:tc>
          <w:tcPr>
            <w:tcW w:w="3261" w:type="dxa"/>
            <w:shd w:val="clear" w:color="auto" w:fill="D9D9D9" w:themeFill="background1" w:themeFillShade="D9"/>
          </w:tcPr>
          <w:p w14:paraId="68E92EE0" w14:textId="77777777" w:rsidR="0004252C" w:rsidRPr="00FB5797" w:rsidRDefault="0004252C" w:rsidP="004550A3">
            <w:pPr>
              <w:pStyle w:val="Caption"/>
              <w:rPr>
                <w:rFonts w:cs="Arial"/>
                <w:color w:val="000000" w:themeColor="text1"/>
                <w:lang w:val="en-GB"/>
                <w:rPrChange w:id="3681" w:author="SM Fairus Hasan" w:date="2020-02-27T16:11:00Z">
                  <w:rPr>
                    <w:rFonts w:cs="Arial"/>
                    <w:lang w:val="en-GB"/>
                  </w:rPr>
                </w:rPrChange>
              </w:rPr>
            </w:pPr>
            <w:r w:rsidRPr="00FB5797">
              <w:rPr>
                <w:rFonts w:cs="Arial"/>
                <w:color w:val="000000" w:themeColor="text1"/>
                <w:rPrChange w:id="3682" w:author="SM Fairus Hasan" w:date="2020-02-27T16:11:00Z">
                  <w:rPr>
                    <w:rFonts w:cs="Arial"/>
                  </w:rPr>
                </w:rPrChange>
              </w:rPr>
              <w:t>Send Type</w:t>
            </w:r>
          </w:p>
        </w:tc>
        <w:tc>
          <w:tcPr>
            <w:tcW w:w="3118" w:type="dxa"/>
            <w:shd w:val="clear" w:color="auto" w:fill="D9D9D9" w:themeFill="background1" w:themeFillShade="D9"/>
          </w:tcPr>
          <w:p w14:paraId="54B83166" w14:textId="77777777" w:rsidR="0004252C" w:rsidRPr="00FB5797" w:rsidRDefault="0004252C" w:rsidP="004550A3">
            <w:pPr>
              <w:pStyle w:val="Caption"/>
              <w:rPr>
                <w:rFonts w:cs="Arial"/>
                <w:color w:val="000000" w:themeColor="text1"/>
                <w:rPrChange w:id="3683" w:author="SM Fairus Hasan" w:date="2020-02-27T16:11:00Z">
                  <w:rPr>
                    <w:rFonts w:cs="Arial"/>
                  </w:rPr>
                </w:rPrChange>
              </w:rPr>
            </w:pPr>
            <w:r w:rsidRPr="00FB5797">
              <w:rPr>
                <w:rFonts w:cs="Arial"/>
                <w:color w:val="000000" w:themeColor="text1"/>
                <w:rPrChange w:id="3684" w:author="SM Fairus Hasan" w:date="2020-02-27T16:11:00Z">
                  <w:rPr>
                    <w:rFonts w:cs="Arial"/>
                  </w:rPr>
                </w:rPrChange>
              </w:rPr>
              <w:t>E2E Latency</w:t>
            </w:r>
          </w:p>
        </w:tc>
      </w:tr>
      <w:tr w:rsidR="0004252C" w:rsidRPr="00FB5797" w14:paraId="24E18CB7" w14:textId="77777777" w:rsidTr="004550A3">
        <w:trPr>
          <w:trHeight w:val="488"/>
        </w:trPr>
        <w:tc>
          <w:tcPr>
            <w:tcW w:w="4077" w:type="dxa"/>
          </w:tcPr>
          <w:p w14:paraId="315E9471" w14:textId="77777777" w:rsidR="0004252C" w:rsidRPr="00FB5797" w:rsidRDefault="0004252C" w:rsidP="004550A3">
            <w:pPr>
              <w:rPr>
                <w:rFonts w:cs="Arial"/>
                <w:color w:val="000000" w:themeColor="text1"/>
                <w:rPrChange w:id="3685" w:author="SM Fairus Hasan" w:date="2020-02-27T16:11:00Z">
                  <w:rPr>
                    <w:rFonts w:cs="Arial"/>
                  </w:rPr>
                </w:rPrChange>
              </w:rPr>
            </w:pPr>
            <w:r>
              <w:rPr>
                <w:rFonts w:cs="Arial"/>
                <w:color w:val="000000" w:themeColor="text1"/>
              </w:rPr>
              <w:t>FD1 CAN</w:t>
            </w:r>
          </w:p>
        </w:tc>
        <w:tc>
          <w:tcPr>
            <w:tcW w:w="3261" w:type="dxa"/>
          </w:tcPr>
          <w:p w14:paraId="1471857A" w14:textId="77777777" w:rsidR="0004252C" w:rsidRPr="00FB5797" w:rsidRDefault="0004252C" w:rsidP="004550A3">
            <w:pPr>
              <w:rPr>
                <w:rFonts w:cs="Arial"/>
                <w:color w:val="000000" w:themeColor="text1"/>
                <w:rPrChange w:id="3686" w:author="SM Fairus Hasan" w:date="2020-02-27T16:11:00Z">
                  <w:rPr>
                    <w:rFonts w:cs="Arial"/>
                  </w:rPr>
                </w:rPrChange>
              </w:rPr>
            </w:pPr>
            <w:r>
              <w:rPr>
                <w:rFonts w:cs="Arial"/>
                <w:color w:val="000000" w:themeColor="text1"/>
              </w:rPr>
              <w:t>Event Periodic</w:t>
            </w:r>
          </w:p>
        </w:tc>
        <w:tc>
          <w:tcPr>
            <w:tcW w:w="3118" w:type="dxa"/>
          </w:tcPr>
          <w:p w14:paraId="621A454D" w14:textId="77777777" w:rsidR="0004252C" w:rsidRPr="00FB5797" w:rsidRDefault="0004252C" w:rsidP="004550A3">
            <w:pPr>
              <w:rPr>
                <w:rFonts w:cs="Arial"/>
                <w:color w:val="000000" w:themeColor="text1"/>
                <w:rPrChange w:id="3687" w:author="SM Fairus Hasan" w:date="2020-02-27T16:11:00Z">
                  <w:rPr>
                    <w:rFonts w:cs="Arial"/>
                  </w:rPr>
                </w:rPrChange>
              </w:rPr>
            </w:pPr>
          </w:p>
        </w:tc>
      </w:tr>
    </w:tbl>
    <w:p w14:paraId="7BE017FA" w14:textId="77777777" w:rsidR="0004252C" w:rsidRDefault="0004252C" w:rsidP="0004252C"/>
    <w:p w14:paraId="392E826D" w14:textId="77777777" w:rsidR="009F4685" w:rsidRDefault="009F4685" w:rsidP="009F4685">
      <w:pPr>
        <w:pStyle w:val="Heading4"/>
      </w:pPr>
      <w:r w:rsidRPr="00AD0EAC">
        <w:t>Logical Outputs</w:t>
      </w:r>
    </w:p>
    <w:p w14:paraId="484E6FBB" w14:textId="77777777" w:rsidR="009F4685" w:rsidRPr="00FB5797" w:rsidRDefault="009F4685" w:rsidP="009F4685">
      <w:pPr>
        <w:pStyle w:val="RELogSignal"/>
        <w:rPr>
          <w:color w:val="000000" w:themeColor="text1"/>
          <w:rPrChange w:id="3688" w:author="SM Fairus Hasan" w:date="2020-02-27T16:11:00Z">
            <w:rPr/>
          </w:rPrChange>
        </w:rPr>
      </w:pPr>
      <w:r w:rsidRPr="00FB5797">
        <w:rPr>
          <w:color w:val="000000" w:themeColor="text1"/>
          <w:rPrChange w:id="3689" w:author="SM Fairus Hasan" w:date="2020-02-27T16:11:00Z">
            <w:rPr/>
          </w:rPrChange>
        </w:rPr>
        <w:t xml:space="preserve">###LSG_Trailer </w:t>
      </w:r>
      <w:r>
        <w:rPr>
          <w:color w:val="000000" w:themeColor="text1"/>
        </w:rPr>
        <w:t>Settings and Profiles_00001###SYNC Trailer Trip Functionality Status</w:t>
      </w:r>
    </w:p>
    <w:p w14:paraId="04213480" w14:textId="77777777" w:rsidR="009F4685" w:rsidRDefault="009F4685" w:rsidP="009F4685">
      <w:pPr>
        <w:rPr>
          <w:rFonts w:cs="Arial"/>
          <w:color w:val="000000" w:themeColor="text1"/>
        </w:rPr>
      </w:pPr>
      <w:r w:rsidRPr="00FB5797">
        <w:rPr>
          <w:rFonts w:cs="Arial"/>
          <w:color w:val="000000" w:themeColor="text1"/>
          <w:rPrChange w:id="3690" w:author="SM Fairus Hasan" w:date="2020-02-27T16:11:00Z">
            <w:rPr>
              <w:rFonts w:cs="Arial"/>
            </w:rPr>
          </w:rPrChange>
        </w:rPr>
        <w:t>When user</w:t>
      </w:r>
      <w:r>
        <w:rPr>
          <w:rFonts w:cs="Arial"/>
          <w:color w:val="000000" w:themeColor="text1"/>
        </w:rPr>
        <w:t xml:space="preserve"> selects Trailer Settings and Profile using in-vehicle</w:t>
      </w:r>
      <w:r w:rsidRPr="00FB5797">
        <w:rPr>
          <w:rFonts w:cs="Arial"/>
          <w:color w:val="000000" w:themeColor="text1"/>
          <w:rPrChange w:id="3691" w:author="SM Fairus Hasan" w:date="2020-02-27T16:11:00Z">
            <w:rPr>
              <w:rFonts w:cs="Arial"/>
            </w:rPr>
          </w:rPrChange>
        </w:rPr>
        <w:t xml:space="preserve">, this logical signal </w:t>
      </w:r>
      <w:r>
        <w:rPr>
          <w:rFonts w:cs="Arial"/>
          <w:color w:val="000000" w:themeColor="text1"/>
        </w:rPr>
        <w:t>shares the Trailer Trip functions status to the Output Interfaces.</w:t>
      </w:r>
    </w:p>
    <w:p w14:paraId="08E7C4A1" w14:textId="77777777" w:rsidR="009F4685" w:rsidRDefault="009F4685" w:rsidP="009F4685">
      <w:pPr>
        <w:rPr>
          <w:rFonts w:cs="Arial"/>
          <w:color w:val="000000" w:themeColor="text1"/>
        </w:rPr>
      </w:pPr>
    </w:p>
    <w:tbl>
      <w:tblPr>
        <w:tblStyle w:val="TableGrid"/>
        <w:tblW w:w="10350" w:type="dxa"/>
        <w:tblInd w:w="-5" w:type="dxa"/>
        <w:tblLayout w:type="fixed"/>
        <w:tblLook w:val="04A0" w:firstRow="1" w:lastRow="0" w:firstColumn="1" w:lastColumn="0" w:noHBand="0" w:noVBand="1"/>
      </w:tblPr>
      <w:tblGrid>
        <w:gridCol w:w="2381"/>
        <w:gridCol w:w="3289"/>
        <w:gridCol w:w="4680"/>
      </w:tblGrid>
      <w:tr w:rsidR="009F4685" w:rsidRPr="00E54DEA" w14:paraId="5B256128" w14:textId="77777777" w:rsidTr="00342878">
        <w:trPr>
          <w:trHeight w:val="183"/>
        </w:trPr>
        <w:tc>
          <w:tcPr>
            <w:tcW w:w="2381" w:type="dxa"/>
            <w:shd w:val="clear" w:color="auto" w:fill="D9D9D9" w:themeFill="background1" w:themeFillShade="D9"/>
            <w:noWrap/>
            <w:hideMark/>
          </w:tcPr>
          <w:p w14:paraId="3E6F1BD2" w14:textId="77777777" w:rsidR="009F4685" w:rsidRPr="00E54DEA" w:rsidRDefault="009F4685" w:rsidP="00342878">
            <w:pPr>
              <w:overflowPunct/>
              <w:autoSpaceDE/>
              <w:autoSpaceDN/>
              <w:adjustRightInd/>
              <w:textAlignment w:val="auto"/>
              <w:rPr>
                <w:rFonts w:cs="Arial"/>
                <w:b/>
                <w:bCs/>
                <w:color w:val="000000"/>
              </w:rPr>
            </w:pPr>
            <w:r w:rsidRPr="00E54DEA">
              <w:rPr>
                <w:rFonts w:cs="Arial"/>
                <w:b/>
                <w:bCs/>
                <w:color w:val="000000"/>
              </w:rPr>
              <w:t>Signal Name</w:t>
            </w:r>
          </w:p>
        </w:tc>
        <w:tc>
          <w:tcPr>
            <w:tcW w:w="3289" w:type="dxa"/>
            <w:shd w:val="clear" w:color="auto" w:fill="D9D9D9" w:themeFill="background1" w:themeFillShade="D9"/>
          </w:tcPr>
          <w:p w14:paraId="478B1E21" w14:textId="77777777" w:rsidR="009F4685" w:rsidRDefault="009F4685" w:rsidP="00342878">
            <w:pPr>
              <w:overflowPunct/>
              <w:autoSpaceDE/>
              <w:autoSpaceDN/>
              <w:adjustRightInd/>
              <w:textAlignment w:val="auto"/>
              <w:rPr>
                <w:rFonts w:cs="Arial"/>
                <w:b/>
                <w:bCs/>
                <w:color w:val="000000"/>
              </w:rPr>
            </w:pPr>
            <w:r>
              <w:rPr>
                <w:rFonts w:cs="Arial"/>
                <w:b/>
                <w:bCs/>
                <w:color w:val="000000"/>
              </w:rPr>
              <w:t>Signal Value</w:t>
            </w:r>
          </w:p>
        </w:tc>
        <w:tc>
          <w:tcPr>
            <w:tcW w:w="4680" w:type="dxa"/>
            <w:shd w:val="clear" w:color="auto" w:fill="D9D9D9" w:themeFill="background1" w:themeFillShade="D9"/>
            <w:noWrap/>
            <w:hideMark/>
          </w:tcPr>
          <w:p w14:paraId="3F0FC5D5" w14:textId="77777777" w:rsidR="009F4685" w:rsidRPr="00E54DEA" w:rsidRDefault="009F4685" w:rsidP="00342878">
            <w:pPr>
              <w:overflowPunct/>
              <w:autoSpaceDE/>
              <w:autoSpaceDN/>
              <w:adjustRightInd/>
              <w:textAlignment w:val="auto"/>
              <w:rPr>
                <w:rFonts w:cs="Arial"/>
                <w:b/>
                <w:bCs/>
                <w:color w:val="000000"/>
              </w:rPr>
            </w:pPr>
            <w:r>
              <w:rPr>
                <w:rFonts w:cs="Arial"/>
                <w:b/>
                <w:bCs/>
                <w:color w:val="000000"/>
              </w:rPr>
              <w:t>Description</w:t>
            </w:r>
          </w:p>
        </w:tc>
      </w:tr>
      <w:tr w:rsidR="009F4685" w:rsidRPr="003F473D" w14:paraId="46A00F30" w14:textId="77777777" w:rsidTr="00342878">
        <w:trPr>
          <w:trHeight w:val="410"/>
        </w:trPr>
        <w:tc>
          <w:tcPr>
            <w:tcW w:w="2381" w:type="dxa"/>
            <w:noWrap/>
          </w:tcPr>
          <w:p w14:paraId="440D2122" w14:textId="77777777" w:rsidR="009F4685" w:rsidRPr="00105467" w:rsidRDefault="009F4685" w:rsidP="00342878">
            <w:r w:rsidRPr="000978C1">
              <w:t>MC_RDISP_WORD_Rx</w:t>
            </w:r>
          </w:p>
        </w:tc>
        <w:tc>
          <w:tcPr>
            <w:tcW w:w="3289" w:type="dxa"/>
          </w:tcPr>
          <w:p w14:paraId="46BCFAE1" w14:textId="77777777" w:rsidR="009F4685" w:rsidRDefault="009F4685" w:rsidP="00342878">
            <w:r>
              <w:t>[7] Trailer Mileage</w:t>
            </w:r>
          </w:p>
          <w:p w14:paraId="5AF1684C" w14:textId="77777777" w:rsidR="009F4685" w:rsidRDefault="009F4685" w:rsidP="00342878"/>
        </w:tc>
        <w:tc>
          <w:tcPr>
            <w:tcW w:w="4680" w:type="dxa"/>
            <w:noWrap/>
          </w:tcPr>
          <w:p w14:paraId="7A3B0E49" w14:textId="77777777" w:rsidR="009F4685" w:rsidRPr="00105467" w:rsidRDefault="009F4685" w:rsidP="00342878">
            <w:r>
              <w:rPr>
                <w:rFonts w:ascii="Calibri" w:hAnsi="Calibri" w:cs="Calibri"/>
                <w:color w:val="000000"/>
                <w:sz w:val="22"/>
                <w:szCs w:val="22"/>
                <w:shd w:val="clear" w:color="auto" w:fill="FFFFFF"/>
              </w:rPr>
              <w:t>Indicates the Trailer Mileage and Fuel Economy statuses.</w:t>
            </w:r>
          </w:p>
        </w:tc>
      </w:tr>
    </w:tbl>
    <w:p w14:paraId="05738A45" w14:textId="77777777" w:rsidR="009F4685" w:rsidRDefault="009F4685" w:rsidP="009F4685">
      <w:pPr>
        <w:rPr>
          <w:rFonts w:cs="Arial"/>
          <w:color w:val="000000" w:themeColor="text1"/>
        </w:rPr>
      </w:pP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9F4685" w:rsidRPr="00FB5797" w14:paraId="552FD1C4" w14:textId="77777777" w:rsidTr="00342878">
        <w:tc>
          <w:tcPr>
            <w:tcW w:w="4077" w:type="dxa"/>
            <w:shd w:val="clear" w:color="auto" w:fill="D9D9D9" w:themeFill="background1" w:themeFillShade="D9"/>
          </w:tcPr>
          <w:p w14:paraId="3C8C26C6" w14:textId="77777777" w:rsidR="009F4685" w:rsidRPr="00FB5797" w:rsidRDefault="009F4685" w:rsidP="00342878">
            <w:pPr>
              <w:pStyle w:val="Caption"/>
              <w:rPr>
                <w:rFonts w:cs="Arial"/>
                <w:color w:val="000000" w:themeColor="text1"/>
                <w:lang w:val="en-GB"/>
                <w:rPrChange w:id="3692" w:author="SM Fairus Hasan" w:date="2020-02-27T16:11:00Z">
                  <w:rPr>
                    <w:rFonts w:cs="Arial"/>
                    <w:lang w:val="en-GB"/>
                  </w:rPr>
                </w:rPrChange>
              </w:rPr>
            </w:pPr>
            <w:r w:rsidRPr="00FB5797">
              <w:rPr>
                <w:rFonts w:cs="Arial"/>
                <w:color w:val="000000" w:themeColor="text1"/>
                <w:lang w:val="en-GB"/>
                <w:rPrChange w:id="3693" w:author="SM Fairus Hasan" w:date="2020-02-27T16:11:00Z">
                  <w:rPr>
                    <w:rFonts w:cs="Arial"/>
                    <w:lang w:val="en-GB"/>
                  </w:rPr>
                </w:rPrChange>
              </w:rPr>
              <w:t>Data Type</w:t>
            </w:r>
          </w:p>
        </w:tc>
        <w:tc>
          <w:tcPr>
            <w:tcW w:w="3261" w:type="dxa"/>
            <w:shd w:val="clear" w:color="auto" w:fill="D9D9D9" w:themeFill="background1" w:themeFillShade="D9"/>
          </w:tcPr>
          <w:p w14:paraId="67B84C20" w14:textId="77777777" w:rsidR="009F4685" w:rsidRPr="00FB5797" w:rsidRDefault="009F4685" w:rsidP="00342878">
            <w:pPr>
              <w:pStyle w:val="Caption"/>
              <w:rPr>
                <w:rFonts w:cs="Arial"/>
                <w:color w:val="000000" w:themeColor="text1"/>
                <w:lang w:val="en-GB"/>
                <w:rPrChange w:id="3694" w:author="SM Fairus Hasan" w:date="2020-02-27T16:11:00Z">
                  <w:rPr>
                    <w:rFonts w:cs="Arial"/>
                    <w:lang w:val="en-GB"/>
                  </w:rPr>
                </w:rPrChange>
              </w:rPr>
            </w:pPr>
            <w:r w:rsidRPr="00FB5797">
              <w:rPr>
                <w:rFonts w:cs="Arial"/>
                <w:color w:val="000000" w:themeColor="text1"/>
                <w:lang w:val="en-GB"/>
                <w:rPrChange w:id="3695" w:author="SM Fairus Hasan" w:date="2020-02-27T16:11:00Z">
                  <w:rPr>
                    <w:rFonts w:cs="Arial"/>
                    <w:lang w:val="en-GB"/>
                  </w:rPr>
                </w:rPrChange>
              </w:rPr>
              <w:t>Init Value</w:t>
            </w:r>
          </w:p>
        </w:tc>
        <w:tc>
          <w:tcPr>
            <w:tcW w:w="3118" w:type="dxa"/>
            <w:shd w:val="clear" w:color="auto" w:fill="D9D9D9" w:themeFill="background1" w:themeFillShade="D9"/>
          </w:tcPr>
          <w:p w14:paraId="244D4B6E" w14:textId="77777777" w:rsidR="009F4685" w:rsidRPr="00FB5797" w:rsidRDefault="009F4685" w:rsidP="00342878">
            <w:pPr>
              <w:pStyle w:val="Caption"/>
              <w:rPr>
                <w:rFonts w:cs="Arial"/>
                <w:color w:val="000000" w:themeColor="text1"/>
                <w:lang w:val="en-GB"/>
                <w:rPrChange w:id="3696" w:author="SM Fairus Hasan" w:date="2020-02-27T16:11:00Z">
                  <w:rPr>
                    <w:rFonts w:cs="Arial"/>
                    <w:lang w:val="en-GB"/>
                  </w:rPr>
                </w:rPrChange>
              </w:rPr>
            </w:pPr>
            <w:r w:rsidRPr="00FB5797">
              <w:rPr>
                <w:rFonts w:cs="Arial"/>
                <w:color w:val="000000" w:themeColor="text1"/>
                <w:lang w:val="en-GB"/>
                <w:rPrChange w:id="3697" w:author="SM Fairus Hasan" w:date="2020-02-27T16:11:00Z">
                  <w:rPr>
                    <w:rFonts w:cs="Arial"/>
                    <w:lang w:val="en-GB"/>
                  </w:rPr>
                </w:rPrChange>
              </w:rPr>
              <w:t>Default Value</w:t>
            </w:r>
          </w:p>
          <w:p w14:paraId="445392B4" w14:textId="77777777" w:rsidR="009F4685" w:rsidRPr="00FB5797" w:rsidRDefault="009F4685" w:rsidP="00342878">
            <w:pPr>
              <w:jc w:val="center"/>
              <w:rPr>
                <w:rFonts w:cs="Arial"/>
                <w:color w:val="000000" w:themeColor="text1"/>
                <w:lang w:val="en-GB"/>
                <w:rPrChange w:id="3698" w:author="SM Fairus Hasan" w:date="2020-02-27T16:11:00Z">
                  <w:rPr>
                    <w:rFonts w:cs="Arial"/>
                    <w:lang w:val="en-GB"/>
                  </w:rPr>
                </w:rPrChange>
              </w:rPr>
            </w:pPr>
            <w:r w:rsidRPr="00FB5797">
              <w:rPr>
                <w:rFonts w:cs="Arial"/>
                <w:color w:val="000000" w:themeColor="text1"/>
                <w:lang w:val="en-GB"/>
                <w:rPrChange w:id="3699" w:author="SM Fairus Hasan" w:date="2020-02-27T16:11:00Z">
                  <w:rPr>
                    <w:rFonts w:cs="Arial"/>
                    <w:lang w:val="en-GB"/>
                  </w:rPr>
                </w:rPrChange>
              </w:rPr>
              <w:t>(missing signal)</w:t>
            </w:r>
          </w:p>
        </w:tc>
      </w:tr>
      <w:tr w:rsidR="009F4685" w:rsidRPr="00FB5797" w14:paraId="50442F03" w14:textId="77777777" w:rsidTr="00342878">
        <w:trPr>
          <w:trHeight w:val="488"/>
        </w:trPr>
        <w:tc>
          <w:tcPr>
            <w:tcW w:w="4077" w:type="dxa"/>
          </w:tcPr>
          <w:p w14:paraId="268F25E5" w14:textId="77777777" w:rsidR="009F4685" w:rsidRDefault="009F4685" w:rsidP="00342878">
            <w:pPr>
              <w:rPr>
                <w:rFonts w:cs="Arial"/>
                <w:color w:val="000000" w:themeColor="text1"/>
              </w:rPr>
            </w:pPr>
            <w:r>
              <w:rPr>
                <w:rFonts w:cs="Arial"/>
                <w:color w:val="000000" w:themeColor="text1"/>
              </w:rPr>
              <w:t>[7 up to 88]</w:t>
            </w:r>
          </w:p>
          <w:p w14:paraId="5CAD85ED" w14:textId="77777777" w:rsidR="009F4685" w:rsidRDefault="009F4685" w:rsidP="00342878">
            <w:pPr>
              <w:rPr>
                <w:rFonts w:cs="Arial"/>
                <w:color w:val="000000" w:themeColor="text1"/>
              </w:rPr>
            </w:pPr>
            <w:r>
              <w:rPr>
                <w:rFonts w:cs="Arial"/>
                <w:color w:val="000000" w:themeColor="text1"/>
              </w:rPr>
              <w:t>Mileage</w:t>
            </w:r>
          </w:p>
          <w:p w14:paraId="07F7B6BC" w14:textId="77777777" w:rsidR="009F4685" w:rsidRDefault="009F4685" w:rsidP="00342878">
            <w:pPr>
              <w:rPr>
                <w:rFonts w:cs="Arial"/>
                <w:color w:val="000000" w:themeColor="text1"/>
              </w:rPr>
            </w:pPr>
            <w:r>
              <w:rPr>
                <w:rFonts w:cs="Arial"/>
                <w:color w:val="000000" w:themeColor="text1"/>
              </w:rPr>
              <w:t>Trailer Fuel Economy</w:t>
            </w:r>
          </w:p>
          <w:p w14:paraId="4529F169" w14:textId="77777777" w:rsidR="009F4685" w:rsidRPr="00FB5797" w:rsidRDefault="009F4685" w:rsidP="00342878">
            <w:pPr>
              <w:rPr>
                <w:rFonts w:cs="Arial"/>
                <w:color w:val="000000" w:themeColor="text1"/>
                <w:rPrChange w:id="3700" w:author="SM Fairus Hasan" w:date="2020-02-27T16:11:00Z">
                  <w:rPr>
                    <w:rFonts w:cs="Arial"/>
                  </w:rPr>
                </w:rPrChange>
              </w:rPr>
            </w:pPr>
            <w:r>
              <w:rPr>
                <w:rFonts w:cs="Arial"/>
                <w:color w:val="000000" w:themeColor="text1"/>
              </w:rPr>
              <w:t>Trailer Name</w:t>
            </w:r>
          </w:p>
        </w:tc>
        <w:tc>
          <w:tcPr>
            <w:tcW w:w="3261" w:type="dxa"/>
          </w:tcPr>
          <w:p w14:paraId="751F1BF0" w14:textId="77777777" w:rsidR="009F4685" w:rsidRPr="00FB5797" w:rsidRDefault="009F4685" w:rsidP="00342878">
            <w:pPr>
              <w:rPr>
                <w:rFonts w:cs="Arial"/>
                <w:color w:val="000000" w:themeColor="text1"/>
                <w:rPrChange w:id="3701" w:author="SM Fairus Hasan" w:date="2020-02-27T16:11:00Z">
                  <w:rPr>
                    <w:rFonts w:cs="Arial"/>
                  </w:rPr>
                </w:rPrChange>
              </w:rPr>
            </w:pPr>
            <w:r w:rsidRPr="00FB5797">
              <w:rPr>
                <w:rFonts w:cs="Arial"/>
                <w:color w:val="000000" w:themeColor="text1"/>
                <w:rPrChange w:id="3702" w:author="SM Fairus Hasan" w:date="2020-02-27T16:11:00Z">
                  <w:rPr>
                    <w:rFonts w:cs="Arial"/>
                  </w:rPr>
                </w:rPrChange>
              </w:rPr>
              <w:t>0x0 = Null (Defaulted)</w:t>
            </w:r>
          </w:p>
        </w:tc>
        <w:tc>
          <w:tcPr>
            <w:tcW w:w="3118" w:type="dxa"/>
          </w:tcPr>
          <w:p w14:paraId="457FBB60" w14:textId="77777777" w:rsidR="009F4685" w:rsidRPr="00FB5797" w:rsidRDefault="009F4685" w:rsidP="00342878">
            <w:pPr>
              <w:rPr>
                <w:rFonts w:cs="Arial"/>
                <w:color w:val="000000" w:themeColor="text1"/>
                <w:rPrChange w:id="3703" w:author="SM Fairus Hasan" w:date="2020-02-27T16:11:00Z">
                  <w:rPr>
                    <w:rFonts w:cs="Arial"/>
                  </w:rPr>
                </w:rPrChange>
              </w:rPr>
            </w:pPr>
            <w:r w:rsidRPr="00FB5797">
              <w:rPr>
                <w:rFonts w:cs="Arial"/>
                <w:color w:val="000000" w:themeColor="text1"/>
                <w:rPrChange w:id="3704" w:author="SM Fairus Hasan" w:date="2020-02-27T16:11:00Z">
                  <w:rPr>
                    <w:rFonts w:cs="Arial"/>
                  </w:rPr>
                </w:rPrChange>
              </w:rPr>
              <w:t>0x0 = Null (Defaulted)</w:t>
            </w:r>
          </w:p>
        </w:tc>
      </w:tr>
    </w:tbl>
    <w:p w14:paraId="62CC5776" w14:textId="77777777" w:rsidR="009F4685" w:rsidRDefault="009F4685" w:rsidP="009F4685">
      <w:pPr>
        <w:rPr>
          <w:rFonts w:cs="Arial"/>
          <w:color w:val="000000" w:themeColor="text1"/>
        </w:rPr>
      </w:pPr>
    </w:p>
    <w:tbl>
      <w:tblPr>
        <w:tblStyle w:val="TableGrid"/>
        <w:tblpPr w:leftFromText="181" w:rightFromText="181" w:vertAnchor="text" w:horzAnchor="margin" w:tblpY="1"/>
        <w:tblW w:w="10456" w:type="dxa"/>
        <w:tblInd w:w="0" w:type="dxa"/>
        <w:tblLayout w:type="fixed"/>
        <w:tblLook w:val="0000" w:firstRow="0" w:lastRow="0" w:firstColumn="0" w:lastColumn="0" w:noHBand="0" w:noVBand="0"/>
      </w:tblPr>
      <w:tblGrid>
        <w:gridCol w:w="4077"/>
        <w:gridCol w:w="3261"/>
        <w:gridCol w:w="3118"/>
      </w:tblGrid>
      <w:tr w:rsidR="009F4685" w:rsidRPr="00FB5797" w14:paraId="5B88514E" w14:textId="77777777" w:rsidTr="00342878">
        <w:tc>
          <w:tcPr>
            <w:tcW w:w="4077" w:type="dxa"/>
            <w:shd w:val="clear" w:color="auto" w:fill="D9D9D9" w:themeFill="background1" w:themeFillShade="D9"/>
          </w:tcPr>
          <w:p w14:paraId="54442DBF" w14:textId="77777777" w:rsidR="009F4685" w:rsidRPr="00FB5797" w:rsidRDefault="009F4685" w:rsidP="00342878">
            <w:pPr>
              <w:pStyle w:val="Caption"/>
              <w:rPr>
                <w:rFonts w:cs="Arial"/>
                <w:color w:val="000000" w:themeColor="text1"/>
                <w:lang w:val="en-GB"/>
                <w:rPrChange w:id="3705" w:author="SM Fairus Hasan" w:date="2020-02-27T16:11:00Z">
                  <w:rPr>
                    <w:rFonts w:cs="Arial"/>
                    <w:lang w:val="en-GB"/>
                  </w:rPr>
                </w:rPrChange>
              </w:rPr>
            </w:pPr>
            <w:r w:rsidRPr="00FB5797">
              <w:rPr>
                <w:rFonts w:cs="Arial"/>
                <w:color w:val="000000" w:themeColor="text1"/>
                <w:rPrChange w:id="3706" w:author="SM Fairus Hasan" w:date="2020-02-27T16:11:00Z">
                  <w:rPr>
                    <w:rFonts w:cs="Arial"/>
                  </w:rPr>
                </w:rPrChange>
              </w:rPr>
              <w:t>Transmit Model</w:t>
            </w:r>
          </w:p>
        </w:tc>
        <w:tc>
          <w:tcPr>
            <w:tcW w:w="3261" w:type="dxa"/>
            <w:shd w:val="clear" w:color="auto" w:fill="D9D9D9" w:themeFill="background1" w:themeFillShade="D9"/>
          </w:tcPr>
          <w:p w14:paraId="569BD718" w14:textId="77777777" w:rsidR="009F4685" w:rsidRPr="00FB5797" w:rsidRDefault="009F4685" w:rsidP="00342878">
            <w:pPr>
              <w:pStyle w:val="Caption"/>
              <w:rPr>
                <w:rFonts w:cs="Arial"/>
                <w:color w:val="000000" w:themeColor="text1"/>
                <w:lang w:val="en-GB"/>
                <w:rPrChange w:id="3707" w:author="SM Fairus Hasan" w:date="2020-02-27T16:11:00Z">
                  <w:rPr>
                    <w:rFonts w:cs="Arial"/>
                    <w:lang w:val="en-GB"/>
                  </w:rPr>
                </w:rPrChange>
              </w:rPr>
            </w:pPr>
            <w:r w:rsidRPr="00FB5797">
              <w:rPr>
                <w:rFonts w:cs="Arial"/>
                <w:color w:val="000000" w:themeColor="text1"/>
                <w:rPrChange w:id="3708" w:author="SM Fairus Hasan" w:date="2020-02-27T16:11:00Z">
                  <w:rPr>
                    <w:rFonts w:cs="Arial"/>
                  </w:rPr>
                </w:rPrChange>
              </w:rPr>
              <w:t>Send Type</w:t>
            </w:r>
          </w:p>
        </w:tc>
        <w:tc>
          <w:tcPr>
            <w:tcW w:w="3118" w:type="dxa"/>
            <w:shd w:val="clear" w:color="auto" w:fill="D9D9D9" w:themeFill="background1" w:themeFillShade="D9"/>
          </w:tcPr>
          <w:p w14:paraId="3397A456" w14:textId="77777777" w:rsidR="009F4685" w:rsidRPr="00FB5797" w:rsidRDefault="009F4685" w:rsidP="00342878">
            <w:pPr>
              <w:pStyle w:val="Caption"/>
              <w:rPr>
                <w:rFonts w:cs="Arial"/>
                <w:color w:val="000000" w:themeColor="text1"/>
                <w:rPrChange w:id="3709" w:author="SM Fairus Hasan" w:date="2020-02-27T16:11:00Z">
                  <w:rPr>
                    <w:rFonts w:cs="Arial"/>
                  </w:rPr>
                </w:rPrChange>
              </w:rPr>
            </w:pPr>
            <w:r w:rsidRPr="00FB5797">
              <w:rPr>
                <w:rFonts w:cs="Arial"/>
                <w:color w:val="000000" w:themeColor="text1"/>
                <w:rPrChange w:id="3710" w:author="SM Fairus Hasan" w:date="2020-02-27T16:11:00Z">
                  <w:rPr>
                    <w:rFonts w:cs="Arial"/>
                  </w:rPr>
                </w:rPrChange>
              </w:rPr>
              <w:t>E2E Latency</w:t>
            </w:r>
          </w:p>
        </w:tc>
      </w:tr>
      <w:tr w:rsidR="009F4685" w:rsidRPr="00FB5797" w14:paraId="6C4079F2" w14:textId="77777777" w:rsidTr="00342878">
        <w:trPr>
          <w:trHeight w:val="488"/>
        </w:trPr>
        <w:tc>
          <w:tcPr>
            <w:tcW w:w="4077" w:type="dxa"/>
          </w:tcPr>
          <w:p w14:paraId="17A403EA" w14:textId="77777777" w:rsidR="009F4685" w:rsidRPr="00FB5797" w:rsidRDefault="009F4685" w:rsidP="00342878">
            <w:pPr>
              <w:rPr>
                <w:rFonts w:cs="Arial"/>
                <w:color w:val="000000" w:themeColor="text1"/>
                <w:rPrChange w:id="3711" w:author="SM Fairus Hasan" w:date="2020-02-27T16:11:00Z">
                  <w:rPr>
                    <w:rFonts w:cs="Arial"/>
                  </w:rPr>
                </w:rPrChange>
              </w:rPr>
            </w:pPr>
            <w:r>
              <w:rPr>
                <w:rFonts w:cs="Arial"/>
                <w:color w:val="000000" w:themeColor="text1"/>
              </w:rPr>
              <w:lastRenderedPageBreak/>
              <w:t>Transport Protocol</w:t>
            </w:r>
          </w:p>
        </w:tc>
        <w:tc>
          <w:tcPr>
            <w:tcW w:w="3261" w:type="dxa"/>
          </w:tcPr>
          <w:p w14:paraId="0A36F50A" w14:textId="77777777" w:rsidR="009F4685" w:rsidRPr="00FB5797" w:rsidRDefault="009F4685" w:rsidP="00342878">
            <w:pPr>
              <w:rPr>
                <w:rFonts w:cs="Arial"/>
                <w:color w:val="000000" w:themeColor="text1"/>
                <w:rPrChange w:id="3712" w:author="SM Fairus Hasan" w:date="2020-02-27T16:11:00Z">
                  <w:rPr>
                    <w:rFonts w:cs="Arial"/>
                  </w:rPr>
                </w:rPrChange>
              </w:rPr>
            </w:pPr>
            <w:r>
              <w:rPr>
                <w:rFonts w:cs="Arial"/>
                <w:color w:val="000000" w:themeColor="text1"/>
              </w:rPr>
              <w:t>Event Periodic</w:t>
            </w:r>
          </w:p>
        </w:tc>
        <w:tc>
          <w:tcPr>
            <w:tcW w:w="3118" w:type="dxa"/>
          </w:tcPr>
          <w:p w14:paraId="7963299E" w14:textId="77777777" w:rsidR="009F4685" w:rsidRPr="00FB5797" w:rsidRDefault="009F4685" w:rsidP="00342878">
            <w:pPr>
              <w:rPr>
                <w:rFonts w:cs="Arial"/>
                <w:color w:val="000000" w:themeColor="text1"/>
                <w:rPrChange w:id="3713" w:author="SM Fairus Hasan" w:date="2020-02-27T16:11:00Z">
                  <w:rPr>
                    <w:rFonts w:cs="Arial"/>
                  </w:rPr>
                </w:rPrChange>
              </w:rPr>
            </w:pPr>
          </w:p>
        </w:tc>
      </w:tr>
    </w:tbl>
    <w:p w14:paraId="53E8F969" w14:textId="77777777" w:rsidR="00121140" w:rsidRDefault="00121140" w:rsidP="00121140">
      <w:pPr>
        <w:pStyle w:val="Heading4"/>
        <w:numPr>
          <w:ilvl w:val="0"/>
          <w:numId w:val="0"/>
        </w:numPr>
      </w:pPr>
    </w:p>
    <w:p w14:paraId="00933A52" w14:textId="273C6B31" w:rsidR="009F4685" w:rsidRDefault="009F4685" w:rsidP="009F4685">
      <w:pPr>
        <w:pStyle w:val="Heading4"/>
      </w:pPr>
      <w:r>
        <w:t>Logical</w:t>
      </w:r>
      <w:r w:rsidRPr="00F15706">
        <w:t xml:space="preserve"> Parameters</w:t>
      </w:r>
    </w:p>
    <w:tbl>
      <w:tblPr>
        <w:tblStyle w:val="TableGrid"/>
        <w:tblW w:w="10314" w:type="dxa"/>
        <w:tblInd w:w="0" w:type="dxa"/>
        <w:tblLayout w:type="fixed"/>
        <w:tblLook w:val="04A0" w:firstRow="1" w:lastRow="0" w:firstColumn="1" w:lastColumn="0" w:noHBand="0" w:noVBand="1"/>
      </w:tblPr>
      <w:tblGrid>
        <w:gridCol w:w="2376"/>
        <w:gridCol w:w="7938"/>
      </w:tblGrid>
      <w:tr w:rsidR="009F4685" w:rsidRPr="00E54DEA" w14:paraId="7C7241D2" w14:textId="77777777" w:rsidTr="00342878">
        <w:trPr>
          <w:trHeight w:val="211"/>
        </w:trPr>
        <w:tc>
          <w:tcPr>
            <w:tcW w:w="2376" w:type="dxa"/>
            <w:shd w:val="clear" w:color="auto" w:fill="D9D9D9" w:themeFill="background1" w:themeFillShade="D9"/>
            <w:noWrap/>
            <w:hideMark/>
          </w:tcPr>
          <w:p w14:paraId="2B310394" w14:textId="77777777" w:rsidR="009F4685" w:rsidRPr="00E54DEA" w:rsidRDefault="009F4685" w:rsidP="00342878">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938" w:type="dxa"/>
            <w:shd w:val="clear" w:color="auto" w:fill="D9D9D9" w:themeFill="background1" w:themeFillShade="D9"/>
            <w:noWrap/>
            <w:hideMark/>
          </w:tcPr>
          <w:p w14:paraId="1263098E" w14:textId="77777777" w:rsidR="009F4685" w:rsidRPr="00D90BED" w:rsidRDefault="009F4685" w:rsidP="00342878">
            <w:pPr>
              <w:overflowPunct/>
              <w:autoSpaceDE/>
              <w:autoSpaceDN/>
              <w:adjustRightInd/>
              <w:textAlignment w:val="auto"/>
              <w:rPr>
                <w:rFonts w:cs="Arial"/>
                <w:b/>
                <w:bCs/>
                <w:color w:val="000000"/>
              </w:rPr>
            </w:pPr>
            <w:r>
              <w:rPr>
                <w:rFonts w:cs="Arial"/>
                <w:b/>
                <w:bCs/>
                <w:color w:val="000000"/>
              </w:rPr>
              <w:t>Description</w:t>
            </w:r>
          </w:p>
        </w:tc>
      </w:tr>
      <w:tr w:rsidR="009F4685" w:rsidRPr="001A3FAE" w14:paraId="2127C89D" w14:textId="77777777" w:rsidTr="00342878">
        <w:trPr>
          <w:trHeight w:val="410"/>
        </w:trPr>
        <w:tc>
          <w:tcPr>
            <w:tcW w:w="2376" w:type="dxa"/>
            <w:noWrap/>
          </w:tcPr>
          <w:p w14:paraId="46540472" w14:textId="523CDE95" w:rsidR="009F4685" w:rsidRPr="001A3FAE" w:rsidRDefault="009F4685" w:rsidP="00342878"/>
        </w:tc>
        <w:tc>
          <w:tcPr>
            <w:tcW w:w="7938" w:type="dxa"/>
            <w:noWrap/>
          </w:tcPr>
          <w:p w14:paraId="203B61E8" w14:textId="77777777" w:rsidR="009F4685" w:rsidRPr="001A3FAE" w:rsidRDefault="009F4685" w:rsidP="00342878"/>
        </w:tc>
      </w:tr>
      <w:tr w:rsidR="009F4685" w:rsidRPr="001A3FAE" w14:paraId="7F10591E" w14:textId="77777777" w:rsidTr="00342878">
        <w:trPr>
          <w:trHeight w:val="410"/>
        </w:trPr>
        <w:tc>
          <w:tcPr>
            <w:tcW w:w="2376" w:type="dxa"/>
            <w:noWrap/>
          </w:tcPr>
          <w:p w14:paraId="0E4805E1" w14:textId="0433E9ED" w:rsidR="009F4685" w:rsidRPr="001A3FAE" w:rsidRDefault="009F4685" w:rsidP="00342878"/>
        </w:tc>
        <w:tc>
          <w:tcPr>
            <w:tcW w:w="7938" w:type="dxa"/>
            <w:noWrap/>
          </w:tcPr>
          <w:p w14:paraId="7C165037" w14:textId="77777777" w:rsidR="009F4685" w:rsidRPr="001A3FAE" w:rsidRDefault="009F4685" w:rsidP="00342878"/>
        </w:tc>
      </w:tr>
      <w:tr w:rsidR="00121140" w:rsidRPr="001A3FAE" w14:paraId="1E3EB7FB" w14:textId="77777777" w:rsidTr="00342878">
        <w:trPr>
          <w:trHeight w:val="410"/>
        </w:trPr>
        <w:tc>
          <w:tcPr>
            <w:tcW w:w="2376" w:type="dxa"/>
            <w:noWrap/>
          </w:tcPr>
          <w:p w14:paraId="782A542C" w14:textId="77777777" w:rsidR="00121140" w:rsidRPr="001A3FAE" w:rsidRDefault="00121140" w:rsidP="00342878"/>
        </w:tc>
        <w:tc>
          <w:tcPr>
            <w:tcW w:w="7938" w:type="dxa"/>
            <w:noWrap/>
          </w:tcPr>
          <w:p w14:paraId="0AEC1718" w14:textId="77777777" w:rsidR="00121140" w:rsidRPr="001A3FAE" w:rsidRDefault="00121140" w:rsidP="00342878"/>
        </w:tc>
      </w:tr>
    </w:tbl>
    <w:p w14:paraId="3137DFF1" w14:textId="77777777" w:rsidR="009F4685" w:rsidRPr="001A3FAE" w:rsidRDefault="009F4685" w:rsidP="009F4685"/>
    <w:p w14:paraId="4796E6C2" w14:textId="77777777" w:rsidR="009F4685" w:rsidRDefault="009F4685" w:rsidP="009F4685">
      <w:pPr>
        <w:pStyle w:val="Heading3"/>
      </w:pPr>
      <w:r>
        <w:t>Function Modeling</w:t>
      </w:r>
    </w:p>
    <w:p w14:paraId="031F81E3" w14:textId="77777777" w:rsidR="009F4685" w:rsidRDefault="009F4685" w:rsidP="009F4685">
      <w:pPr>
        <w:pStyle w:val="Heading4"/>
        <w:numPr>
          <w:ilvl w:val="3"/>
          <w:numId w:val="5"/>
        </w:numPr>
        <w:tabs>
          <w:tab w:val="clear" w:pos="1134"/>
        </w:tabs>
      </w:pPr>
      <w:r>
        <w:t>Use Cases</w:t>
      </w:r>
    </w:p>
    <w:p w14:paraId="6AC69A09" w14:textId="77777777" w:rsidR="009F4685" w:rsidRDefault="009F4685" w:rsidP="009F4685"/>
    <w:p w14:paraId="60102A6E" w14:textId="77777777" w:rsidR="009F4685" w:rsidRPr="00924CE0" w:rsidRDefault="009F4685" w:rsidP="009F4685">
      <w:pPr>
        <w:pStyle w:val="REUseCase"/>
        <w:numPr>
          <w:ilvl w:val="0"/>
          <w:numId w:val="43"/>
        </w:numPr>
        <w:ind w:left="0" w:firstLine="0"/>
        <w:rPr>
          <w:ins w:id="3714" w:author="Rodriguez-flores, Raul (R.)" w:date="2020-07-15T14:44:00Z"/>
          <w:color w:val="000000" w:themeColor="text1"/>
        </w:rPr>
      </w:pPr>
      <w:ins w:id="3715" w:author="Rodriguez-flores, Raul (R.)" w:date="2020-07-15T14:41:00Z">
        <w:r w:rsidRPr="002A548C">
          <w:rPr>
            <w:color w:val="000000" w:themeColor="text1"/>
            <w:rPrChange w:id="3716" w:author="Rodriguez-flores, Raul (R.)" w:date="2020-07-15T14:55:00Z">
              <w:rPr>
                <w:color w:val="7030A0"/>
              </w:rPr>
            </w:rPrChange>
          </w:rPr>
          <w:t>###U</w:t>
        </w:r>
      </w:ins>
      <w:ins w:id="3717" w:author="Rodriguez-flores, Raul (R.)" w:date="2020-07-15T14:39:00Z">
        <w:r w:rsidRPr="002A548C">
          <w:rPr>
            <w:color w:val="000000" w:themeColor="text1"/>
            <w:rPrChange w:id="3718" w:author="Rodriguez-flores, Raul (R.)" w:date="2020-07-15T14:55:00Z">
              <w:rPr>
                <w:color w:val="7030A0"/>
              </w:rPr>
            </w:rPrChange>
          </w:rPr>
          <w:t>C_</w:t>
        </w:r>
      </w:ins>
      <w:r>
        <w:rPr>
          <w:color w:val="000000" w:themeColor="text1"/>
        </w:rPr>
        <w:t>fn</w:t>
      </w:r>
      <w:ins w:id="3719" w:author="Rodriguez-flores, Raul (R.)" w:date="2020-07-15T14:39:00Z">
        <w:r w:rsidRPr="002A548C">
          <w:rPr>
            <w:color w:val="000000" w:themeColor="text1"/>
            <w:rPrChange w:id="3720" w:author="Rodriguez-flores, Raul (R.)" w:date="2020-07-15T14:55:00Z">
              <w:rPr>
                <w:color w:val="7030A0"/>
              </w:rPr>
            </w:rPrChange>
          </w:rPr>
          <w:t>_</w:t>
        </w:r>
      </w:ins>
      <w:ins w:id="3721" w:author="Rodriguez-flores, Raul (R.)" w:date="2020-07-15T14:40:00Z">
        <w:r w:rsidRPr="002A548C">
          <w:rPr>
            <w:color w:val="000000" w:themeColor="text1"/>
            <w:rPrChange w:id="3722" w:author="Rodriguez-flores, Raul (R.)" w:date="2020-07-15T14:55:00Z">
              <w:rPr>
                <w:color w:val="7030A0"/>
              </w:rPr>
            </w:rPrChange>
          </w:rPr>
          <w:t>T</w:t>
        </w:r>
      </w:ins>
      <w:ins w:id="3723" w:author="Rodriguez-flores, Raul (R.)" w:date="2020-07-15T09:30:00Z">
        <w:r w:rsidRPr="002A548C">
          <w:rPr>
            <w:color w:val="000000" w:themeColor="text1"/>
            <w:rPrChange w:id="3724" w:author="Rodriguez-flores, Raul (R.)" w:date="2020-07-15T14:55:00Z">
              <w:rPr>
                <w:color w:val="7030A0"/>
              </w:rPr>
            </w:rPrChange>
          </w:rPr>
          <w:t xml:space="preserve">railer </w:t>
        </w:r>
      </w:ins>
      <w:r>
        <w:rPr>
          <w:color w:val="000000" w:themeColor="text1"/>
        </w:rPr>
        <w:t>Maintenance</w:t>
      </w:r>
      <w:ins w:id="3725" w:author="Rodriguez-flores, Raul (R.)" w:date="2020-07-15T14:40:00Z">
        <w:r w:rsidRPr="002A548C">
          <w:rPr>
            <w:color w:val="000000" w:themeColor="text1"/>
            <w:rPrChange w:id="3726" w:author="Rodriguez-flores, Raul (R.)" w:date="2020-07-15T14:55:00Z">
              <w:rPr>
                <w:color w:val="7030A0"/>
              </w:rPr>
            </w:rPrChange>
          </w:rPr>
          <w:t>_</w:t>
        </w:r>
        <w:r w:rsidRPr="00C87E33">
          <w:rPr>
            <w:rPrChange w:id="3727" w:author="Rodriguez-flores, Raul (R.)" w:date="2020-07-15T14:55:00Z">
              <w:rPr>
                <w:color w:val="7030A0"/>
              </w:rPr>
            </w:rPrChange>
          </w:rPr>
          <w:t>0000</w:t>
        </w:r>
      </w:ins>
      <w:r w:rsidRPr="00C87E33">
        <w:t>1</w:t>
      </w:r>
      <w:ins w:id="3728" w:author="Rodriguez-flores, Raul (R.)" w:date="2020-07-15T14:41:00Z">
        <w:r w:rsidRPr="002A548C">
          <w:rPr>
            <w:color w:val="000000" w:themeColor="text1"/>
            <w:rPrChange w:id="3729" w:author="Rodriguez-flores, Raul (R.)" w:date="2020-07-15T14:55:00Z">
              <w:rPr>
                <w:color w:val="7030A0"/>
              </w:rPr>
            </w:rPrChange>
          </w:rPr>
          <w:t xml:space="preserve">### </w:t>
        </w:r>
        <w:r w:rsidRPr="002A548C">
          <w:rPr>
            <w:color w:val="000000" w:themeColor="text1"/>
            <w:rPrChange w:id="3730" w:author="Rodriguez-flores, Raul (R.)" w:date="2020-07-15T14:55:00Z">
              <w:rPr>
                <w:rFonts w:ascii="Arial Nova Cond" w:hAnsi="Arial Nova Cond"/>
                <w:color w:val="1F497D"/>
              </w:rPr>
            </w:rPrChange>
          </w:rPr>
          <w:t>User</w:t>
        </w:r>
      </w:ins>
      <w:ins w:id="3731" w:author="Rodriguez-flores, Raul (R.)" w:date="2020-07-15T09:30:00Z">
        <w:r w:rsidRPr="00123D1A">
          <w:rPr>
            <w:color w:val="000000" w:themeColor="text1"/>
          </w:rPr>
          <w:t xml:space="preserve"> </w:t>
        </w:r>
      </w:ins>
      <w:r>
        <w:rPr>
          <w:color w:val="000000" w:themeColor="text1"/>
        </w:rPr>
        <w:t>enter the Trailer Maintenance (Active Trailer Profile or Towing Menu).</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9F4685" w:rsidRPr="00FB5797" w14:paraId="2C5D1836" w14:textId="77777777" w:rsidTr="00342878">
        <w:trPr>
          <w:trHeight w:val="255"/>
          <w:ins w:id="3732" w:author="Rodriguez-flores, Raul (R.)" w:date="2020-07-15T14:44:00Z"/>
        </w:trPr>
        <w:tc>
          <w:tcPr>
            <w:tcW w:w="2235" w:type="dxa"/>
            <w:shd w:val="clear" w:color="auto" w:fill="D9D9D9" w:themeFill="background1" w:themeFillShade="D9"/>
            <w:hideMark/>
          </w:tcPr>
          <w:p w14:paraId="6738A2BD" w14:textId="77777777" w:rsidR="009F4685" w:rsidRPr="00F92EE6" w:rsidRDefault="009F4685" w:rsidP="00342878">
            <w:pPr>
              <w:rPr>
                <w:ins w:id="3733" w:author="Rodriguez-flores, Raul (R.)" w:date="2020-07-15T14:44:00Z"/>
                <w:rFonts w:cs="Arial"/>
                <w:b/>
                <w:bCs/>
                <w:color w:val="000000" w:themeColor="text1"/>
                <w:szCs w:val="22"/>
              </w:rPr>
            </w:pPr>
            <w:ins w:id="3734" w:author="Rodriguez-flores, Raul (R.)" w:date="2020-07-15T14:44:00Z">
              <w:r w:rsidRPr="00F92EE6">
                <w:rPr>
                  <w:rFonts w:cs="Arial"/>
                  <w:b/>
                  <w:bCs/>
                  <w:color w:val="000000" w:themeColor="text1"/>
                  <w:szCs w:val="22"/>
                </w:rPr>
                <w:t>Purpose</w:t>
              </w:r>
            </w:ins>
          </w:p>
        </w:tc>
        <w:tc>
          <w:tcPr>
            <w:tcW w:w="669" w:type="dxa"/>
            <w:shd w:val="clear" w:color="auto" w:fill="auto"/>
            <w:hideMark/>
          </w:tcPr>
          <w:p w14:paraId="02C81244" w14:textId="77777777" w:rsidR="009F4685" w:rsidRPr="00F92EE6" w:rsidRDefault="009F4685" w:rsidP="00342878">
            <w:pPr>
              <w:rPr>
                <w:ins w:id="3735" w:author="Rodriguez-flores, Raul (R.)" w:date="2020-07-15T14:44:00Z"/>
                <w:rFonts w:cs="Arial"/>
                <w:color w:val="000000" w:themeColor="text1"/>
                <w:szCs w:val="22"/>
              </w:rPr>
            </w:pPr>
          </w:p>
        </w:tc>
        <w:tc>
          <w:tcPr>
            <w:tcW w:w="7552" w:type="dxa"/>
            <w:shd w:val="clear" w:color="auto" w:fill="auto"/>
          </w:tcPr>
          <w:p w14:paraId="507179DE" w14:textId="77777777" w:rsidR="009F4685" w:rsidRPr="00F92EE6" w:rsidRDefault="009F4685" w:rsidP="00342878">
            <w:pPr>
              <w:rPr>
                <w:ins w:id="3736" w:author="Rodriguez-flores, Raul (R.)" w:date="2020-07-15T14:44:00Z"/>
                <w:rFonts w:cs="Arial"/>
                <w:color w:val="000000" w:themeColor="text1"/>
                <w:szCs w:val="22"/>
              </w:rPr>
            </w:pPr>
            <w:ins w:id="3737" w:author="Rodriguez-flores, Raul (R.)" w:date="2020-07-15T14:44:00Z">
              <w:r w:rsidRPr="00CF1989">
                <w:rPr>
                  <w:rFonts w:cs="Arial"/>
                  <w:color w:val="000000" w:themeColor="text1"/>
                  <w:szCs w:val="22"/>
                </w:rPr>
                <w:t>User</w:t>
              </w:r>
            </w:ins>
            <w:r>
              <w:rPr>
                <w:rFonts w:cs="Arial"/>
                <w:color w:val="000000" w:themeColor="text1"/>
                <w:szCs w:val="22"/>
              </w:rPr>
              <w:t xml:space="preserve"> enter the Trailer Maintenance Menu</w:t>
            </w:r>
          </w:p>
        </w:tc>
      </w:tr>
      <w:tr w:rsidR="009F4685" w:rsidRPr="00FB5797" w14:paraId="4761B13F" w14:textId="77777777" w:rsidTr="00342878">
        <w:trPr>
          <w:trHeight w:val="255"/>
          <w:ins w:id="3738" w:author="Rodriguez-flores, Raul (R.)" w:date="2020-07-15T14:44:00Z"/>
        </w:trPr>
        <w:tc>
          <w:tcPr>
            <w:tcW w:w="2235" w:type="dxa"/>
            <w:shd w:val="clear" w:color="auto" w:fill="D9D9D9" w:themeFill="background1" w:themeFillShade="D9"/>
          </w:tcPr>
          <w:p w14:paraId="0A76A2F1" w14:textId="77777777" w:rsidR="009F4685" w:rsidRPr="00F92EE6" w:rsidRDefault="009F4685" w:rsidP="00342878">
            <w:pPr>
              <w:rPr>
                <w:ins w:id="3739" w:author="Rodriguez-flores, Raul (R.)" w:date="2020-07-15T14:44:00Z"/>
                <w:rFonts w:cs="Arial"/>
                <w:b/>
                <w:bCs/>
                <w:color w:val="000000" w:themeColor="text1"/>
                <w:szCs w:val="22"/>
              </w:rPr>
            </w:pPr>
            <w:ins w:id="3740" w:author="Rodriguez-flores, Raul (R.)" w:date="2020-07-15T14:44:00Z">
              <w:r w:rsidRPr="00F92EE6">
                <w:rPr>
                  <w:rFonts w:cs="Arial"/>
                  <w:b/>
                  <w:bCs/>
                  <w:color w:val="000000" w:themeColor="text1"/>
                  <w:szCs w:val="22"/>
                </w:rPr>
                <w:t>Actors</w:t>
              </w:r>
            </w:ins>
          </w:p>
        </w:tc>
        <w:tc>
          <w:tcPr>
            <w:tcW w:w="669" w:type="dxa"/>
            <w:shd w:val="clear" w:color="auto" w:fill="auto"/>
          </w:tcPr>
          <w:p w14:paraId="0455AA6E" w14:textId="77777777" w:rsidR="009F4685" w:rsidRPr="00F92EE6" w:rsidRDefault="009F4685" w:rsidP="00342878">
            <w:pPr>
              <w:rPr>
                <w:ins w:id="3741" w:author="Rodriguez-flores, Raul (R.)" w:date="2020-07-15T14:44:00Z"/>
                <w:rFonts w:cs="Arial"/>
                <w:color w:val="000000" w:themeColor="text1"/>
                <w:szCs w:val="22"/>
              </w:rPr>
            </w:pPr>
          </w:p>
        </w:tc>
        <w:tc>
          <w:tcPr>
            <w:tcW w:w="7552" w:type="dxa"/>
            <w:shd w:val="clear" w:color="auto" w:fill="auto"/>
          </w:tcPr>
          <w:p w14:paraId="6577FE3F" w14:textId="77777777" w:rsidR="009F4685" w:rsidRPr="00F92EE6" w:rsidRDefault="009F4685" w:rsidP="00342878">
            <w:pPr>
              <w:rPr>
                <w:ins w:id="3742" w:author="Rodriguez-flores, Raul (R.)" w:date="2020-07-15T14:44:00Z"/>
                <w:rFonts w:cs="Arial"/>
                <w:color w:val="000000" w:themeColor="text1"/>
                <w:szCs w:val="22"/>
              </w:rPr>
            </w:pPr>
            <w:ins w:id="3743" w:author="Rodriguez-flores, Raul (R.)" w:date="2020-07-15T14:44:00Z">
              <w:r w:rsidRPr="00F92EE6">
                <w:rPr>
                  <w:rFonts w:cs="Arial"/>
                  <w:color w:val="000000" w:themeColor="text1"/>
                  <w:szCs w:val="22"/>
                </w:rPr>
                <w:t>User</w:t>
              </w:r>
            </w:ins>
            <w:r>
              <w:rPr>
                <w:rFonts w:cs="Arial"/>
                <w:color w:val="000000" w:themeColor="text1"/>
                <w:szCs w:val="22"/>
              </w:rPr>
              <w:t xml:space="preserve"> / SYNC</w:t>
            </w:r>
          </w:p>
        </w:tc>
      </w:tr>
      <w:tr w:rsidR="009F4685" w:rsidRPr="00FB5797" w14:paraId="3EC63BC5" w14:textId="77777777" w:rsidTr="00342878">
        <w:trPr>
          <w:trHeight w:val="255"/>
          <w:ins w:id="3744" w:author="Rodriguez-flores, Raul (R.)" w:date="2020-07-15T14:44:00Z"/>
        </w:trPr>
        <w:tc>
          <w:tcPr>
            <w:tcW w:w="2235" w:type="dxa"/>
            <w:shd w:val="clear" w:color="auto" w:fill="D9D9D9" w:themeFill="background1" w:themeFillShade="D9"/>
            <w:hideMark/>
          </w:tcPr>
          <w:p w14:paraId="09D9891E" w14:textId="77777777" w:rsidR="009F4685" w:rsidRPr="00F92EE6" w:rsidRDefault="009F4685" w:rsidP="00342878">
            <w:pPr>
              <w:rPr>
                <w:ins w:id="3745" w:author="Rodriguez-flores, Raul (R.)" w:date="2020-07-15T14:44:00Z"/>
                <w:rFonts w:cs="Arial"/>
                <w:b/>
                <w:bCs/>
                <w:color w:val="000000" w:themeColor="text1"/>
                <w:szCs w:val="22"/>
              </w:rPr>
            </w:pPr>
            <w:ins w:id="3746" w:author="Rodriguez-flores, Raul (R.)" w:date="2020-07-15T14:44:00Z">
              <w:r w:rsidRPr="00F92EE6">
                <w:rPr>
                  <w:rFonts w:cs="Arial"/>
                  <w:b/>
                  <w:bCs/>
                  <w:color w:val="000000" w:themeColor="text1"/>
                  <w:szCs w:val="22"/>
                </w:rPr>
                <w:t>Precondition</w:t>
              </w:r>
            </w:ins>
          </w:p>
        </w:tc>
        <w:tc>
          <w:tcPr>
            <w:tcW w:w="669" w:type="dxa"/>
            <w:shd w:val="clear" w:color="auto" w:fill="auto"/>
            <w:hideMark/>
          </w:tcPr>
          <w:p w14:paraId="796E0575" w14:textId="77777777" w:rsidR="009F4685" w:rsidRPr="00F92EE6" w:rsidRDefault="009F4685" w:rsidP="00342878">
            <w:pPr>
              <w:rPr>
                <w:ins w:id="3747" w:author="Rodriguez-flores, Raul (R.)" w:date="2020-07-15T14:44:00Z"/>
                <w:rFonts w:cs="Arial"/>
                <w:color w:val="000000" w:themeColor="text1"/>
                <w:szCs w:val="22"/>
              </w:rPr>
            </w:pPr>
          </w:p>
        </w:tc>
        <w:tc>
          <w:tcPr>
            <w:tcW w:w="7552" w:type="dxa"/>
            <w:shd w:val="clear" w:color="auto" w:fill="auto"/>
          </w:tcPr>
          <w:p w14:paraId="0CD4573D" w14:textId="77777777" w:rsidR="009F4685" w:rsidRPr="00F92EE6" w:rsidRDefault="009F4685" w:rsidP="00342878">
            <w:pPr>
              <w:rPr>
                <w:ins w:id="3748" w:author="Rodriguez-flores, Raul (R.)" w:date="2020-07-15T14:44:00Z"/>
                <w:rFonts w:cs="Arial"/>
                <w:color w:val="000000" w:themeColor="text1"/>
                <w:szCs w:val="22"/>
              </w:rPr>
            </w:pPr>
            <w:r>
              <w:rPr>
                <w:rFonts w:cs="Arial"/>
                <w:color w:val="000000" w:themeColor="text1"/>
                <w:szCs w:val="22"/>
              </w:rPr>
              <w:t>Trailer</w:t>
            </w:r>
            <w:ins w:id="3749" w:author="Rodriguez-flores, Raul (R.)" w:date="2020-07-15T15:26:00Z">
              <w:r>
                <w:rPr>
                  <w:rFonts w:cs="Arial"/>
                  <w:color w:val="000000" w:themeColor="text1"/>
                  <w:szCs w:val="22"/>
                </w:rPr>
                <w:t xml:space="preserve"> </w:t>
              </w:r>
            </w:ins>
            <w:r>
              <w:rPr>
                <w:rFonts w:cs="Arial"/>
                <w:color w:val="000000" w:themeColor="text1"/>
                <w:szCs w:val="22"/>
              </w:rPr>
              <w:t xml:space="preserve">connected/attached </w:t>
            </w:r>
            <w:ins w:id="3750" w:author="Rodriguez-flores, Raul (R.)" w:date="2020-07-15T15:26:00Z">
              <w:r>
                <w:rPr>
                  <w:rFonts w:cs="Arial"/>
                  <w:color w:val="000000" w:themeColor="text1"/>
                  <w:szCs w:val="22"/>
                </w:rPr>
                <w:t>signal must be present on HS3 CAN bus.</w:t>
              </w:r>
            </w:ins>
          </w:p>
          <w:p w14:paraId="49236AD8" w14:textId="77777777" w:rsidR="009F4685" w:rsidRPr="00F92EE6" w:rsidRDefault="009F4685" w:rsidP="00342878">
            <w:pPr>
              <w:rPr>
                <w:ins w:id="3751" w:author="Rodriguez-flores, Raul (R.)" w:date="2020-07-15T14:44:00Z"/>
                <w:rFonts w:cs="Arial"/>
                <w:color w:val="000000" w:themeColor="text1"/>
                <w:szCs w:val="22"/>
              </w:rPr>
            </w:pPr>
            <w:ins w:id="3752" w:author="Rodriguez-flores, Raul (R.)" w:date="2020-07-15T14:44:00Z">
              <w:r w:rsidRPr="00F92EE6">
                <w:rPr>
                  <w:rFonts w:cs="Arial"/>
                  <w:color w:val="000000" w:themeColor="text1"/>
                  <w:szCs w:val="22"/>
                </w:rPr>
                <w:t>Vehicle battery is &gt;= 75% state of charge with engine off</w:t>
              </w:r>
            </w:ins>
          </w:p>
          <w:p w14:paraId="6EC6B656" w14:textId="77777777" w:rsidR="009F4685" w:rsidRPr="00F92EE6" w:rsidRDefault="009F4685" w:rsidP="00342878">
            <w:pPr>
              <w:rPr>
                <w:ins w:id="3753" w:author="Rodriguez-flores, Raul (R.)" w:date="2020-07-15T14:44:00Z"/>
                <w:rFonts w:cs="Arial"/>
                <w:color w:val="000000" w:themeColor="text1"/>
                <w:szCs w:val="22"/>
              </w:rPr>
            </w:pPr>
            <w:ins w:id="3754" w:author="Rodriguez-flores, Raul (R.)" w:date="2020-07-15T14:44:00Z">
              <w:r w:rsidRPr="00F92EE6">
                <w:rPr>
                  <w:rFonts w:cs="Arial"/>
                  <w:color w:val="000000" w:themeColor="text1"/>
                  <w:szCs w:val="22"/>
                </w:rPr>
                <w:t>Ignition is ON or ACC</w:t>
              </w:r>
            </w:ins>
          </w:p>
          <w:p w14:paraId="584DE139" w14:textId="77777777" w:rsidR="009F4685" w:rsidRPr="00F92EE6" w:rsidRDefault="009F4685" w:rsidP="00342878">
            <w:pPr>
              <w:rPr>
                <w:ins w:id="3755" w:author="Rodriguez-flores, Raul (R.)" w:date="2020-07-15T14:44:00Z"/>
                <w:rFonts w:cs="Arial"/>
                <w:color w:val="000000" w:themeColor="text1"/>
                <w:szCs w:val="22"/>
              </w:rPr>
            </w:pPr>
            <w:ins w:id="3756" w:author="Rodriguez-flores, Raul (R.)" w:date="2020-07-15T14:44:00Z">
              <w:r>
                <w:rPr>
                  <w:rFonts w:cs="Arial"/>
                  <w:color w:val="000000" w:themeColor="text1"/>
                  <w:szCs w:val="22"/>
                </w:rPr>
                <w:t>Vehicle is stationary</w:t>
              </w:r>
            </w:ins>
            <w:ins w:id="3757" w:author="Rodriguez-flores, Raul (R.)" w:date="2020-07-15T15:27:00Z">
              <w:r>
                <w:rPr>
                  <w:rFonts w:cs="Arial"/>
                  <w:color w:val="000000" w:themeColor="text1"/>
                  <w:szCs w:val="22"/>
                </w:rPr>
                <w:t xml:space="preserve"> or Gear Shift must be in Park Position</w:t>
              </w:r>
            </w:ins>
          </w:p>
        </w:tc>
      </w:tr>
      <w:tr w:rsidR="009F4685" w:rsidRPr="00FB5797" w14:paraId="3EFB794B" w14:textId="77777777" w:rsidTr="00342878">
        <w:trPr>
          <w:trHeight w:val="255"/>
          <w:ins w:id="3758" w:author="Rodriguez-flores, Raul (R.)" w:date="2020-07-15T14:44:00Z"/>
        </w:trPr>
        <w:tc>
          <w:tcPr>
            <w:tcW w:w="2235" w:type="dxa"/>
            <w:shd w:val="clear" w:color="auto" w:fill="D9D9D9" w:themeFill="background1" w:themeFillShade="D9"/>
            <w:hideMark/>
          </w:tcPr>
          <w:p w14:paraId="55EFDC44" w14:textId="77777777" w:rsidR="009F4685" w:rsidRPr="00F92EE6" w:rsidRDefault="009F4685" w:rsidP="00342878">
            <w:pPr>
              <w:rPr>
                <w:ins w:id="3759" w:author="Rodriguez-flores, Raul (R.)" w:date="2020-07-15T14:44:00Z"/>
                <w:rFonts w:cs="Arial"/>
                <w:b/>
                <w:bCs/>
                <w:color w:val="000000" w:themeColor="text1"/>
                <w:szCs w:val="22"/>
              </w:rPr>
            </w:pPr>
          </w:p>
        </w:tc>
        <w:tc>
          <w:tcPr>
            <w:tcW w:w="669" w:type="dxa"/>
            <w:shd w:val="clear" w:color="auto" w:fill="auto"/>
            <w:hideMark/>
          </w:tcPr>
          <w:p w14:paraId="6DE20586" w14:textId="77777777" w:rsidR="009F4685" w:rsidRPr="00F92EE6" w:rsidRDefault="009F4685" w:rsidP="00342878">
            <w:pPr>
              <w:rPr>
                <w:ins w:id="3760" w:author="Rodriguez-flores, Raul (R.)" w:date="2020-07-15T14:44:00Z"/>
                <w:rFonts w:cs="Arial"/>
                <w:color w:val="000000" w:themeColor="text1"/>
                <w:szCs w:val="22"/>
              </w:rPr>
            </w:pPr>
          </w:p>
        </w:tc>
        <w:tc>
          <w:tcPr>
            <w:tcW w:w="7552" w:type="dxa"/>
            <w:shd w:val="clear" w:color="auto" w:fill="auto"/>
          </w:tcPr>
          <w:p w14:paraId="12FAEA4E" w14:textId="77777777" w:rsidR="009F4685" w:rsidRPr="00F92EE6" w:rsidRDefault="009F4685" w:rsidP="00342878">
            <w:pPr>
              <w:rPr>
                <w:ins w:id="3761" w:author="Rodriguez-flores, Raul (R.)" w:date="2020-07-15T14:44:00Z"/>
                <w:rFonts w:cs="Arial"/>
                <w:color w:val="000000" w:themeColor="text1"/>
                <w:szCs w:val="22"/>
              </w:rPr>
            </w:pPr>
          </w:p>
        </w:tc>
      </w:tr>
      <w:tr w:rsidR="009C00AA" w:rsidRPr="00FB5797" w14:paraId="0EE3D974" w14:textId="77777777" w:rsidTr="00342878">
        <w:trPr>
          <w:trHeight w:val="255"/>
          <w:ins w:id="3762" w:author="Rodriguez-flores, Raul (R.)" w:date="2020-07-15T14:44:00Z"/>
        </w:trPr>
        <w:tc>
          <w:tcPr>
            <w:tcW w:w="2235" w:type="dxa"/>
            <w:shd w:val="clear" w:color="auto" w:fill="D9D9D9" w:themeFill="background1" w:themeFillShade="D9"/>
            <w:hideMark/>
          </w:tcPr>
          <w:p w14:paraId="50690C9C" w14:textId="77777777" w:rsidR="009C00AA" w:rsidRPr="00F92EE6" w:rsidRDefault="009C00AA" w:rsidP="009C00AA">
            <w:pPr>
              <w:rPr>
                <w:ins w:id="3763" w:author="Rodriguez-flores, Raul (R.)" w:date="2020-07-15T14:44:00Z"/>
                <w:rFonts w:cs="Arial"/>
                <w:b/>
                <w:bCs/>
                <w:color w:val="000000" w:themeColor="text1"/>
                <w:szCs w:val="22"/>
              </w:rPr>
            </w:pPr>
            <w:ins w:id="3764" w:author="Rodriguez-flores, Raul (R.)" w:date="2020-07-15T14:44:00Z">
              <w:r w:rsidRPr="00F92EE6">
                <w:rPr>
                  <w:rFonts w:cs="Arial"/>
                  <w:b/>
                  <w:bCs/>
                  <w:color w:val="000000" w:themeColor="text1"/>
                  <w:szCs w:val="22"/>
                </w:rPr>
                <w:t>Main Flow</w:t>
              </w:r>
            </w:ins>
          </w:p>
        </w:tc>
        <w:tc>
          <w:tcPr>
            <w:tcW w:w="669" w:type="dxa"/>
            <w:shd w:val="clear" w:color="auto" w:fill="auto"/>
            <w:hideMark/>
          </w:tcPr>
          <w:p w14:paraId="691598C2" w14:textId="21CD6889" w:rsidR="009C00AA" w:rsidRPr="00F92EE6" w:rsidRDefault="009C00AA" w:rsidP="009C00AA">
            <w:pPr>
              <w:rPr>
                <w:ins w:id="3765" w:author="Rodriguez-flores, Raul (R.)" w:date="2020-07-15T14:44:00Z"/>
                <w:rFonts w:cs="Arial"/>
                <w:color w:val="000000" w:themeColor="text1"/>
                <w:szCs w:val="22"/>
              </w:rPr>
            </w:pPr>
            <w:ins w:id="3766" w:author="Rodriguez-flores, Raul (R.)" w:date="2020-07-15T14:44:00Z">
              <w:r w:rsidRPr="00F92EE6">
                <w:rPr>
                  <w:rFonts w:cs="Arial"/>
                  <w:color w:val="000000" w:themeColor="text1"/>
                  <w:szCs w:val="22"/>
                </w:rPr>
                <w:t>M1</w:t>
              </w:r>
            </w:ins>
          </w:p>
        </w:tc>
        <w:tc>
          <w:tcPr>
            <w:tcW w:w="7552" w:type="dxa"/>
            <w:shd w:val="clear" w:color="auto" w:fill="auto"/>
          </w:tcPr>
          <w:p w14:paraId="7C922D61" w14:textId="2E77A85C" w:rsidR="009C00AA" w:rsidRPr="00F92EE6" w:rsidRDefault="009C00AA" w:rsidP="009C00AA">
            <w:pPr>
              <w:rPr>
                <w:ins w:id="3767" w:author="Rodriguez-flores, Raul (R.)" w:date="2020-07-15T14:44:00Z"/>
                <w:rFonts w:cs="Arial"/>
                <w:color w:val="000000" w:themeColor="text1"/>
                <w:szCs w:val="22"/>
              </w:rPr>
            </w:pPr>
            <w:r>
              <w:t>U</w:t>
            </w:r>
            <w:ins w:id="3768" w:author="Rodriguez-flores, Raul (R.)" w:date="2020-07-15T15:07:00Z">
              <w:r>
                <w:t xml:space="preserve">ser </w:t>
              </w:r>
            </w:ins>
            <w:r>
              <w:t>shall select “Select Active Trailer” option under Towing Main Menu.</w:t>
            </w:r>
          </w:p>
        </w:tc>
      </w:tr>
      <w:tr w:rsidR="009C00AA" w:rsidRPr="00FB5797" w14:paraId="02C130EF" w14:textId="77777777" w:rsidTr="00342878">
        <w:trPr>
          <w:trHeight w:val="255"/>
        </w:trPr>
        <w:tc>
          <w:tcPr>
            <w:tcW w:w="2235" w:type="dxa"/>
            <w:shd w:val="clear" w:color="auto" w:fill="D9D9D9" w:themeFill="background1" w:themeFillShade="D9"/>
          </w:tcPr>
          <w:p w14:paraId="5619EA51" w14:textId="77777777" w:rsidR="009C00AA" w:rsidRPr="00F92EE6" w:rsidRDefault="009C00AA" w:rsidP="009C00AA">
            <w:pPr>
              <w:rPr>
                <w:rFonts w:cs="Arial"/>
                <w:b/>
                <w:bCs/>
                <w:color w:val="000000" w:themeColor="text1"/>
                <w:szCs w:val="22"/>
              </w:rPr>
            </w:pPr>
          </w:p>
        </w:tc>
        <w:tc>
          <w:tcPr>
            <w:tcW w:w="669" w:type="dxa"/>
            <w:shd w:val="clear" w:color="auto" w:fill="auto"/>
          </w:tcPr>
          <w:p w14:paraId="3B3F0197" w14:textId="11392ECD" w:rsidR="009C00AA" w:rsidRPr="00F92EE6" w:rsidRDefault="009C00AA" w:rsidP="009C00AA">
            <w:pPr>
              <w:rPr>
                <w:rFonts w:cs="Arial"/>
                <w:color w:val="000000" w:themeColor="text1"/>
                <w:szCs w:val="22"/>
              </w:rPr>
            </w:pPr>
            <w:ins w:id="3769" w:author="Rodriguez-flores, Raul (R.)" w:date="2020-07-15T14:44:00Z">
              <w:r w:rsidRPr="00F92EE6">
                <w:rPr>
                  <w:rFonts w:cs="Arial"/>
                  <w:color w:val="000000" w:themeColor="text1"/>
                  <w:szCs w:val="22"/>
                </w:rPr>
                <w:t>M2</w:t>
              </w:r>
            </w:ins>
          </w:p>
        </w:tc>
        <w:tc>
          <w:tcPr>
            <w:tcW w:w="7552" w:type="dxa"/>
            <w:shd w:val="clear" w:color="auto" w:fill="auto"/>
          </w:tcPr>
          <w:p w14:paraId="66ADAC63" w14:textId="77777777" w:rsidR="000E4CAC" w:rsidRDefault="009C00AA" w:rsidP="000E4CAC">
            <w:pPr>
              <w:pStyle w:val="ListParagraph"/>
              <w:numPr>
                <w:ilvl w:val="0"/>
                <w:numId w:val="106"/>
              </w:numPr>
            </w:pPr>
            <w:r>
              <w:t>User select “Trailer Trip”</w:t>
            </w:r>
            <w:r w:rsidR="000E4CAC">
              <w:t>.</w:t>
            </w:r>
          </w:p>
          <w:p w14:paraId="0F7125BB" w14:textId="51501566" w:rsidR="009C00AA" w:rsidRDefault="000E4CAC" w:rsidP="000E4CAC">
            <w:pPr>
              <w:pStyle w:val="ListParagraph"/>
              <w:numPr>
                <w:ilvl w:val="0"/>
                <w:numId w:val="106"/>
              </w:numPr>
            </w:pPr>
            <w:r>
              <w:t>Depending if it is a BEV or Non BEV Vehicle the Options may vary.</w:t>
            </w:r>
          </w:p>
        </w:tc>
      </w:tr>
      <w:tr w:rsidR="009C00AA" w:rsidRPr="00FB5797" w14:paraId="35D3D6D2" w14:textId="77777777" w:rsidTr="00342878">
        <w:trPr>
          <w:trHeight w:val="255"/>
          <w:ins w:id="3770" w:author="Rodriguez-flores, Raul (R.)" w:date="2020-07-15T14:44:00Z"/>
        </w:trPr>
        <w:tc>
          <w:tcPr>
            <w:tcW w:w="2235" w:type="dxa"/>
            <w:shd w:val="clear" w:color="auto" w:fill="D9D9D9" w:themeFill="background1" w:themeFillShade="D9"/>
          </w:tcPr>
          <w:p w14:paraId="487EE491" w14:textId="77777777" w:rsidR="009C00AA" w:rsidRPr="00F92EE6" w:rsidRDefault="009C00AA" w:rsidP="009C00AA">
            <w:pPr>
              <w:rPr>
                <w:ins w:id="3771" w:author="Rodriguez-flores, Raul (R.)" w:date="2020-07-15T14:44:00Z"/>
                <w:rFonts w:cs="Arial"/>
                <w:b/>
                <w:bCs/>
                <w:color w:val="000000" w:themeColor="text1"/>
                <w:szCs w:val="22"/>
              </w:rPr>
            </w:pPr>
          </w:p>
        </w:tc>
        <w:tc>
          <w:tcPr>
            <w:tcW w:w="669" w:type="dxa"/>
            <w:shd w:val="clear" w:color="auto" w:fill="auto"/>
          </w:tcPr>
          <w:p w14:paraId="47135ACE" w14:textId="4485B97F" w:rsidR="009C00AA" w:rsidRPr="00F92EE6" w:rsidRDefault="009C00AA" w:rsidP="009C00AA">
            <w:pPr>
              <w:rPr>
                <w:ins w:id="3772" w:author="Rodriguez-flores, Raul (R.)" w:date="2020-07-15T14:44:00Z"/>
                <w:rFonts w:cs="Arial"/>
                <w:color w:val="000000" w:themeColor="text1"/>
                <w:szCs w:val="22"/>
              </w:rPr>
            </w:pPr>
            <w:ins w:id="3773" w:author="Rodriguez-flores, Raul (R.)" w:date="2020-07-15T14:44:00Z">
              <w:r w:rsidRPr="00F92EE6">
                <w:rPr>
                  <w:rFonts w:cs="Arial"/>
                  <w:color w:val="000000" w:themeColor="text1"/>
                  <w:szCs w:val="22"/>
                </w:rPr>
                <w:t>M3</w:t>
              </w:r>
            </w:ins>
          </w:p>
        </w:tc>
        <w:tc>
          <w:tcPr>
            <w:tcW w:w="7552" w:type="dxa"/>
            <w:shd w:val="clear" w:color="auto" w:fill="auto"/>
          </w:tcPr>
          <w:p w14:paraId="6C09ED56" w14:textId="77777777" w:rsidR="009C00AA" w:rsidRDefault="000E4CAC" w:rsidP="009C00AA">
            <w:r>
              <w:t>Edit Trailer Distance option (BEV and Non BEV Vehicle)</w:t>
            </w:r>
          </w:p>
          <w:p w14:paraId="4C8F704B" w14:textId="797C38BB" w:rsidR="000E4CAC" w:rsidRPr="00F92EE6" w:rsidRDefault="000E4CAC" w:rsidP="009C00AA">
            <w:pPr>
              <w:rPr>
                <w:ins w:id="3774" w:author="Rodriguez-flores, Raul (R.)" w:date="2020-07-15T14:44:00Z"/>
                <w:rFonts w:cs="Arial"/>
                <w:color w:val="000000" w:themeColor="text1"/>
              </w:rPr>
            </w:pPr>
            <w:r>
              <w:t xml:space="preserve">Reset Trailer Fuel Economy option (Non BEV Vehicle) or </w:t>
            </w:r>
            <w:r>
              <w:rPr>
                <w:rFonts w:cs="Arial"/>
                <w:color w:val="000000" w:themeColor="text1"/>
              </w:rPr>
              <w:t>Reset Trailer Range per Full Charge (BEV Vehicle)</w:t>
            </w:r>
          </w:p>
        </w:tc>
      </w:tr>
      <w:tr w:rsidR="009F4685" w:rsidRPr="00FB5797" w14:paraId="35045D26" w14:textId="77777777" w:rsidTr="00342878">
        <w:trPr>
          <w:trHeight w:val="255"/>
        </w:trPr>
        <w:tc>
          <w:tcPr>
            <w:tcW w:w="2235" w:type="dxa"/>
            <w:shd w:val="clear" w:color="auto" w:fill="D9D9D9" w:themeFill="background1" w:themeFillShade="D9"/>
          </w:tcPr>
          <w:p w14:paraId="1AE50D82" w14:textId="77777777" w:rsidR="009F4685" w:rsidRPr="00F92EE6" w:rsidRDefault="009F4685" w:rsidP="00342878">
            <w:pPr>
              <w:rPr>
                <w:rFonts w:cs="Arial"/>
                <w:b/>
                <w:bCs/>
                <w:color w:val="000000" w:themeColor="text1"/>
                <w:szCs w:val="22"/>
              </w:rPr>
            </w:pPr>
          </w:p>
        </w:tc>
        <w:tc>
          <w:tcPr>
            <w:tcW w:w="669" w:type="dxa"/>
            <w:shd w:val="clear" w:color="auto" w:fill="auto"/>
          </w:tcPr>
          <w:p w14:paraId="6043F82F" w14:textId="427FAFD0" w:rsidR="009F4685" w:rsidRPr="00F92EE6" w:rsidRDefault="009F4685" w:rsidP="00342878">
            <w:pPr>
              <w:rPr>
                <w:rFonts w:cs="Arial"/>
                <w:color w:val="000000" w:themeColor="text1"/>
                <w:szCs w:val="22"/>
              </w:rPr>
            </w:pPr>
          </w:p>
        </w:tc>
        <w:tc>
          <w:tcPr>
            <w:tcW w:w="7552" w:type="dxa"/>
            <w:shd w:val="clear" w:color="auto" w:fill="auto"/>
          </w:tcPr>
          <w:p w14:paraId="2A95199D" w14:textId="1921D89D" w:rsidR="009F4685" w:rsidRDefault="009F4685" w:rsidP="00342878">
            <w:pPr>
              <w:rPr>
                <w:rFonts w:cs="Arial"/>
                <w:color w:val="000000" w:themeColor="text1"/>
              </w:rPr>
            </w:pPr>
          </w:p>
        </w:tc>
      </w:tr>
      <w:tr w:rsidR="009F4685" w:rsidRPr="00FB5797" w14:paraId="761DE51C" w14:textId="77777777" w:rsidTr="00342878">
        <w:trPr>
          <w:trHeight w:val="255"/>
          <w:ins w:id="3775" w:author="Rodriguez-flores, Raul (R.)" w:date="2020-07-15T14:44:00Z"/>
        </w:trPr>
        <w:tc>
          <w:tcPr>
            <w:tcW w:w="2235" w:type="dxa"/>
            <w:shd w:val="clear" w:color="auto" w:fill="D9D9D9" w:themeFill="background1" w:themeFillShade="D9"/>
          </w:tcPr>
          <w:p w14:paraId="675FD3FA" w14:textId="77777777" w:rsidR="009F4685" w:rsidRPr="00F92EE6" w:rsidRDefault="009F4685" w:rsidP="00342878">
            <w:pPr>
              <w:rPr>
                <w:ins w:id="3776" w:author="Rodriguez-flores, Raul (R.)" w:date="2020-07-15T14:44:00Z"/>
                <w:rFonts w:cs="Arial"/>
                <w:b/>
                <w:bCs/>
                <w:color w:val="000000" w:themeColor="text1"/>
                <w:szCs w:val="22"/>
              </w:rPr>
            </w:pPr>
            <w:ins w:id="3777" w:author="Rodriguez-flores, Raul (R.)" w:date="2020-07-15T14:44:00Z">
              <w:r w:rsidRPr="00F92EE6">
                <w:rPr>
                  <w:rFonts w:cs="Arial"/>
                  <w:b/>
                  <w:bCs/>
                  <w:color w:val="000000" w:themeColor="text1"/>
                  <w:szCs w:val="22"/>
                </w:rPr>
                <w:t>Alternative Flow 1</w:t>
              </w:r>
            </w:ins>
          </w:p>
        </w:tc>
        <w:tc>
          <w:tcPr>
            <w:tcW w:w="669" w:type="dxa"/>
            <w:shd w:val="clear" w:color="auto" w:fill="auto"/>
          </w:tcPr>
          <w:p w14:paraId="625407FE" w14:textId="77777777" w:rsidR="009F4685" w:rsidRPr="00F92EE6" w:rsidRDefault="009F4685" w:rsidP="00342878">
            <w:pPr>
              <w:rPr>
                <w:ins w:id="3778" w:author="Rodriguez-flores, Raul (R.)" w:date="2020-07-15T14:44:00Z"/>
                <w:rFonts w:cs="Arial"/>
                <w:color w:val="000000" w:themeColor="text1"/>
                <w:szCs w:val="22"/>
              </w:rPr>
            </w:pPr>
            <w:ins w:id="3779" w:author="Rodriguez-flores, Raul (R.)" w:date="2020-07-15T14:44:00Z">
              <w:r w:rsidRPr="00F92EE6">
                <w:rPr>
                  <w:rFonts w:cs="Arial"/>
                  <w:color w:val="000000" w:themeColor="text1"/>
                  <w:szCs w:val="22"/>
                </w:rPr>
                <w:t>A1</w:t>
              </w:r>
            </w:ins>
          </w:p>
        </w:tc>
        <w:tc>
          <w:tcPr>
            <w:tcW w:w="7552" w:type="dxa"/>
            <w:shd w:val="clear" w:color="auto" w:fill="auto"/>
          </w:tcPr>
          <w:p w14:paraId="4CC383DF" w14:textId="77777777" w:rsidR="009F4685" w:rsidRPr="00F92EE6" w:rsidRDefault="009F4685" w:rsidP="00342878">
            <w:pPr>
              <w:pStyle w:val="ListParagraph"/>
              <w:numPr>
                <w:ilvl w:val="0"/>
                <w:numId w:val="59"/>
              </w:numPr>
              <w:overflowPunct/>
              <w:autoSpaceDE/>
              <w:autoSpaceDN/>
              <w:adjustRightInd/>
              <w:contextualSpacing/>
              <w:textAlignment w:val="auto"/>
              <w:rPr>
                <w:ins w:id="3780" w:author="Rodriguez-flores, Raul (R.)" w:date="2020-07-15T14:44:00Z"/>
                <w:rFonts w:cs="Arial"/>
                <w:color w:val="000000" w:themeColor="text1"/>
                <w:szCs w:val="22"/>
              </w:rPr>
            </w:pPr>
            <w:ins w:id="3781" w:author="Rodriguez-flores, Raul (R.)" w:date="2020-07-15T14:44:00Z">
              <w:r>
                <w:rPr>
                  <w:rFonts w:cs="Arial"/>
                  <w:color w:val="000000" w:themeColor="text1"/>
                  <w:szCs w:val="22"/>
                </w:rPr>
                <w:t xml:space="preserve">User can </w:t>
              </w:r>
            </w:ins>
            <w:ins w:id="3782" w:author="Rodriguez-flores, Raul (R.)" w:date="2020-07-15T15:13:00Z">
              <w:r>
                <w:rPr>
                  <w:rFonts w:cs="Arial"/>
                  <w:color w:val="000000" w:themeColor="text1"/>
                  <w:szCs w:val="22"/>
                </w:rPr>
                <w:t xml:space="preserve">change the Vehicle </w:t>
              </w:r>
            </w:ins>
            <w:ins w:id="3783" w:author="Rodriguez-flores, Raul (R.)" w:date="2020-07-15T15:14:00Z">
              <w:r>
                <w:rPr>
                  <w:rFonts w:cs="Arial"/>
                  <w:color w:val="000000" w:themeColor="text1"/>
                  <w:szCs w:val="22"/>
                </w:rPr>
                <w:t>from the stationary position.</w:t>
              </w:r>
            </w:ins>
          </w:p>
          <w:p w14:paraId="03A6F1BC" w14:textId="77777777" w:rsidR="009F4685" w:rsidRDefault="009F4685" w:rsidP="00342878">
            <w:pPr>
              <w:pStyle w:val="ListParagraph"/>
              <w:numPr>
                <w:ilvl w:val="0"/>
                <w:numId w:val="59"/>
              </w:numPr>
              <w:overflowPunct/>
              <w:autoSpaceDE/>
              <w:autoSpaceDN/>
              <w:adjustRightInd/>
              <w:contextualSpacing/>
              <w:textAlignment w:val="auto"/>
              <w:rPr>
                <w:ins w:id="3784" w:author="Rodriguez-flores, Raul (R.)" w:date="2020-07-15T15:14:00Z"/>
                <w:rFonts w:cs="Arial"/>
                <w:color w:val="000000" w:themeColor="text1"/>
                <w:szCs w:val="22"/>
              </w:rPr>
            </w:pPr>
            <w:ins w:id="3785" w:author="Rodriguez-flores, Raul (R.)" w:date="2020-07-15T14:44:00Z">
              <w:r>
                <w:rPr>
                  <w:rFonts w:cs="Arial"/>
                  <w:color w:val="000000" w:themeColor="text1"/>
                  <w:szCs w:val="22"/>
                </w:rPr>
                <w:t>Feature shall</w:t>
              </w:r>
            </w:ins>
            <w:ins w:id="3786" w:author="Rodriguez-flores, Raul (R.)" w:date="2020-07-15T15:14:00Z">
              <w:r>
                <w:rPr>
                  <w:rFonts w:cs="Arial"/>
                  <w:color w:val="000000" w:themeColor="text1"/>
                  <w:szCs w:val="22"/>
                </w:rPr>
                <w:t xml:space="preserve"> hide the Trailer Maintenance Notification.</w:t>
              </w:r>
            </w:ins>
          </w:p>
          <w:p w14:paraId="3694661B" w14:textId="77777777" w:rsidR="009F4685" w:rsidRPr="00F92EE6" w:rsidRDefault="009F4685" w:rsidP="00342878">
            <w:pPr>
              <w:pStyle w:val="ListParagraph"/>
              <w:numPr>
                <w:ilvl w:val="0"/>
                <w:numId w:val="59"/>
              </w:numPr>
              <w:overflowPunct/>
              <w:autoSpaceDE/>
              <w:autoSpaceDN/>
              <w:adjustRightInd/>
              <w:contextualSpacing/>
              <w:textAlignment w:val="auto"/>
              <w:rPr>
                <w:ins w:id="3787" w:author="Rodriguez-flores, Raul (R.)" w:date="2020-07-15T14:44:00Z"/>
                <w:rFonts w:cs="Arial"/>
                <w:color w:val="000000" w:themeColor="text1"/>
                <w:szCs w:val="22"/>
              </w:rPr>
            </w:pPr>
            <w:ins w:id="3788" w:author="Rodriguez-flores, Raul (R.)" w:date="2020-07-15T15:14:00Z">
              <w:r>
                <w:rPr>
                  <w:rFonts w:cs="Arial"/>
                  <w:color w:val="000000" w:themeColor="text1"/>
                  <w:szCs w:val="22"/>
                </w:rPr>
                <w:t>Notification</w:t>
              </w:r>
            </w:ins>
            <w:ins w:id="3789" w:author="Rodriguez-flores, Raul (R.)" w:date="2020-07-15T15:27:00Z">
              <w:r>
                <w:rPr>
                  <w:rFonts w:cs="Arial"/>
                  <w:color w:val="000000" w:themeColor="text1"/>
                  <w:szCs w:val="22"/>
                </w:rPr>
                <w:t>/Pop up</w:t>
              </w:r>
            </w:ins>
            <w:ins w:id="3790" w:author="Rodriguez-flores, Raul (R.)" w:date="2020-07-15T15:14:00Z">
              <w:r>
                <w:rPr>
                  <w:rFonts w:cs="Arial"/>
                  <w:color w:val="000000" w:themeColor="text1"/>
                  <w:szCs w:val="22"/>
                </w:rPr>
                <w:t xml:space="preserve"> </w:t>
              </w:r>
            </w:ins>
            <w:ins w:id="3791" w:author="Rodriguez-flores, Raul (R.)" w:date="2020-07-15T15:15:00Z">
              <w:r>
                <w:rPr>
                  <w:rFonts w:cs="Arial"/>
                  <w:color w:val="000000" w:themeColor="text1"/>
                  <w:szCs w:val="22"/>
                </w:rPr>
                <w:t xml:space="preserve">shall be </w:t>
              </w:r>
            </w:ins>
            <w:ins w:id="3792" w:author="Rodriguez-flores, Raul (R.)" w:date="2020-07-15T15:27:00Z">
              <w:r>
                <w:rPr>
                  <w:rFonts w:cs="Arial"/>
                  <w:color w:val="000000" w:themeColor="text1"/>
                  <w:szCs w:val="22"/>
                </w:rPr>
                <w:t>displayed</w:t>
              </w:r>
            </w:ins>
            <w:ins w:id="3793" w:author="Rodriguez-flores, Raul (R.)" w:date="2020-07-15T15:15:00Z">
              <w:r>
                <w:rPr>
                  <w:rFonts w:cs="Arial"/>
                  <w:color w:val="000000" w:themeColor="text1"/>
                  <w:szCs w:val="22"/>
                </w:rPr>
                <w:t xml:space="preserve"> when the preconditions are complied.</w:t>
              </w:r>
            </w:ins>
          </w:p>
        </w:tc>
      </w:tr>
      <w:tr w:rsidR="009F4685" w:rsidRPr="00FB5797" w14:paraId="6DAFAD81" w14:textId="77777777" w:rsidTr="00342878">
        <w:trPr>
          <w:trHeight w:val="255"/>
          <w:ins w:id="3794" w:author="Rodriguez-flores, Raul (R.)" w:date="2020-07-15T14:44:00Z"/>
        </w:trPr>
        <w:tc>
          <w:tcPr>
            <w:tcW w:w="2235" w:type="dxa"/>
            <w:shd w:val="clear" w:color="auto" w:fill="D9D9D9" w:themeFill="background1" w:themeFillShade="D9"/>
          </w:tcPr>
          <w:p w14:paraId="73EB5210" w14:textId="77777777" w:rsidR="009F4685" w:rsidRPr="00F92EE6" w:rsidRDefault="009F4685" w:rsidP="00342878">
            <w:pPr>
              <w:rPr>
                <w:ins w:id="3795" w:author="Rodriguez-flores, Raul (R.)" w:date="2020-07-15T14:44:00Z"/>
                <w:rFonts w:cs="Arial"/>
                <w:b/>
                <w:bCs/>
                <w:color w:val="000000" w:themeColor="text1"/>
                <w:szCs w:val="22"/>
              </w:rPr>
            </w:pPr>
          </w:p>
        </w:tc>
        <w:tc>
          <w:tcPr>
            <w:tcW w:w="669" w:type="dxa"/>
            <w:shd w:val="clear" w:color="auto" w:fill="auto"/>
          </w:tcPr>
          <w:p w14:paraId="25B8296C" w14:textId="77777777" w:rsidR="009F4685" w:rsidRPr="00F92EE6" w:rsidRDefault="009F4685" w:rsidP="00342878">
            <w:pPr>
              <w:rPr>
                <w:ins w:id="3796" w:author="Rodriguez-flores, Raul (R.)" w:date="2020-07-15T14:44:00Z"/>
                <w:rFonts w:cs="Arial"/>
                <w:color w:val="000000" w:themeColor="text1"/>
                <w:szCs w:val="22"/>
              </w:rPr>
            </w:pPr>
          </w:p>
        </w:tc>
        <w:tc>
          <w:tcPr>
            <w:tcW w:w="7552" w:type="dxa"/>
            <w:shd w:val="clear" w:color="auto" w:fill="auto"/>
          </w:tcPr>
          <w:p w14:paraId="2519E695" w14:textId="77777777" w:rsidR="009F4685" w:rsidRPr="0049737F" w:rsidRDefault="009F4685" w:rsidP="00342878">
            <w:pPr>
              <w:rPr>
                <w:ins w:id="3797" w:author="Rodriguez-flores, Raul (R.)" w:date="2020-07-15T14:44:00Z"/>
                <w:rFonts w:cs="Arial"/>
                <w:color w:val="000000" w:themeColor="text1"/>
                <w:szCs w:val="22"/>
                <w:rPrChange w:id="3798" w:author="Rodriguez-flores, Raul (R.)" w:date="2020-07-15T15:31:00Z">
                  <w:rPr>
                    <w:ins w:id="3799" w:author="Rodriguez-flores, Raul (R.)" w:date="2020-07-15T14:44:00Z"/>
                  </w:rPr>
                </w:rPrChange>
              </w:rPr>
            </w:pPr>
          </w:p>
        </w:tc>
      </w:tr>
      <w:tr w:rsidR="009F4685" w:rsidRPr="00FB5797" w14:paraId="0B7197D8" w14:textId="77777777" w:rsidTr="00342878">
        <w:trPr>
          <w:trHeight w:val="255"/>
          <w:ins w:id="3800" w:author="Rodriguez-flores, Raul (R.)" w:date="2020-07-15T14:44:00Z"/>
        </w:trPr>
        <w:tc>
          <w:tcPr>
            <w:tcW w:w="2235" w:type="dxa"/>
            <w:shd w:val="clear" w:color="auto" w:fill="D9D9D9" w:themeFill="background1" w:themeFillShade="D9"/>
          </w:tcPr>
          <w:p w14:paraId="07A023BB" w14:textId="77777777" w:rsidR="009F4685" w:rsidRPr="00F92EE6" w:rsidRDefault="009F4685" w:rsidP="00342878">
            <w:pPr>
              <w:rPr>
                <w:ins w:id="3801" w:author="Rodriguez-flores, Raul (R.)" w:date="2020-07-15T14:44:00Z"/>
                <w:rFonts w:cs="Arial"/>
                <w:b/>
                <w:bCs/>
                <w:color w:val="000000" w:themeColor="text1"/>
                <w:szCs w:val="22"/>
              </w:rPr>
            </w:pPr>
            <w:ins w:id="3802" w:author="Rodriguez-flores, Raul (R.)" w:date="2020-07-15T14:44:00Z">
              <w:r w:rsidRPr="00F92EE6">
                <w:rPr>
                  <w:rFonts w:cs="Arial"/>
                  <w:b/>
                  <w:bCs/>
                  <w:color w:val="000000" w:themeColor="text1"/>
                  <w:szCs w:val="22"/>
                </w:rPr>
                <w:t>Post-condition</w:t>
              </w:r>
            </w:ins>
          </w:p>
        </w:tc>
        <w:tc>
          <w:tcPr>
            <w:tcW w:w="669" w:type="dxa"/>
            <w:shd w:val="clear" w:color="auto" w:fill="auto"/>
          </w:tcPr>
          <w:p w14:paraId="258765C5" w14:textId="77777777" w:rsidR="009F4685" w:rsidRPr="00F92EE6" w:rsidRDefault="009F4685" w:rsidP="00342878">
            <w:pPr>
              <w:rPr>
                <w:ins w:id="3803" w:author="Rodriguez-flores, Raul (R.)" w:date="2020-07-15T14:44:00Z"/>
                <w:rFonts w:cs="Arial"/>
                <w:color w:val="000000" w:themeColor="text1"/>
                <w:szCs w:val="22"/>
              </w:rPr>
            </w:pPr>
          </w:p>
        </w:tc>
        <w:tc>
          <w:tcPr>
            <w:tcW w:w="7552" w:type="dxa"/>
            <w:shd w:val="clear" w:color="auto" w:fill="auto"/>
          </w:tcPr>
          <w:p w14:paraId="5658102E" w14:textId="437B48F2" w:rsidR="009F4685" w:rsidRPr="00F92EE6" w:rsidRDefault="009F4685" w:rsidP="00342878">
            <w:pPr>
              <w:rPr>
                <w:ins w:id="3804" w:author="Rodriguez-flores, Raul (R.)" w:date="2020-07-15T14:44:00Z"/>
                <w:rFonts w:cs="Arial"/>
                <w:color w:val="000000" w:themeColor="text1"/>
                <w:szCs w:val="22"/>
              </w:rPr>
            </w:pPr>
            <w:r>
              <w:rPr>
                <w:rFonts w:cs="Arial"/>
                <w:color w:val="000000" w:themeColor="text1"/>
                <w:szCs w:val="22"/>
              </w:rPr>
              <w:t>Trail</w:t>
            </w:r>
            <w:r w:rsidR="000E4CAC">
              <w:rPr>
                <w:rFonts w:cs="Arial"/>
                <w:color w:val="000000" w:themeColor="text1"/>
                <w:szCs w:val="22"/>
              </w:rPr>
              <w:t>er Trip</w:t>
            </w:r>
            <w:r>
              <w:rPr>
                <w:rFonts w:cs="Arial"/>
                <w:color w:val="000000" w:themeColor="text1"/>
                <w:szCs w:val="22"/>
              </w:rPr>
              <w:t xml:space="preserve"> </w:t>
            </w:r>
            <w:ins w:id="3805" w:author="Rodriguez-flores, Raul (R.)" w:date="2020-07-15T15:16:00Z">
              <w:r>
                <w:rPr>
                  <w:rFonts w:cs="Arial"/>
                  <w:color w:val="000000" w:themeColor="text1"/>
                  <w:szCs w:val="22"/>
                </w:rPr>
                <w:t xml:space="preserve">HMI </w:t>
              </w:r>
            </w:ins>
            <w:r>
              <w:rPr>
                <w:rFonts w:cs="Arial"/>
                <w:color w:val="000000" w:themeColor="text1"/>
                <w:szCs w:val="22"/>
              </w:rPr>
              <w:t>will be fully operational.</w:t>
            </w:r>
          </w:p>
        </w:tc>
      </w:tr>
    </w:tbl>
    <w:p w14:paraId="1FDAF8DC" w14:textId="77777777" w:rsidR="009F4685" w:rsidRPr="0014231F" w:rsidRDefault="009F4685" w:rsidP="009F4685"/>
    <w:p w14:paraId="2E89DD06" w14:textId="77777777" w:rsidR="009F4685" w:rsidRDefault="009F4685" w:rsidP="009F4685">
      <w:pPr>
        <w:pStyle w:val="Heading4"/>
        <w:numPr>
          <w:ilvl w:val="3"/>
          <w:numId w:val="5"/>
        </w:numPr>
        <w:tabs>
          <w:tab w:val="clear" w:pos="1134"/>
        </w:tabs>
      </w:pPr>
      <w:r>
        <w:lastRenderedPageBreak/>
        <w:t>State Charts / Activity Diagrams / Sequence Diagrams / Decision Tables</w:t>
      </w:r>
    </w:p>
    <w:p w14:paraId="79F1057E" w14:textId="77777777" w:rsidR="009F4685" w:rsidRDefault="004F0BA5" w:rsidP="009F4685">
      <w:r>
        <w:rPr>
          <w:i/>
          <w:noProof/>
          <w:color w:val="808080"/>
        </w:rPr>
        <w:object w:dxaOrig="1440" w:dyaOrig="1440" w14:anchorId="77F237EC">
          <v:shape id="_x0000_s1066" type="#_x0000_t75" style="position:absolute;margin-left:6.4pt;margin-top:14.5pt;width:417.8pt;height:242.2pt;z-index:251701248;mso-position-horizontal-relative:text;mso-position-vertical-relative:text">
            <v:imagedata r:id="rId48" o:title=""/>
            <w10:wrap type="topAndBottom"/>
          </v:shape>
          <o:OLEObject Type="Embed" ProgID="Visio.Drawing.11" ShapeID="_x0000_s1066" DrawAspect="Content" ObjectID="_1706962417" r:id="rId49"/>
        </w:object>
      </w:r>
    </w:p>
    <w:p w14:paraId="2E6CBC91" w14:textId="77777777" w:rsidR="009F4685" w:rsidRPr="00DA0AC5" w:rsidRDefault="009F4685" w:rsidP="009F4685">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rPr>
          <w:noProof/>
        </w:rPr>
        <w:t xml:space="preserve">: State Machine of </w:t>
      </w:r>
      <w:r>
        <w:t>Function Trailer Maintenance User Access request</w:t>
      </w:r>
    </w:p>
    <w:p w14:paraId="1C8AE204" w14:textId="77777777" w:rsidR="009F4685" w:rsidRDefault="009F4685" w:rsidP="009F4685"/>
    <w:p w14:paraId="170D770B" w14:textId="77777777" w:rsidR="009F4685" w:rsidRDefault="009F4685" w:rsidP="009F4685"/>
    <w:p w14:paraId="7A9C8E53" w14:textId="77777777" w:rsidR="009F4685" w:rsidRDefault="004F0BA5" w:rsidP="009F4685">
      <w:r>
        <w:rPr>
          <w:noProof/>
        </w:rPr>
        <w:object w:dxaOrig="1440" w:dyaOrig="1440" w14:anchorId="22584FF3">
          <v:shape id="_x0000_s1068" type="#_x0000_t75" style="position:absolute;margin-left:-11.35pt;margin-top:9.8pt;width:550.05pt;height:275.05pt;z-index:251703296;mso-position-horizontal-relative:text;mso-position-vertical-relative:text">
            <v:imagedata r:id="rId42" o:title=""/>
            <w10:wrap type="topAndBottom"/>
          </v:shape>
          <o:OLEObject Type="Embed" ProgID="Visio.Drawing.11" ShapeID="_x0000_s1068" DrawAspect="Content" ObjectID="_1706962418" r:id="rId50"/>
        </w:object>
      </w:r>
    </w:p>
    <w:p w14:paraId="630D023B" w14:textId="77777777" w:rsidR="009F4685" w:rsidRPr="00C31FB7" w:rsidRDefault="009F4685" w:rsidP="009F4685"/>
    <w:p w14:paraId="051B89D9" w14:textId="77777777" w:rsidR="009F4685" w:rsidRDefault="009F4685" w:rsidP="009F4685">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rPr>
          <w:noProof/>
        </w:rPr>
        <w:t xml:space="preserve">: Activity Diagram of </w:t>
      </w:r>
      <w:r>
        <w:t>Function “</w:t>
      </w:r>
      <w:r w:rsidRPr="00567477">
        <w:t>My</w:t>
      </w:r>
      <w:r>
        <w:t>Logical</w:t>
      </w:r>
      <w:r w:rsidRPr="00567477">
        <w:t>Function1</w:t>
      </w:r>
      <w:r>
        <w:t>”</w:t>
      </w:r>
    </w:p>
    <w:p w14:paraId="0C83F957" w14:textId="77777777" w:rsidR="009F4685" w:rsidRDefault="009F4685" w:rsidP="009F4685">
      <w:pPr>
        <w:pStyle w:val="Caption"/>
      </w:pPr>
    </w:p>
    <w:p w14:paraId="3E01383A" w14:textId="77777777" w:rsidR="009F4685" w:rsidRDefault="009F4685" w:rsidP="009F4685"/>
    <w:p w14:paraId="4FD6D6B2" w14:textId="716D8F62" w:rsidR="009F4685" w:rsidRDefault="00AF5FEB" w:rsidP="009F4685">
      <w:r>
        <w:object w:dxaOrig="14070" w:dyaOrig="7710" w14:anchorId="6B6A8B44">
          <v:shape id="_x0000_i1036" type="#_x0000_t75" style="width:490.5pt;height:267.75pt" o:ole="">
            <v:imagedata r:id="rId44" o:title=""/>
          </v:shape>
          <o:OLEObject Type="Embed" ProgID="Visio.Drawing.15" ShapeID="_x0000_i1036" DrawAspect="Content" ObjectID="_1706962389" r:id="rId51"/>
        </w:object>
      </w:r>
    </w:p>
    <w:p w14:paraId="7FF74B65" w14:textId="01741479" w:rsidR="009F4685" w:rsidRPr="00DA0AC5" w:rsidRDefault="009F4685" w:rsidP="009F4685">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Pr>
          <w:noProof/>
        </w:rPr>
        <w:t xml:space="preserve">: Sequence Diagram of </w:t>
      </w:r>
      <w:r>
        <w:t>Function “</w:t>
      </w:r>
      <w:r w:rsidR="00AF5FEB">
        <w:t xml:space="preserve">Trailer Trip </w:t>
      </w:r>
      <w:r>
        <w:t>Logical</w:t>
      </w:r>
      <w:r w:rsidR="00AF5FEB">
        <w:t>Function</w:t>
      </w:r>
      <w:r>
        <w:t>”</w:t>
      </w:r>
    </w:p>
    <w:p w14:paraId="4D144EA3" w14:textId="77777777" w:rsidR="009F4685" w:rsidRDefault="009F4685" w:rsidP="009F4685"/>
    <w:tbl>
      <w:tblPr>
        <w:tblStyle w:val="TableGrid"/>
        <w:tblW w:w="0" w:type="auto"/>
        <w:tblInd w:w="108" w:type="dxa"/>
        <w:tblLook w:val="04A0" w:firstRow="1" w:lastRow="0" w:firstColumn="1" w:lastColumn="0" w:noHBand="0" w:noVBand="1"/>
      </w:tblPr>
      <w:tblGrid>
        <w:gridCol w:w="1943"/>
        <w:gridCol w:w="2051"/>
        <w:gridCol w:w="2051"/>
        <w:gridCol w:w="2051"/>
        <w:gridCol w:w="1969"/>
      </w:tblGrid>
      <w:tr w:rsidR="009F4685" w14:paraId="1B4B45BB" w14:textId="77777777" w:rsidTr="00342878">
        <w:tc>
          <w:tcPr>
            <w:tcW w:w="1943" w:type="dxa"/>
            <w:shd w:val="clear" w:color="auto" w:fill="D9D9D9" w:themeFill="background1" w:themeFillShade="D9"/>
          </w:tcPr>
          <w:p w14:paraId="1F19A141" w14:textId="77777777" w:rsidR="009F4685" w:rsidRPr="00C62038" w:rsidRDefault="009F4685" w:rsidP="00342878">
            <w:pPr>
              <w:rPr>
                <w:b/>
              </w:rPr>
            </w:pPr>
            <w:r w:rsidRPr="00C62038">
              <w:rPr>
                <w:b/>
              </w:rPr>
              <w:t>Input Signal 1</w:t>
            </w:r>
          </w:p>
        </w:tc>
        <w:tc>
          <w:tcPr>
            <w:tcW w:w="2051" w:type="dxa"/>
            <w:shd w:val="clear" w:color="auto" w:fill="D9D9D9" w:themeFill="background1" w:themeFillShade="D9"/>
          </w:tcPr>
          <w:p w14:paraId="354BEC84" w14:textId="77777777" w:rsidR="009F4685" w:rsidRPr="00C62038" w:rsidRDefault="009F4685" w:rsidP="00342878">
            <w:pPr>
              <w:rPr>
                <w:b/>
              </w:rPr>
            </w:pPr>
            <w:r w:rsidRPr="00C62038">
              <w:rPr>
                <w:b/>
              </w:rPr>
              <w:t>Input Signal 2</w:t>
            </w:r>
          </w:p>
        </w:tc>
        <w:tc>
          <w:tcPr>
            <w:tcW w:w="2051" w:type="dxa"/>
            <w:shd w:val="clear" w:color="auto" w:fill="D9D9D9" w:themeFill="background1" w:themeFillShade="D9"/>
          </w:tcPr>
          <w:p w14:paraId="3CBD5CBE" w14:textId="77777777" w:rsidR="009F4685" w:rsidRPr="00C62038" w:rsidRDefault="009F4685" w:rsidP="00342878">
            <w:pPr>
              <w:rPr>
                <w:b/>
              </w:rPr>
            </w:pPr>
            <w:r w:rsidRPr="00C62038">
              <w:rPr>
                <w:b/>
              </w:rPr>
              <w:t>Input Signal 3</w:t>
            </w:r>
          </w:p>
        </w:tc>
        <w:tc>
          <w:tcPr>
            <w:tcW w:w="2051" w:type="dxa"/>
            <w:tcBorders>
              <w:right w:val="double" w:sz="4" w:space="0" w:color="auto"/>
            </w:tcBorders>
            <w:shd w:val="clear" w:color="auto" w:fill="D9D9D9" w:themeFill="background1" w:themeFillShade="D9"/>
          </w:tcPr>
          <w:p w14:paraId="479BC83A" w14:textId="77777777" w:rsidR="009F4685" w:rsidRPr="00C62038" w:rsidRDefault="009F4685" w:rsidP="00342878">
            <w:pPr>
              <w:rPr>
                <w:b/>
              </w:rPr>
            </w:pPr>
            <w:r w:rsidRPr="00C62038">
              <w:rPr>
                <w:b/>
              </w:rPr>
              <w:t>Input Signal 4</w:t>
            </w:r>
          </w:p>
        </w:tc>
        <w:tc>
          <w:tcPr>
            <w:tcW w:w="1969" w:type="dxa"/>
            <w:tcBorders>
              <w:left w:val="double" w:sz="4" w:space="0" w:color="auto"/>
            </w:tcBorders>
            <w:shd w:val="clear" w:color="auto" w:fill="D9D9D9" w:themeFill="background1" w:themeFillShade="D9"/>
          </w:tcPr>
          <w:p w14:paraId="3E5D45CB" w14:textId="77777777" w:rsidR="009F4685" w:rsidRPr="00C62038" w:rsidRDefault="009F4685" w:rsidP="00342878">
            <w:pPr>
              <w:rPr>
                <w:b/>
              </w:rPr>
            </w:pPr>
            <w:r w:rsidRPr="00C62038">
              <w:rPr>
                <w:b/>
              </w:rPr>
              <w:t>Output Signal</w:t>
            </w:r>
          </w:p>
        </w:tc>
      </w:tr>
      <w:tr w:rsidR="009F4685" w14:paraId="517FE408" w14:textId="77777777" w:rsidTr="00342878">
        <w:tc>
          <w:tcPr>
            <w:tcW w:w="1943" w:type="dxa"/>
          </w:tcPr>
          <w:p w14:paraId="31BEC743" w14:textId="77777777" w:rsidR="009F4685" w:rsidRPr="00467068" w:rsidRDefault="009F4685" w:rsidP="00342878">
            <w:pPr>
              <w:rPr>
                <w:caps/>
              </w:rPr>
            </w:pPr>
            <w:r>
              <w:t xml:space="preserve">Value </w:t>
            </w:r>
            <w:r>
              <w:rPr>
                <w:caps/>
              </w:rPr>
              <w:t>I1</w:t>
            </w:r>
          </w:p>
        </w:tc>
        <w:tc>
          <w:tcPr>
            <w:tcW w:w="2051" w:type="dxa"/>
          </w:tcPr>
          <w:p w14:paraId="7EEF353F" w14:textId="77777777" w:rsidR="009F4685" w:rsidRDefault="009F4685" w:rsidP="00342878">
            <w:r>
              <w:t>Value I2</w:t>
            </w:r>
          </w:p>
        </w:tc>
        <w:tc>
          <w:tcPr>
            <w:tcW w:w="2051" w:type="dxa"/>
          </w:tcPr>
          <w:p w14:paraId="39DA9EE8" w14:textId="77777777" w:rsidR="009F4685" w:rsidRDefault="009F4685" w:rsidP="00342878"/>
        </w:tc>
        <w:tc>
          <w:tcPr>
            <w:tcW w:w="2051" w:type="dxa"/>
            <w:tcBorders>
              <w:right w:val="double" w:sz="4" w:space="0" w:color="auto"/>
            </w:tcBorders>
          </w:tcPr>
          <w:p w14:paraId="130F0F36" w14:textId="77777777" w:rsidR="009F4685" w:rsidRDefault="009F4685" w:rsidP="00342878"/>
        </w:tc>
        <w:tc>
          <w:tcPr>
            <w:tcW w:w="1969" w:type="dxa"/>
            <w:tcBorders>
              <w:left w:val="double" w:sz="4" w:space="0" w:color="auto"/>
            </w:tcBorders>
          </w:tcPr>
          <w:p w14:paraId="43C757CB" w14:textId="77777777" w:rsidR="009F4685" w:rsidRDefault="009F4685" w:rsidP="00342878">
            <w:r>
              <w:t>Value O1</w:t>
            </w:r>
          </w:p>
        </w:tc>
      </w:tr>
      <w:tr w:rsidR="009F4685" w14:paraId="5B725DFF" w14:textId="77777777" w:rsidTr="00342878">
        <w:tc>
          <w:tcPr>
            <w:tcW w:w="1943" w:type="dxa"/>
          </w:tcPr>
          <w:p w14:paraId="325BE637" w14:textId="77777777" w:rsidR="009F4685" w:rsidRDefault="009F4685" w:rsidP="00342878"/>
        </w:tc>
        <w:tc>
          <w:tcPr>
            <w:tcW w:w="2051" w:type="dxa"/>
          </w:tcPr>
          <w:p w14:paraId="0A9BA79F" w14:textId="77777777" w:rsidR="009F4685" w:rsidRDefault="009F4685" w:rsidP="00342878"/>
        </w:tc>
        <w:tc>
          <w:tcPr>
            <w:tcW w:w="2051" w:type="dxa"/>
          </w:tcPr>
          <w:p w14:paraId="107A37DC" w14:textId="77777777" w:rsidR="009F4685" w:rsidRDefault="009F4685" w:rsidP="00342878"/>
        </w:tc>
        <w:tc>
          <w:tcPr>
            <w:tcW w:w="2051" w:type="dxa"/>
            <w:tcBorders>
              <w:right w:val="double" w:sz="4" w:space="0" w:color="auto"/>
            </w:tcBorders>
          </w:tcPr>
          <w:p w14:paraId="3BBDB622" w14:textId="77777777" w:rsidR="009F4685" w:rsidRDefault="009F4685" w:rsidP="00342878"/>
        </w:tc>
        <w:tc>
          <w:tcPr>
            <w:tcW w:w="1969" w:type="dxa"/>
            <w:tcBorders>
              <w:left w:val="double" w:sz="4" w:space="0" w:color="auto"/>
            </w:tcBorders>
          </w:tcPr>
          <w:p w14:paraId="78010D91" w14:textId="77777777" w:rsidR="009F4685" w:rsidRDefault="009F4685" w:rsidP="00342878">
            <w:pPr>
              <w:keepNext/>
            </w:pPr>
          </w:p>
        </w:tc>
      </w:tr>
    </w:tbl>
    <w:p w14:paraId="4D8CF63F" w14:textId="3DDC0662" w:rsidR="009F4685" w:rsidRPr="003036CD" w:rsidRDefault="009F4685" w:rsidP="009F4685">
      <w:pPr>
        <w:pStyle w:val="Caption"/>
      </w:pPr>
      <w:r>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t xml:space="preserve">: </w:t>
      </w:r>
      <w:r w:rsidRPr="005C07E3">
        <w:t xml:space="preserve">Decision Table of </w:t>
      </w:r>
      <w:r>
        <w:t>Function “</w:t>
      </w:r>
      <w:r w:rsidR="00AF5FEB">
        <w:t xml:space="preserve">Trailer Trip </w:t>
      </w:r>
      <w:r>
        <w:t>Logical</w:t>
      </w:r>
      <w:r w:rsidR="00AF5FEB">
        <w:t xml:space="preserve"> Function</w:t>
      </w:r>
      <w:r>
        <w:t>”</w:t>
      </w:r>
    </w:p>
    <w:p w14:paraId="33CFBD55" w14:textId="77777777" w:rsidR="009F4685" w:rsidRPr="00020413" w:rsidRDefault="009F4685" w:rsidP="009F4685"/>
    <w:p w14:paraId="439F35AD" w14:textId="77777777" w:rsidR="009F4685" w:rsidRDefault="009F4685" w:rsidP="009F4685">
      <w:pPr>
        <w:pStyle w:val="Heading3"/>
      </w:pPr>
      <w:r>
        <w:t>Function Requirements</w:t>
      </w:r>
    </w:p>
    <w:p w14:paraId="4DDB18D8" w14:textId="77777777" w:rsidR="009F4685" w:rsidRPr="00087DEB" w:rsidRDefault="009F4685" w:rsidP="009F4685"/>
    <w:p w14:paraId="6954FEFE" w14:textId="3846A34E" w:rsidR="009F4685" w:rsidRPr="00FB5797" w:rsidRDefault="009F4685" w:rsidP="009F4685">
      <w:pPr>
        <w:pStyle w:val="RERequirement"/>
        <w:rPr>
          <w:color w:val="000000" w:themeColor="text1"/>
          <w:rPrChange w:id="3806" w:author="SM Fairus Hasan" w:date="2020-02-27T16:11:00Z">
            <w:rPr/>
          </w:rPrChange>
        </w:rPr>
      </w:pPr>
      <w:r w:rsidRPr="00FB5797">
        <w:rPr>
          <w:color w:val="000000" w:themeColor="text1"/>
          <w:rPrChange w:id="3807" w:author="SM Fairus Hasan" w:date="2020-02-27T16:11:00Z">
            <w:rPr/>
          </w:rPrChange>
        </w:rPr>
        <w:t>###R_FNC_</w:t>
      </w:r>
      <w:r>
        <w:rPr>
          <w:color w:val="000000" w:themeColor="text1"/>
        </w:rPr>
        <w:t xml:space="preserve">Trailer </w:t>
      </w:r>
      <w:r w:rsidR="00E25CA7">
        <w:rPr>
          <w:color w:val="000000" w:themeColor="text1"/>
        </w:rPr>
        <w:t>Trip</w:t>
      </w:r>
      <w:r w:rsidRPr="00FB5797">
        <w:rPr>
          <w:color w:val="000000" w:themeColor="text1"/>
          <w:rPrChange w:id="3808" w:author="SM Fairus Hasan" w:date="2020-02-27T16:11:00Z">
            <w:rPr/>
          </w:rPrChange>
        </w:rPr>
        <w:t>_00</w:t>
      </w:r>
      <w:ins w:id="3809" w:author="Gonzalez-sanchez, Mario (M.)" w:date="2020-03-24T08:45:00Z">
        <w:r>
          <w:rPr>
            <w:color w:val="000000" w:themeColor="text1"/>
          </w:rPr>
          <w:t>0</w:t>
        </w:r>
      </w:ins>
      <w:r w:rsidRPr="00FB5797">
        <w:rPr>
          <w:color w:val="000000" w:themeColor="text1"/>
          <w:rPrChange w:id="3810" w:author="SM Fairus Hasan" w:date="2020-02-27T16:11:00Z">
            <w:rPr/>
          </w:rPrChange>
        </w:rPr>
        <w:t>01</w:t>
      </w:r>
      <w:del w:id="3811" w:author="Hasan, SM Fairus (S.)" w:date="2020-02-17T15:09:00Z">
        <w:r w:rsidRPr="00FB5797" w:rsidDel="008419C3">
          <w:rPr>
            <w:color w:val="000000" w:themeColor="text1"/>
            <w:rPrChange w:id="3812" w:author="SM Fairus Hasan" w:date="2020-02-27T16:11:00Z">
              <w:rPr/>
            </w:rPrChange>
          </w:rPr>
          <w:delText>4</w:delText>
        </w:r>
      </w:del>
      <w:r w:rsidRPr="00FB5797">
        <w:rPr>
          <w:color w:val="000000" w:themeColor="text1"/>
          <w:rPrChange w:id="3813" w:author="SM Fairus Hasan" w:date="2020-02-27T16:11:00Z">
            <w:rPr/>
          </w:rPrChange>
        </w:rPr>
        <w:t>### User request</w:t>
      </w:r>
      <w:r>
        <w:rPr>
          <w:color w:val="000000" w:themeColor="text1"/>
        </w:rPr>
        <w:t xml:space="preserve"> access </w:t>
      </w:r>
      <w:r w:rsidR="00E25CA7">
        <w:rPr>
          <w:color w:val="000000" w:themeColor="text1"/>
        </w:rPr>
        <w:t>to Trailer Trip</w:t>
      </w:r>
    </w:p>
    <w:p w14:paraId="7CC73F05" w14:textId="06F85B85" w:rsidR="009F4685" w:rsidRDefault="009F4685" w:rsidP="009F4685">
      <w:pPr>
        <w:rPr>
          <w:rFonts w:cs="Arial"/>
          <w:color w:val="000000" w:themeColor="text1"/>
        </w:rPr>
      </w:pPr>
      <w:r>
        <w:rPr>
          <w:rFonts w:cs="Arial"/>
          <w:color w:val="000000" w:themeColor="text1"/>
        </w:rPr>
        <w:t xml:space="preserve">Upon user request access to the </w:t>
      </w:r>
      <w:r w:rsidR="00E25CA7">
        <w:rPr>
          <w:rFonts w:cs="Arial"/>
          <w:color w:val="000000" w:themeColor="text1"/>
        </w:rPr>
        <w:t>Trailer Trip</w:t>
      </w:r>
      <w:r>
        <w:rPr>
          <w:rFonts w:cs="Arial"/>
          <w:color w:val="000000" w:themeColor="text1"/>
        </w:rPr>
        <w:t xml:space="preserve"> in-vehicle</w:t>
      </w:r>
      <w:r w:rsidRPr="00FB5797">
        <w:rPr>
          <w:rFonts w:cs="Arial"/>
          <w:color w:val="000000" w:themeColor="text1"/>
          <w:rPrChange w:id="3814" w:author="SM Fairus Hasan" w:date="2020-02-27T16:11:00Z">
            <w:rPr>
              <w:rFonts w:cs="Arial"/>
            </w:rPr>
          </w:rPrChange>
        </w:rPr>
        <w:t xml:space="preserve">, the function shall </w:t>
      </w:r>
      <w:r>
        <w:rPr>
          <w:rFonts w:cs="Arial"/>
          <w:color w:val="000000" w:themeColor="text1"/>
        </w:rPr>
        <w:t>verify pre-conditions are met.</w:t>
      </w:r>
    </w:p>
    <w:p w14:paraId="02C9A07A" w14:textId="77777777" w:rsidR="009F4685" w:rsidRDefault="009F4685" w:rsidP="009F4685">
      <w:pPr>
        <w:rPr>
          <w:rFonts w:cs="Arial"/>
          <w:color w:val="000000" w:themeColor="text1"/>
        </w:rPr>
      </w:pPr>
      <w:r>
        <w:rPr>
          <w:rFonts w:cs="Arial"/>
          <w:color w:val="000000" w:themeColor="text1"/>
        </w:rPr>
        <w:t>Ignition_status = (0x4) RUN or (0x2) ACC</w:t>
      </w:r>
    </w:p>
    <w:p w14:paraId="0C1E0CF7" w14:textId="77777777" w:rsidR="009F4685" w:rsidRDefault="009F4685" w:rsidP="009F4685">
      <w:pPr>
        <w:rPr>
          <w:rFonts w:cs="Arial"/>
          <w:color w:val="000000" w:themeColor="text1"/>
        </w:rPr>
      </w:pPr>
      <w:r>
        <w:rPr>
          <w:rFonts w:cs="Arial"/>
          <w:color w:val="000000" w:themeColor="text1"/>
        </w:rPr>
        <w:t>GearLvrPos_D_Actl = (0x0) Park</w:t>
      </w:r>
    </w:p>
    <w:p w14:paraId="77E40C63" w14:textId="77777777" w:rsidR="009F4685" w:rsidRDefault="009F4685" w:rsidP="009F4685">
      <w:pPr>
        <w:rPr>
          <w:rFonts w:cs="Arial"/>
          <w:color w:val="000000" w:themeColor="text1"/>
        </w:rPr>
      </w:pPr>
      <w:r>
        <w:rPr>
          <w:rFonts w:cs="Arial"/>
          <w:color w:val="000000" w:themeColor="text1"/>
        </w:rPr>
        <w:t>ElPw_D_Stat = (0x1) Supported</w:t>
      </w:r>
    </w:p>
    <w:p w14:paraId="02BC2CB1" w14:textId="77777777" w:rsidR="009F4685" w:rsidRDefault="009F4685" w:rsidP="009F4685">
      <w:pPr>
        <w:rPr>
          <w:rFonts w:cs="Arial"/>
          <w:color w:val="000000" w:themeColor="text1"/>
        </w:rPr>
      </w:pPr>
      <w:r>
        <w:rPr>
          <w:rFonts w:cs="Arial"/>
          <w:color w:val="000000" w:themeColor="text1"/>
        </w:rPr>
        <w:t>TrlrLampCnnct_B_Actl = (0x1) Yes</w:t>
      </w:r>
    </w:p>
    <w:p w14:paraId="080B3AE0" w14:textId="77777777" w:rsidR="009F4685" w:rsidRDefault="009F4685" w:rsidP="009F4685">
      <w:pPr>
        <w:rPr>
          <w:rFonts w:cs="Arial"/>
          <w:color w:val="000000" w:themeColor="text1"/>
        </w:rPr>
      </w:pPr>
    </w:p>
    <w:p w14:paraId="31DE5C2D" w14:textId="2DFBC433" w:rsidR="009F4685" w:rsidRPr="00FB5797" w:rsidRDefault="009F4685" w:rsidP="009F4685">
      <w:pPr>
        <w:pStyle w:val="RERequirement"/>
        <w:rPr>
          <w:color w:val="000000" w:themeColor="text1"/>
          <w:rPrChange w:id="3815" w:author="SM Fairus Hasan" w:date="2020-02-27T16:11:00Z">
            <w:rPr/>
          </w:rPrChange>
        </w:rPr>
      </w:pPr>
      <w:r w:rsidRPr="00FB5797">
        <w:rPr>
          <w:color w:val="000000" w:themeColor="text1"/>
          <w:rPrChange w:id="3816" w:author="SM Fairus Hasan" w:date="2020-02-27T16:11:00Z">
            <w:rPr/>
          </w:rPrChange>
        </w:rPr>
        <w:t>###R_FNC_</w:t>
      </w:r>
      <w:r>
        <w:rPr>
          <w:color w:val="000000" w:themeColor="text1"/>
        </w:rPr>
        <w:t xml:space="preserve">Trailer </w:t>
      </w:r>
      <w:r w:rsidR="00E25CA7">
        <w:rPr>
          <w:color w:val="000000" w:themeColor="text1"/>
        </w:rPr>
        <w:t>Trip</w:t>
      </w:r>
      <w:r w:rsidRPr="00FB5797">
        <w:rPr>
          <w:color w:val="000000" w:themeColor="text1"/>
          <w:rPrChange w:id="3817" w:author="SM Fairus Hasan" w:date="2020-02-27T16:11:00Z">
            <w:rPr/>
          </w:rPrChange>
        </w:rPr>
        <w:t>_00</w:t>
      </w:r>
      <w:ins w:id="3818" w:author="Gonzalez-sanchez, Mario (M.)" w:date="2020-03-24T08:45:00Z">
        <w:r>
          <w:rPr>
            <w:color w:val="000000" w:themeColor="text1"/>
          </w:rPr>
          <w:t>0</w:t>
        </w:r>
      </w:ins>
      <w:r w:rsidRPr="00FB5797">
        <w:rPr>
          <w:color w:val="000000" w:themeColor="text1"/>
          <w:rPrChange w:id="3819" w:author="SM Fairus Hasan" w:date="2020-02-27T16:11:00Z">
            <w:rPr/>
          </w:rPrChange>
        </w:rPr>
        <w:t>0</w:t>
      </w:r>
      <w:r w:rsidR="00E25CA7">
        <w:rPr>
          <w:color w:val="000000" w:themeColor="text1"/>
        </w:rPr>
        <w:t>2</w:t>
      </w:r>
      <w:del w:id="3820" w:author="Hasan, SM Fairus (S.)" w:date="2020-02-17T15:09:00Z">
        <w:r w:rsidRPr="00FB5797" w:rsidDel="008419C3">
          <w:rPr>
            <w:color w:val="000000" w:themeColor="text1"/>
            <w:rPrChange w:id="3821" w:author="SM Fairus Hasan" w:date="2020-02-27T16:11:00Z">
              <w:rPr/>
            </w:rPrChange>
          </w:rPr>
          <w:delText>4</w:delText>
        </w:r>
      </w:del>
      <w:r w:rsidRPr="00FB5797">
        <w:rPr>
          <w:color w:val="000000" w:themeColor="text1"/>
          <w:rPrChange w:id="3822" w:author="SM Fairus Hasan" w:date="2020-02-27T16:11:00Z">
            <w:rPr/>
          </w:rPrChange>
        </w:rPr>
        <w:t>### User request</w:t>
      </w:r>
      <w:r>
        <w:rPr>
          <w:color w:val="000000" w:themeColor="text1"/>
        </w:rPr>
        <w:t xml:space="preserve"> access </w:t>
      </w:r>
      <w:r w:rsidR="00E25CA7">
        <w:rPr>
          <w:color w:val="000000" w:themeColor="text1"/>
        </w:rPr>
        <w:t>to Trailer Trip</w:t>
      </w:r>
    </w:p>
    <w:p w14:paraId="3A82E8AE" w14:textId="44906B07" w:rsidR="009F4685" w:rsidRDefault="00B85DB7" w:rsidP="009F4685">
      <w:pPr>
        <w:rPr>
          <w:rFonts w:cs="Arial"/>
          <w:color w:val="000000" w:themeColor="text1"/>
        </w:rPr>
      </w:pPr>
      <w:r>
        <w:rPr>
          <w:rFonts w:cs="Arial"/>
          <w:color w:val="000000" w:themeColor="text1"/>
        </w:rPr>
        <w:t>When the pre-conditions are</w:t>
      </w:r>
      <w:r w:rsidR="009F4685">
        <w:rPr>
          <w:rFonts w:cs="Arial"/>
          <w:color w:val="000000" w:themeColor="text1"/>
        </w:rPr>
        <w:t xml:space="preserve"> me</w:t>
      </w:r>
      <w:r>
        <w:rPr>
          <w:rFonts w:cs="Arial"/>
          <w:color w:val="000000" w:themeColor="text1"/>
        </w:rPr>
        <w:t>e</w:t>
      </w:r>
      <w:r w:rsidR="009F4685">
        <w:rPr>
          <w:rFonts w:cs="Arial"/>
          <w:color w:val="000000" w:themeColor="text1"/>
        </w:rPr>
        <w:t>t, Sync shall enable all the Trai</w:t>
      </w:r>
      <w:r w:rsidR="00E25CA7">
        <w:rPr>
          <w:rFonts w:cs="Arial"/>
          <w:color w:val="000000" w:themeColor="text1"/>
        </w:rPr>
        <w:t>ler Trip</w:t>
      </w:r>
      <w:r w:rsidR="009F4685">
        <w:rPr>
          <w:rFonts w:cs="Arial"/>
          <w:color w:val="000000" w:themeColor="text1"/>
        </w:rPr>
        <w:t xml:space="preserve"> functionality.</w:t>
      </w:r>
    </w:p>
    <w:p w14:paraId="4B252A99" w14:textId="77777777" w:rsidR="009F4685" w:rsidRPr="00FB5797" w:rsidRDefault="009F4685" w:rsidP="009F4685">
      <w:pPr>
        <w:rPr>
          <w:rFonts w:cs="Arial"/>
          <w:color w:val="000000" w:themeColor="text1"/>
          <w:rPrChange w:id="3823" w:author="SM Fairus Hasan" w:date="2020-02-27T16:11:00Z">
            <w:rPr>
              <w:rFonts w:cs="Arial"/>
            </w:rPr>
          </w:rPrChange>
        </w:rPr>
      </w:pPr>
    </w:p>
    <w:p w14:paraId="6BE00765" w14:textId="77777777" w:rsidR="009F4685" w:rsidRDefault="009F4685" w:rsidP="009F4685">
      <w:pPr>
        <w:pStyle w:val="Heading4"/>
      </w:pPr>
      <w:r>
        <w:t>Functional Requirements</w:t>
      </w:r>
    </w:p>
    <w:p w14:paraId="0C88A967" w14:textId="2B76BB45" w:rsidR="009F4685" w:rsidRPr="00FB5797" w:rsidRDefault="009F4685" w:rsidP="009F4685">
      <w:pPr>
        <w:pStyle w:val="RERequirement"/>
        <w:rPr>
          <w:color w:val="000000" w:themeColor="text1"/>
          <w:rPrChange w:id="3824" w:author="SM Fairus Hasan" w:date="2020-02-27T16:11:00Z">
            <w:rPr/>
          </w:rPrChange>
        </w:rPr>
      </w:pPr>
      <w:r w:rsidRPr="00FB5797">
        <w:rPr>
          <w:color w:val="000000" w:themeColor="text1"/>
          <w:rPrChange w:id="3825" w:author="SM Fairus Hasan" w:date="2020-02-27T16:11:00Z">
            <w:rPr/>
          </w:rPrChange>
        </w:rPr>
        <w:t>###R_FNC_</w:t>
      </w:r>
      <w:r>
        <w:rPr>
          <w:color w:val="000000" w:themeColor="text1"/>
        </w:rPr>
        <w:t xml:space="preserve">Trailer </w:t>
      </w:r>
      <w:r w:rsidR="00E25CA7">
        <w:rPr>
          <w:color w:val="000000" w:themeColor="text1"/>
        </w:rPr>
        <w:t>Trip</w:t>
      </w:r>
      <w:r w:rsidRPr="00FB5797">
        <w:rPr>
          <w:color w:val="000000" w:themeColor="text1"/>
          <w:rPrChange w:id="3826" w:author="SM Fairus Hasan" w:date="2020-02-27T16:11:00Z">
            <w:rPr/>
          </w:rPrChange>
        </w:rPr>
        <w:t>_00</w:t>
      </w:r>
      <w:ins w:id="3827" w:author="Gonzalez-sanchez, Mario (M.)" w:date="2020-03-24T08:45:00Z">
        <w:r>
          <w:rPr>
            <w:color w:val="000000" w:themeColor="text1"/>
          </w:rPr>
          <w:t>0</w:t>
        </w:r>
      </w:ins>
      <w:r w:rsidRPr="00FB5797">
        <w:rPr>
          <w:color w:val="000000" w:themeColor="text1"/>
          <w:rPrChange w:id="3828" w:author="SM Fairus Hasan" w:date="2020-02-27T16:11:00Z">
            <w:rPr/>
          </w:rPrChange>
        </w:rPr>
        <w:t>01</w:t>
      </w:r>
      <w:del w:id="3829" w:author="Hasan, SM Fairus (S.)" w:date="2020-02-17T15:09:00Z">
        <w:r w:rsidRPr="00FB5797" w:rsidDel="008419C3">
          <w:rPr>
            <w:color w:val="000000" w:themeColor="text1"/>
            <w:rPrChange w:id="3830" w:author="SM Fairus Hasan" w:date="2020-02-27T16:11:00Z">
              <w:rPr/>
            </w:rPrChange>
          </w:rPr>
          <w:delText>4</w:delText>
        </w:r>
      </w:del>
      <w:r w:rsidRPr="00FB5797">
        <w:rPr>
          <w:color w:val="000000" w:themeColor="text1"/>
          <w:rPrChange w:id="3831" w:author="SM Fairus Hasan" w:date="2020-02-27T16:11:00Z">
            <w:rPr/>
          </w:rPrChange>
        </w:rPr>
        <w:t>### User request</w:t>
      </w:r>
      <w:r>
        <w:rPr>
          <w:color w:val="000000" w:themeColor="text1"/>
        </w:rPr>
        <w:t xml:space="preserve"> access </w:t>
      </w:r>
      <w:r w:rsidR="00E25CA7">
        <w:rPr>
          <w:color w:val="000000" w:themeColor="text1"/>
        </w:rPr>
        <w:t>to Trailer Trip</w:t>
      </w:r>
    </w:p>
    <w:p w14:paraId="71D783B2" w14:textId="310089FC" w:rsidR="009F4685" w:rsidRDefault="009F4685" w:rsidP="009F4685">
      <w:pPr>
        <w:rPr>
          <w:rFonts w:cs="Arial"/>
          <w:color w:val="000000" w:themeColor="text1"/>
        </w:rPr>
      </w:pPr>
      <w:r>
        <w:rPr>
          <w:rFonts w:cs="Arial"/>
          <w:color w:val="000000" w:themeColor="text1"/>
        </w:rPr>
        <w:t>When the pre-conditions are not me</w:t>
      </w:r>
      <w:r w:rsidR="00B85DB7">
        <w:rPr>
          <w:rFonts w:cs="Arial"/>
          <w:color w:val="000000" w:themeColor="text1"/>
        </w:rPr>
        <w:t>e</w:t>
      </w:r>
      <w:r>
        <w:rPr>
          <w:rFonts w:cs="Arial"/>
          <w:color w:val="000000" w:themeColor="text1"/>
        </w:rPr>
        <w:t>t after at any time while the user is navigating on Trailer Maintenance function, Sync shall disable all the Trailer Maintenance functionality and provide a Notification of the preconditions faulted.</w:t>
      </w:r>
    </w:p>
    <w:p w14:paraId="73E4351A" w14:textId="68FDBF15" w:rsidR="009F4685" w:rsidRDefault="009F4685" w:rsidP="009F4685"/>
    <w:p w14:paraId="1F2A47DD" w14:textId="6B8FA495" w:rsidR="00D26F69" w:rsidRPr="00FB5797" w:rsidRDefault="00D26F69" w:rsidP="00D26F69">
      <w:pPr>
        <w:pStyle w:val="RERequirement"/>
        <w:rPr>
          <w:color w:val="000000" w:themeColor="text1"/>
          <w:rPrChange w:id="3832" w:author="SM Fairus Hasan" w:date="2020-02-27T16:11:00Z">
            <w:rPr/>
          </w:rPrChange>
        </w:rPr>
      </w:pPr>
      <w:r w:rsidRPr="00FB5797">
        <w:rPr>
          <w:color w:val="000000" w:themeColor="text1"/>
          <w:rPrChange w:id="3833" w:author="SM Fairus Hasan" w:date="2020-02-27T16:11:00Z">
            <w:rPr/>
          </w:rPrChange>
        </w:rPr>
        <w:t>###R_FNC_</w:t>
      </w:r>
      <w:r>
        <w:rPr>
          <w:color w:val="000000" w:themeColor="text1"/>
        </w:rPr>
        <w:t>Trailer Trip</w:t>
      </w:r>
      <w:r w:rsidRPr="00FB5797">
        <w:rPr>
          <w:color w:val="000000" w:themeColor="text1"/>
          <w:rPrChange w:id="3834" w:author="SM Fairus Hasan" w:date="2020-02-27T16:11:00Z">
            <w:rPr/>
          </w:rPrChange>
        </w:rPr>
        <w:t>_00</w:t>
      </w:r>
      <w:ins w:id="3835" w:author="Gonzalez-sanchez, Mario (M.)" w:date="2020-03-24T08:45:00Z">
        <w:r>
          <w:rPr>
            <w:color w:val="000000" w:themeColor="text1"/>
          </w:rPr>
          <w:t>0</w:t>
        </w:r>
      </w:ins>
      <w:r w:rsidRPr="00FB5797">
        <w:rPr>
          <w:color w:val="000000" w:themeColor="text1"/>
          <w:rPrChange w:id="3836" w:author="SM Fairus Hasan" w:date="2020-02-27T16:11:00Z">
            <w:rPr/>
          </w:rPrChange>
        </w:rPr>
        <w:t>0</w:t>
      </w:r>
      <w:r>
        <w:rPr>
          <w:color w:val="000000" w:themeColor="text1"/>
        </w:rPr>
        <w:t>2</w:t>
      </w:r>
      <w:del w:id="3837" w:author="Hasan, SM Fairus (S.)" w:date="2020-02-17T15:09:00Z">
        <w:r w:rsidRPr="00FB5797" w:rsidDel="008419C3">
          <w:rPr>
            <w:color w:val="000000" w:themeColor="text1"/>
            <w:rPrChange w:id="3838" w:author="SM Fairus Hasan" w:date="2020-02-27T16:11:00Z">
              <w:rPr/>
            </w:rPrChange>
          </w:rPr>
          <w:delText>4</w:delText>
        </w:r>
      </w:del>
      <w:r w:rsidRPr="00FB5797">
        <w:rPr>
          <w:color w:val="000000" w:themeColor="text1"/>
          <w:rPrChange w:id="3839" w:author="SM Fairus Hasan" w:date="2020-02-27T16:11:00Z">
            <w:rPr/>
          </w:rPrChange>
        </w:rPr>
        <w:t xml:space="preserve">### </w:t>
      </w:r>
      <w:r>
        <w:rPr>
          <w:color w:val="000000" w:themeColor="text1"/>
        </w:rPr>
        <w:t>Trailer Distance Value Calculation</w:t>
      </w:r>
      <w:r w:rsidR="001D3B95">
        <w:rPr>
          <w:color w:val="000000" w:themeColor="text1"/>
        </w:rPr>
        <w:t xml:space="preserve"> for BEV and Non BEV vehicles</w:t>
      </w:r>
    </w:p>
    <w:p w14:paraId="34139C8A" w14:textId="4B1C7A3C" w:rsidR="00D26F69" w:rsidRDefault="00D26F69" w:rsidP="00D26F69">
      <w:pPr>
        <w:rPr>
          <w:rFonts w:cs="Arial"/>
          <w:color w:val="000000" w:themeColor="text1"/>
        </w:rPr>
      </w:pPr>
      <w:r>
        <w:rPr>
          <w:rFonts w:cs="Arial"/>
          <w:color w:val="000000" w:themeColor="text1"/>
        </w:rPr>
        <w:lastRenderedPageBreak/>
        <w:t>When</w:t>
      </w:r>
      <w:r w:rsidR="000812E8">
        <w:rPr>
          <w:rFonts w:cs="Arial"/>
          <w:color w:val="000000" w:themeColor="text1"/>
        </w:rPr>
        <w:t xml:space="preserve"> the user select</w:t>
      </w:r>
      <w:r>
        <w:rPr>
          <w:rFonts w:cs="Arial"/>
          <w:color w:val="000000" w:themeColor="text1"/>
        </w:rPr>
        <w:t xml:space="preserve"> an Active Trailer </w:t>
      </w:r>
      <w:r w:rsidR="000812E8">
        <w:rPr>
          <w:rFonts w:cs="Arial"/>
          <w:color w:val="000000" w:themeColor="text1"/>
        </w:rPr>
        <w:t>Status</w:t>
      </w:r>
      <w:r w:rsidR="001D3B95">
        <w:rPr>
          <w:rFonts w:cs="Arial"/>
          <w:color w:val="000000" w:themeColor="text1"/>
        </w:rPr>
        <w:t>, Sync shall activate and display the Trailer Distance value.</w:t>
      </w:r>
    </w:p>
    <w:p w14:paraId="1E8A3AF2" w14:textId="617AD05A" w:rsidR="001D3B95" w:rsidRDefault="001D3B95" w:rsidP="00D26F69">
      <w:pPr>
        <w:rPr>
          <w:rFonts w:cs="Arial"/>
          <w:color w:val="000000" w:themeColor="text1"/>
        </w:rPr>
      </w:pPr>
    </w:p>
    <w:p w14:paraId="77E86D8E" w14:textId="47286256" w:rsidR="001D3B95" w:rsidRPr="00FB5797" w:rsidRDefault="001D3B95" w:rsidP="001D3B95">
      <w:pPr>
        <w:pStyle w:val="RERequirement"/>
        <w:rPr>
          <w:color w:val="000000" w:themeColor="text1"/>
          <w:rPrChange w:id="3840" w:author="SM Fairus Hasan" w:date="2020-02-27T16:11:00Z">
            <w:rPr/>
          </w:rPrChange>
        </w:rPr>
      </w:pPr>
      <w:r w:rsidRPr="00FB5797">
        <w:rPr>
          <w:color w:val="000000" w:themeColor="text1"/>
          <w:rPrChange w:id="3841" w:author="SM Fairus Hasan" w:date="2020-02-27T16:11:00Z">
            <w:rPr/>
          </w:rPrChange>
        </w:rPr>
        <w:t>###R_FNC_</w:t>
      </w:r>
      <w:r>
        <w:rPr>
          <w:color w:val="000000" w:themeColor="text1"/>
        </w:rPr>
        <w:t>Trailer Trip</w:t>
      </w:r>
      <w:r w:rsidRPr="00FB5797">
        <w:rPr>
          <w:color w:val="000000" w:themeColor="text1"/>
          <w:rPrChange w:id="3842" w:author="SM Fairus Hasan" w:date="2020-02-27T16:11:00Z">
            <w:rPr/>
          </w:rPrChange>
        </w:rPr>
        <w:t>_00</w:t>
      </w:r>
      <w:ins w:id="3843" w:author="Gonzalez-sanchez, Mario (M.)" w:date="2020-03-24T08:45:00Z">
        <w:r>
          <w:rPr>
            <w:color w:val="000000" w:themeColor="text1"/>
          </w:rPr>
          <w:t>0</w:t>
        </w:r>
      </w:ins>
      <w:r w:rsidRPr="00FB5797">
        <w:rPr>
          <w:color w:val="000000" w:themeColor="text1"/>
          <w:rPrChange w:id="3844" w:author="SM Fairus Hasan" w:date="2020-02-27T16:11:00Z">
            <w:rPr/>
          </w:rPrChange>
        </w:rPr>
        <w:t>0</w:t>
      </w:r>
      <w:r>
        <w:rPr>
          <w:color w:val="000000" w:themeColor="text1"/>
        </w:rPr>
        <w:t>3</w:t>
      </w:r>
      <w:del w:id="3845" w:author="Hasan, SM Fairus (S.)" w:date="2020-02-17T15:09:00Z">
        <w:r w:rsidRPr="00FB5797" w:rsidDel="008419C3">
          <w:rPr>
            <w:color w:val="000000" w:themeColor="text1"/>
            <w:rPrChange w:id="3846" w:author="SM Fairus Hasan" w:date="2020-02-27T16:11:00Z">
              <w:rPr/>
            </w:rPrChange>
          </w:rPr>
          <w:delText>4</w:delText>
        </w:r>
      </w:del>
      <w:r w:rsidRPr="00FB5797">
        <w:rPr>
          <w:color w:val="000000" w:themeColor="text1"/>
          <w:rPrChange w:id="3847" w:author="SM Fairus Hasan" w:date="2020-02-27T16:11:00Z">
            <w:rPr/>
          </w:rPrChange>
        </w:rPr>
        <w:t xml:space="preserve">### </w:t>
      </w:r>
      <w:r>
        <w:rPr>
          <w:color w:val="000000" w:themeColor="text1"/>
        </w:rPr>
        <w:t>Trailer Fuel Economy Value Calculation for Non BEV vehicles</w:t>
      </w:r>
    </w:p>
    <w:p w14:paraId="2ABFDB8B" w14:textId="77777777" w:rsidR="001D3B95" w:rsidRDefault="001D3B95" w:rsidP="001D3B95">
      <w:pPr>
        <w:rPr>
          <w:rFonts w:cs="Arial"/>
          <w:color w:val="000000" w:themeColor="text1"/>
        </w:rPr>
      </w:pPr>
      <w:r>
        <w:rPr>
          <w:rFonts w:cs="Arial"/>
          <w:color w:val="000000" w:themeColor="text1"/>
        </w:rPr>
        <w:t>When the user select an Active Trailer Status, Sync shall activate and display the Trailer Distance value.</w:t>
      </w:r>
    </w:p>
    <w:p w14:paraId="3F97F333" w14:textId="77777777" w:rsidR="001D3B95" w:rsidRDefault="001D3B95" w:rsidP="00D26F69">
      <w:pPr>
        <w:rPr>
          <w:rFonts w:cs="Arial"/>
          <w:color w:val="000000" w:themeColor="text1"/>
        </w:rPr>
      </w:pPr>
    </w:p>
    <w:p w14:paraId="11EFF26C" w14:textId="2F17E967" w:rsidR="001D3B95" w:rsidRPr="00FB5797" w:rsidRDefault="001D3B95" w:rsidP="001D3B95">
      <w:pPr>
        <w:pStyle w:val="RERequirement"/>
        <w:rPr>
          <w:color w:val="000000" w:themeColor="text1"/>
          <w:rPrChange w:id="3848" w:author="SM Fairus Hasan" w:date="2020-02-27T16:11:00Z">
            <w:rPr/>
          </w:rPrChange>
        </w:rPr>
      </w:pPr>
      <w:r w:rsidRPr="00FB5797">
        <w:rPr>
          <w:color w:val="000000" w:themeColor="text1"/>
          <w:rPrChange w:id="3849" w:author="SM Fairus Hasan" w:date="2020-02-27T16:11:00Z">
            <w:rPr/>
          </w:rPrChange>
        </w:rPr>
        <w:t>###R_FNC_</w:t>
      </w:r>
      <w:r>
        <w:rPr>
          <w:color w:val="000000" w:themeColor="text1"/>
        </w:rPr>
        <w:t>Trailer Trip</w:t>
      </w:r>
      <w:r w:rsidRPr="00FB5797">
        <w:rPr>
          <w:color w:val="000000" w:themeColor="text1"/>
          <w:rPrChange w:id="3850" w:author="SM Fairus Hasan" w:date="2020-02-27T16:11:00Z">
            <w:rPr/>
          </w:rPrChange>
        </w:rPr>
        <w:t>_00</w:t>
      </w:r>
      <w:ins w:id="3851" w:author="Gonzalez-sanchez, Mario (M.)" w:date="2020-03-24T08:45:00Z">
        <w:r>
          <w:rPr>
            <w:color w:val="000000" w:themeColor="text1"/>
          </w:rPr>
          <w:t>0</w:t>
        </w:r>
      </w:ins>
      <w:r w:rsidRPr="00FB5797">
        <w:rPr>
          <w:color w:val="000000" w:themeColor="text1"/>
          <w:rPrChange w:id="3852" w:author="SM Fairus Hasan" w:date="2020-02-27T16:11:00Z">
            <w:rPr/>
          </w:rPrChange>
        </w:rPr>
        <w:t>0</w:t>
      </w:r>
      <w:r>
        <w:rPr>
          <w:color w:val="000000" w:themeColor="text1"/>
        </w:rPr>
        <w:t>4</w:t>
      </w:r>
      <w:del w:id="3853" w:author="Hasan, SM Fairus (S.)" w:date="2020-02-17T15:09:00Z">
        <w:r w:rsidRPr="00FB5797" w:rsidDel="008419C3">
          <w:rPr>
            <w:color w:val="000000" w:themeColor="text1"/>
            <w:rPrChange w:id="3854" w:author="SM Fairus Hasan" w:date="2020-02-27T16:11:00Z">
              <w:rPr/>
            </w:rPrChange>
          </w:rPr>
          <w:delText>4</w:delText>
        </w:r>
      </w:del>
      <w:r w:rsidRPr="00FB5797">
        <w:rPr>
          <w:color w:val="000000" w:themeColor="text1"/>
          <w:rPrChange w:id="3855" w:author="SM Fairus Hasan" w:date="2020-02-27T16:11:00Z">
            <w:rPr/>
          </w:rPrChange>
        </w:rPr>
        <w:t xml:space="preserve">### </w:t>
      </w:r>
      <w:r>
        <w:rPr>
          <w:color w:val="000000" w:themeColor="text1"/>
        </w:rPr>
        <w:t>Trailer Range per Fuel Charge Value Calculation for BEV vehicles</w:t>
      </w:r>
    </w:p>
    <w:p w14:paraId="3D33D494" w14:textId="77777777" w:rsidR="001D3B95" w:rsidRDefault="001D3B95" w:rsidP="001D3B95">
      <w:pPr>
        <w:rPr>
          <w:rFonts w:cs="Arial"/>
          <w:color w:val="000000" w:themeColor="text1"/>
        </w:rPr>
      </w:pPr>
      <w:r>
        <w:rPr>
          <w:rFonts w:cs="Arial"/>
          <w:color w:val="000000" w:themeColor="text1"/>
        </w:rPr>
        <w:t>When the user select an Active Trailer Status, Sync shall activate and display the Trailer Distance value.</w:t>
      </w:r>
    </w:p>
    <w:p w14:paraId="699888D4" w14:textId="6AF69E4E" w:rsidR="00D26F69" w:rsidRDefault="00D26F69" w:rsidP="009F4685"/>
    <w:p w14:paraId="7AC9E3FB" w14:textId="295B0A05" w:rsidR="001D3B95" w:rsidRPr="00FB5797" w:rsidRDefault="001D3B95" w:rsidP="001D3B95">
      <w:pPr>
        <w:pStyle w:val="RERequirement"/>
        <w:rPr>
          <w:color w:val="000000" w:themeColor="text1"/>
          <w:rPrChange w:id="3856" w:author="SM Fairus Hasan" w:date="2020-02-27T16:11:00Z">
            <w:rPr/>
          </w:rPrChange>
        </w:rPr>
      </w:pPr>
      <w:r w:rsidRPr="00FB5797">
        <w:rPr>
          <w:color w:val="000000" w:themeColor="text1"/>
          <w:rPrChange w:id="3857" w:author="SM Fairus Hasan" w:date="2020-02-27T16:11:00Z">
            <w:rPr/>
          </w:rPrChange>
        </w:rPr>
        <w:t>###R_FNC_</w:t>
      </w:r>
      <w:r>
        <w:rPr>
          <w:color w:val="000000" w:themeColor="text1"/>
        </w:rPr>
        <w:t>Trailer Trip</w:t>
      </w:r>
      <w:r w:rsidRPr="00FB5797">
        <w:rPr>
          <w:color w:val="000000" w:themeColor="text1"/>
          <w:rPrChange w:id="3858" w:author="SM Fairus Hasan" w:date="2020-02-27T16:11:00Z">
            <w:rPr/>
          </w:rPrChange>
        </w:rPr>
        <w:t>_00</w:t>
      </w:r>
      <w:ins w:id="3859" w:author="Gonzalez-sanchez, Mario (M.)" w:date="2020-03-24T08:45:00Z">
        <w:r>
          <w:rPr>
            <w:color w:val="000000" w:themeColor="text1"/>
          </w:rPr>
          <w:t>0</w:t>
        </w:r>
      </w:ins>
      <w:r w:rsidRPr="00FB5797">
        <w:rPr>
          <w:color w:val="000000" w:themeColor="text1"/>
          <w:rPrChange w:id="3860" w:author="SM Fairus Hasan" w:date="2020-02-27T16:11:00Z">
            <w:rPr/>
          </w:rPrChange>
        </w:rPr>
        <w:t>0</w:t>
      </w:r>
      <w:r>
        <w:rPr>
          <w:color w:val="000000" w:themeColor="text1"/>
        </w:rPr>
        <w:t>5</w:t>
      </w:r>
      <w:del w:id="3861" w:author="Hasan, SM Fairus (S.)" w:date="2020-02-17T15:09:00Z">
        <w:r w:rsidRPr="00FB5797" w:rsidDel="008419C3">
          <w:rPr>
            <w:color w:val="000000" w:themeColor="text1"/>
            <w:rPrChange w:id="3862" w:author="SM Fairus Hasan" w:date="2020-02-27T16:11:00Z">
              <w:rPr/>
            </w:rPrChange>
          </w:rPr>
          <w:delText>4</w:delText>
        </w:r>
      </w:del>
      <w:r w:rsidRPr="00FB5797">
        <w:rPr>
          <w:color w:val="000000" w:themeColor="text1"/>
          <w:rPrChange w:id="3863" w:author="SM Fairus Hasan" w:date="2020-02-27T16:11:00Z">
            <w:rPr/>
          </w:rPrChange>
        </w:rPr>
        <w:t xml:space="preserve">### </w:t>
      </w:r>
      <w:r>
        <w:rPr>
          <w:color w:val="000000" w:themeColor="text1"/>
        </w:rPr>
        <w:t>Trailer Range per Fuel Charge Value Calculation for BEV vehicles</w:t>
      </w:r>
    </w:p>
    <w:p w14:paraId="2E3C0B65" w14:textId="77777777" w:rsidR="001D3B95" w:rsidRDefault="001D3B95" w:rsidP="001D3B95">
      <w:pPr>
        <w:rPr>
          <w:rFonts w:cs="Arial"/>
          <w:color w:val="000000" w:themeColor="text1"/>
        </w:rPr>
      </w:pPr>
      <w:r>
        <w:rPr>
          <w:rFonts w:cs="Arial"/>
          <w:color w:val="000000" w:themeColor="text1"/>
        </w:rPr>
        <w:t>When the user select an Active Trailer Status, Sync shall activate and display the Trailer Distance value.</w:t>
      </w:r>
    </w:p>
    <w:p w14:paraId="12241472" w14:textId="77777777" w:rsidR="001D3B95" w:rsidRPr="00A0582E" w:rsidRDefault="001D3B95" w:rsidP="009F4685"/>
    <w:p w14:paraId="3BC89504" w14:textId="7A9B6DD3" w:rsidR="001D3B95" w:rsidRPr="00FB5797" w:rsidRDefault="001D3B95" w:rsidP="001D3B95">
      <w:pPr>
        <w:pStyle w:val="RERequirement"/>
        <w:rPr>
          <w:color w:val="000000" w:themeColor="text1"/>
          <w:rPrChange w:id="3864" w:author="SM Fairus Hasan" w:date="2020-02-27T16:11:00Z">
            <w:rPr/>
          </w:rPrChange>
        </w:rPr>
      </w:pPr>
      <w:r w:rsidRPr="00FB5797">
        <w:rPr>
          <w:color w:val="000000" w:themeColor="text1"/>
          <w:rPrChange w:id="3865" w:author="SM Fairus Hasan" w:date="2020-02-27T16:11:00Z">
            <w:rPr/>
          </w:rPrChange>
        </w:rPr>
        <w:t>###R_FNC_</w:t>
      </w:r>
      <w:r>
        <w:rPr>
          <w:color w:val="000000" w:themeColor="text1"/>
        </w:rPr>
        <w:t>Trailer Trip</w:t>
      </w:r>
      <w:r w:rsidRPr="00FB5797">
        <w:rPr>
          <w:color w:val="000000" w:themeColor="text1"/>
          <w:rPrChange w:id="3866" w:author="SM Fairus Hasan" w:date="2020-02-27T16:11:00Z">
            <w:rPr/>
          </w:rPrChange>
        </w:rPr>
        <w:t>_00</w:t>
      </w:r>
      <w:ins w:id="3867" w:author="Gonzalez-sanchez, Mario (M.)" w:date="2020-03-24T08:45:00Z">
        <w:r>
          <w:rPr>
            <w:color w:val="000000" w:themeColor="text1"/>
          </w:rPr>
          <w:t>0</w:t>
        </w:r>
      </w:ins>
      <w:r w:rsidRPr="00FB5797">
        <w:rPr>
          <w:color w:val="000000" w:themeColor="text1"/>
          <w:rPrChange w:id="3868" w:author="SM Fairus Hasan" w:date="2020-02-27T16:11:00Z">
            <w:rPr/>
          </w:rPrChange>
        </w:rPr>
        <w:t>0</w:t>
      </w:r>
      <w:r>
        <w:rPr>
          <w:color w:val="000000" w:themeColor="text1"/>
        </w:rPr>
        <w:t>6</w:t>
      </w:r>
      <w:del w:id="3869" w:author="Hasan, SM Fairus (S.)" w:date="2020-02-17T15:09:00Z">
        <w:r w:rsidRPr="00FB5797" w:rsidDel="008419C3">
          <w:rPr>
            <w:color w:val="000000" w:themeColor="text1"/>
            <w:rPrChange w:id="3870" w:author="SM Fairus Hasan" w:date="2020-02-27T16:11:00Z">
              <w:rPr/>
            </w:rPrChange>
          </w:rPr>
          <w:delText>4</w:delText>
        </w:r>
      </w:del>
      <w:r w:rsidRPr="00FB5797">
        <w:rPr>
          <w:color w:val="000000" w:themeColor="text1"/>
          <w:rPrChange w:id="3871" w:author="SM Fairus Hasan" w:date="2020-02-27T16:11:00Z">
            <w:rPr/>
          </w:rPrChange>
        </w:rPr>
        <w:t xml:space="preserve">### </w:t>
      </w:r>
      <w:r>
        <w:rPr>
          <w:color w:val="000000" w:themeColor="text1"/>
        </w:rPr>
        <w:t>Trailer Distance Updated Value</w:t>
      </w:r>
    </w:p>
    <w:p w14:paraId="19098A08" w14:textId="4433C345" w:rsidR="001D3B95" w:rsidRDefault="001D3B95" w:rsidP="001D3B95">
      <w:pPr>
        <w:rPr>
          <w:rFonts w:cs="Arial"/>
          <w:color w:val="000000" w:themeColor="text1"/>
        </w:rPr>
      </w:pPr>
      <w:r>
        <w:rPr>
          <w:rFonts w:cs="Arial"/>
          <w:color w:val="000000" w:themeColor="text1"/>
        </w:rPr>
        <w:t>When t</w:t>
      </w:r>
      <w:r w:rsidR="00904C03">
        <w:rPr>
          <w:rFonts w:cs="Arial"/>
          <w:color w:val="000000" w:themeColor="text1"/>
        </w:rPr>
        <w:t>he user select enter the new Distance value for the Active Trailer Profile, Sync shall forward the updated value to Trailer Maintenance Items.</w:t>
      </w:r>
    </w:p>
    <w:p w14:paraId="63E03861" w14:textId="77777777" w:rsidR="009F4685" w:rsidRPr="00A0582E" w:rsidRDefault="009F4685" w:rsidP="00AD4DBB"/>
    <w:p w14:paraId="344531D5" w14:textId="7665B3D1" w:rsidR="00D4142F" w:rsidRDefault="00D4142F" w:rsidP="00AD4DBB">
      <w:pPr>
        <w:pStyle w:val="Heading2"/>
      </w:pPr>
      <w:bookmarkStart w:id="3872" w:name="_Toc35002581"/>
      <w:bookmarkEnd w:id="3012"/>
      <w:r>
        <w:t xml:space="preserve">HMI Function </w:t>
      </w:r>
      <w:r w:rsidR="003E64A3">
        <w:t>“</w:t>
      </w:r>
      <w:r w:rsidR="008526C6">
        <w:rPr>
          <w:szCs w:val="20"/>
        </w:rPr>
        <w:t>Trailer Maintenance</w:t>
      </w:r>
      <w:r w:rsidR="003E64A3">
        <w:t>”</w:t>
      </w:r>
      <w:bookmarkEnd w:id="3872"/>
    </w:p>
    <w:p w14:paraId="038618ED" w14:textId="77777777" w:rsidR="00D4142F" w:rsidRDefault="00D4142F" w:rsidP="00AD4DBB">
      <w:pPr>
        <w:pStyle w:val="Heading3"/>
      </w:pPr>
      <w:bookmarkStart w:id="3873" w:name="_Toc35002582"/>
      <w:r>
        <w:t xml:space="preserve">Function </w:t>
      </w:r>
      <w:r w:rsidR="006B40CF">
        <w:t>Overview</w:t>
      </w:r>
      <w:bookmarkEnd w:id="3873"/>
    </w:p>
    <w:p w14:paraId="4A7700BB" w14:textId="77777777" w:rsidR="002F3FD1" w:rsidRDefault="006B40CF" w:rsidP="00AD4DBB">
      <w:pPr>
        <w:pStyle w:val="Heading4"/>
      </w:pPr>
      <w:bookmarkStart w:id="3874" w:name="_Toc35002583"/>
      <w:r>
        <w:t>Description</w:t>
      </w:r>
      <w:bookmarkEnd w:id="3874"/>
    </w:p>
    <w:p w14:paraId="0421AFD8" w14:textId="24FD0C49" w:rsidR="008526C6" w:rsidRPr="00FB5797" w:rsidRDefault="008526C6" w:rsidP="008526C6">
      <w:pPr>
        <w:rPr>
          <w:color w:val="000000" w:themeColor="text1"/>
          <w:rPrChange w:id="3875" w:author="SM Fairus Hasan" w:date="2020-02-27T16:11:00Z">
            <w:rPr/>
          </w:rPrChange>
        </w:rPr>
      </w:pPr>
      <w:r w:rsidRPr="00FB5797">
        <w:rPr>
          <w:color w:val="000000" w:themeColor="text1"/>
          <w:rPrChange w:id="3876" w:author="SM Fairus Hasan" w:date="2020-02-27T16:11:00Z">
            <w:rPr/>
          </w:rPrChange>
        </w:rPr>
        <w:t>This function provides an HMI interface to the user on the SYNC display</w:t>
      </w:r>
      <w:r w:rsidR="00F37113">
        <w:rPr>
          <w:color w:val="000000" w:themeColor="text1"/>
        </w:rPr>
        <w:t xml:space="preserve"> and describe</w:t>
      </w:r>
      <w:r>
        <w:rPr>
          <w:color w:val="000000" w:themeColor="text1"/>
        </w:rPr>
        <w:t xml:space="preserve"> Trailer Maintenance functionality</w:t>
      </w:r>
      <w:r w:rsidRPr="00FB5797">
        <w:rPr>
          <w:color w:val="000000" w:themeColor="text1"/>
          <w:rPrChange w:id="3877" w:author="SM Fairus Hasan" w:date="2020-02-27T16:11:00Z">
            <w:rPr/>
          </w:rPrChange>
        </w:rPr>
        <w:t xml:space="preserve"> and provides the user a method </w:t>
      </w:r>
      <w:r>
        <w:rPr>
          <w:color w:val="000000" w:themeColor="text1"/>
        </w:rPr>
        <w:t>to configure the Trailer Maintenance Items</w:t>
      </w:r>
      <w:r w:rsidRPr="00FB5797">
        <w:rPr>
          <w:color w:val="000000" w:themeColor="text1"/>
          <w:rPrChange w:id="3878" w:author="SM Fairus Hasan" w:date="2020-02-27T16:11:00Z">
            <w:rPr/>
          </w:rPrChange>
        </w:rPr>
        <w:t>.</w:t>
      </w:r>
    </w:p>
    <w:p w14:paraId="5EBFE741" w14:textId="77777777" w:rsidR="002F3FD1" w:rsidRDefault="002F3FD1" w:rsidP="00AD4DBB">
      <w:pPr>
        <w:rPr>
          <w:rFonts w:cs="Arial"/>
        </w:rPr>
      </w:pPr>
    </w:p>
    <w:p w14:paraId="03177FE9" w14:textId="77777777" w:rsidR="00627ABE" w:rsidRDefault="00627ABE" w:rsidP="00627ABE">
      <w:pPr>
        <w:pStyle w:val="Heading4"/>
        <w:tabs>
          <w:tab w:val="clear" w:pos="1134"/>
        </w:tabs>
      </w:pPr>
      <w:bookmarkStart w:id="3879" w:name="_Toc35002584"/>
      <w:r>
        <w:t>Variants</w:t>
      </w:r>
      <w:bookmarkEnd w:id="3879"/>
    </w:p>
    <w:p w14:paraId="24ECFBD2" w14:textId="65A074DB" w:rsidR="00627ABE" w:rsidRDefault="008C0FDF" w:rsidP="00627ABE">
      <w:r>
        <w:t>Not Applicable.</w:t>
      </w:r>
    </w:p>
    <w:p w14:paraId="2871936A" w14:textId="77777777" w:rsidR="008C0FDF" w:rsidRPr="00282E2C" w:rsidRDefault="008C0FDF" w:rsidP="00627ABE"/>
    <w:tbl>
      <w:tblPr>
        <w:tblStyle w:val="TableGrid"/>
        <w:tblW w:w="10206" w:type="dxa"/>
        <w:tblInd w:w="-5" w:type="dxa"/>
        <w:tblLook w:val="0620" w:firstRow="1" w:lastRow="0" w:firstColumn="0" w:lastColumn="0" w:noHBand="1" w:noVBand="1"/>
      </w:tblPr>
      <w:tblGrid>
        <w:gridCol w:w="2523"/>
        <w:gridCol w:w="5132"/>
        <w:gridCol w:w="2551"/>
      </w:tblGrid>
      <w:tr w:rsidR="00627ABE" w:rsidRPr="009E3B7C" w14:paraId="070A5144" w14:textId="77777777" w:rsidTr="0057597C">
        <w:trPr>
          <w:trHeight w:val="314"/>
        </w:trPr>
        <w:tc>
          <w:tcPr>
            <w:tcW w:w="2523" w:type="dxa"/>
            <w:shd w:val="clear" w:color="auto" w:fill="D9D9D9" w:themeFill="background1" w:themeFillShade="D9"/>
          </w:tcPr>
          <w:p w14:paraId="32856688" w14:textId="77777777" w:rsidR="00627ABE" w:rsidRPr="009E3B7C" w:rsidRDefault="00627ABE" w:rsidP="00B31F77">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42BB2E92" w14:textId="77777777" w:rsidR="00627ABE" w:rsidRPr="009E3B7C" w:rsidRDefault="00627ABE" w:rsidP="00B31F77">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21F6759A" w14:textId="77777777" w:rsidR="00627ABE" w:rsidRPr="009E3B7C" w:rsidRDefault="00627ABE" w:rsidP="00B31F77">
            <w:pPr>
              <w:pStyle w:val="Caption"/>
              <w:rPr>
                <w:rFonts w:cs="Arial"/>
                <w:lang w:val="en-GB"/>
              </w:rPr>
            </w:pPr>
            <w:r>
              <w:rPr>
                <w:rFonts w:cs="Arial"/>
                <w:lang w:val="en-GB"/>
              </w:rPr>
              <w:t>Variant Condition</w:t>
            </w:r>
            <w:r>
              <w:rPr>
                <w:rFonts w:cs="Arial"/>
                <w:lang w:val="en-GB"/>
              </w:rPr>
              <w:br/>
            </w:r>
            <w:r w:rsidRPr="008F7552">
              <w:rPr>
                <w:b w:val="0"/>
                <w:lang w:val="en-GB"/>
              </w:rPr>
              <w:t>(optional)</w:t>
            </w:r>
          </w:p>
        </w:tc>
      </w:tr>
      <w:tr w:rsidR="00627ABE" w:rsidRPr="009E3B7C" w14:paraId="7480288F" w14:textId="77777777" w:rsidTr="0057597C">
        <w:trPr>
          <w:trHeight w:val="198"/>
        </w:trPr>
        <w:tc>
          <w:tcPr>
            <w:tcW w:w="2523" w:type="dxa"/>
          </w:tcPr>
          <w:p w14:paraId="31DC59A6" w14:textId="77777777" w:rsidR="00627ABE" w:rsidRPr="009E3B7C" w:rsidRDefault="00627ABE" w:rsidP="00B31F77">
            <w:pPr>
              <w:rPr>
                <w:rFonts w:cs="Arial"/>
                <w:b/>
              </w:rPr>
            </w:pPr>
          </w:p>
        </w:tc>
        <w:tc>
          <w:tcPr>
            <w:tcW w:w="5132" w:type="dxa"/>
          </w:tcPr>
          <w:p w14:paraId="6D67F4C4" w14:textId="77777777" w:rsidR="00627ABE" w:rsidRPr="009E3B7C" w:rsidRDefault="00627ABE" w:rsidP="00B31F77">
            <w:pPr>
              <w:overflowPunct/>
              <w:autoSpaceDE/>
              <w:autoSpaceDN/>
              <w:adjustRightInd/>
              <w:textAlignment w:val="center"/>
              <w:rPr>
                <w:rFonts w:cs="Arial"/>
              </w:rPr>
            </w:pPr>
          </w:p>
        </w:tc>
        <w:tc>
          <w:tcPr>
            <w:tcW w:w="2551" w:type="dxa"/>
          </w:tcPr>
          <w:p w14:paraId="4825FDA3" w14:textId="77777777" w:rsidR="00627ABE" w:rsidRPr="005A344A" w:rsidRDefault="00627ABE" w:rsidP="00B31F77">
            <w:pPr>
              <w:rPr>
                <w:rFonts w:cs="Arial"/>
                <w:lang w:val="en-GB"/>
              </w:rPr>
            </w:pPr>
          </w:p>
        </w:tc>
      </w:tr>
    </w:tbl>
    <w:p w14:paraId="73A0E7B0" w14:textId="77777777" w:rsidR="00627ABE" w:rsidRDefault="00627ABE" w:rsidP="00AD4DBB">
      <w:pPr>
        <w:rPr>
          <w:rFonts w:cs="Arial"/>
        </w:rPr>
      </w:pPr>
    </w:p>
    <w:p w14:paraId="0163CEDD" w14:textId="77777777" w:rsidR="008D71FD" w:rsidRPr="001F2112" w:rsidRDefault="008D71FD" w:rsidP="008D71FD"/>
    <w:p w14:paraId="6D039E64" w14:textId="7F6EEC7F" w:rsidR="002F3FD1" w:rsidRDefault="002F3FD1" w:rsidP="00AD4DBB">
      <w:pPr>
        <w:pStyle w:val="Heading4"/>
      </w:pPr>
      <w:bookmarkStart w:id="3880" w:name="_Toc35002586"/>
      <w:r>
        <w:t>Assumptions</w:t>
      </w:r>
      <w:bookmarkEnd w:id="3880"/>
    </w:p>
    <w:p w14:paraId="5D73CE3A" w14:textId="398F99E0" w:rsidR="00AA4F00" w:rsidRDefault="00AA4F00" w:rsidP="00AA4F00"/>
    <w:p w14:paraId="75933AE1" w14:textId="77777777" w:rsidR="00AA4F00" w:rsidRDefault="00AA4F00" w:rsidP="00AA4F00">
      <w:pPr>
        <w:spacing w:line="240" w:lineRule="atLeast"/>
        <w:jc w:val="both"/>
        <w:rPr>
          <w:b/>
          <w:bCs/>
          <w:u w:val="single"/>
        </w:rPr>
      </w:pPr>
      <w:r>
        <w:rPr>
          <w:b/>
          <w:bCs/>
          <w:u w:val="single"/>
        </w:rPr>
        <w:t>Assumptions</w:t>
      </w:r>
    </w:p>
    <w:p w14:paraId="2C46C718" w14:textId="77777777" w:rsidR="00AA4F00" w:rsidRDefault="00AA4F00" w:rsidP="00AA4F00">
      <w:pPr>
        <w:spacing w:line="240" w:lineRule="atLeast"/>
        <w:jc w:val="both"/>
      </w:pPr>
    </w:p>
    <w:p w14:paraId="3250B937" w14:textId="77777777" w:rsidR="00AA4F00" w:rsidRPr="00E41AE8" w:rsidRDefault="00AA4F00" w:rsidP="00AA4F00">
      <w:pPr>
        <w:pStyle w:val="ListParagraph"/>
        <w:spacing w:line="240" w:lineRule="atLeast"/>
        <w:ind w:left="1080"/>
        <w:jc w:val="both"/>
      </w:pPr>
    </w:p>
    <w:p w14:paraId="5DDE301F" w14:textId="2AABD7EF" w:rsidR="00AA4F00" w:rsidRDefault="00AA4F00" w:rsidP="002B2ABC">
      <w:pPr>
        <w:pStyle w:val="ListParagraph"/>
        <w:numPr>
          <w:ilvl w:val="0"/>
          <w:numId w:val="107"/>
        </w:numPr>
        <w:spacing w:line="240" w:lineRule="atLeast"/>
        <w:jc w:val="both"/>
      </w:pPr>
      <w:r>
        <w:t>APIM will serve as the HMI arbitrator.</w:t>
      </w:r>
    </w:p>
    <w:p w14:paraId="2FE8F77E" w14:textId="652219E9" w:rsidR="00AA4F00" w:rsidRDefault="009F576A" w:rsidP="002B2ABC">
      <w:pPr>
        <w:pStyle w:val="ListParagraph"/>
        <w:numPr>
          <w:ilvl w:val="0"/>
          <w:numId w:val="107"/>
        </w:numPr>
        <w:spacing w:line="240" w:lineRule="atLeast"/>
        <w:jc w:val="both"/>
      </w:pPr>
      <w:r>
        <w:t xml:space="preserve">Trailer Trip Distance information will be used to calculate the Trailer Maintenance </w:t>
      </w:r>
      <w:r w:rsidR="002B2ABC">
        <w:t>Notifications.</w:t>
      </w:r>
    </w:p>
    <w:p w14:paraId="3C513241" w14:textId="0552D4AD" w:rsidR="00AA4F00" w:rsidRDefault="00AA4F00" w:rsidP="002B2ABC">
      <w:pPr>
        <w:pStyle w:val="ListParagraph"/>
        <w:numPr>
          <w:ilvl w:val="0"/>
          <w:numId w:val="107"/>
        </w:numPr>
        <w:spacing w:line="240" w:lineRule="atLeast"/>
        <w:jc w:val="both"/>
      </w:pPr>
      <w:r>
        <w:t>HMI has already a way to read and process the user inputs</w:t>
      </w:r>
    </w:p>
    <w:p w14:paraId="1201ADAD" w14:textId="77777777" w:rsidR="00AA4F00" w:rsidRDefault="00AA4F00" w:rsidP="002B2ABC">
      <w:pPr>
        <w:pStyle w:val="ListParagraph"/>
        <w:numPr>
          <w:ilvl w:val="0"/>
          <w:numId w:val="107"/>
        </w:numPr>
        <w:spacing w:line="240" w:lineRule="atLeast"/>
        <w:jc w:val="both"/>
      </w:pPr>
      <w:r>
        <w:t>This Feature will provide suggested/recommended Trailer maintenance steps and intervals, but It will not replace the Trailer Owner Manual.</w:t>
      </w:r>
    </w:p>
    <w:p w14:paraId="657072F4" w14:textId="77777777" w:rsidR="00AA4F00" w:rsidRPr="004C7F74" w:rsidRDefault="00AA4F00" w:rsidP="00AA4F00">
      <w:pPr>
        <w:pStyle w:val="ListParagraph"/>
        <w:spacing w:line="240" w:lineRule="atLeast"/>
        <w:ind w:left="1080"/>
        <w:jc w:val="both"/>
      </w:pPr>
    </w:p>
    <w:p w14:paraId="25F6E1D2" w14:textId="77777777" w:rsidR="00AA4F00" w:rsidRPr="004C7F74" w:rsidRDefault="00AA4F00" w:rsidP="00AA4F00">
      <w:pPr>
        <w:spacing w:line="240" w:lineRule="atLeast"/>
        <w:ind w:left="1440"/>
        <w:jc w:val="both"/>
      </w:pPr>
    </w:p>
    <w:p w14:paraId="0B41ED57" w14:textId="77777777" w:rsidR="00AA4F00" w:rsidRDefault="00AA4F00" w:rsidP="00AA4F00">
      <w:pPr>
        <w:spacing w:line="240" w:lineRule="atLeast"/>
        <w:jc w:val="both"/>
        <w:rPr>
          <w:b/>
          <w:bCs/>
          <w:u w:val="single"/>
        </w:rPr>
      </w:pPr>
      <w:r w:rsidRPr="004C7F74">
        <w:rPr>
          <w:b/>
          <w:bCs/>
          <w:u w:val="single"/>
        </w:rPr>
        <w:t>Constraints</w:t>
      </w:r>
    </w:p>
    <w:p w14:paraId="7B3AD0FC" w14:textId="77777777" w:rsidR="00AA4F00" w:rsidRPr="00D82274" w:rsidRDefault="00AA4F00" w:rsidP="00AA4F00">
      <w:pPr>
        <w:pStyle w:val="ListParagraph"/>
        <w:spacing w:line="240" w:lineRule="atLeast"/>
        <w:ind w:left="1080"/>
        <w:jc w:val="both"/>
      </w:pPr>
    </w:p>
    <w:p w14:paraId="1A703E19" w14:textId="77777777" w:rsidR="00AA4F00" w:rsidRPr="009B6F4C" w:rsidRDefault="00AA4F00" w:rsidP="00171530">
      <w:pPr>
        <w:pStyle w:val="ListParagraph"/>
        <w:numPr>
          <w:ilvl w:val="0"/>
          <w:numId w:val="108"/>
        </w:numPr>
        <w:spacing w:line="240" w:lineRule="atLeast"/>
        <w:jc w:val="both"/>
      </w:pPr>
      <w:r>
        <w:t>Vehicle user trailer information inputs determine the accuracy of the Feature functions</w:t>
      </w:r>
      <w:r w:rsidRPr="009B6F4C">
        <w:t>.</w:t>
      </w:r>
    </w:p>
    <w:p w14:paraId="5F0B03F2" w14:textId="77777777" w:rsidR="00AA4F00" w:rsidRPr="009B6F4C" w:rsidRDefault="00AA4F00" w:rsidP="00171530">
      <w:pPr>
        <w:pStyle w:val="ListParagraph"/>
        <w:numPr>
          <w:ilvl w:val="0"/>
          <w:numId w:val="108"/>
        </w:numPr>
        <w:spacing w:line="240" w:lineRule="atLeast"/>
        <w:jc w:val="both"/>
      </w:pPr>
      <w:r>
        <w:lastRenderedPageBreak/>
        <w:t>Sync Notification hierarchy determine when the Feature Notifications are shown.</w:t>
      </w:r>
    </w:p>
    <w:p w14:paraId="27892FA1" w14:textId="77777777" w:rsidR="00AA4F00" w:rsidRDefault="00AA4F00" w:rsidP="00171530">
      <w:pPr>
        <w:pStyle w:val="ListParagraph"/>
        <w:numPr>
          <w:ilvl w:val="0"/>
          <w:numId w:val="108"/>
        </w:numPr>
        <w:spacing w:line="240" w:lineRule="atLeast"/>
      </w:pPr>
      <w:r>
        <w:t xml:space="preserve">HMI structure design </w:t>
      </w:r>
    </w:p>
    <w:p w14:paraId="54F502C3" w14:textId="77777777" w:rsidR="00AA4F00" w:rsidRDefault="00AA4F00" w:rsidP="00171530">
      <w:pPr>
        <w:pStyle w:val="ListParagraph"/>
        <w:numPr>
          <w:ilvl w:val="0"/>
          <w:numId w:val="108"/>
        </w:numPr>
        <w:spacing w:line="240" w:lineRule="atLeast"/>
      </w:pPr>
      <w:r>
        <w:t>Display capability of the HMI screen</w:t>
      </w:r>
    </w:p>
    <w:p w14:paraId="21833D05" w14:textId="51D4A00D" w:rsidR="002F3FD1" w:rsidRPr="00ED5270" w:rsidRDefault="002F3FD1" w:rsidP="00171530">
      <w:pPr>
        <w:spacing w:line="240" w:lineRule="atLeast"/>
        <w:jc w:val="both"/>
      </w:pPr>
    </w:p>
    <w:p w14:paraId="42C8ADD3" w14:textId="77777777" w:rsidR="00D4142F" w:rsidRDefault="00D4142F" w:rsidP="00AD4DBB">
      <w:pPr>
        <w:pStyle w:val="Heading3"/>
      </w:pPr>
      <w:bookmarkStart w:id="3881" w:name="_Toc35002587"/>
      <w:r>
        <w:t>Function Scope</w:t>
      </w:r>
      <w:bookmarkEnd w:id="3881"/>
    </w:p>
    <w:p w14:paraId="27C15CA8" w14:textId="77777777" w:rsidR="00B62ADF" w:rsidRPr="00B62ADF" w:rsidRDefault="00B62ADF" w:rsidP="00AD4DBB"/>
    <w:p w14:paraId="400C6D2D" w14:textId="77777777" w:rsidR="00B62ADF" w:rsidRDefault="004F0BA5" w:rsidP="00AD4DBB">
      <w:pPr>
        <w:pStyle w:val="Caption"/>
      </w:pPr>
      <w:bookmarkStart w:id="3882" w:name="_Toc468813027"/>
      <w:bookmarkStart w:id="3883" w:name="_Toc35002676"/>
      <w:r>
        <w:rPr>
          <w:noProof/>
        </w:rPr>
        <w:object w:dxaOrig="1440" w:dyaOrig="1440" w14:anchorId="02C4DF93">
          <v:shape id="_x0000_s1041" type="#_x0000_t75" style="position:absolute;left:0;text-align:left;margin-left:-.3pt;margin-top:2.85pt;width:510.25pt;height:304.55pt;z-index:251670528;mso-position-horizontal:absolute;mso-position-horizontal-relative:text;mso-position-vertical:absolute;mso-position-vertical-relative:text">
            <v:imagedata r:id="rId52" o:title=""/>
            <w10:wrap type="topAndBottom"/>
          </v:shape>
          <o:OLEObject Type="Embed" ProgID="Visio.Drawing.11" ShapeID="_x0000_s1041" DrawAspect="Content" ObjectID="_1706962419" r:id="rId53"/>
        </w:object>
      </w:r>
      <w:r w:rsidR="00B62ADF">
        <w:t xml:space="preserve">Figure </w:t>
      </w:r>
      <w:r w:rsidR="00C10767">
        <w:rPr>
          <w:noProof/>
        </w:rPr>
        <w:fldChar w:fldCharType="begin"/>
      </w:r>
      <w:r w:rsidR="00C10767">
        <w:rPr>
          <w:noProof/>
        </w:rPr>
        <w:instrText xml:space="preserve"> SEQ Figure \* ARABIC </w:instrText>
      </w:r>
      <w:r w:rsidR="00C10767">
        <w:rPr>
          <w:noProof/>
        </w:rPr>
        <w:fldChar w:fldCharType="separate"/>
      </w:r>
      <w:r w:rsidR="00AE665F">
        <w:rPr>
          <w:noProof/>
        </w:rPr>
        <w:t>9</w:t>
      </w:r>
      <w:r w:rsidR="00C10767">
        <w:rPr>
          <w:noProof/>
        </w:rPr>
        <w:fldChar w:fldCharType="end"/>
      </w:r>
      <w:r w:rsidR="00B62ADF">
        <w:t>: Context</w:t>
      </w:r>
      <w:r w:rsidR="00227C2C">
        <w:t xml:space="preserve"> Diagram</w:t>
      </w:r>
      <w:r w:rsidR="00B62ADF">
        <w:t xml:space="preserve"> of HMI Function 1</w:t>
      </w:r>
      <w:bookmarkEnd w:id="3882"/>
      <w:bookmarkEnd w:id="3883"/>
    </w:p>
    <w:p w14:paraId="37C53083" w14:textId="77777777" w:rsidR="00D4142F" w:rsidRPr="008845D2" w:rsidRDefault="00D4142F" w:rsidP="00AD4DBB"/>
    <w:p w14:paraId="22E2F146" w14:textId="77777777" w:rsidR="00D4142F" w:rsidRDefault="00D4142F" w:rsidP="00AD4DBB">
      <w:pPr>
        <w:pStyle w:val="Heading3"/>
      </w:pPr>
      <w:bookmarkStart w:id="3884" w:name="_Toc35002588"/>
      <w:r>
        <w:t>Function Interfaces</w:t>
      </w:r>
      <w:bookmarkEnd w:id="3884"/>
    </w:p>
    <w:p w14:paraId="3E877E6F" w14:textId="5F9E7A52" w:rsidR="00FF7E5C" w:rsidRPr="00FF7E5C" w:rsidRDefault="00D936EF" w:rsidP="00AD4DBB">
      <w:r>
        <w:t>All the Function Interfaces are between Sync Module and Sync Display.</w:t>
      </w:r>
    </w:p>
    <w:p w14:paraId="6F0A4DB3" w14:textId="77777777" w:rsidR="00D4142F" w:rsidRDefault="00D4142F" w:rsidP="00AD4DBB">
      <w:pPr>
        <w:pStyle w:val="Heading4"/>
      </w:pPr>
      <w:bookmarkStart w:id="3885" w:name="_Toc35002589"/>
      <w:r w:rsidRPr="00F15706">
        <w:t>Logical Inputs</w:t>
      </w:r>
      <w:bookmarkEnd w:id="3885"/>
    </w:p>
    <w:p w14:paraId="7953C303" w14:textId="77777777" w:rsidR="0047625A" w:rsidRDefault="0047625A" w:rsidP="0047625A"/>
    <w:tbl>
      <w:tblPr>
        <w:tblStyle w:val="TableGrid"/>
        <w:tblW w:w="10206" w:type="dxa"/>
        <w:tblInd w:w="-5" w:type="dxa"/>
        <w:tblLayout w:type="fixed"/>
        <w:tblLook w:val="04A0" w:firstRow="1" w:lastRow="0" w:firstColumn="1" w:lastColumn="0" w:noHBand="0" w:noVBand="1"/>
      </w:tblPr>
      <w:tblGrid>
        <w:gridCol w:w="2880"/>
        <w:gridCol w:w="7326"/>
      </w:tblGrid>
      <w:tr w:rsidR="001867BA" w:rsidRPr="00E54DEA" w14:paraId="2F57A7AF" w14:textId="77777777" w:rsidTr="007B54A9">
        <w:trPr>
          <w:trHeight w:val="183"/>
        </w:trPr>
        <w:tc>
          <w:tcPr>
            <w:tcW w:w="2880" w:type="dxa"/>
            <w:shd w:val="clear" w:color="auto" w:fill="D9D9D9" w:themeFill="background1" w:themeFillShade="D9"/>
            <w:noWrap/>
            <w:hideMark/>
          </w:tcPr>
          <w:p w14:paraId="1D6D3504" w14:textId="77777777" w:rsidR="001867BA" w:rsidRPr="00E54DEA" w:rsidRDefault="001867BA" w:rsidP="00F92929">
            <w:pPr>
              <w:overflowPunct/>
              <w:autoSpaceDE/>
              <w:autoSpaceDN/>
              <w:adjustRightInd/>
              <w:textAlignment w:val="auto"/>
              <w:rPr>
                <w:rFonts w:cs="Arial"/>
                <w:b/>
                <w:bCs/>
                <w:color w:val="000000"/>
              </w:rPr>
            </w:pPr>
            <w:r w:rsidRPr="00E54DEA">
              <w:rPr>
                <w:rFonts w:cs="Arial"/>
                <w:b/>
                <w:bCs/>
                <w:color w:val="000000"/>
              </w:rPr>
              <w:t>Signal Name</w:t>
            </w:r>
          </w:p>
        </w:tc>
        <w:tc>
          <w:tcPr>
            <w:tcW w:w="7326" w:type="dxa"/>
            <w:shd w:val="clear" w:color="auto" w:fill="D9D9D9" w:themeFill="background1" w:themeFillShade="D9"/>
            <w:noWrap/>
            <w:hideMark/>
          </w:tcPr>
          <w:p w14:paraId="019795BA" w14:textId="77777777" w:rsidR="001867BA" w:rsidRPr="00E54DEA" w:rsidRDefault="001867BA" w:rsidP="00F92929">
            <w:pPr>
              <w:overflowPunct/>
              <w:autoSpaceDE/>
              <w:autoSpaceDN/>
              <w:adjustRightInd/>
              <w:textAlignment w:val="auto"/>
              <w:rPr>
                <w:rFonts w:cs="Arial"/>
                <w:b/>
                <w:bCs/>
                <w:color w:val="000000"/>
              </w:rPr>
            </w:pPr>
            <w:r>
              <w:rPr>
                <w:rFonts w:cs="Arial"/>
                <w:b/>
                <w:bCs/>
                <w:color w:val="000000"/>
              </w:rPr>
              <w:t>Description</w:t>
            </w:r>
          </w:p>
        </w:tc>
      </w:tr>
      <w:tr w:rsidR="001867BA" w:rsidRPr="003F473D" w14:paraId="1EFAAA7E" w14:textId="77777777" w:rsidTr="007B54A9">
        <w:trPr>
          <w:trHeight w:val="410"/>
        </w:trPr>
        <w:tc>
          <w:tcPr>
            <w:tcW w:w="2880" w:type="dxa"/>
            <w:noWrap/>
          </w:tcPr>
          <w:p w14:paraId="7DE7E3C8" w14:textId="77777777" w:rsidR="001867BA" w:rsidRDefault="00D936EF" w:rsidP="005048DF">
            <w:r>
              <w:t>TrailerInfo_HS3</w:t>
            </w:r>
          </w:p>
          <w:p w14:paraId="50C8B75F" w14:textId="068EB298" w:rsidR="001A077F" w:rsidRPr="00105467" w:rsidRDefault="001A077F" w:rsidP="005048DF">
            <w:r w:rsidRPr="001A077F">
              <w:t>TrlrLampCnnct_B_Actl</w:t>
            </w:r>
            <w:r>
              <w:t xml:space="preserve"> = YES </w:t>
            </w:r>
          </w:p>
        </w:tc>
        <w:tc>
          <w:tcPr>
            <w:tcW w:w="7326" w:type="dxa"/>
            <w:noWrap/>
          </w:tcPr>
          <w:p w14:paraId="3F2F91D7" w14:textId="32F98D22" w:rsidR="001867BA" w:rsidRPr="00105467" w:rsidRDefault="001A077F" w:rsidP="005048DF">
            <w:r>
              <w:t>Trailer Light connected signal to determine the Trailer is connected to the vehicle.</w:t>
            </w:r>
          </w:p>
        </w:tc>
      </w:tr>
      <w:tr w:rsidR="001867BA" w:rsidRPr="003F473D" w14:paraId="0B547EFA" w14:textId="77777777" w:rsidTr="007B54A9">
        <w:trPr>
          <w:trHeight w:val="410"/>
        </w:trPr>
        <w:tc>
          <w:tcPr>
            <w:tcW w:w="2880" w:type="dxa"/>
            <w:noWrap/>
          </w:tcPr>
          <w:p w14:paraId="5496D544" w14:textId="77777777" w:rsidR="001867BA" w:rsidRDefault="00D936EF" w:rsidP="00F92929">
            <w:r>
              <w:t>BodyInfo_3_HS2</w:t>
            </w:r>
          </w:p>
          <w:p w14:paraId="116B5EE5" w14:textId="5CAF3E0F" w:rsidR="001A077F" w:rsidRPr="00105467" w:rsidRDefault="001A077F" w:rsidP="00F92929">
            <w:r w:rsidRPr="001A077F">
              <w:t>Ignition_Status</w:t>
            </w:r>
            <w:r>
              <w:t xml:space="preserve"> = RUN</w:t>
            </w:r>
          </w:p>
        </w:tc>
        <w:tc>
          <w:tcPr>
            <w:tcW w:w="7326" w:type="dxa"/>
            <w:noWrap/>
          </w:tcPr>
          <w:p w14:paraId="5F2436BB" w14:textId="3F31D7A1" w:rsidR="001867BA" w:rsidRPr="00105467" w:rsidRDefault="001A077F" w:rsidP="00F92929">
            <w:r>
              <w:t>Key Ignition Status signal to determine if the vehicle is in run position</w:t>
            </w:r>
          </w:p>
        </w:tc>
      </w:tr>
      <w:tr w:rsidR="00D936EF" w:rsidRPr="003F473D" w14:paraId="2C3E5F9E" w14:textId="77777777" w:rsidTr="007B54A9">
        <w:trPr>
          <w:trHeight w:val="410"/>
        </w:trPr>
        <w:tc>
          <w:tcPr>
            <w:tcW w:w="2880" w:type="dxa"/>
            <w:noWrap/>
          </w:tcPr>
          <w:p w14:paraId="1C0DF35A" w14:textId="2C952DF6" w:rsidR="00D936EF" w:rsidRDefault="00825757" w:rsidP="00F92929">
            <w:r>
              <w:t>Battery_Mgmt</w:t>
            </w:r>
          </w:p>
          <w:p w14:paraId="5B978D0E" w14:textId="68D03BBF" w:rsidR="001A077F" w:rsidRPr="00825757" w:rsidRDefault="00825757" w:rsidP="00F92929">
            <w:r>
              <w:t xml:space="preserve">BSBattSOC </w:t>
            </w:r>
            <w:r w:rsidRPr="00825757">
              <w:rPr>
                <w:u w:val="single"/>
              </w:rPr>
              <w:t>&gt;</w:t>
            </w:r>
            <w:r>
              <w:t xml:space="preserve"> 75%</w:t>
            </w:r>
          </w:p>
        </w:tc>
        <w:tc>
          <w:tcPr>
            <w:tcW w:w="7326" w:type="dxa"/>
            <w:noWrap/>
          </w:tcPr>
          <w:p w14:paraId="600B4AB8" w14:textId="2D34FC4B" w:rsidR="00D936EF" w:rsidRPr="00105467" w:rsidRDefault="001A077F" w:rsidP="00F92929">
            <w:r>
              <w:t>Battery State of Charge to determine if the feature</w:t>
            </w:r>
            <w:r w:rsidR="007B54A9">
              <w:t xml:space="preserve"> functionality</w:t>
            </w:r>
            <w:r>
              <w:t xml:space="preserve"> can be supported</w:t>
            </w:r>
          </w:p>
        </w:tc>
      </w:tr>
      <w:tr w:rsidR="00D936EF" w:rsidRPr="003F473D" w14:paraId="33B9580E" w14:textId="77777777" w:rsidTr="007B54A9">
        <w:trPr>
          <w:trHeight w:val="410"/>
        </w:trPr>
        <w:tc>
          <w:tcPr>
            <w:tcW w:w="2880" w:type="dxa"/>
            <w:noWrap/>
          </w:tcPr>
          <w:p w14:paraId="5F75B049" w14:textId="77777777" w:rsidR="00D936EF" w:rsidRDefault="00D936EF" w:rsidP="00F92929">
            <w:r>
              <w:t>TransGearData</w:t>
            </w:r>
          </w:p>
          <w:p w14:paraId="355807BE" w14:textId="045210B8" w:rsidR="001A077F" w:rsidRDefault="001A077F" w:rsidP="00F92929">
            <w:r w:rsidRPr="001A077F">
              <w:t>GearLvrPos_D_Actl</w:t>
            </w:r>
            <w:r>
              <w:t xml:space="preserve">  = Park</w:t>
            </w:r>
          </w:p>
        </w:tc>
        <w:tc>
          <w:tcPr>
            <w:tcW w:w="7326" w:type="dxa"/>
            <w:noWrap/>
          </w:tcPr>
          <w:p w14:paraId="0D2DDE64" w14:textId="755511ED" w:rsidR="00D936EF" w:rsidRPr="00105467" w:rsidRDefault="007B54A9" w:rsidP="00F92929">
            <w:r>
              <w:t>Transmission gear signal to determine the vehicle is on Park position.</w:t>
            </w:r>
          </w:p>
        </w:tc>
      </w:tr>
    </w:tbl>
    <w:p w14:paraId="4397E488" w14:textId="77777777" w:rsidR="0047625A" w:rsidRDefault="0047625A" w:rsidP="0047625A">
      <w:pPr>
        <w:pStyle w:val="Heading4"/>
      </w:pPr>
      <w:bookmarkStart w:id="3886" w:name="_Toc35002590"/>
      <w:r w:rsidRPr="00AD0EAC">
        <w:t>Logical Outputs</w:t>
      </w:r>
      <w:bookmarkEnd w:id="3886"/>
    </w:p>
    <w:tbl>
      <w:tblPr>
        <w:tblStyle w:val="TableGrid"/>
        <w:tblW w:w="10206" w:type="dxa"/>
        <w:tblInd w:w="-5" w:type="dxa"/>
        <w:tblLayout w:type="fixed"/>
        <w:tblLook w:val="04A0" w:firstRow="1" w:lastRow="0" w:firstColumn="1" w:lastColumn="0" w:noHBand="0" w:noVBand="1"/>
      </w:tblPr>
      <w:tblGrid>
        <w:gridCol w:w="2880"/>
        <w:gridCol w:w="7326"/>
      </w:tblGrid>
      <w:tr w:rsidR="001867BA" w:rsidRPr="00E54DEA" w14:paraId="74B71D3F" w14:textId="77777777" w:rsidTr="007B54A9">
        <w:trPr>
          <w:trHeight w:val="183"/>
        </w:trPr>
        <w:tc>
          <w:tcPr>
            <w:tcW w:w="2880" w:type="dxa"/>
            <w:shd w:val="clear" w:color="auto" w:fill="D9D9D9" w:themeFill="background1" w:themeFillShade="D9"/>
            <w:noWrap/>
            <w:hideMark/>
          </w:tcPr>
          <w:p w14:paraId="35271996" w14:textId="77777777" w:rsidR="001867BA" w:rsidRPr="00E54DEA" w:rsidRDefault="001867BA" w:rsidP="00F92929">
            <w:pPr>
              <w:overflowPunct/>
              <w:autoSpaceDE/>
              <w:autoSpaceDN/>
              <w:adjustRightInd/>
              <w:textAlignment w:val="auto"/>
              <w:rPr>
                <w:rFonts w:cs="Arial"/>
                <w:b/>
                <w:bCs/>
                <w:color w:val="000000"/>
              </w:rPr>
            </w:pPr>
            <w:r w:rsidRPr="00E54DEA">
              <w:rPr>
                <w:rFonts w:cs="Arial"/>
                <w:b/>
                <w:bCs/>
                <w:color w:val="000000"/>
              </w:rPr>
              <w:t>Signal Name</w:t>
            </w:r>
          </w:p>
        </w:tc>
        <w:tc>
          <w:tcPr>
            <w:tcW w:w="7326" w:type="dxa"/>
            <w:shd w:val="clear" w:color="auto" w:fill="D9D9D9" w:themeFill="background1" w:themeFillShade="D9"/>
            <w:noWrap/>
            <w:hideMark/>
          </w:tcPr>
          <w:p w14:paraId="380D63B6" w14:textId="77777777" w:rsidR="001867BA" w:rsidRPr="00E54DEA" w:rsidRDefault="001867BA" w:rsidP="00F92929">
            <w:pPr>
              <w:overflowPunct/>
              <w:autoSpaceDE/>
              <w:autoSpaceDN/>
              <w:adjustRightInd/>
              <w:textAlignment w:val="auto"/>
              <w:rPr>
                <w:rFonts w:cs="Arial"/>
                <w:b/>
                <w:bCs/>
                <w:color w:val="000000"/>
              </w:rPr>
            </w:pPr>
            <w:r>
              <w:rPr>
                <w:rFonts w:cs="Arial"/>
                <w:b/>
                <w:bCs/>
                <w:color w:val="000000"/>
              </w:rPr>
              <w:t>Description</w:t>
            </w:r>
          </w:p>
        </w:tc>
      </w:tr>
      <w:tr w:rsidR="001867BA" w:rsidRPr="001A3FAE" w14:paraId="24AF2729" w14:textId="77777777" w:rsidTr="007B54A9">
        <w:trPr>
          <w:trHeight w:val="410"/>
        </w:trPr>
        <w:tc>
          <w:tcPr>
            <w:tcW w:w="2880" w:type="dxa"/>
            <w:noWrap/>
          </w:tcPr>
          <w:p w14:paraId="2FE9FBD0" w14:textId="0C8E5A30" w:rsidR="001867BA" w:rsidRPr="001A3FAE" w:rsidRDefault="001867BA" w:rsidP="005048DF"/>
        </w:tc>
        <w:tc>
          <w:tcPr>
            <w:tcW w:w="7326" w:type="dxa"/>
            <w:noWrap/>
          </w:tcPr>
          <w:p w14:paraId="3E6E3334" w14:textId="781A502D" w:rsidR="001867BA" w:rsidRPr="001A3FAE" w:rsidRDefault="001867BA" w:rsidP="005048DF"/>
        </w:tc>
      </w:tr>
      <w:tr w:rsidR="001867BA" w:rsidRPr="001A3FAE" w14:paraId="6DB511E2" w14:textId="77777777" w:rsidTr="007B54A9">
        <w:trPr>
          <w:trHeight w:val="410"/>
        </w:trPr>
        <w:tc>
          <w:tcPr>
            <w:tcW w:w="2880" w:type="dxa"/>
            <w:noWrap/>
          </w:tcPr>
          <w:p w14:paraId="6E7E1E7E" w14:textId="77777777" w:rsidR="001867BA" w:rsidRPr="001A3FAE" w:rsidRDefault="001867BA" w:rsidP="00F92929"/>
        </w:tc>
        <w:tc>
          <w:tcPr>
            <w:tcW w:w="7326" w:type="dxa"/>
            <w:noWrap/>
          </w:tcPr>
          <w:p w14:paraId="7764B65D" w14:textId="77777777" w:rsidR="001867BA" w:rsidRPr="001A3FAE" w:rsidRDefault="001867BA" w:rsidP="00F92929"/>
        </w:tc>
      </w:tr>
    </w:tbl>
    <w:p w14:paraId="567BEDEE" w14:textId="77777777" w:rsidR="0047625A" w:rsidRPr="001A3FAE" w:rsidRDefault="0047625A" w:rsidP="0047625A"/>
    <w:p w14:paraId="6B63B3C7" w14:textId="77777777" w:rsidR="0047625A" w:rsidRDefault="0047625A" w:rsidP="0047625A">
      <w:pPr>
        <w:pStyle w:val="Heading4"/>
      </w:pPr>
      <w:bookmarkStart w:id="3887" w:name="_Toc35002591"/>
      <w:r>
        <w:t>Logical</w:t>
      </w:r>
      <w:r w:rsidRPr="00F15706">
        <w:t xml:space="preserve"> Parameters</w:t>
      </w:r>
      <w:bookmarkEnd w:id="3887"/>
    </w:p>
    <w:p w14:paraId="4A23FEAE" w14:textId="77777777" w:rsidR="0047625A" w:rsidRPr="00400BE3" w:rsidRDefault="0047625A" w:rsidP="0047625A"/>
    <w:tbl>
      <w:tblPr>
        <w:tblStyle w:val="TableGrid"/>
        <w:tblW w:w="10206" w:type="dxa"/>
        <w:tblInd w:w="-5" w:type="dxa"/>
        <w:tblLayout w:type="fixed"/>
        <w:tblLook w:val="04A0" w:firstRow="1" w:lastRow="0" w:firstColumn="1" w:lastColumn="0" w:noHBand="0" w:noVBand="1"/>
      </w:tblPr>
      <w:tblGrid>
        <w:gridCol w:w="2381"/>
        <w:gridCol w:w="7825"/>
      </w:tblGrid>
      <w:tr w:rsidR="001867BA" w:rsidRPr="00E54DEA" w14:paraId="34249385" w14:textId="77777777" w:rsidTr="0050496A">
        <w:trPr>
          <w:trHeight w:val="211"/>
        </w:trPr>
        <w:tc>
          <w:tcPr>
            <w:tcW w:w="2381" w:type="dxa"/>
            <w:shd w:val="clear" w:color="auto" w:fill="D9D9D9" w:themeFill="background1" w:themeFillShade="D9"/>
            <w:noWrap/>
            <w:hideMark/>
          </w:tcPr>
          <w:p w14:paraId="61EE32C0" w14:textId="77777777" w:rsidR="001867BA" w:rsidRPr="00E54DEA" w:rsidRDefault="001867BA" w:rsidP="00F92929">
            <w:pPr>
              <w:overflowPunct/>
              <w:autoSpaceDE/>
              <w:autoSpaceDN/>
              <w:adjustRightInd/>
              <w:textAlignment w:val="auto"/>
              <w:rPr>
                <w:rFonts w:cs="Arial"/>
                <w:b/>
                <w:bCs/>
                <w:color w:val="000000"/>
              </w:rPr>
            </w:pPr>
            <w:r>
              <w:rPr>
                <w:rFonts w:cs="Arial"/>
                <w:b/>
                <w:bCs/>
                <w:color w:val="000000"/>
              </w:rPr>
              <w:t>Parameter</w:t>
            </w:r>
            <w:r w:rsidRPr="00E54DEA">
              <w:rPr>
                <w:rFonts w:cs="Arial"/>
                <w:b/>
                <w:bCs/>
                <w:color w:val="000000"/>
              </w:rPr>
              <w:t xml:space="preserve"> Name</w:t>
            </w:r>
          </w:p>
        </w:tc>
        <w:tc>
          <w:tcPr>
            <w:tcW w:w="7825" w:type="dxa"/>
            <w:shd w:val="clear" w:color="auto" w:fill="D9D9D9" w:themeFill="background1" w:themeFillShade="D9"/>
            <w:noWrap/>
            <w:hideMark/>
          </w:tcPr>
          <w:p w14:paraId="0A1DCBEA" w14:textId="77777777" w:rsidR="001867BA" w:rsidRPr="00D90BED" w:rsidRDefault="001867BA" w:rsidP="00F92929">
            <w:pPr>
              <w:overflowPunct/>
              <w:autoSpaceDE/>
              <w:autoSpaceDN/>
              <w:adjustRightInd/>
              <w:textAlignment w:val="auto"/>
              <w:rPr>
                <w:rFonts w:cs="Arial"/>
                <w:b/>
                <w:bCs/>
                <w:color w:val="000000"/>
              </w:rPr>
            </w:pPr>
            <w:r>
              <w:rPr>
                <w:rFonts w:cs="Arial"/>
                <w:b/>
                <w:bCs/>
                <w:color w:val="000000"/>
              </w:rPr>
              <w:t>Description</w:t>
            </w:r>
          </w:p>
        </w:tc>
      </w:tr>
      <w:tr w:rsidR="001867BA" w:rsidRPr="001A3FAE" w14:paraId="529BB87D" w14:textId="77777777" w:rsidTr="0050496A">
        <w:trPr>
          <w:trHeight w:val="410"/>
        </w:trPr>
        <w:tc>
          <w:tcPr>
            <w:tcW w:w="2381" w:type="dxa"/>
            <w:noWrap/>
          </w:tcPr>
          <w:p w14:paraId="7A3C220A" w14:textId="77777777" w:rsidR="001867BA" w:rsidRPr="001A3FAE" w:rsidRDefault="001867BA" w:rsidP="00F92929">
            <w:r>
              <w:t>&lt;(Mandatory) Word reference to the “</w:t>
            </w:r>
            <w:r w:rsidRPr="00FC0E02">
              <w:rPr>
                <w:rStyle w:val="SubtleEmphasis"/>
                <w:color w:val="0000FF"/>
              </w:rPr>
              <w:fldChar w:fldCharType="begin"/>
            </w:r>
            <w:r w:rsidRPr="00FC0E02">
              <w:rPr>
                <w:rStyle w:val="SubtleEmphasis"/>
                <w:color w:val="0000FF"/>
              </w:rPr>
              <w:instrText xml:space="preserve"> REF _Ref531353258 \h </w:instrText>
            </w:r>
            <w:r>
              <w:rPr>
                <w:rStyle w:val="SubtleEmphasis"/>
                <w:color w:val="0000FF"/>
              </w:rPr>
              <w:instrText xml:space="preserve"> \* MERGEFORMAT </w:instrText>
            </w:r>
            <w:r w:rsidRPr="00FC0E02">
              <w:rPr>
                <w:rStyle w:val="SubtleEmphasis"/>
                <w:color w:val="0000FF"/>
              </w:rPr>
            </w:r>
            <w:r w:rsidRPr="00FC0E02">
              <w:rPr>
                <w:rStyle w:val="SubtleEmphasis"/>
                <w:color w:val="0000FF"/>
              </w:rPr>
              <w:fldChar w:fldCharType="separate"/>
            </w:r>
            <w:r w:rsidR="00AE665F" w:rsidRPr="00AE665F">
              <w:rPr>
                <w:rStyle w:val="SubtleEmphasis"/>
                <w:color w:val="0000FF"/>
              </w:rPr>
              <w:t>Logical Parameters</w:t>
            </w:r>
            <w:r w:rsidRPr="00FC0E02">
              <w:rPr>
                <w:rStyle w:val="SubtleEmphasis"/>
                <w:color w:val="0000FF"/>
              </w:rPr>
              <w:fldChar w:fldCharType="end"/>
            </w:r>
            <w:r>
              <w:t>” name bookmark in the Data Dictionary&gt;</w:t>
            </w:r>
          </w:p>
        </w:tc>
        <w:tc>
          <w:tcPr>
            <w:tcW w:w="7825" w:type="dxa"/>
            <w:noWrap/>
          </w:tcPr>
          <w:p w14:paraId="6FF2D9D5" w14:textId="77777777" w:rsidR="001867BA" w:rsidRPr="001A3FAE" w:rsidRDefault="001867BA" w:rsidP="00F92929">
            <w:r>
              <w:t>&lt;(Optional) Word reference to the “</w:t>
            </w:r>
            <w:r w:rsidRPr="00FC0E02">
              <w:rPr>
                <w:rStyle w:val="SubtleEmphasis"/>
                <w:color w:val="0000FF"/>
              </w:rPr>
              <w:fldChar w:fldCharType="begin"/>
            </w:r>
            <w:r w:rsidRPr="00FC0E02">
              <w:rPr>
                <w:rStyle w:val="SubtleEmphasis"/>
                <w:color w:val="0000FF"/>
              </w:rPr>
              <w:instrText xml:space="preserve"> REF _Ref531353258 \h </w:instrText>
            </w:r>
            <w:r>
              <w:rPr>
                <w:rStyle w:val="SubtleEmphasis"/>
                <w:color w:val="0000FF"/>
              </w:rPr>
              <w:instrText xml:space="preserve"> \* MERGEFORMAT </w:instrText>
            </w:r>
            <w:r w:rsidRPr="00FC0E02">
              <w:rPr>
                <w:rStyle w:val="SubtleEmphasis"/>
                <w:color w:val="0000FF"/>
              </w:rPr>
            </w:r>
            <w:r w:rsidRPr="00FC0E02">
              <w:rPr>
                <w:rStyle w:val="SubtleEmphasis"/>
                <w:color w:val="0000FF"/>
              </w:rPr>
              <w:fldChar w:fldCharType="separate"/>
            </w:r>
            <w:r w:rsidR="00AE665F" w:rsidRPr="00AE665F">
              <w:rPr>
                <w:rStyle w:val="SubtleEmphasis"/>
                <w:color w:val="0000FF"/>
              </w:rPr>
              <w:t>Logical Parameters</w:t>
            </w:r>
            <w:r w:rsidRPr="00FC0E02">
              <w:rPr>
                <w:rStyle w:val="SubtleEmphasis"/>
                <w:color w:val="0000FF"/>
              </w:rPr>
              <w:fldChar w:fldCharType="end"/>
            </w:r>
            <w:r>
              <w:rPr>
                <w:rStyle w:val="SubtleEmphasis"/>
                <w:color w:val="0000FF"/>
              </w:rPr>
              <w:t xml:space="preserve">” </w:t>
            </w:r>
            <w:r>
              <w:t>description bookmark in the Data Dictionary&gt;</w:t>
            </w:r>
          </w:p>
        </w:tc>
      </w:tr>
      <w:tr w:rsidR="001867BA" w:rsidRPr="001A3FAE" w14:paraId="628FFA80" w14:textId="77777777" w:rsidTr="0050496A">
        <w:trPr>
          <w:trHeight w:val="410"/>
        </w:trPr>
        <w:tc>
          <w:tcPr>
            <w:tcW w:w="2381" w:type="dxa"/>
            <w:noWrap/>
          </w:tcPr>
          <w:p w14:paraId="3B0173D8" w14:textId="77777777" w:rsidR="001867BA" w:rsidRPr="001A3FAE" w:rsidRDefault="001867BA" w:rsidP="00F92929"/>
        </w:tc>
        <w:tc>
          <w:tcPr>
            <w:tcW w:w="7825" w:type="dxa"/>
            <w:noWrap/>
          </w:tcPr>
          <w:p w14:paraId="41C5F68B" w14:textId="77777777" w:rsidR="001867BA" w:rsidRPr="001A3FAE" w:rsidRDefault="001867BA" w:rsidP="00F92929"/>
        </w:tc>
      </w:tr>
    </w:tbl>
    <w:p w14:paraId="4889EFB2" w14:textId="77777777" w:rsidR="0047625A" w:rsidRPr="001A3FAE" w:rsidRDefault="0047625A" w:rsidP="0047625A"/>
    <w:p w14:paraId="6EBD486B" w14:textId="77777777" w:rsidR="00D4142F" w:rsidRDefault="004151F7" w:rsidP="00AD4DBB">
      <w:pPr>
        <w:pStyle w:val="Heading3"/>
      </w:pPr>
      <w:bookmarkStart w:id="3888" w:name="_Ref468998625"/>
      <w:bookmarkStart w:id="3889" w:name="_Toc35002592"/>
      <w:r>
        <w:t>Function</w:t>
      </w:r>
      <w:r w:rsidR="00D4142F">
        <w:t xml:space="preserve"> Modeling</w:t>
      </w:r>
      <w:bookmarkEnd w:id="3888"/>
      <w:bookmarkEnd w:id="3889"/>
    </w:p>
    <w:p w14:paraId="6E901905" w14:textId="77777777" w:rsidR="001867BA" w:rsidRDefault="001867BA" w:rsidP="001867BA">
      <w:pPr>
        <w:pStyle w:val="Heading4"/>
        <w:numPr>
          <w:ilvl w:val="3"/>
          <w:numId w:val="5"/>
        </w:numPr>
        <w:tabs>
          <w:tab w:val="clear" w:pos="1134"/>
        </w:tabs>
      </w:pPr>
      <w:bookmarkStart w:id="3890" w:name="_Toc35002593"/>
      <w:r>
        <w:t>Use Case(s)</w:t>
      </w:r>
      <w:bookmarkEnd w:id="3890"/>
    </w:p>
    <w:p w14:paraId="291CC13D" w14:textId="77777777" w:rsidR="00D4727A" w:rsidRPr="00FB5797" w:rsidRDefault="00D4727A" w:rsidP="00D4727A">
      <w:pPr>
        <w:pStyle w:val="RERequirement"/>
        <w:rPr>
          <w:color w:val="000000" w:themeColor="text1"/>
          <w:rPrChange w:id="3891" w:author="SM Fairus Hasan" w:date="2020-02-27T16:11:00Z">
            <w:rPr/>
          </w:rPrChange>
        </w:rPr>
      </w:pPr>
      <w:r w:rsidRPr="00FB5797">
        <w:rPr>
          <w:color w:val="000000" w:themeColor="text1"/>
          <w:rPrChange w:id="3892" w:author="SM Fairus Hasan" w:date="2020-02-27T16:11:00Z">
            <w:rPr/>
          </w:rPrChange>
        </w:rPr>
        <w:t>###</w:t>
      </w:r>
      <w:bookmarkStart w:id="3893" w:name="R_FNC_00014_ID_Trailer_Light_Test_User_r"/>
      <w:r w:rsidRPr="00FB5797">
        <w:rPr>
          <w:color w:val="000000" w:themeColor="text1"/>
          <w:rPrChange w:id="3894" w:author="SM Fairus Hasan" w:date="2020-02-27T16:11:00Z">
            <w:rPr/>
          </w:rPrChange>
        </w:rPr>
        <w:t>R_FNC_</w:t>
      </w:r>
      <w:r>
        <w:rPr>
          <w:color w:val="000000" w:themeColor="text1"/>
        </w:rPr>
        <w:t>Trailer Settings and Profile</w:t>
      </w:r>
      <w:r w:rsidRPr="00FB5797">
        <w:rPr>
          <w:color w:val="000000" w:themeColor="text1"/>
          <w:rPrChange w:id="3895" w:author="SM Fairus Hasan" w:date="2020-02-27T16:11:00Z">
            <w:rPr/>
          </w:rPrChange>
        </w:rPr>
        <w:t>_00</w:t>
      </w:r>
      <w:ins w:id="3896" w:author="Gonzalez-sanchez, Mario (M.)" w:date="2020-03-24T08:45:00Z">
        <w:r>
          <w:rPr>
            <w:color w:val="000000" w:themeColor="text1"/>
          </w:rPr>
          <w:t>0</w:t>
        </w:r>
      </w:ins>
      <w:r w:rsidRPr="00FB5797">
        <w:rPr>
          <w:color w:val="000000" w:themeColor="text1"/>
          <w:rPrChange w:id="3897" w:author="SM Fairus Hasan" w:date="2020-02-27T16:11:00Z">
            <w:rPr/>
          </w:rPrChange>
        </w:rPr>
        <w:t>01</w:t>
      </w:r>
      <w:del w:id="3898" w:author="Hasan, SM Fairus (S.)" w:date="2020-02-17T15:09:00Z">
        <w:r w:rsidRPr="00FB5797" w:rsidDel="008419C3">
          <w:rPr>
            <w:color w:val="000000" w:themeColor="text1"/>
            <w:rPrChange w:id="3899" w:author="SM Fairus Hasan" w:date="2020-02-27T16:11:00Z">
              <w:rPr/>
            </w:rPrChange>
          </w:rPr>
          <w:delText>4</w:delText>
        </w:r>
      </w:del>
      <w:bookmarkEnd w:id="3893"/>
      <w:r w:rsidRPr="00FB5797">
        <w:rPr>
          <w:color w:val="000000" w:themeColor="text1"/>
          <w:rPrChange w:id="3900" w:author="SM Fairus Hasan" w:date="2020-02-27T16:11:00Z">
            <w:rPr/>
          </w:rPrChange>
        </w:rPr>
        <w:t xml:space="preserve">### </w:t>
      </w:r>
      <w:r>
        <w:rPr>
          <w:color w:val="000000" w:themeColor="text1"/>
        </w:rPr>
        <w:t>Preconditions met</w:t>
      </w:r>
    </w:p>
    <w:p w14:paraId="4F2E14B4" w14:textId="77777777" w:rsidR="00D4727A" w:rsidRPr="00FB5797" w:rsidRDefault="00D4727A" w:rsidP="00D4727A">
      <w:pPr>
        <w:rPr>
          <w:rFonts w:cs="Arial"/>
          <w:color w:val="000000" w:themeColor="text1"/>
          <w:rPrChange w:id="3901" w:author="SM Fairus Hasan" w:date="2020-02-27T16:11:00Z">
            <w:rPr>
              <w:rFonts w:cs="Arial"/>
            </w:rPr>
          </w:rPrChange>
        </w:rPr>
      </w:pPr>
      <w:r w:rsidRPr="00FB5797">
        <w:rPr>
          <w:rFonts w:cs="Arial"/>
          <w:color w:val="000000" w:themeColor="text1"/>
          <w:rPrChange w:id="3902" w:author="SM Fairus Hasan" w:date="2020-02-27T16:11:00Z">
            <w:rPr>
              <w:rFonts w:cs="Arial"/>
            </w:rPr>
          </w:rPrChange>
        </w:rPr>
        <w:t>U</w:t>
      </w:r>
      <w:r>
        <w:rPr>
          <w:rFonts w:cs="Arial"/>
          <w:color w:val="000000" w:themeColor="text1"/>
        </w:rPr>
        <w:t>pon user selection of Trailer Maintenance</w:t>
      </w:r>
      <w:r w:rsidR="003A5B39">
        <w:rPr>
          <w:rFonts w:cs="Arial"/>
          <w:color w:val="000000" w:themeColor="text1"/>
        </w:rPr>
        <w:t xml:space="preserve"> or Trailer Trip</w:t>
      </w:r>
      <w:r>
        <w:rPr>
          <w:rFonts w:cs="Arial"/>
          <w:color w:val="000000" w:themeColor="text1"/>
        </w:rPr>
        <w:t xml:space="preserve"> menu</w:t>
      </w:r>
      <w:r w:rsidRPr="00FB5797">
        <w:rPr>
          <w:rFonts w:cs="Arial"/>
          <w:color w:val="000000" w:themeColor="text1"/>
          <w:rPrChange w:id="3903" w:author="SM Fairus Hasan" w:date="2020-02-27T16:11:00Z">
            <w:rPr>
              <w:rFonts w:cs="Arial"/>
            </w:rPr>
          </w:rPrChange>
        </w:rPr>
        <w:t xml:space="preserve"> in-vehicle </w:t>
      </w:r>
      <w:r>
        <w:rPr>
          <w:rFonts w:cs="Arial"/>
          <w:color w:val="000000" w:themeColor="text1"/>
        </w:rPr>
        <w:t>HMI, the function shall verify preconditions are met.</w:t>
      </w:r>
    </w:p>
    <w:p w14:paraId="35DD2B89" w14:textId="77777777" w:rsidR="00D4727A" w:rsidRDefault="00D4727A" w:rsidP="00D4727A">
      <w:pPr>
        <w:rPr>
          <w:rFonts w:cs="Arial"/>
          <w:color w:val="000000" w:themeColor="text1"/>
        </w:rPr>
      </w:pPr>
    </w:p>
    <w:p w14:paraId="00DC0110" w14:textId="54B081EB" w:rsidR="00D4727A" w:rsidRPr="00FB5797" w:rsidRDefault="00D4727A" w:rsidP="00D4727A">
      <w:pPr>
        <w:pStyle w:val="RERequirement"/>
        <w:rPr>
          <w:color w:val="000000" w:themeColor="text1"/>
          <w:rPrChange w:id="3904" w:author="SM Fairus Hasan" w:date="2020-02-27T16:11:00Z">
            <w:rPr/>
          </w:rPrChange>
        </w:rPr>
      </w:pPr>
      <w:r w:rsidRPr="00FB5797">
        <w:rPr>
          <w:color w:val="000000" w:themeColor="text1"/>
          <w:rPrChange w:id="3905" w:author="SM Fairus Hasan" w:date="2020-02-27T16:11:00Z">
            <w:rPr/>
          </w:rPrChange>
        </w:rPr>
        <w:t>###R_FNC_</w:t>
      </w:r>
      <w:r>
        <w:rPr>
          <w:color w:val="000000" w:themeColor="text1"/>
        </w:rPr>
        <w:t>Trailer Settings and Profile</w:t>
      </w:r>
      <w:r w:rsidRPr="00FB5797">
        <w:rPr>
          <w:color w:val="000000" w:themeColor="text1"/>
          <w:rPrChange w:id="3906" w:author="SM Fairus Hasan" w:date="2020-02-27T16:11:00Z">
            <w:rPr/>
          </w:rPrChange>
        </w:rPr>
        <w:t>_00</w:t>
      </w:r>
      <w:ins w:id="3907" w:author="Gonzalez-sanchez, Mario (M.)" w:date="2020-03-24T08:45:00Z">
        <w:r>
          <w:rPr>
            <w:color w:val="000000" w:themeColor="text1"/>
          </w:rPr>
          <w:t>0</w:t>
        </w:r>
      </w:ins>
      <w:r w:rsidRPr="00FB5797">
        <w:rPr>
          <w:color w:val="000000" w:themeColor="text1"/>
          <w:rPrChange w:id="3908" w:author="SM Fairus Hasan" w:date="2020-02-27T16:11:00Z">
            <w:rPr/>
          </w:rPrChange>
        </w:rPr>
        <w:t>0</w:t>
      </w:r>
      <w:r w:rsidR="00D92A75">
        <w:rPr>
          <w:color w:val="000000" w:themeColor="text1"/>
        </w:rPr>
        <w:t>2</w:t>
      </w:r>
      <w:del w:id="3909" w:author="Hasan, SM Fairus (S.)" w:date="2020-02-17T15:09:00Z">
        <w:r w:rsidRPr="00FB5797" w:rsidDel="008419C3">
          <w:rPr>
            <w:color w:val="000000" w:themeColor="text1"/>
            <w:rPrChange w:id="3910" w:author="SM Fairus Hasan" w:date="2020-02-27T16:11:00Z">
              <w:rPr/>
            </w:rPrChange>
          </w:rPr>
          <w:delText>4</w:delText>
        </w:r>
      </w:del>
      <w:r w:rsidRPr="00FB5797">
        <w:rPr>
          <w:color w:val="000000" w:themeColor="text1"/>
          <w:rPrChange w:id="3911" w:author="SM Fairus Hasan" w:date="2020-02-27T16:11:00Z">
            <w:rPr/>
          </w:rPrChange>
        </w:rPr>
        <w:t xml:space="preserve">### </w:t>
      </w:r>
      <w:r>
        <w:rPr>
          <w:color w:val="000000" w:themeColor="text1"/>
        </w:rPr>
        <w:t>Preconditions not met</w:t>
      </w:r>
    </w:p>
    <w:p w14:paraId="13217192" w14:textId="77777777" w:rsidR="00D4727A" w:rsidRDefault="00D4727A" w:rsidP="00D4727A">
      <w:pPr>
        <w:rPr>
          <w:rFonts w:cs="Arial"/>
          <w:color w:val="000000" w:themeColor="text1"/>
        </w:rPr>
      </w:pPr>
      <w:r>
        <w:rPr>
          <w:rFonts w:cs="Arial"/>
          <w:color w:val="000000" w:themeColor="text1"/>
        </w:rPr>
        <w:t>When the Preconditions are not met, SYNC display shall send a Pop-Up/Notification in vehicle HMI as following:</w:t>
      </w:r>
    </w:p>
    <w:p w14:paraId="050EAEB5" w14:textId="77777777" w:rsidR="00D4727A" w:rsidRDefault="00D4727A" w:rsidP="00D4727A">
      <w:pPr>
        <w:rPr>
          <w:rFonts w:cs="Arial"/>
          <w:color w:val="000000" w:themeColor="text1"/>
        </w:rPr>
      </w:pPr>
      <w:r>
        <w:rPr>
          <w:rFonts w:cs="Arial"/>
          <w:color w:val="000000" w:themeColor="text1"/>
        </w:rPr>
        <w:t xml:space="preserve">[Header] </w:t>
      </w:r>
      <w:r w:rsidR="003A5B39">
        <w:rPr>
          <w:rFonts w:cs="Arial"/>
          <w:color w:val="000000" w:themeColor="text1"/>
        </w:rPr>
        <w:t>Trailer Maintenance menu not available</w:t>
      </w:r>
    </w:p>
    <w:p w14:paraId="1F510B5E" w14:textId="77777777" w:rsidR="00D4727A" w:rsidRDefault="00D4727A" w:rsidP="00D4727A">
      <w:pPr>
        <w:rPr>
          <w:rFonts w:cs="Arial"/>
          <w:color w:val="000000" w:themeColor="text1"/>
        </w:rPr>
      </w:pPr>
      <w:r>
        <w:rPr>
          <w:rFonts w:cs="Arial"/>
          <w:color w:val="000000" w:themeColor="text1"/>
        </w:rPr>
        <w:t>[Subject]</w:t>
      </w:r>
      <w:r w:rsidR="003A5B39">
        <w:rPr>
          <w:rFonts w:cs="Arial"/>
          <w:color w:val="000000" w:themeColor="text1"/>
        </w:rPr>
        <w:t xml:space="preserve"> -Verify if the Trailer is attached to the vehicle.</w:t>
      </w:r>
    </w:p>
    <w:p w14:paraId="032DDA6C" w14:textId="77777777" w:rsidR="003A5B39" w:rsidRDefault="003A5B39" w:rsidP="00D4727A">
      <w:pPr>
        <w:rPr>
          <w:rFonts w:cs="Arial"/>
          <w:color w:val="000000" w:themeColor="text1"/>
        </w:rPr>
      </w:pPr>
      <w:r>
        <w:rPr>
          <w:rFonts w:cs="Arial"/>
          <w:color w:val="000000" w:themeColor="text1"/>
        </w:rPr>
        <w:tab/>
        <w:t xml:space="preserve">  -Verify the shifter is on Park position.</w:t>
      </w:r>
    </w:p>
    <w:p w14:paraId="11212516" w14:textId="77777777" w:rsidR="003A5B39" w:rsidRPr="00FB5797" w:rsidRDefault="003A5B39" w:rsidP="00D4727A">
      <w:pPr>
        <w:rPr>
          <w:rFonts w:cs="Arial"/>
          <w:color w:val="000000" w:themeColor="text1"/>
          <w:rPrChange w:id="3912" w:author="SM Fairus Hasan" w:date="2020-02-27T16:11:00Z">
            <w:rPr>
              <w:rFonts w:cs="Arial"/>
            </w:rPr>
          </w:rPrChange>
        </w:rPr>
      </w:pPr>
      <w:r>
        <w:rPr>
          <w:rFonts w:cs="Arial"/>
          <w:color w:val="000000" w:themeColor="text1"/>
        </w:rPr>
        <w:tab/>
        <w:t xml:space="preserve">  -Battery state of charge is below 75%.</w:t>
      </w:r>
    </w:p>
    <w:p w14:paraId="3F986F89" w14:textId="77777777" w:rsidR="00D4727A" w:rsidRPr="00FB5797" w:rsidRDefault="00D4727A" w:rsidP="00D4727A">
      <w:pPr>
        <w:rPr>
          <w:rFonts w:cs="Arial"/>
          <w:color w:val="000000" w:themeColor="text1"/>
          <w:rPrChange w:id="3913" w:author="SM Fairus Hasan" w:date="2020-02-27T16:11:00Z">
            <w:rPr>
              <w:rFonts w:cs="Arial"/>
            </w:rPr>
          </w:rPrChange>
        </w:rPr>
      </w:pPr>
    </w:p>
    <w:p w14:paraId="55FBA5E2" w14:textId="77777777" w:rsidR="001867BA" w:rsidRDefault="001867BA" w:rsidP="001867BA"/>
    <w:p w14:paraId="3217BFCB" w14:textId="77777777" w:rsidR="001867BA" w:rsidRDefault="001867BA" w:rsidP="001867BA"/>
    <w:p w14:paraId="5425AFC7" w14:textId="77777777" w:rsidR="00D4142F" w:rsidRDefault="00D4142F" w:rsidP="00AD4DBB">
      <w:pPr>
        <w:pStyle w:val="Heading3"/>
      </w:pPr>
      <w:bookmarkStart w:id="3914" w:name="_Ref26886000"/>
      <w:bookmarkStart w:id="3915" w:name="_Toc35002595"/>
      <w:r>
        <w:t>Function Requirements</w:t>
      </w:r>
      <w:bookmarkEnd w:id="3914"/>
      <w:bookmarkEnd w:id="3915"/>
    </w:p>
    <w:p w14:paraId="44D547C0" w14:textId="77777777" w:rsidR="00A2469E" w:rsidRDefault="00A2469E" w:rsidP="00A2469E">
      <w:pPr>
        <w:pStyle w:val="Heading4"/>
      </w:pPr>
      <w:bookmarkStart w:id="3916" w:name="_Toc35002596"/>
      <w:r>
        <w:t>Functional Requirements</w:t>
      </w:r>
      <w:bookmarkEnd w:id="3916"/>
    </w:p>
    <w:p w14:paraId="452E5E27" w14:textId="19489758" w:rsidR="003A5B39" w:rsidRPr="00FB5797" w:rsidRDefault="003A5B39" w:rsidP="003A5B39">
      <w:pPr>
        <w:pStyle w:val="RERequirement"/>
        <w:rPr>
          <w:color w:val="000000" w:themeColor="text1"/>
          <w:rPrChange w:id="3917" w:author="SM Fairus Hasan" w:date="2020-02-27T16:11:00Z">
            <w:rPr/>
          </w:rPrChange>
        </w:rPr>
      </w:pPr>
      <w:r w:rsidRPr="00FB5797">
        <w:rPr>
          <w:color w:val="000000" w:themeColor="text1"/>
          <w:rPrChange w:id="3918" w:author="SM Fairus Hasan" w:date="2020-02-27T16:11:00Z">
            <w:rPr/>
          </w:rPrChange>
        </w:rPr>
        <w:t>###</w:t>
      </w:r>
      <w:bookmarkStart w:id="3919" w:name="R_FNC_00051_ID_Trailer_Light_Test_Vehicl"/>
      <w:r w:rsidRPr="00FB5797">
        <w:rPr>
          <w:color w:val="000000" w:themeColor="text1"/>
          <w:rPrChange w:id="3920" w:author="SM Fairus Hasan" w:date="2020-02-27T16:11:00Z">
            <w:rPr/>
          </w:rPrChange>
        </w:rPr>
        <w:t>R_FNC_</w:t>
      </w:r>
      <w:r>
        <w:rPr>
          <w:color w:val="000000" w:themeColor="text1"/>
        </w:rPr>
        <w:t>Trailer Settings and Profile</w:t>
      </w:r>
      <w:r w:rsidRPr="00FB5797">
        <w:rPr>
          <w:color w:val="000000" w:themeColor="text1"/>
          <w:rPrChange w:id="3921" w:author="SM Fairus Hasan" w:date="2020-02-27T16:11:00Z">
            <w:rPr/>
          </w:rPrChange>
        </w:rPr>
        <w:t>_000</w:t>
      </w:r>
      <w:ins w:id="3922" w:author="Gonzalez-sanchez, Mario (M.)" w:date="2020-03-24T08:45:00Z">
        <w:r>
          <w:rPr>
            <w:color w:val="000000" w:themeColor="text1"/>
          </w:rPr>
          <w:t>0</w:t>
        </w:r>
      </w:ins>
      <w:r w:rsidR="00D92A75">
        <w:rPr>
          <w:color w:val="000000" w:themeColor="text1"/>
        </w:rPr>
        <w:t>3</w:t>
      </w:r>
      <w:del w:id="3923" w:author="Hasan, SM Fairus (S.)" w:date="2020-02-17T15:11:00Z">
        <w:r w:rsidRPr="00FB5797" w:rsidDel="008419C3">
          <w:rPr>
            <w:color w:val="000000" w:themeColor="text1"/>
            <w:rPrChange w:id="3924" w:author="SM Fairus Hasan" w:date="2020-02-27T16:11:00Z">
              <w:rPr/>
            </w:rPrChange>
          </w:rPr>
          <w:delText>51</w:delText>
        </w:r>
      </w:del>
      <w:bookmarkEnd w:id="3919"/>
      <w:r w:rsidRPr="00FB5797">
        <w:rPr>
          <w:color w:val="000000" w:themeColor="text1"/>
          <w:rPrChange w:id="3925" w:author="SM Fairus Hasan" w:date="2020-02-27T16:11:00Z">
            <w:rPr/>
          </w:rPrChange>
        </w:rPr>
        <w:t>### Vehicle not stationary (automatic transmission ONLY)</w:t>
      </w:r>
    </w:p>
    <w:p w14:paraId="1EDEC9FF" w14:textId="77777777" w:rsidR="003A5B39" w:rsidRPr="00FB5797" w:rsidRDefault="003A5B39" w:rsidP="003A5B39">
      <w:pPr>
        <w:rPr>
          <w:rFonts w:cs="Arial"/>
          <w:color w:val="000000" w:themeColor="text1"/>
          <w:rPrChange w:id="3926" w:author="SM Fairus Hasan" w:date="2020-02-27T16:11:00Z">
            <w:rPr>
              <w:rFonts w:cs="Arial"/>
            </w:rPr>
          </w:rPrChange>
        </w:rPr>
      </w:pPr>
      <w:r w:rsidRPr="00FB5797">
        <w:rPr>
          <w:rFonts w:cs="Arial"/>
          <w:color w:val="000000" w:themeColor="text1"/>
          <w:rPrChange w:id="3927" w:author="SM Fairus Hasan" w:date="2020-02-27T16:11:00Z">
            <w:rPr>
              <w:rFonts w:cs="Arial"/>
            </w:rPr>
          </w:rPrChange>
        </w:rPr>
        <w:t>When Vehicle_Speed is more than 4 KPH and/or GearLvrPos_D_Actl != 0x0 (PARK), the</w:t>
      </w:r>
      <w:r>
        <w:rPr>
          <w:rFonts w:cs="Arial"/>
          <w:color w:val="000000" w:themeColor="text1"/>
        </w:rPr>
        <w:t xml:space="preserve"> Feature Settings and Profile</w:t>
      </w:r>
      <w:r w:rsidR="00877E8D">
        <w:rPr>
          <w:rFonts w:cs="Arial"/>
          <w:color w:val="000000" w:themeColor="text1"/>
        </w:rPr>
        <w:t xml:space="preserve"> precondition is met.</w:t>
      </w:r>
    </w:p>
    <w:tbl>
      <w:tblPr>
        <w:tblW w:w="10455" w:type="dxa"/>
        <w:tblCellMar>
          <w:left w:w="0" w:type="dxa"/>
          <w:right w:w="0" w:type="dxa"/>
        </w:tblCellMar>
        <w:tblLook w:val="04A0" w:firstRow="1" w:lastRow="0" w:firstColumn="1" w:lastColumn="0" w:noHBand="0" w:noVBand="1"/>
      </w:tblPr>
      <w:tblGrid>
        <w:gridCol w:w="959"/>
        <w:gridCol w:w="992"/>
        <w:gridCol w:w="992"/>
        <w:gridCol w:w="851"/>
        <w:gridCol w:w="1417"/>
        <w:gridCol w:w="3261"/>
        <w:gridCol w:w="1983"/>
      </w:tblGrid>
      <w:tr w:rsidR="003A5B39" w:rsidRPr="00FB5797" w14:paraId="42306DB9" w14:textId="77777777" w:rsidTr="003A5B39">
        <w:trPr>
          <w:hidden/>
        </w:trPr>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E5446E4" w14:textId="77777777" w:rsidR="003A5B39" w:rsidRPr="00FB5797" w:rsidRDefault="003A5B39" w:rsidP="00344061">
            <w:pPr>
              <w:rPr>
                <w:rFonts w:eastAsiaTheme="minorHAnsi" w:cs="Arial"/>
                <w:b/>
                <w:bCs/>
                <w:vanish/>
                <w:color w:val="000000" w:themeColor="text1"/>
                <w:sz w:val="16"/>
                <w:szCs w:val="16"/>
                <w:rPrChange w:id="3928"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29" w:author="SM Fairus Hasan" w:date="2020-02-27T16:11:00Z">
                  <w:rPr>
                    <w:rFonts w:cs="Arial"/>
                    <w:b/>
                    <w:bCs/>
                    <w:vanish/>
                    <w:color w:val="BFBFBF"/>
                    <w:sz w:val="16"/>
                    <w:szCs w:val="16"/>
                  </w:rPr>
                </w:rPrChange>
              </w:rPr>
              <w:t>Requirement ID: ###R_FNC_Trailer Light Check_00051###</w:t>
            </w:r>
          </w:p>
        </w:tc>
      </w:tr>
      <w:tr w:rsidR="003A5B39" w:rsidRPr="00FB5797" w14:paraId="08F4875B" w14:textId="77777777" w:rsidTr="003A5B39">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6EE2454" w14:textId="77777777" w:rsidR="003A5B39" w:rsidRPr="00FB5797" w:rsidRDefault="003A5B39" w:rsidP="00344061">
            <w:pPr>
              <w:rPr>
                <w:rFonts w:eastAsiaTheme="minorHAnsi" w:cs="Arial"/>
                <w:b/>
                <w:bCs/>
                <w:vanish/>
                <w:color w:val="000000" w:themeColor="text1"/>
                <w:sz w:val="16"/>
                <w:szCs w:val="16"/>
                <w:rPrChange w:id="3930"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31" w:author="SM Fairus Hasan" w:date="2020-02-27T16:11:00Z">
                  <w:rPr>
                    <w:rFonts w:cs="Arial"/>
                    <w:b/>
                    <w:bCs/>
                    <w:vanish/>
                    <w:color w:val="BFBFBF"/>
                    <w:sz w:val="16"/>
                    <w:szCs w:val="16"/>
                  </w:rPr>
                </w:rPrChange>
              </w:rPr>
              <w:t>Rationale</w:t>
            </w:r>
          </w:p>
        </w:tc>
      </w:tr>
      <w:tr w:rsidR="003A5B39" w:rsidRPr="00FB5797" w14:paraId="256D32F4" w14:textId="77777777" w:rsidTr="003A5B39">
        <w:trPr>
          <w:hidden/>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27F9638F" w14:textId="77777777" w:rsidR="003A5B39" w:rsidRPr="00FB5797" w:rsidRDefault="003A5B39" w:rsidP="00344061">
            <w:pPr>
              <w:rPr>
                <w:rFonts w:eastAsiaTheme="minorHAnsi" w:cs="Arial"/>
                <w:b/>
                <w:bCs/>
                <w:vanish/>
                <w:color w:val="000000" w:themeColor="text1"/>
                <w:sz w:val="18"/>
                <w:szCs w:val="16"/>
                <w:rPrChange w:id="3932" w:author="SM Fairus Hasan" w:date="2020-02-27T16:11:00Z">
                  <w:rPr>
                    <w:rFonts w:eastAsiaTheme="minorHAnsi" w:cs="Arial"/>
                    <w:b/>
                    <w:bCs/>
                    <w:vanish/>
                    <w:color w:val="BFBFBF" w:themeColor="background1" w:themeShade="BF"/>
                    <w:sz w:val="18"/>
                    <w:szCs w:val="16"/>
                  </w:rPr>
                </w:rPrChange>
              </w:rPr>
            </w:pPr>
            <w:r w:rsidRPr="00FB5797">
              <w:rPr>
                <w:rFonts w:cs="Arial"/>
                <w:vanish/>
                <w:color w:val="000000" w:themeColor="text1"/>
                <w:sz w:val="18"/>
                <w:rPrChange w:id="3933" w:author="SM Fairus Hasan" w:date="2020-02-27T16:11:00Z">
                  <w:rPr>
                    <w:rFonts w:cs="Arial"/>
                    <w:vanish/>
                    <w:color w:val="BFBFBF" w:themeColor="background1" w:themeShade="BF"/>
                    <w:sz w:val="18"/>
                  </w:rPr>
                </w:rPrChange>
              </w:rPr>
              <w:t>&lt;Put any rationale here&gt;</w:t>
            </w:r>
          </w:p>
        </w:tc>
      </w:tr>
      <w:tr w:rsidR="003A5B39" w:rsidRPr="00FB5797" w14:paraId="19C1C583" w14:textId="77777777" w:rsidTr="003A5B39">
        <w:trPr>
          <w:hidden/>
        </w:trPr>
        <w:tc>
          <w:tcPr>
            <w:tcW w:w="847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948717C" w14:textId="77777777" w:rsidR="003A5B39" w:rsidRPr="00FB5797" w:rsidRDefault="003A5B39" w:rsidP="00344061">
            <w:pPr>
              <w:rPr>
                <w:rFonts w:eastAsiaTheme="minorHAnsi" w:cs="Arial"/>
                <w:b/>
                <w:bCs/>
                <w:vanish/>
                <w:color w:val="000000" w:themeColor="text1"/>
                <w:sz w:val="16"/>
                <w:szCs w:val="16"/>
                <w:rPrChange w:id="3934"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35" w:author="SM Fairus Hasan" w:date="2020-02-27T16:11:00Z">
                  <w:rPr>
                    <w:rFonts w:cs="Arial"/>
                    <w:b/>
                    <w:bCs/>
                    <w:vanish/>
                    <w:color w:val="BFBFBF"/>
                    <w:sz w:val="16"/>
                    <w:szCs w:val="16"/>
                  </w:rPr>
                </w:rPrChange>
              </w:rPr>
              <w:t>Acceptance Criteria</w:t>
            </w:r>
          </w:p>
        </w:tc>
        <w:tc>
          <w:tcPr>
            <w:tcW w:w="198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B36A0C1" w14:textId="77777777" w:rsidR="003A5B39" w:rsidRPr="00FB5797" w:rsidRDefault="003A5B39" w:rsidP="00344061">
            <w:pPr>
              <w:rPr>
                <w:rFonts w:eastAsiaTheme="minorHAnsi" w:cs="Arial"/>
                <w:b/>
                <w:bCs/>
                <w:vanish/>
                <w:color w:val="000000" w:themeColor="text1"/>
                <w:sz w:val="16"/>
                <w:szCs w:val="16"/>
                <w:rPrChange w:id="3936"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37" w:author="SM Fairus Hasan" w:date="2020-02-27T16:11:00Z">
                  <w:rPr>
                    <w:rFonts w:cs="Arial"/>
                    <w:b/>
                    <w:bCs/>
                    <w:vanish/>
                    <w:color w:val="BFBFBF"/>
                    <w:sz w:val="16"/>
                    <w:szCs w:val="16"/>
                  </w:rPr>
                </w:rPrChange>
              </w:rPr>
              <w:t>V&amp;V Method</w:t>
            </w:r>
          </w:p>
        </w:tc>
      </w:tr>
      <w:tr w:rsidR="003A5B39" w:rsidRPr="00FB5797" w14:paraId="36A5B192" w14:textId="77777777" w:rsidTr="003A5B39">
        <w:trPr>
          <w:hidden/>
        </w:trPr>
        <w:tc>
          <w:tcPr>
            <w:tcW w:w="847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39C2EB50" w14:textId="77777777" w:rsidR="003A5B39" w:rsidRPr="00FB5797" w:rsidRDefault="003A5B39" w:rsidP="00344061">
            <w:pPr>
              <w:rPr>
                <w:rFonts w:cs="Arial"/>
                <w:vanish/>
                <w:color w:val="000000" w:themeColor="text1"/>
                <w:sz w:val="18"/>
                <w:rPrChange w:id="3938" w:author="SM Fairus Hasan" w:date="2020-02-27T16:11:00Z">
                  <w:rPr>
                    <w:rFonts w:cs="Arial"/>
                    <w:vanish/>
                    <w:color w:val="BFBFBF" w:themeColor="background1" w:themeShade="BF"/>
                    <w:sz w:val="18"/>
                  </w:rPr>
                </w:rPrChange>
              </w:rPr>
            </w:pPr>
            <w:r w:rsidRPr="00FB5797">
              <w:rPr>
                <w:rFonts w:cs="Arial"/>
                <w:vanish/>
                <w:color w:val="000000" w:themeColor="text1"/>
                <w:sz w:val="18"/>
                <w:rPrChange w:id="3939" w:author="SM Fairus Hasan" w:date="2020-02-27T16:11:00Z">
                  <w:rPr>
                    <w:rFonts w:cs="Arial"/>
                    <w:vanish/>
                    <w:color w:val="BFBFBF" w:themeColor="background1" w:themeShade="BF"/>
                    <w:sz w:val="18"/>
                  </w:rPr>
                </w:rPrChange>
              </w:rPr>
              <w:t>&lt;Put any acceptance criteria here&gt;</w:t>
            </w:r>
          </w:p>
        </w:tc>
        <w:tc>
          <w:tcPr>
            <w:tcW w:w="1983" w:type="dxa"/>
            <w:tcBorders>
              <w:top w:val="nil"/>
              <w:left w:val="nil"/>
              <w:bottom w:val="single" w:sz="12" w:space="0" w:color="A6A6A6"/>
              <w:right w:val="single" w:sz="12" w:space="0" w:color="A6A6A6"/>
            </w:tcBorders>
            <w:tcMar>
              <w:top w:w="0" w:type="dxa"/>
              <w:left w:w="108" w:type="dxa"/>
              <w:bottom w:w="0" w:type="dxa"/>
              <w:right w:w="108" w:type="dxa"/>
            </w:tcMar>
            <w:hideMark/>
          </w:tcPr>
          <w:p w14:paraId="05CA22CC" w14:textId="77777777" w:rsidR="003A5B39" w:rsidRPr="00FB5797" w:rsidRDefault="003A5B39" w:rsidP="00344061">
            <w:pPr>
              <w:rPr>
                <w:rFonts w:cs="Arial"/>
                <w:vanish/>
                <w:color w:val="000000" w:themeColor="text1"/>
                <w:sz w:val="18"/>
                <w:rPrChange w:id="3940" w:author="SM Fairus Hasan" w:date="2020-02-27T16:11:00Z">
                  <w:rPr>
                    <w:rFonts w:cs="Arial"/>
                    <w:vanish/>
                    <w:color w:val="BFBFBF" w:themeColor="background1" w:themeShade="BF"/>
                    <w:sz w:val="18"/>
                  </w:rPr>
                </w:rPrChange>
              </w:rPr>
            </w:pPr>
            <w:r w:rsidRPr="00FB5797">
              <w:rPr>
                <w:rFonts w:cs="Arial"/>
                <w:vanish/>
                <w:color w:val="000000" w:themeColor="text1"/>
                <w:sz w:val="18"/>
                <w:rPrChange w:id="3941" w:author="SM Fairus Hasan" w:date="2020-02-27T16:11:00Z">
                  <w:rPr>
                    <w:rFonts w:cs="Arial"/>
                    <w:vanish/>
                    <w:color w:val="BFBFBF" w:themeColor="background1" w:themeShade="BF"/>
                    <w:sz w:val="18"/>
                  </w:rPr>
                </w:rPrChange>
              </w:rPr>
              <w:t>&lt;TestCase trace link&gt;</w:t>
            </w:r>
          </w:p>
        </w:tc>
      </w:tr>
      <w:tr w:rsidR="003A5B39" w:rsidRPr="00FB5797" w14:paraId="659DDD68" w14:textId="77777777" w:rsidTr="003A5B39">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D99F021" w14:textId="77777777" w:rsidR="003A5B39" w:rsidRPr="00FB5797" w:rsidRDefault="003A5B39" w:rsidP="00344061">
            <w:pPr>
              <w:rPr>
                <w:rFonts w:eastAsiaTheme="minorHAnsi" w:cs="Arial"/>
                <w:b/>
                <w:bCs/>
                <w:vanish/>
                <w:color w:val="000000" w:themeColor="text1"/>
                <w:sz w:val="16"/>
                <w:szCs w:val="16"/>
                <w:rPrChange w:id="3942"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43" w:author="SM Fairus Hasan" w:date="2020-02-27T16:11:00Z">
                  <w:rPr>
                    <w:rFonts w:cs="Arial"/>
                    <w:b/>
                    <w:bCs/>
                    <w:vanish/>
                    <w:color w:val="BFBFBF"/>
                    <w:sz w:val="16"/>
                    <w:szCs w:val="16"/>
                  </w:rPr>
                </w:rPrChange>
              </w:rPr>
              <w:t>Notes</w:t>
            </w:r>
          </w:p>
        </w:tc>
      </w:tr>
      <w:tr w:rsidR="003A5B39" w:rsidRPr="00FB5797" w14:paraId="654ADAB7" w14:textId="77777777" w:rsidTr="003A5B39">
        <w:trPr>
          <w:hidden/>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7443BA31" w14:textId="77777777" w:rsidR="003A5B39" w:rsidRPr="00FB5797" w:rsidRDefault="003A5B39" w:rsidP="00344061">
            <w:pPr>
              <w:rPr>
                <w:rFonts w:cs="Arial"/>
                <w:vanish/>
                <w:color w:val="000000" w:themeColor="text1"/>
                <w:sz w:val="18"/>
                <w:szCs w:val="18"/>
                <w:rPrChange w:id="3944" w:author="SM Fairus Hasan" w:date="2020-02-27T16:11:00Z">
                  <w:rPr>
                    <w:rFonts w:cs="Arial"/>
                    <w:vanish/>
                    <w:color w:val="BFBFBF" w:themeColor="background1" w:themeShade="BF"/>
                    <w:sz w:val="18"/>
                    <w:szCs w:val="18"/>
                  </w:rPr>
                </w:rPrChange>
              </w:rPr>
            </w:pPr>
            <w:r w:rsidRPr="00FB5797">
              <w:rPr>
                <w:rFonts w:cs="Arial"/>
                <w:vanish/>
                <w:color w:val="000000" w:themeColor="text1"/>
                <w:sz w:val="18"/>
                <w:szCs w:val="18"/>
                <w:rPrChange w:id="3945" w:author="SM Fairus Hasan" w:date="2020-02-27T16:11:00Z">
                  <w:rPr>
                    <w:rFonts w:cs="Arial"/>
                    <w:vanish/>
                    <w:color w:val="BFBFBF" w:themeColor="background1" w:themeShade="BF"/>
                    <w:sz w:val="18"/>
                    <w:szCs w:val="18"/>
                  </w:rPr>
                </w:rPrChange>
              </w:rPr>
              <w:t>&lt;Put any notes here&gt;</w:t>
            </w:r>
          </w:p>
        </w:tc>
      </w:tr>
      <w:tr w:rsidR="003A5B39" w:rsidRPr="00FB5797" w14:paraId="4A60DA63" w14:textId="77777777" w:rsidTr="003A5B39">
        <w:trPr>
          <w:trHeight w:val="133"/>
          <w:hidden/>
        </w:trPr>
        <w:tc>
          <w:tcPr>
            <w:tcW w:w="1951"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03B5947F" w14:textId="77777777" w:rsidR="003A5B39" w:rsidRPr="00FB5797" w:rsidRDefault="003A5B39" w:rsidP="00344061">
            <w:pPr>
              <w:rPr>
                <w:rFonts w:eastAsiaTheme="minorHAnsi" w:cs="Arial"/>
                <w:b/>
                <w:bCs/>
                <w:vanish/>
                <w:color w:val="000000" w:themeColor="text1"/>
                <w:sz w:val="16"/>
                <w:szCs w:val="16"/>
                <w:rPrChange w:id="3946"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47" w:author="SM Fairus Hasan" w:date="2020-02-27T16:11:00Z">
                  <w:rPr>
                    <w:rFonts w:cs="Arial"/>
                    <w:b/>
                    <w:bCs/>
                    <w:vanish/>
                    <w:color w:val="BFBFBF"/>
                    <w:sz w:val="16"/>
                    <w:szCs w:val="16"/>
                  </w:rPr>
                </w:rPrChange>
              </w:rPr>
              <w:t>Type</w:t>
            </w:r>
          </w:p>
        </w:tc>
        <w:sdt>
          <w:sdtPr>
            <w:rPr>
              <w:rStyle w:val="PlaceholderText"/>
              <w:rFonts w:cs="Arial"/>
              <w:vanish/>
              <w:color w:val="000000" w:themeColor="text1"/>
              <w:sz w:val="18"/>
              <w:szCs w:val="18"/>
            </w:rPr>
            <w:alias w:val="Requirement Type"/>
            <w:tag w:val="Requirements Type"/>
            <w:id w:val="895099377"/>
            <w:placeholder>
              <w:docPart w:val="3432C8D3C02C458E8254FA35561EA2F5"/>
            </w:placeholder>
            <w:showingPlcHd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680E82D5" w14:textId="77777777" w:rsidR="003A5B39" w:rsidRPr="00FB5797" w:rsidRDefault="003A5B39" w:rsidP="00344061">
                <w:pPr>
                  <w:rPr>
                    <w:rStyle w:val="PlaceholderText"/>
                    <w:rFonts w:cs="Arial"/>
                    <w:vanish/>
                    <w:color w:val="000000" w:themeColor="text1"/>
                    <w:sz w:val="18"/>
                    <w:szCs w:val="18"/>
                    <w:rPrChange w:id="3948"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3949" w:author="SM Fairus Hasan" w:date="2020-02-27T16:11:00Z">
                      <w:rPr>
                        <w:rStyle w:val="PlaceholderText"/>
                        <w:rFonts w:cs="Arial"/>
                        <w:vanish/>
                        <w:sz w:val="18"/>
                        <w:szCs w:val="18"/>
                      </w:rPr>
                    </w:rPrChange>
                  </w:rPr>
                  <w:t>Choose an item.</w:t>
                </w:r>
              </w:p>
            </w:tc>
          </w:sdtContent>
        </w:sdt>
        <w:tc>
          <w:tcPr>
            <w:tcW w:w="1417"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FBE1626" w14:textId="77777777" w:rsidR="003A5B39" w:rsidRPr="00FB5797" w:rsidRDefault="003A5B39" w:rsidP="00344061">
            <w:pPr>
              <w:rPr>
                <w:rFonts w:cs="Arial"/>
                <w:b/>
                <w:bCs/>
                <w:vanish/>
                <w:color w:val="000000" w:themeColor="text1"/>
                <w:sz w:val="16"/>
                <w:szCs w:val="16"/>
                <w:rPrChange w:id="3950"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3951" w:author="SM Fairus Hasan" w:date="2020-02-27T16:11:00Z">
                  <w:rPr>
                    <w:rFonts w:cs="Arial"/>
                    <w:b/>
                    <w:bCs/>
                    <w:vanish/>
                    <w:color w:val="BFBFBF"/>
                    <w:sz w:val="16"/>
                    <w:szCs w:val="16"/>
                  </w:rPr>
                </w:rPrChange>
              </w:rPr>
              <w:t>Source</w:t>
            </w:r>
          </w:p>
        </w:tc>
        <w:tc>
          <w:tcPr>
            <w:tcW w:w="5244"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A647172" w14:textId="77777777" w:rsidR="003A5B39" w:rsidRPr="00FB5797" w:rsidRDefault="003A5B39" w:rsidP="00344061">
            <w:pPr>
              <w:rPr>
                <w:rFonts w:cs="Arial"/>
                <w:vanish/>
                <w:color w:val="000000" w:themeColor="text1"/>
                <w:sz w:val="18"/>
                <w:szCs w:val="18"/>
                <w:rPrChange w:id="3952"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3953" w:author="SM Fairus Hasan" w:date="2020-02-27T16:11:00Z">
                  <w:rPr>
                    <w:rFonts w:cs="Arial"/>
                    <w:vanish/>
                    <w:color w:val="BFBFBF" w:themeColor="background1" w:themeShade="BF"/>
                    <w:sz w:val="18"/>
                    <w:szCs w:val="18"/>
                  </w:rPr>
                </w:rPrChange>
              </w:rPr>
              <w:t>&lt;Put any source here, which is not a requirement reference&gt;</w:t>
            </w:r>
          </w:p>
        </w:tc>
      </w:tr>
      <w:tr w:rsidR="003A5B39" w:rsidRPr="00FB5797" w14:paraId="14BE539F" w14:textId="77777777" w:rsidTr="003A5B39">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00A6D5BF" w14:textId="77777777" w:rsidR="003A5B39" w:rsidRPr="00FB5797" w:rsidRDefault="003A5B39" w:rsidP="00344061">
            <w:pPr>
              <w:rPr>
                <w:rFonts w:eastAsiaTheme="minorHAnsi" w:cs="Arial"/>
                <w:b/>
                <w:bCs/>
                <w:vanish/>
                <w:color w:val="000000" w:themeColor="text1"/>
                <w:sz w:val="16"/>
                <w:szCs w:val="16"/>
                <w:rPrChange w:id="3954"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55" w:author="SM Fairus Hasan" w:date="2020-02-27T16:11:00Z">
                  <w:rPr>
                    <w:rFonts w:cs="Arial"/>
                    <w:b/>
                    <w:bCs/>
                    <w:vanish/>
                    <w:color w:val="BFBFBF"/>
                    <w:sz w:val="16"/>
                    <w:szCs w:val="16"/>
                  </w:rPr>
                </w:rPrChange>
              </w:rPr>
              <w:t>Priority</w:t>
            </w:r>
          </w:p>
        </w:tc>
        <w:sdt>
          <w:sdtPr>
            <w:rPr>
              <w:rStyle w:val="PlaceholderText"/>
              <w:rFonts w:cs="Arial"/>
              <w:vanish/>
              <w:color w:val="000000" w:themeColor="text1"/>
              <w:sz w:val="18"/>
              <w:szCs w:val="18"/>
            </w:rPr>
            <w:alias w:val="Requirement Priority"/>
            <w:tag w:val="Requirement Priority"/>
            <w:id w:val="1765885495"/>
            <w:placeholder>
              <w:docPart w:val="E738FF0EDE054C8CA07796C83E74652D"/>
            </w:placeholder>
            <w:showingPlcHd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1B62A255" w14:textId="77777777" w:rsidR="003A5B39" w:rsidRPr="00FB5797" w:rsidRDefault="003A5B39" w:rsidP="00344061">
                <w:pPr>
                  <w:rPr>
                    <w:rStyle w:val="PlaceholderText"/>
                    <w:rFonts w:cs="Arial"/>
                    <w:vanish/>
                    <w:color w:val="000000" w:themeColor="text1"/>
                    <w:sz w:val="18"/>
                    <w:szCs w:val="18"/>
                    <w:rPrChange w:id="3956"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3957"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31FA5539" w14:textId="77777777" w:rsidR="003A5B39" w:rsidRPr="00FB5797" w:rsidRDefault="003A5B39" w:rsidP="00344061">
            <w:pPr>
              <w:rPr>
                <w:rFonts w:eastAsiaTheme="minorHAnsi" w:cs="Arial"/>
                <w:b/>
                <w:bCs/>
                <w:vanish/>
                <w:color w:val="000000" w:themeColor="text1"/>
                <w:sz w:val="16"/>
                <w:szCs w:val="16"/>
                <w:rPrChange w:id="3958"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59" w:author="SM Fairus Hasan" w:date="2020-02-27T16:11:00Z">
                  <w:rPr>
                    <w:rFonts w:cs="Arial"/>
                    <w:b/>
                    <w:bCs/>
                    <w:vanish/>
                    <w:color w:val="BFBFBF"/>
                    <w:sz w:val="16"/>
                    <w:szCs w:val="16"/>
                  </w:rPr>
                </w:rPrChange>
              </w:rPr>
              <w:t>Source Req.</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6BA42F7A" w14:textId="77777777" w:rsidR="003A5B39" w:rsidRPr="00FB5797" w:rsidRDefault="003A5B39" w:rsidP="00344061">
            <w:pPr>
              <w:rPr>
                <w:rFonts w:cs="Arial"/>
                <w:vanish/>
                <w:color w:val="000000" w:themeColor="text1"/>
                <w:sz w:val="18"/>
                <w:szCs w:val="18"/>
                <w:rPrChange w:id="3960"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3961" w:author="SM Fairus Hasan" w:date="2020-02-27T16:11:00Z">
                  <w:rPr>
                    <w:rFonts w:cs="Arial"/>
                    <w:vanish/>
                    <w:color w:val="BFBFBF" w:themeColor="background1" w:themeShade="BF"/>
                    <w:sz w:val="18"/>
                    <w:szCs w:val="18"/>
                  </w:rPr>
                </w:rPrChange>
              </w:rPr>
              <w:t>&lt;Put any parent requirement trace link here&gt;</w:t>
            </w:r>
          </w:p>
        </w:tc>
      </w:tr>
      <w:tr w:rsidR="003A5B39" w:rsidRPr="00FB5797" w14:paraId="450CF11D" w14:textId="77777777" w:rsidTr="003A5B39">
        <w:trPr>
          <w:trHeight w:val="205"/>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49AB308" w14:textId="77777777" w:rsidR="003A5B39" w:rsidRPr="00FB5797" w:rsidRDefault="003A5B39" w:rsidP="00344061">
            <w:pPr>
              <w:rPr>
                <w:rFonts w:cs="Arial"/>
                <w:b/>
                <w:bCs/>
                <w:vanish/>
                <w:color w:val="000000" w:themeColor="text1"/>
                <w:sz w:val="16"/>
                <w:szCs w:val="16"/>
                <w:rPrChange w:id="3962"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3963" w:author="SM Fairus Hasan" w:date="2020-02-27T16:11:00Z">
                  <w:rPr>
                    <w:rFonts w:cs="Arial"/>
                    <w:b/>
                    <w:bCs/>
                    <w:vanish/>
                    <w:color w:val="BFBFBF"/>
                    <w:sz w:val="16"/>
                    <w:szCs w:val="16"/>
                  </w:rPr>
                </w:rPrChange>
              </w:rPr>
              <w:t>Status</w:t>
            </w:r>
          </w:p>
        </w:tc>
        <w:sdt>
          <w:sdtPr>
            <w:rPr>
              <w:rStyle w:val="PlaceholderText"/>
              <w:rFonts w:cs="Arial"/>
              <w:vanish/>
              <w:color w:val="000000" w:themeColor="text1"/>
              <w:sz w:val="18"/>
              <w:szCs w:val="18"/>
            </w:rPr>
            <w:alias w:val="Requirement Status"/>
            <w:tag w:val="Requirement Status"/>
            <w:id w:val="-270172379"/>
            <w:placeholder>
              <w:docPart w:val="28A8D050EC1A4F22B07FC03BA6A528DD"/>
            </w:placeholder>
            <w:showingPlcHd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1DD3238F" w14:textId="77777777" w:rsidR="003A5B39" w:rsidRPr="00FB5797" w:rsidRDefault="003A5B39" w:rsidP="00344061">
                <w:pPr>
                  <w:rPr>
                    <w:rStyle w:val="PlaceholderText"/>
                    <w:rFonts w:cs="Arial"/>
                    <w:vanish/>
                    <w:color w:val="000000" w:themeColor="text1"/>
                    <w:sz w:val="18"/>
                    <w:szCs w:val="18"/>
                    <w:rPrChange w:id="3964"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3965"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4807DCC5" w14:textId="77777777" w:rsidR="003A5B39" w:rsidRPr="00FB5797" w:rsidRDefault="003A5B39" w:rsidP="00344061">
            <w:pPr>
              <w:rPr>
                <w:rFonts w:cs="Arial"/>
                <w:b/>
                <w:bCs/>
                <w:vanish/>
                <w:color w:val="000000" w:themeColor="text1"/>
                <w:sz w:val="16"/>
                <w:szCs w:val="16"/>
                <w:rPrChange w:id="3966"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3967" w:author="SM Fairus Hasan" w:date="2020-02-27T16:11:00Z">
                  <w:rPr>
                    <w:rFonts w:cs="Arial"/>
                    <w:b/>
                    <w:bCs/>
                    <w:vanish/>
                    <w:color w:val="BFBFBF"/>
                    <w:sz w:val="16"/>
                    <w:szCs w:val="16"/>
                  </w:rPr>
                </w:rPrChange>
              </w:rPr>
              <w:t xml:space="preserve">Owner </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0AD57C4" w14:textId="77777777" w:rsidR="003A5B39" w:rsidRPr="00FB5797" w:rsidRDefault="003A5B39" w:rsidP="00344061">
            <w:pPr>
              <w:rPr>
                <w:rFonts w:cs="Arial"/>
                <w:vanish/>
                <w:color w:val="000000" w:themeColor="text1"/>
                <w:sz w:val="18"/>
                <w:szCs w:val="18"/>
                <w:rPrChange w:id="3968" w:author="SM Fairus Hasan" w:date="2020-02-27T16:11:00Z">
                  <w:rPr>
                    <w:rFonts w:cs="Arial"/>
                    <w:vanish/>
                    <w:color w:val="A6A6A6" w:themeColor="background1" w:themeShade="A6"/>
                    <w:sz w:val="18"/>
                    <w:szCs w:val="18"/>
                  </w:rPr>
                </w:rPrChange>
              </w:rPr>
            </w:pPr>
          </w:p>
        </w:tc>
      </w:tr>
      <w:tr w:rsidR="003A5B39" w:rsidRPr="00FB5797" w14:paraId="136385F6" w14:textId="77777777" w:rsidTr="003A5B39">
        <w:trPr>
          <w:hidden/>
        </w:trPr>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C8AC991" w14:textId="77777777" w:rsidR="003A5B39" w:rsidRPr="00FB5797" w:rsidRDefault="003A5B39" w:rsidP="00344061">
            <w:pPr>
              <w:rPr>
                <w:rFonts w:cs="Arial"/>
                <w:b/>
                <w:bCs/>
                <w:vanish/>
                <w:color w:val="000000" w:themeColor="text1"/>
                <w:sz w:val="16"/>
                <w:szCs w:val="16"/>
                <w:rPrChange w:id="3969"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3970" w:author="SM Fairus Hasan" w:date="2020-02-27T16:11:00Z">
                  <w:rPr>
                    <w:rFonts w:cs="Arial"/>
                    <w:b/>
                    <w:bCs/>
                    <w:vanish/>
                    <w:color w:val="BFBFBF"/>
                    <w:sz w:val="16"/>
                    <w:szCs w:val="16"/>
                  </w:rPr>
                </w:rPrChange>
              </w:rPr>
              <w:t>Change Log</w:t>
            </w:r>
          </w:p>
        </w:tc>
      </w:tr>
      <w:tr w:rsidR="003A5B39" w:rsidRPr="00FB5797" w14:paraId="00C3CDA2" w14:textId="77777777" w:rsidTr="003A5B39">
        <w:trPr>
          <w:hidden/>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C16F060" w14:textId="77777777" w:rsidR="003A5B39" w:rsidRPr="00FB5797" w:rsidRDefault="003A5B39" w:rsidP="00344061">
            <w:pPr>
              <w:rPr>
                <w:rFonts w:cs="Arial"/>
                <w:b/>
                <w:bCs/>
                <w:vanish/>
                <w:color w:val="000000" w:themeColor="text1"/>
                <w:sz w:val="16"/>
                <w:szCs w:val="16"/>
                <w:rPrChange w:id="3971"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3972" w:author="SM Fairus Hasan" w:date="2020-02-27T16:11:00Z">
                  <w:rPr>
                    <w:rFonts w:cs="Arial"/>
                    <w:b/>
                    <w:bCs/>
                    <w:vanish/>
                    <w:color w:val="BFBFBF"/>
                    <w:sz w:val="16"/>
                    <w:szCs w:val="16"/>
                  </w:rPr>
                </w:rPrChange>
              </w:rPr>
              <w:t>Version</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710940D" w14:textId="77777777" w:rsidR="003A5B39" w:rsidRPr="00FB5797" w:rsidRDefault="003A5B39" w:rsidP="00344061">
            <w:pPr>
              <w:rPr>
                <w:rFonts w:eastAsiaTheme="minorHAnsi" w:cs="Arial"/>
                <w:vanish/>
                <w:color w:val="000000" w:themeColor="text1"/>
                <w:sz w:val="24"/>
                <w:szCs w:val="24"/>
                <w:rPrChange w:id="3973"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3974" w:author="SM Fairus Hasan" w:date="2020-02-27T16:11:00Z">
                  <w:rPr>
                    <w:rFonts w:cs="Arial"/>
                    <w:b/>
                    <w:bCs/>
                    <w:vanish/>
                    <w:color w:val="BFBFBF"/>
                    <w:sz w:val="16"/>
                    <w:szCs w:val="16"/>
                  </w:rPr>
                </w:rPrChange>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20C9641" w14:textId="77777777" w:rsidR="003A5B39" w:rsidRPr="00FB5797" w:rsidRDefault="003A5B39" w:rsidP="00344061">
            <w:pPr>
              <w:rPr>
                <w:rFonts w:eastAsiaTheme="minorHAnsi" w:cs="Arial"/>
                <w:b/>
                <w:bCs/>
                <w:vanish/>
                <w:color w:val="000000" w:themeColor="text1"/>
                <w:sz w:val="16"/>
                <w:szCs w:val="16"/>
                <w:rPrChange w:id="3975"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76" w:author="SM Fairus Hasan" w:date="2020-02-27T16:11:00Z">
                  <w:rPr>
                    <w:rFonts w:cs="Arial"/>
                    <w:b/>
                    <w:bCs/>
                    <w:vanish/>
                    <w:color w:val="BFBFBF"/>
                    <w:sz w:val="16"/>
                    <w:szCs w:val="16"/>
                  </w:rPr>
                </w:rPrChange>
              </w:rPr>
              <w:t>Author</w:t>
            </w:r>
          </w:p>
        </w:tc>
        <w:tc>
          <w:tcPr>
            <w:tcW w:w="7512"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7ED2C29" w14:textId="77777777" w:rsidR="003A5B39" w:rsidRPr="00FB5797" w:rsidRDefault="003A5B39" w:rsidP="00344061">
            <w:pPr>
              <w:rPr>
                <w:rFonts w:eastAsiaTheme="minorHAnsi" w:cs="Arial"/>
                <w:vanish/>
                <w:color w:val="000000" w:themeColor="text1"/>
                <w:sz w:val="24"/>
                <w:szCs w:val="24"/>
                <w:rPrChange w:id="3977"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3978" w:author="SM Fairus Hasan" w:date="2020-02-27T16:11:00Z">
                  <w:rPr>
                    <w:rFonts w:cs="Arial"/>
                    <w:b/>
                    <w:bCs/>
                    <w:vanish/>
                    <w:color w:val="BFBFBF"/>
                    <w:sz w:val="16"/>
                    <w:szCs w:val="16"/>
                  </w:rPr>
                </w:rPrChange>
              </w:rPr>
              <w:t>Change</w:t>
            </w:r>
          </w:p>
        </w:tc>
      </w:tr>
      <w:tr w:rsidR="003A5B39" w:rsidRPr="00FB5797" w14:paraId="2ADDEC6E" w14:textId="77777777" w:rsidTr="003A5B39">
        <w:trPr>
          <w:hidden/>
        </w:trPr>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72B45DD2" w14:textId="77777777" w:rsidR="003A5B39" w:rsidRPr="00FB5797" w:rsidRDefault="003A5B39" w:rsidP="00344061">
            <w:pPr>
              <w:rPr>
                <w:rFonts w:eastAsiaTheme="minorHAnsi" w:cs="Arial"/>
                <w:bCs/>
                <w:vanish/>
                <w:color w:val="000000" w:themeColor="text1"/>
                <w:sz w:val="18"/>
                <w:szCs w:val="18"/>
                <w:rPrChange w:id="3979" w:author="SM Fairus Hasan" w:date="2020-02-27T16:11:00Z">
                  <w:rPr>
                    <w:rFonts w:eastAsiaTheme="minorHAnsi" w:cs="Arial"/>
                    <w:bCs/>
                    <w:vanish/>
                    <w:color w:val="BFBFBF"/>
                    <w:sz w:val="18"/>
                    <w:szCs w:val="18"/>
                  </w:rPr>
                </w:rPrChange>
              </w:rPr>
            </w:pPr>
            <w:r w:rsidRPr="00FB5797">
              <w:rPr>
                <w:rFonts w:cs="Arial"/>
                <w:bCs/>
                <w:vanish/>
                <w:color w:val="000000" w:themeColor="text1"/>
                <w:sz w:val="18"/>
                <w:szCs w:val="18"/>
                <w:rPrChange w:id="3980" w:author="SM Fairus Hasan" w:date="2020-02-27T16:11:00Z">
                  <w:rPr>
                    <w:rFonts w:cs="Arial"/>
                    <w:bCs/>
                    <w:vanish/>
                    <w:color w:val="BFBFBF"/>
                    <w:sz w:val="18"/>
                    <w:szCs w:val="18"/>
                  </w:rPr>
                </w:rPrChange>
              </w:rPr>
              <w:t>1</w:t>
            </w: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0C80344F" w14:textId="77777777" w:rsidR="003A5B39" w:rsidRPr="00FB5797" w:rsidRDefault="003A5B39" w:rsidP="00344061">
            <w:pPr>
              <w:rPr>
                <w:rFonts w:eastAsiaTheme="minorHAnsi" w:cs="Arial"/>
                <w:bCs/>
                <w:vanish/>
                <w:color w:val="000000" w:themeColor="text1"/>
                <w:sz w:val="18"/>
                <w:szCs w:val="18"/>
                <w:rPrChange w:id="3981" w:author="SM Fairus Hasan" w:date="2020-02-27T16:11:00Z">
                  <w:rPr>
                    <w:rFonts w:eastAsiaTheme="minorHAnsi" w:cs="Arial"/>
                    <w:bCs/>
                    <w:vanish/>
                    <w:color w:val="BFBFBF"/>
                    <w:sz w:val="18"/>
                    <w:szCs w:val="18"/>
                  </w:rPr>
                </w:rPrChange>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2D6372D2" w14:textId="77777777" w:rsidR="003A5B39" w:rsidRPr="00FB5797" w:rsidRDefault="003A5B39" w:rsidP="00344061">
            <w:pPr>
              <w:rPr>
                <w:rFonts w:eastAsiaTheme="minorHAnsi" w:cs="Arial"/>
                <w:bCs/>
                <w:vanish/>
                <w:color w:val="000000" w:themeColor="text1"/>
                <w:sz w:val="18"/>
                <w:szCs w:val="18"/>
                <w:rPrChange w:id="3982" w:author="SM Fairus Hasan" w:date="2020-02-27T16:11:00Z">
                  <w:rPr>
                    <w:rFonts w:eastAsiaTheme="minorHAnsi" w:cs="Arial"/>
                    <w:bCs/>
                    <w:vanish/>
                    <w:color w:val="BFBFBF"/>
                    <w:sz w:val="18"/>
                    <w:szCs w:val="18"/>
                  </w:rPr>
                </w:rPrChange>
              </w:rPr>
            </w:pPr>
          </w:p>
        </w:tc>
        <w:tc>
          <w:tcPr>
            <w:tcW w:w="7512" w:type="dxa"/>
            <w:gridSpan w:val="4"/>
            <w:tcBorders>
              <w:top w:val="nil"/>
              <w:left w:val="nil"/>
              <w:bottom w:val="single" w:sz="12" w:space="0" w:color="A6A6A6"/>
              <w:right w:val="single" w:sz="12" w:space="0" w:color="A6A6A6"/>
            </w:tcBorders>
            <w:tcMar>
              <w:top w:w="0" w:type="dxa"/>
              <w:left w:w="108" w:type="dxa"/>
              <w:bottom w:w="0" w:type="dxa"/>
              <w:right w:w="108" w:type="dxa"/>
            </w:tcMar>
            <w:hideMark/>
          </w:tcPr>
          <w:p w14:paraId="5B38BE00" w14:textId="77777777" w:rsidR="003A5B39" w:rsidRPr="00FB5797" w:rsidRDefault="003A5B39" w:rsidP="00344061">
            <w:pPr>
              <w:rPr>
                <w:rFonts w:eastAsiaTheme="minorHAnsi" w:cs="Arial"/>
                <w:bCs/>
                <w:vanish/>
                <w:color w:val="000000" w:themeColor="text1"/>
                <w:sz w:val="18"/>
                <w:szCs w:val="18"/>
                <w:rPrChange w:id="3983" w:author="SM Fairus Hasan" w:date="2020-02-27T16:11:00Z">
                  <w:rPr>
                    <w:rFonts w:eastAsiaTheme="minorHAnsi" w:cs="Arial"/>
                    <w:bCs/>
                    <w:vanish/>
                    <w:color w:val="BFBFBF"/>
                    <w:sz w:val="18"/>
                    <w:szCs w:val="18"/>
                  </w:rPr>
                </w:rPrChange>
              </w:rPr>
            </w:pPr>
            <w:r w:rsidRPr="00FB5797">
              <w:rPr>
                <w:rFonts w:cs="Arial"/>
                <w:vanish/>
                <w:color w:val="000000" w:themeColor="text1"/>
                <w:sz w:val="18"/>
                <w:szCs w:val="18"/>
                <w:rPrChange w:id="3984" w:author="SM Fairus Hasan" w:date="2020-02-27T16:11:00Z">
                  <w:rPr>
                    <w:rFonts w:cs="Arial"/>
                    <w:vanish/>
                    <w:color w:val="BFBFBF"/>
                    <w:sz w:val="18"/>
                    <w:szCs w:val="18"/>
                  </w:rPr>
                </w:rPrChange>
              </w:rPr>
              <w:t>Initial version</w:t>
            </w:r>
          </w:p>
        </w:tc>
      </w:tr>
      <w:tr w:rsidR="003A5B39" w:rsidRPr="00FB5797" w14:paraId="5EE98550" w14:textId="77777777" w:rsidTr="003A5B39">
        <w:trPr>
          <w:hidden/>
        </w:trPr>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EC3F70E" w14:textId="77777777" w:rsidR="003A5B39" w:rsidRPr="00FB5797" w:rsidRDefault="003A5B39" w:rsidP="00344061">
            <w:pPr>
              <w:rPr>
                <w:rFonts w:eastAsiaTheme="minorHAnsi" w:cs="Arial"/>
                <w:b/>
                <w:bCs/>
                <w:vanish/>
                <w:color w:val="000000" w:themeColor="text1"/>
                <w:sz w:val="16"/>
                <w:szCs w:val="16"/>
                <w:rPrChange w:id="3985"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86" w:author="SM Fairus Hasan" w:date="2020-02-27T16:11:00Z">
                  <w:rPr>
                    <w:rFonts w:cs="Arial"/>
                    <w:b/>
                    <w:bCs/>
                    <w:vanish/>
                    <w:color w:val="BFBFBF"/>
                    <w:sz w:val="16"/>
                    <w:szCs w:val="16"/>
                  </w:rPr>
                </w:rPrChange>
              </w:rPr>
              <w:t>Requirement ID: ###R_FNC_Trailer Light Check_00052###</w:t>
            </w:r>
          </w:p>
        </w:tc>
      </w:tr>
      <w:tr w:rsidR="003A5B39" w:rsidRPr="00FB5797" w14:paraId="4C74E437" w14:textId="77777777" w:rsidTr="003A5B39">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FAC34DD" w14:textId="77777777" w:rsidR="003A5B39" w:rsidRPr="00FB5797" w:rsidRDefault="003A5B39" w:rsidP="00344061">
            <w:pPr>
              <w:rPr>
                <w:rFonts w:eastAsiaTheme="minorHAnsi" w:cs="Arial"/>
                <w:b/>
                <w:bCs/>
                <w:vanish/>
                <w:color w:val="000000" w:themeColor="text1"/>
                <w:sz w:val="16"/>
                <w:szCs w:val="16"/>
                <w:rPrChange w:id="3987"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88" w:author="SM Fairus Hasan" w:date="2020-02-27T16:11:00Z">
                  <w:rPr>
                    <w:rFonts w:cs="Arial"/>
                    <w:b/>
                    <w:bCs/>
                    <w:vanish/>
                    <w:color w:val="BFBFBF"/>
                    <w:sz w:val="16"/>
                    <w:szCs w:val="16"/>
                  </w:rPr>
                </w:rPrChange>
              </w:rPr>
              <w:t>Rationale</w:t>
            </w:r>
          </w:p>
        </w:tc>
      </w:tr>
      <w:tr w:rsidR="003A5B39" w:rsidRPr="00FB5797" w14:paraId="05ADAE32" w14:textId="77777777" w:rsidTr="003A5B39">
        <w:trPr>
          <w:hidden/>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3B63FB55" w14:textId="77777777" w:rsidR="003A5B39" w:rsidRPr="00FB5797" w:rsidRDefault="003A5B39" w:rsidP="00344061">
            <w:pPr>
              <w:rPr>
                <w:rFonts w:eastAsiaTheme="minorHAnsi" w:cs="Arial"/>
                <w:b/>
                <w:bCs/>
                <w:vanish/>
                <w:color w:val="000000" w:themeColor="text1"/>
                <w:sz w:val="18"/>
                <w:szCs w:val="16"/>
                <w:rPrChange w:id="3989" w:author="SM Fairus Hasan" w:date="2020-02-27T16:11:00Z">
                  <w:rPr>
                    <w:rFonts w:eastAsiaTheme="minorHAnsi" w:cs="Arial"/>
                    <w:b/>
                    <w:bCs/>
                    <w:vanish/>
                    <w:color w:val="BFBFBF" w:themeColor="background1" w:themeShade="BF"/>
                    <w:sz w:val="18"/>
                    <w:szCs w:val="16"/>
                  </w:rPr>
                </w:rPrChange>
              </w:rPr>
            </w:pPr>
            <w:r w:rsidRPr="00FB5797">
              <w:rPr>
                <w:rFonts w:cs="Arial"/>
                <w:vanish/>
                <w:color w:val="000000" w:themeColor="text1"/>
                <w:sz w:val="18"/>
                <w:rPrChange w:id="3990" w:author="SM Fairus Hasan" w:date="2020-02-27T16:11:00Z">
                  <w:rPr>
                    <w:rFonts w:cs="Arial"/>
                    <w:vanish/>
                    <w:color w:val="BFBFBF" w:themeColor="background1" w:themeShade="BF"/>
                    <w:sz w:val="18"/>
                  </w:rPr>
                </w:rPrChange>
              </w:rPr>
              <w:t>&lt;Put any rationale here&gt;</w:t>
            </w:r>
          </w:p>
        </w:tc>
      </w:tr>
      <w:tr w:rsidR="003A5B39" w:rsidRPr="00FB5797" w14:paraId="4017789A" w14:textId="77777777" w:rsidTr="003A5B39">
        <w:trPr>
          <w:hidden/>
        </w:trPr>
        <w:tc>
          <w:tcPr>
            <w:tcW w:w="847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3005E1F" w14:textId="77777777" w:rsidR="003A5B39" w:rsidRPr="00FB5797" w:rsidRDefault="003A5B39" w:rsidP="00344061">
            <w:pPr>
              <w:rPr>
                <w:rFonts w:eastAsiaTheme="minorHAnsi" w:cs="Arial"/>
                <w:b/>
                <w:bCs/>
                <w:vanish/>
                <w:color w:val="000000" w:themeColor="text1"/>
                <w:sz w:val="16"/>
                <w:szCs w:val="16"/>
                <w:rPrChange w:id="3991"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92" w:author="SM Fairus Hasan" w:date="2020-02-27T16:11:00Z">
                  <w:rPr>
                    <w:rFonts w:cs="Arial"/>
                    <w:b/>
                    <w:bCs/>
                    <w:vanish/>
                    <w:color w:val="BFBFBF"/>
                    <w:sz w:val="16"/>
                    <w:szCs w:val="16"/>
                  </w:rPr>
                </w:rPrChange>
              </w:rPr>
              <w:t>Acceptance Criteria</w:t>
            </w:r>
          </w:p>
        </w:tc>
        <w:tc>
          <w:tcPr>
            <w:tcW w:w="198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7027C0AC" w14:textId="77777777" w:rsidR="003A5B39" w:rsidRPr="00FB5797" w:rsidRDefault="003A5B39" w:rsidP="00344061">
            <w:pPr>
              <w:rPr>
                <w:rFonts w:eastAsiaTheme="minorHAnsi" w:cs="Arial"/>
                <w:b/>
                <w:bCs/>
                <w:vanish/>
                <w:color w:val="000000" w:themeColor="text1"/>
                <w:sz w:val="16"/>
                <w:szCs w:val="16"/>
                <w:rPrChange w:id="3993"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3994" w:author="SM Fairus Hasan" w:date="2020-02-27T16:11:00Z">
                  <w:rPr>
                    <w:rFonts w:cs="Arial"/>
                    <w:b/>
                    <w:bCs/>
                    <w:vanish/>
                    <w:color w:val="BFBFBF"/>
                    <w:sz w:val="16"/>
                    <w:szCs w:val="16"/>
                  </w:rPr>
                </w:rPrChange>
              </w:rPr>
              <w:t>V&amp;V Method</w:t>
            </w:r>
          </w:p>
        </w:tc>
      </w:tr>
      <w:tr w:rsidR="003A5B39" w:rsidRPr="00FB5797" w14:paraId="3D27E0CF" w14:textId="77777777" w:rsidTr="003A5B39">
        <w:trPr>
          <w:hidden/>
        </w:trPr>
        <w:tc>
          <w:tcPr>
            <w:tcW w:w="847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5F7A77FF" w14:textId="77777777" w:rsidR="003A5B39" w:rsidRPr="00FB5797" w:rsidRDefault="003A5B39" w:rsidP="00344061">
            <w:pPr>
              <w:rPr>
                <w:rFonts w:cs="Arial"/>
                <w:vanish/>
                <w:color w:val="000000" w:themeColor="text1"/>
                <w:sz w:val="18"/>
                <w:rPrChange w:id="3995" w:author="SM Fairus Hasan" w:date="2020-02-27T16:11:00Z">
                  <w:rPr>
                    <w:rFonts w:cs="Arial"/>
                    <w:vanish/>
                    <w:color w:val="BFBFBF" w:themeColor="background1" w:themeShade="BF"/>
                    <w:sz w:val="18"/>
                  </w:rPr>
                </w:rPrChange>
              </w:rPr>
            </w:pPr>
            <w:r w:rsidRPr="00FB5797">
              <w:rPr>
                <w:rFonts w:cs="Arial"/>
                <w:vanish/>
                <w:color w:val="000000" w:themeColor="text1"/>
                <w:sz w:val="18"/>
                <w:rPrChange w:id="3996" w:author="SM Fairus Hasan" w:date="2020-02-27T16:11:00Z">
                  <w:rPr>
                    <w:rFonts w:cs="Arial"/>
                    <w:vanish/>
                    <w:color w:val="BFBFBF" w:themeColor="background1" w:themeShade="BF"/>
                    <w:sz w:val="18"/>
                  </w:rPr>
                </w:rPrChange>
              </w:rPr>
              <w:lastRenderedPageBreak/>
              <w:t>&lt;Put any acceptance criteria here&gt;</w:t>
            </w:r>
          </w:p>
        </w:tc>
        <w:tc>
          <w:tcPr>
            <w:tcW w:w="1983" w:type="dxa"/>
            <w:tcBorders>
              <w:top w:val="nil"/>
              <w:left w:val="nil"/>
              <w:bottom w:val="single" w:sz="12" w:space="0" w:color="A6A6A6"/>
              <w:right w:val="single" w:sz="12" w:space="0" w:color="A6A6A6"/>
            </w:tcBorders>
            <w:tcMar>
              <w:top w:w="0" w:type="dxa"/>
              <w:left w:w="108" w:type="dxa"/>
              <w:bottom w:w="0" w:type="dxa"/>
              <w:right w:w="108" w:type="dxa"/>
            </w:tcMar>
            <w:hideMark/>
          </w:tcPr>
          <w:p w14:paraId="785A597C" w14:textId="77777777" w:rsidR="003A5B39" w:rsidRPr="00FB5797" w:rsidRDefault="003A5B39" w:rsidP="00344061">
            <w:pPr>
              <w:rPr>
                <w:rFonts w:cs="Arial"/>
                <w:vanish/>
                <w:color w:val="000000" w:themeColor="text1"/>
                <w:sz w:val="18"/>
                <w:rPrChange w:id="3997" w:author="SM Fairus Hasan" w:date="2020-02-27T16:11:00Z">
                  <w:rPr>
                    <w:rFonts w:cs="Arial"/>
                    <w:vanish/>
                    <w:color w:val="BFBFBF" w:themeColor="background1" w:themeShade="BF"/>
                    <w:sz w:val="18"/>
                  </w:rPr>
                </w:rPrChange>
              </w:rPr>
            </w:pPr>
            <w:r w:rsidRPr="00FB5797">
              <w:rPr>
                <w:rFonts w:cs="Arial"/>
                <w:vanish/>
                <w:color w:val="000000" w:themeColor="text1"/>
                <w:sz w:val="18"/>
                <w:rPrChange w:id="3998" w:author="SM Fairus Hasan" w:date="2020-02-27T16:11:00Z">
                  <w:rPr>
                    <w:rFonts w:cs="Arial"/>
                    <w:vanish/>
                    <w:color w:val="BFBFBF" w:themeColor="background1" w:themeShade="BF"/>
                    <w:sz w:val="18"/>
                  </w:rPr>
                </w:rPrChange>
              </w:rPr>
              <w:t>&lt;TestCase trace link&gt;</w:t>
            </w:r>
          </w:p>
        </w:tc>
      </w:tr>
      <w:tr w:rsidR="003A5B39" w:rsidRPr="00FB5797" w14:paraId="11377AC6" w14:textId="77777777" w:rsidTr="003A5B39">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DE83B4B" w14:textId="77777777" w:rsidR="003A5B39" w:rsidRPr="00FB5797" w:rsidRDefault="003A5B39" w:rsidP="00344061">
            <w:pPr>
              <w:rPr>
                <w:rFonts w:eastAsiaTheme="minorHAnsi" w:cs="Arial"/>
                <w:b/>
                <w:bCs/>
                <w:vanish/>
                <w:color w:val="000000" w:themeColor="text1"/>
                <w:sz w:val="16"/>
                <w:szCs w:val="16"/>
                <w:rPrChange w:id="3999"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00" w:author="SM Fairus Hasan" w:date="2020-02-27T16:11:00Z">
                  <w:rPr>
                    <w:rFonts w:cs="Arial"/>
                    <w:b/>
                    <w:bCs/>
                    <w:vanish/>
                    <w:color w:val="BFBFBF"/>
                    <w:sz w:val="16"/>
                    <w:szCs w:val="16"/>
                  </w:rPr>
                </w:rPrChange>
              </w:rPr>
              <w:t>Notes</w:t>
            </w:r>
          </w:p>
        </w:tc>
      </w:tr>
      <w:tr w:rsidR="003A5B39" w:rsidRPr="00FB5797" w14:paraId="454C9CA8" w14:textId="77777777" w:rsidTr="003A5B39">
        <w:trPr>
          <w:hidden/>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186DBF32" w14:textId="77777777" w:rsidR="003A5B39" w:rsidRPr="00FB5797" w:rsidRDefault="003A5B39" w:rsidP="00344061">
            <w:pPr>
              <w:rPr>
                <w:rFonts w:cs="Arial"/>
                <w:vanish/>
                <w:color w:val="000000" w:themeColor="text1"/>
                <w:sz w:val="18"/>
                <w:szCs w:val="18"/>
                <w:rPrChange w:id="4001" w:author="SM Fairus Hasan" w:date="2020-02-27T16:11:00Z">
                  <w:rPr>
                    <w:rFonts w:cs="Arial"/>
                    <w:vanish/>
                    <w:color w:val="BFBFBF" w:themeColor="background1" w:themeShade="BF"/>
                    <w:sz w:val="18"/>
                    <w:szCs w:val="18"/>
                  </w:rPr>
                </w:rPrChange>
              </w:rPr>
            </w:pPr>
            <w:r w:rsidRPr="00FB5797">
              <w:rPr>
                <w:rFonts w:cs="Arial"/>
                <w:vanish/>
                <w:color w:val="000000" w:themeColor="text1"/>
                <w:sz w:val="18"/>
                <w:szCs w:val="18"/>
                <w:rPrChange w:id="4002" w:author="SM Fairus Hasan" w:date="2020-02-27T16:11:00Z">
                  <w:rPr>
                    <w:rFonts w:cs="Arial"/>
                    <w:vanish/>
                    <w:color w:val="BFBFBF" w:themeColor="background1" w:themeShade="BF"/>
                    <w:sz w:val="18"/>
                    <w:szCs w:val="18"/>
                  </w:rPr>
                </w:rPrChange>
              </w:rPr>
              <w:t>&lt;Put any notes here&gt;</w:t>
            </w:r>
          </w:p>
        </w:tc>
      </w:tr>
      <w:tr w:rsidR="003A5B39" w:rsidRPr="00FB5797" w14:paraId="30A2D7B2" w14:textId="77777777" w:rsidTr="003A5B39">
        <w:trPr>
          <w:trHeight w:val="133"/>
          <w:hidden/>
        </w:trPr>
        <w:tc>
          <w:tcPr>
            <w:tcW w:w="1951"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2722BB6A" w14:textId="77777777" w:rsidR="003A5B39" w:rsidRPr="00FB5797" w:rsidRDefault="003A5B39" w:rsidP="00344061">
            <w:pPr>
              <w:rPr>
                <w:rFonts w:eastAsiaTheme="minorHAnsi" w:cs="Arial"/>
                <w:b/>
                <w:bCs/>
                <w:vanish/>
                <w:color w:val="000000" w:themeColor="text1"/>
                <w:sz w:val="16"/>
                <w:szCs w:val="16"/>
                <w:rPrChange w:id="4003"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04" w:author="SM Fairus Hasan" w:date="2020-02-27T16:11:00Z">
                  <w:rPr>
                    <w:rFonts w:cs="Arial"/>
                    <w:b/>
                    <w:bCs/>
                    <w:vanish/>
                    <w:color w:val="BFBFBF"/>
                    <w:sz w:val="16"/>
                    <w:szCs w:val="16"/>
                  </w:rPr>
                </w:rPrChange>
              </w:rPr>
              <w:t>Type</w:t>
            </w:r>
          </w:p>
        </w:tc>
        <w:sdt>
          <w:sdtPr>
            <w:rPr>
              <w:rStyle w:val="PlaceholderText"/>
              <w:rFonts w:cs="Arial"/>
              <w:vanish/>
              <w:color w:val="000000" w:themeColor="text1"/>
              <w:sz w:val="18"/>
              <w:szCs w:val="18"/>
            </w:rPr>
            <w:alias w:val="Requirement Type"/>
            <w:tag w:val="Requirements Type"/>
            <w:id w:val="-674561653"/>
            <w:placeholder>
              <w:docPart w:val="12B4E640CEC84ED9B250291299C93E2E"/>
            </w:placeholder>
            <w:showingPlcHd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7A7C97F0" w14:textId="77777777" w:rsidR="003A5B39" w:rsidRPr="00FB5797" w:rsidRDefault="003A5B39" w:rsidP="00344061">
                <w:pPr>
                  <w:rPr>
                    <w:rStyle w:val="PlaceholderText"/>
                    <w:rFonts w:cs="Arial"/>
                    <w:vanish/>
                    <w:color w:val="000000" w:themeColor="text1"/>
                    <w:sz w:val="18"/>
                    <w:szCs w:val="18"/>
                    <w:rPrChange w:id="4005"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006" w:author="SM Fairus Hasan" w:date="2020-02-27T16:11:00Z">
                      <w:rPr>
                        <w:rStyle w:val="PlaceholderText"/>
                        <w:rFonts w:cs="Arial"/>
                        <w:vanish/>
                        <w:sz w:val="18"/>
                        <w:szCs w:val="18"/>
                      </w:rPr>
                    </w:rPrChange>
                  </w:rPr>
                  <w:t>Choose an item.</w:t>
                </w:r>
              </w:p>
            </w:tc>
          </w:sdtContent>
        </w:sdt>
        <w:tc>
          <w:tcPr>
            <w:tcW w:w="1417"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8DDC881" w14:textId="77777777" w:rsidR="003A5B39" w:rsidRPr="00FB5797" w:rsidRDefault="003A5B39" w:rsidP="00344061">
            <w:pPr>
              <w:rPr>
                <w:rFonts w:cs="Arial"/>
                <w:b/>
                <w:bCs/>
                <w:vanish/>
                <w:color w:val="000000" w:themeColor="text1"/>
                <w:sz w:val="16"/>
                <w:szCs w:val="16"/>
                <w:rPrChange w:id="4007"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008" w:author="SM Fairus Hasan" w:date="2020-02-27T16:11:00Z">
                  <w:rPr>
                    <w:rFonts w:cs="Arial"/>
                    <w:b/>
                    <w:bCs/>
                    <w:vanish/>
                    <w:color w:val="BFBFBF"/>
                    <w:sz w:val="16"/>
                    <w:szCs w:val="16"/>
                  </w:rPr>
                </w:rPrChange>
              </w:rPr>
              <w:t>Source</w:t>
            </w:r>
          </w:p>
        </w:tc>
        <w:tc>
          <w:tcPr>
            <w:tcW w:w="5244"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F61A926" w14:textId="77777777" w:rsidR="003A5B39" w:rsidRPr="00FB5797" w:rsidRDefault="003A5B39" w:rsidP="00344061">
            <w:pPr>
              <w:rPr>
                <w:rFonts w:cs="Arial"/>
                <w:vanish/>
                <w:color w:val="000000" w:themeColor="text1"/>
                <w:sz w:val="18"/>
                <w:szCs w:val="18"/>
                <w:rPrChange w:id="4009"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4010" w:author="SM Fairus Hasan" w:date="2020-02-27T16:11:00Z">
                  <w:rPr>
                    <w:rFonts w:cs="Arial"/>
                    <w:vanish/>
                    <w:color w:val="BFBFBF" w:themeColor="background1" w:themeShade="BF"/>
                    <w:sz w:val="18"/>
                    <w:szCs w:val="18"/>
                  </w:rPr>
                </w:rPrChange>
              </w:rPr>
              <w:t>&lt;Put any source here, which is not a requirement reference&gt;</w:t>
            </w:r>
          </w:p>
        </w:tc>
      </w:tr>
      <w:tr w:rsidR="003A5B39" w:rsidRPr="00FB5797" w14:paraId="550EE1EA" w14:textId="77777777" w:rsidTr="003A5B39">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723986AD" w14:textId="77777777" w:rsidR="003A5B39" w:rsidRPr="00FB5797" w:rsidRDefault="003A5B39" w:rsidP="00344061">
            <w:pPr>
              <w:rPr>
                <w:rFonts w:eastAsiaTheme="minorHAnsi" w:cs="Arial"/>
                <w:b/>
                <w:bCs/>
                <w:vanish/>
                <w:color w:val="000000" w:themeColor="text1"/>
                <w:sz w:val="16"/>
                <w:szCs w:val="16"/>
                <w:rPrChange w:id="4011"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12" w:author="SM Fairus Hasan" w:date="2020-02-27T16:11:00Z">
                  <w:rPr>
                    <w:rFonts w:cs="Arial"/>
                    <w:b/>
                    <w:bCs/>
                    <w:vanish/>
                    <w:color w:val="BFBFBF"/>
                    <w:sz w:val="16"/>
                    <w:szCs w:val="16"/>
                  </w:rPr>
                </w:rPrChange>
              </w:rPr>
              <w:t>Priority</w:t>
            </w:r>
          </w:p>
        </w:tc>
        <w:sdt>
          <w:sdtPr>
            <w:rPr>
              <w:rStyle w:val="PlaceholderText"/>
              <w:rFonts w:cs="Arial"/>
              <w:vanish/>
              <w:color w:val="000000" w:themeColor="text1"/>
              <w:sz w:val="18"/>
              <w:szCs w:val="18"/>
            </w:rPr>
            <w:alias w:val="Requirement Priority"/>
            <w:tag w:val="Requirement Priority"/>
            <w:id w:val="-2071721989"/>
            <w:placeholder>
              <w:docPart w:val="BC2A7978FFDB409AA32C1832B87FB60D"/>
            </w:placeholder>
            <w:showingPlcHd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23F091D6" w14:textId="77777777" w:rsidR="003A5B39" w:rsidRPr="00FB5797" w:rsidRDefault="003A5B39" w:rsidP="00344061">
                <w:pPr>
                  <w:rPr>
                    <w:rStyle w:val="PlaceholderText"/>
                    <w:rFonts w:cs="Arial"/>
                    <w:vanish/>
                    <w:color w:val="000000" w:themeColor="text1"/>
                    <w:sz w:val="18"/>
                    <w:szCs w:val="18"/>
                    <w:rPrChange w:id="4013"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014"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5F17834D" w14:textId="77777777" w:rsidR="003A5B39" w:rsidRPr="00FB5797" w:rsidRDefault="003A5B39" w:rsidP="00344061">
            <w:pPr>
              <w:rPr>
                <w:rFonts w:eastAsiaTheme="minorHAnsi" w:cs="Arial"/>
                <w:b/>
                <w:bCs/>
                <w:vanish/>
                <w:color w:val="000000" w:themeColor="text1"/>
                <w:sz w:val="16"/>
                <w:szCs w:val="16"/>
                <w:rPrChange w:id="4015"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16" w:author="SM Fairus Hasan" w:date="2020-02-27T16:11:00Z">
                  <w:rPr>
                    <w:rFonts w:cs="Arial"/>
                    <w:b/>
                    <w:bCs/>
                    <w:vanish/>
                    <w:color w:val="BFBFBF"/>
                    <w:sz w:val="16"/>
                    <w:szCs w:val="16"/>
                  </w:rPr>
                </w:rPrChange>
              </w:rPr>
              <w:t>Source Req.</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4150288" w14:textId="77777777" w:rsidR="003A5B39" w:rsidRPr="00FB5797" w:rsidRDefault="003A5B39" w:rsidP="00344061">
            <w:pPr>
              <w:rPr>
                <w:rFonts w:cs="Arial"/>
                <w:vanish/>
                <w:color w:val="000000" w:themeColor="text1"/>
                <w:sz w:val="18"/>
                <w:szCs w:val="18"/>
                <w:rPrChange w:id="4017"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4018" w:author="SM Fairus Hasan" w:date="2020-02-27T16:11:00Z">
                  <w:rPr>
                    <w:rFonts w:cs="Arial"/>
                    <w:vanish/>
                    <w:color w:val="BFBFBF" w:themeColor="background1" w:themeShade="BF"/>
                    <w:sz w:val="18"/>
                    <w:szCs w:val="18"/>
                  </w:rPr>
                </w:rPrChange>
              </w:rPr>
              <w:t>&lt;Put any parent requirement trace link here&gt;</w:t>
            </w:r>
          </w:p>
        </w:tc>
      </w:tr>
      <w:tr w:rsidR="003A5B39" w:rsidRPr="00FB5797" w14:paraId="5111D68B" w14:textId="77777777" w:rsidTr="003A5B39">
        <w:trPr>
          <w:trHeight w:val="205"/>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36FDA4ED" w14:textId="77777777" w:rsidR="003A5B39" w:rsidRPr="00FB5797" w:rsidRDefault="003A5B39" w:rsidP="00344061">
            <w:pPr>
              <w:rPr>
                <w:rFonts w:cs="Arial"/>
                <w:b/>
                <w:bCs/>
                <w:vanish/>
                <w:color w:val="000000" w:themeColor="text1"/>
                <w:sz w:val="16"/>
                <w:szCs w:val="16"/>
                <w:rPrChange w:id="4019"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020" w:author="SM Fairus Hasan" w:date="2020-02-27T16:11:00Z">
                  <w:rPr>
                    <w:rFonts w:cs="Arial"/>
                    <w:b/>
                    <w:bCs/>
                    <w:vanish/>
                    <w:color w:val="BFBFBF"/>
                    <w:sz w:val="16"/>
                    <w:szCs w:val="16"/>
                  </w:rPr>
                </w:rPrChange>
              </w:rPr>
              <w:t>Status</w:t>
            </w:r>
          </w:p>
        </w:tc>
        <w:sdt>
          <w:sdtPr>
            <w:rPr>
              <w:rStyle w:val="PlaceholderText"/>
              <w:rFonts w:cs="Arial"/>
              <w:vanish/>
              <w:color w:val="000000" w:themeColor="text1"/>
              <w:sz w:val="18"/>
              <w:szCs w:val="18"/>
            </w:rPr>
            <w:alias w:val="Requirement Status"/>
            <w:tag w:val="Requirement Status"/>
            <w:id w:val="2029680846"/>
            <w:placeholder>
              <w:docPart w:val="562F08375674437A9F1577844E35E8C0"/>
            </w:placeholder>
            <w:showingPlcHd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3BACE68C" w14:textId="77777777" w:rsidR="003A5B39" w:rsidRPr="00FB5797" w:rsidRDefault="003A5B39" w:rsidP="00344061">
                <w:pPr>
                  <w:rPr>
                    <w:rStyle w:val="PlaceholderText"/>
                    <w:rFonts w:cs="Arial"/>
                    <w:vanish/>
                    <w:color w:val="000000" w:themeColor="text1"/>
                    <w:sz w:val="18"/>
                    <w:szCs w:val="18"/>
                    <w:rPrChange w:id="4021"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022"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3156984" w14:textId="77777777" w:rsidR="003A5B39" w:rsidRPr="00FB5797" w:rsidRDefault="003A5B39" w:rsidP="00344061">
            <w:pPr>
              <w:rPr>
                <w:rFonts w:cs="Arial"/>
                <w:b/>
                <w:bCs/>
                <w:vanish/>
                <w:color w:val="000000" w:themeColor="text1"/>
                <w:sz w:val="16"/>
                <w:szCs w:val="16"/>
                <w:rPrChange w:id="4023"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024" w:author="SM Fairus Hasan" w:date="2020-02-27T16:11:00Z">
                  <w:rPr>
                    <w:rFonts w:cs="Arial"/>
                    <w:b/>
                    <w:bCs/>
                    <w:vanish/>
                    <w:color w:val="BFBFBF"/>
                    <w:sz w:val="16"/>
                    <w:szCs w:val="16"/>
                  </w:rPr>
                </w:rPrChange>
              </w:rPr>
              <w:t xml:space="preserve">Owner </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77DD2EF" w14:textId="77777777" w:rsidR="003A5B39" w:rsidRPr="00FB5797" w:rsidRDefault="003A5B39" w:rsidP="00344061">
            <w:pPr>
              <w:rPr>
                <w:rFonts w:cs="Arial"/>
                <w:vanish/>
                <w:color w:val="000000" w:themeColor="text1"/>
                <w:sz w:val="18"/>
                <w:szCs w:val="18"/>
                <w:rPrChange w:id="4025" w:author="SM Fairus Hasan" w:date="2020-02-27T16:11:00Z">
                  <w:rPr>
                    <w:rFonts w:cs="Arial"/>
                    <w:vanish/>
                    <w:color w:val="A6A6A6" w:themeColor="background1" w:themeShade="A6"/>
                    <w:sz w:val="18"/>
                    <w:szCs w:val="18"/>
                  </w:rPr>
                </w:rPrChange>
              </w:rPr>
            </w:pPr>
          </w:p>
        </w:tc>
      </w:tr>
      <w:tr w:rsidR="003A5B39" w:rsidRPr="00FB5797" w14:paraId="70D2E04D" w14:textId="77777777" w:rsidTr="003A5B39">
        <w:trPr>
          <w:hidden/>
        </w:trPr>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460636B" w14:textId="77777777" w:rsidR="003A5B39" w:rsidRPr="00FB5797" w:rsidRDefault="003A5B39" w:rsidP="00344061">
            <w:pPr>
              <w:rPr>
                <w:rFonts w:cs="Arial"/>
                <w:b/>
                <w:bCs/>
                <w:vanish/>
                <w:color w:val="000000" w:themeColor="text1"/>
                <w:sz w:val="16"/>
                <w:szCs w:val="16"/>
                <w:rPrChange w:id="4026"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027" w:author="SM Fairus Hasan" w:date="2020-02-27T16:11:00Z">
                  <w:rPr>
                    <w:rFonts w:cs="Arial"/>
                    <w:b/>
                    <w:bCs/>
                    <w:vanish/>
                    <w:color w:val="BFBFBF"/>
                    <w:sz w:val="16"/>
                    <w:szCs w:val="16"/>
                  </w:rPr>
                </w:rPrChange>
              </w:rPr>
              <w:t>Change Log</w:t>
            </w:r>
          </w:p>
        </w:tc>
      </w:tr>
      <w:tr w:rsidR="003A5B39" w:rsidRPr="00FB5797" w14:paraId="41EA8A69" w14:textId="77777777" w:rsidTr="003A5B39">
        <w:trPr>
          <w:hidden/>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4F3E168" w14:textId="77777777" w:rsidR="003A5B39" w:rsidRPr="00FB5797" w:rsidRDefault="003A5B39" w:rsidP="00344061">
            <w:pPr>
              <w:rPr>
                <w:rFonts w:cs="Arial"/>
                <w:b/>
                <w:bCs/>
                <w:vanish/>
                <w:color w:val="000000" w:themeColor="text1"/>
                <w:sz w:val="16"/>
                <w:szCs w:val="16"/>
                <w:rPrChange w:id="4028"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029" w:author="SM Fairus Hasan" w:date="2020-02-27T16:11:00Z">
                  <w:rPr>
                    <w:rFonts w:cs="Arial"/>
                    <w:b/>
                    <w:bCs/>
                    <w:vanish/>
                    <w:color w:val="BFBFBF"/>
                    <w:sz w:val="16"/>
                    <w:szCs w:val="16"/>
                  </w:rPr>
                </w:rPrChange>
              </w:rPr>
              <w:t>Version</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B1B414C" w14:textId="77777777" w:rsidR="003A5B39" w:rsidRPr="00FB5797" w:rsidRDefault="003A5B39" w:rsidP="00344061">
            <w:pPr>
              <w:rPr>
                <w:rFonts w:eastAsiaTheme="minorHAnsi" w:cs="Arial"/>
                <w:vanish/>
                <w:color w:val="000000" w:themeColor="text1"/>
                <w:sz w:val="24"/>
                <w:szCs w:val="24"/>
                <w:rPrChange w:id="4030"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4031" w:author="SM Fairus Hasan" w:date="2020-02-27T16:11:00Z">
                  <w:rPr>
                    <w:rFonts w:cs="Arial"/>
                    <w:b/>
                    <w:bCs/>
                    <w:vanish/>
                    <w:color w:val="BFBFBF"/>
                    <w:sz w:val="16"/>
                    <w:szCs w:val="16"/>
                  </w:rPr>
                </w:rPrChange>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FA4FDBD" w14:textId="77777777" w:rsidR="003A5B39" w:rsidRPr="00FB5797" w:rsidRDefault="003A5B39" w:rsidP="00344061">
            <w:pPr>
              <w:rPr>
                <w:rFonts w:eastAsiaTheme="minorHAnsi" w:cs="Arial"/>
                <w:b/>
                <w:bCs/>
                <w:vanish/>
                <w:color w:val="000000" w:themeColor="text1"/>
                <w:sz w:val="16"/>
                <w:szCs w:val="16"/>
                <w:rPrChange w:id="4032"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33" w:author="SM Fairus Hasan" w:date="2020-02-27T16:11:00Z">
                  <w:rPr>
                    <w:rFonts w:cs="Arial"/>
                    <w:b/>
                    <w:bCs/>
                    <w:vanish/>
                    <w:color w:val="BFBFBF"/>
                    <w:sz w:val="16"/>
                    <w:szCs w:val="16"/>
                  </w:rPr>
                </w:rPrChange>
              </w:rPr>
              <w:t>Author</w:t>
            </w:r>
          </w:p>
        </w:tc>
        <w:tc>
          <w:tcPr>
            <w:tcW w:w="7512"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7A722AF" w14:textId="77777777" w:rsidR="003A5B39" w:rsidRPr="00FB5797" w:rsidRDefault="003A5B39" w:rsidP="00344061">
            <w:pPr>
              <w:rPr>
                <w:rFonts w:eastAsiaTheme="minorHAnsi" w:cs="Arial"/>
                <w:vanish/>
                <w:color w:val="000000" w:themeColor="text1"/>
                <w:sz w:val="24"/>
                <w:szCs w:val="24"/>
                <w:rPrChange w:id="4034"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4035" w:author="SM Fairus Hasan" w:date="2020-02-27T16:11:00Z">
                  <w:rPr>
                    <w:rFonts w:cs="Arial"/>
                    <w:b/>
                    <w:bCs/>
                    <w:vanish/>
                    <w:color w:val="BFBFBF"/>
                    <w:sz w:val="16"/>
                    <w:szCs w:val="16"/>
                  </w:rPr>
                </w:rPrChange>
              </w:rPr>
              <w:t>Change</w:t>
            </w:r>
          </w:p>
        </w:tc>
      </w:tr>
      <w:tr w:rsidR="003A5B39" w:rsidRPr="00FB5797" w14:paraId="46603CEE" w14:textId="77777777" w:rsidTr="003A5B39">
        <w:trPr>
          <w:hidden/>
        </w:trPr>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5DCCBB21" w14:textId="77777777" w:rsidR="003A5B39" w:rsidRPr="00FB5797" w:rsidRDefault="003A5B39" w:rsidP="00344061">
            <w:pPr>
              <w:rPr>
                <w:rFonts w:eastAsiaTheme="minorHAnsi" w:cs="Arial"/>
                <w:bCs/>
                <w:vanish/>
                <w:color w:val="000000" w:themeColor="text1"/>
                <w:sz w:val="18"/>
                <w:szCs w:val="18"/>
                <w:rPrChange w:id="4036" w:author="SM Fairus Hasan" w:date="2020-02-27T16:11:00Z">
                  <w:rPr>
                    <w:rFonts w:eastAsiaTheme="minorHAnsi" w:cs="Arial"/>
                    <w:bCs/>
                    <w:vanish/>
                    <w:color w:val="BFBFBF"/>
                    <w:sz w:val="18"/>
                    <w:szCs w:val="18"/>
                  </w:rPr>
                </w:rPrChange>
              </w:rPr>
            </w:pPr>
            <w:r w:rsidRPr="00FB5797">
              <w:rPr>
                <w:rFonts w:cs="Arial"/>
                <w:bCs/>
                <w:vanish/>
                <w:color w:val="000000" w:themeColor="text1"/>
                <w:sz w:val="18"/>
                <w:szCs w:val="18"/>
                <w:rPrChange w:id="4037" w:author="SM Fairus Hasan" w:date="2020-02-27T16:11:00Z">
                  <w:rPr>
                    <w:rFonts w:cs="Arial"/>
                    <w:bCs/>
                    <w:vanish/>
                    <w:color w:val="BFBFBF"/>
                    <w:sz w:val="18"/>
                    <w:szCs w:val="18"/>
                  </w:rPr>
                </w:rPrChange>
              </w:rPr>
              <w:t>1</w:t>
            </w: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1233CACA" w14:textId="77777777" w:rsidR="003A5B39" w:rsidRPr="00FB5797" w:rsidRDefault="003A5B39" w:rsidP="00344061">
            <w:pPr>
              <w:rPr>
                <w:rFonts w:eastAsiaTheme="minorHAnsi" w:cs="Arial"/>
                <w:bCs/>
                <w:vanish/>
                <w:color w:val="000000" w:themeColor="text1"/>
                <w:sz w:val="18"/>
                <w:szCs w:val="18"/>
                <w:rPrChange w:id="4038" w:author="SM Fairus Hasan" w:date="2020-02-27T16:11:00Z">
                  <w:rPr>
                    <w:rFonts w:eastAsiaTheme="minorHAnsi" w:cs="Arial"/>
                    <w:bCs/>
                    <w:vanish/>
                    <w:color w:val="BFBFBF"/>
                    <w:sz w:val="18"/>
                    <w:szCs w:val="18"/>
                  </w:rPr>
                </w:rPrChange>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67F76D24" w14:textId="77777777" w:rsidR="003A5B39" w:rsidRPr="00FB5797" w:rsidRDefault="003A5B39" w:rsidP="00344061">
            <w:pPr>
              <w:rPr>
                <w:rFonts w:eastAsiaTheme="minorHAnsi" w:cs="Arial"/>
                <w:bCs/>
                <w:vanish/>
                <w:color w:val="000000" w:themeColor="text1"/>
                <w:sz w:val="18"/>
                <w:szCs w:val="18"/>
                <w:rPrChange w:id="4039" w:author="SM Fairus Hasan" w:date="2020-02-27T16:11:00Z">
                  <w:rPr>
                    <w:rFonts w:eastAsiaTheme="minorHAnsi" w:cs="Arial"/>
                    <w:bCs/>
                    <w:vanish/>
                    <w:color w:val="BFBFBF"/>
                    <w:sz w:val="18"/>
                    <w:szCs w:val="18"/>
                  </w:rPr>
                </w:rPrChange>
              </w:rPr>
            </w:pPr>
          </w:p>
        </w:tc>
        <w:tc>
          <w:tcPr>
            <w:tcW w:w="7512" w:type="dxa"/>
            <w:gridSpan w:val="4"/>
            <w:tcBorders>
              <w:top w:val="nil"/>
              <w:left w:val="nil"/>
              <w:bottom w:val="single" w:sz="12" w:space="0" w:color="A6A6A6"/>
              <w:right w:val="single" w:sz="12" w:space="0" w:color="A6A6A6"/>
            </w:tcBorders>
            <w:tcMar>
              <w:top w:w="0" w:type="dxa"/>
              <w:left w:w="108" w:type="dxa"/>
              <w:bottom w:w="0" w:type="dxa"/>
              <w:right w:w="108" w:type="dxa"/>
            </w:tcMar>
            <w:hideMark/>
          </w:tcPr>
          <w:p w14:paraId="1A22DC0A" w14:textId="77777777" w:rsidR="003A5B39" w:rsidRPr="00FB5797" w:rsidRDefault="003A5B39" w:rsidP="00344061">
            <w:pPr>
              <w:rPr>
                <w:rFonts w:eastAsiaTheme="minorHAnsi" w:cs="Arial"/>
                <w:bCs/>
                <w:vanish/>
                <w:color w:val="000000" w:themeColor="text1"/>
                <w:sz w:val="18"/>
                <w:szCs w:val="18"/>
                <w:rPrChange w:id="4040" w:author="SM Fairus Hasan" w:date="2020-02-27T16:11:00Z">
                  <w:rPr>
                    <w:rFonts w:eastAsiaTheme="minorHAnsi" w:cs="Arial"/>
                    <w:bCs/>
                    <w:vanish/>
                    <w:color w:val="BFBFBF"/>
                    <w:sz w:val="18"/>
                    <w:szCs w:val="18"/>
                  </w:rPr>
                </w:rPrChange>
              </w:rPr>
            </w:pPr>
            <w:r w:rsidRPr="00FB5797">
              <w:rPr>
                <w:rFonts w:cs="Arial"/>
                <w:vanish/>
                <w:color w:val="000000" w:themeColor="text1"/>
                <w:sz w:val="18"/>
                <w:szCs w:val="18"/>
                <w:rPrChange w:id="4041" w:author="SM Fairus Hasan" w:date="2020-02-27T16:11:00Z">
                  <w:rPr>
                    <w:rFonts w:cs="Arial"/>
                    <w:vanish/>
                    <w:color w:val="BFBFBF"/>
                    <w:sz w:val="18"/>
                    <w:szCs w:val="18"/>
                  </w:rPr>
                </w:rPrChange>
              </w:rPr>
              <w:t>Initial version</w:t>
            </w:r>
          </w:p>
        </w:tc>
      </w:tr>
    </w:tbl>
    <w:p w14:paraId="750E535E" w14:textId="77777777" w:rsidR="003A5B39" w:rsidRPr="00FB5797" w:rsidRDefault="003A5B39" w:rsidP="003A5B39">
      <w:pPr>
        <w:rPr>
          <w:rFonts w:cs="Arial"/>
          <w:color w:val="000000" w:themeColor="text1"/>
          <w:rPrChange w:id="4042" w:author="SM Fairus Hasan" w:date="2020-02-27T16:11:00Z">
            <w:rPr>
              <w:rFonts w:cs="Arial"/>
            </w:rPr>
          </w:rPrChange>
        </w:rPr>
      </w:pPr>
    </w:p>
    <w:p w14:paraId="41A14658" w14:textId="59FBA838" w:rsidR="003A5B39" w:rsidRPr="00FB5797" w:rsidRDefault="003A5B39" w:rsidP="003A5B39">
      <w:pPr>
        <w:pStyle w:val="RERequirement"/>
        <w:rPr>
          <w:color w:val="000000" w:themeColor="text1"/>
          <w:rPrChange w:id="4043" w:author="SM Fairus Hasan" w:date="2020-02-27T16:11:00Z">
            <w:rPr/>
          </w:rPrChange>
        </w:rPr>
      </w:pPr>
      <w:r w:rsidRPr="00FB5797">
        <w:rPr>
          <w:color w:val="000000" w:themeColor="text1"/>
          <w:rPrChange w:id="4044" w:author="SM Fairus Hasan" w:date="2020-02-27T16:11:00Z">
            <w:rPr/>
          </w:rPrChange>
        </w:rPr>
        <w:t>###</w:t>
      </w:r>
      <w:bookmarkStart w:id="4045" w:name="R_FNC_00053_ID_Trailer_Light_Test_Vehicl"/>
      <w:r w:rsidRPr="00FB5797">
        <w:rPr>
          <w:color w:val="000000" w:themeColor="text1"/>
          <w:rPrChange w:id="4046" w:author="SM Fairus Hasan" w:date="2020-02-27T16:11:00Z">
            <w:rPr/>
          </w:rPrChange>
        </w:rPr>
        <w:t>R_FNC_</w:t>
      </w:r>
      <w:r w:rsidR="00877E8D">
        <w:rPr>
          <w:color w:val="000000" w:themeColor="text1"/>
        </w:rPr>
        <w:t>Trailer Settings and Profile</w:t>
      </w:r>
      <w:r w:rsidRPr="00FB5797">
        <w:rPr>
          <w:color w:val="000000" w:themeColor="text1"/>
          <w:rPrChange w:id="4047" w:author="SM Fairus Hasan" w:date="2020-02-27T16:11:00Z">
            <w:rPr/>
          </w:rPrChange>
        </w:rPr>
        <w:t>_000</w:t>
      </w:r>
      <w:ins w:id="4048" w:author="Gonzalez-sanchez, Mario (M.)" w:date="2020-03-24T08:45:00Z">
        <w:r>
          <w:rPr>
            <w:color w:val="000000" w:themeColor="text1"/>
          </w:rPr>
          <w:t>0</w:t>
        </w:r>
      </w:ins>
      <w:r w:rsidR="00D92A75">
        <w:rPr>
          <w:color w:val="000000" w:themeColor="text1"/>
        </w:rPr>
        <w:t>4</w:t>
      </w:r>
      <w:del w:id="4049" w:author="Hasan, SM Fairus (S.)" w:date="2020-02-17T15:11:00Z">
        <w:r w:rsidRPr="00FB5797" w:rsidDel="008419C3">
          <w:rPr>
            <w:color w:val="000000" w:themeColor="text1"/>
            <w:rPrChange w:id="4050" w:author="SM Fairus Hasan" w:date="2020-02-27T16:11:00Z">
              <w:rPr/>
            </w:rPrChange>
          </w:rPr>
          <w:delText>53</w:delText>
        </w:r>
      </w:del>
      <w:bookmarkEnd w:id="4045"/>
      <w:r w:rsidRPr="00FB5797">
        <w:rPr>
          <w:color w:val="000000" w:themeColor="text1"/>
          <w:rPrChange w:id="4051" w:author="SM Fairus Hasan" w:date="2020-02-27T16:11:00Z">
            <w:rPr/>
          </w:rPrChange>
        </w:rPr>
        <w:t>### Vehicle is stationary (automatic transmission ONLY)</w:t>
      </w:r>
    </w:p>
    <w:p w14:paraId="631467EC" w14:textId="77777777" w:rsidR="00877E8D" w:rsidRPr="00FB5797" w:rsidRDefault="003A5B39" w:rsidP="00877E8D">
      <w:pPr>
        <w:rPr>
          <w:rFonts w:cs="Arial"/>
          <w:color w:val="000000" w:themeColor="text1"/>
          <w:rPrChange w:id="4052" w:author="SM Fairus Hasan" w:date="2020-02-27T16:11:00Z">
            <w:rPr>
              <w:rFonts w:cs="Arial"/>
            </w:rPr>
          </w:rPrChange>
        </w:rPr>
      </w:pPr>
      <w:r w:rsidRPr="00FB5797">
        <w:rPr>
          <w:rFonts w:cs="Arial"/>
          <w:color w:val="000000" w:themeColor="text1"/>
          <w:rPrChange w:id="4053" w:author="SM Fairus Hasan" w:date="2020-02-27T16:11:00Z">
            <w:rPr>
              <w:rFonts w:cs="Arial"/>
            </w:rPr>
          </w:rPrChange>
        </w:rPr>
        <w:t xml:space="preserve">When Vehicle_Speed is less than or equal to 4 KPH and </w:t>
      </w:r>
      <w:r w:rsidRPr="003A5B39">
        <w:rPr>
          <w:rFonts w:cs="Arial"/>
          <w:color w:val="000000" w:themeColor="text1"/>
        </w:rPr>
        <w:t>ElPw_D_Stat</w:t>
      </w:r>
      <w:r>
        <w:rPr>
          <w:rFonts w:cs="Arial"/>
          <w:color w:val="000000" w:themeColor="text1"/>
        </w:rPr>
        <w:t>= 0x1</w:t>
      </w:r>
      <w:r w:rsidRPr="00FB5797">
        <w:rPr>
          <w:rFonts w:cs="Arial"/>
          <w:color w:val="000000" w:themeColor="text1"/>
          <w:rPrChange w:id="4054" w:author="SM Fairus Hasan" w:date="2020-02-27T16:11:00Z">
            <w:rPr>
              <w:rFonts w:cs="Arial"/>
            </w:rPr>
          </w:rPrChange>
        </w:rPr>
        <w:t xml:space="preserve"> (</w:t>
      </w:r>
      <w:r>
        <w:rPr>
          <w:rFonts w:cs="Arial"/>
          <w:color w:val="000000" w:themeColor="text1"/>
        </w:rPr>
        <w:t>Supported</w:t>
      </w:r>
      <w:r w:rsidRPr="00FB5797">
        <w:rPr>
          <w:rFonts w:cs="Arial"/>
          <w:color w:val="000000" w:themeColor="text1"/>
          <w:rPrChange w:id="4055" w:author="SM Fairus Hasan" w:date="2020-02-27T16:11:00Z">
            <w:rPr>
              <w:rFonts w:cs="Arial"/>
            </w:rPr>
          </w:rPrChange>
        </w:rPr>
        <w:t xml:space="preserve">), </w:t>
      </w:r>
      <w:r w:rsidR="00877E8D" w:rsidRPr="00FB5797">
        <w:rPr>
          <w:rFonts w:cs="Arial"/>
          <w:color w:val="000000" w:themeColor="text1"/>
          <w:rPrChange w:id="4056" w:author="SM Fairus Hasan" w:date="2020-02-27T16:11:00Z">
            <w:rPr>
              <w:rFonts w:cs="Arial"/>
            </w:rPr>
          </w:rPrChange>
        </w:rPr>
        <w:t>the</w:t>
      </w:r>
      <w:r w:rsidR="00877E8D">
        <w:rPr>
          <w:rFonts w:cs="Arial"/>
          <w:color w:val="000000" w:themeColor="text1"/>
        </w:rPr>
        <w:t xml:space="preserve"> Feature Settings and Profile precondition is met.</w:t>
      </w:r>
    </w:p>
    <w:tbl>
      <w:tblPr>
        <w:tblW w:w="10455" w:type="dxa"/>
        <w:tblCellMar>
          <w:left w:w="0" w:type="dxa"/>
          <w:right w:w="0" w:type="dxa"/>
        </w:tblCellMar>
        <w:tblLook w:val="04A0" w:firstRow="1" w:lastRow="0" w:firstColumn="1" w:lastColumn="0" w:noHBand="0" w:noVBand="1"/>
      </w:tblPr>
      <w:tblGrid>
        <w:gridCol w:w="959"/>
        <w:gridCol w:w="992"/>
        <w:gridCol w:w="992"/>
        <w:gridCol w:w="851"/>
        <w:gridCol w:w="1417"/>
        <w:gridCol w:w="3261"/>
        <w:gridCol w:w="1983"/>
      </w:tblGrid>
      <w:tr w:rsidR="003A5B39" w:rsidRPr="00FB5797" w14:paraId="7B97DFA7" w14:textId="77777777" w:rsidTr="007B54A9">
        <w:trPr>
          <w:hidden/>
        </w:trPr>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597BC094" w14:textId="77777777" w:rsidR="003A5B39" w:rsidRPr="00FB5797" w:rsidRDefault="003A5B39" w:rsidP="00344061">
            <w:pPr>
              <w:rPr>
                <w:rFonts w:eastAsiaTheme="minorHAnsi" w:cs="Arial"/>
                <w:b/>
                <w:bCs/>
                <w:vanish/>
                <w:color w:val="000000" w:themeColor="text1"/>
                <w:sz w:val="16"/>
                <w:szCs w:val="16"/>
                <w:rPrChange w:id="4057"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58" w:author="SM Fairus Hasan" w:date="2020-02-27T16:11:00Z">
                  <w:rPr>
                    <w:rFonts w:cs="Arial"/>
                    <w:b/>
                    <w:bCs/>
                    <w:vanish/>
                    <w:color w:val="BFBFBF"/>
                    <w:sz w:val="16"/>
                    <w:szCs w:val="16"/>
                  </w:rPr>
                </w:rPrChange>
              </w:rPr>
              <w:t>Requirement ID: ###R_FNC_Trailer Light Check_00053###</w:t>
            </w:r>
          </w:p>
        </w:tc>
      </w:tr>
      <w:tr w:rsidR="003A5B39" w:rsidRPr="00FB5797" w14:paraId="284D7B8D" w14:textId="77777777" w:rsidTr="007B54A9">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0C6C0D78" w14:textId="77777777" w:rsidR="003A5B39" w:rsidRPr="00FB5797" w:rsidRDefault="003A5B39" w:rsidP="00344061">
            <w:pPr>
              <w:rPr>
                <w:rFonts w:eastAsiaTheme="minorHAnsi" w:cs="Arial"/>
                <w:b/>
                <w:bCs/>
                <w:vanish/>
                <w:color w:val="000000" w:themeColor="text1"/>
                <w:sz w:val="16"/>
                <w:szCs w:val="16"/>
                <w:rPrChange w:id="4059"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60" w:author="SM Fairus Hasan" w:date="2020-02-27T16:11:00Z">
                  <w:rPr>
                    <w:rFonts w:cs="Arial"/>
                    <w:b/>
                    <w:bCs/>
                    <w:vanish/>
                    <w:color w:val="BFBFBF"/>
                    <w:sz w:val="16"/>
                    <w:szCs w:val="16"/>
                  </w:rPr>
                </w:rPrChange>
              </w:rPr>
              <w:t>Rationale</w:t>
            </w:r>
          </w:p>
        </w:tc>
      </w:tr>
      <w:tr w:rsidR="003A5B39" w:rsidRPr="00FB5797" w14:paraId="1F621895" w14:textId="77777777" w:rsidTr="007B54A9">
        <w:trPr>
          <w:hidden/>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3F89AA96" w14:textId="77777777" w:rsidR="003A5B39" w:rsidRPr="00FB5797" w:rsidRDefault="003A5B39" w:rsidP="00344061">
            <w:pPr>
              <w:rPr>
                <w:rFonts w:eastAsiaTheme="minorHAnsi" w:cs="Arial"/>
                <w:b/>
                <w:bCs/>
                <w:vanish/>
                <w:color w:val="000000" w:themeColor="text1"/>
                <w:sz w:val="18"/>
                <w:szCs w:val="16"/>
                <w:rPrChange w:id="4061" w:author="SM Fairus Hasan" w:date="2020-02-27T16:11:00Z">
                  <w:rPr>
                    <w:rFonts w:eastAsiaTheme="minorHAnsi" w:cs="Arial"/>
                    <w:b/>
                    <w:bCs/>
                    <w:vanish/>
                    <w:color w:val="BFBFBF" w:themeColor="background1" w:themeShade="BF"/>
                    <w:sz w:val="18"/>
                    <w:szCs w:val="16"/>
                  </w:rPr>
                </w:rPrChange>
              </w:rPr>
            </w:pPr>
            <w:r w:rsidRPr="00FB5797">
              <w:rPr>
                <w:rFonts w:cs="Arial"/>
                <w:vanish/>
                <w:color w:val="000000" w:themeColor="text1"/>
                <w:sz w:val="18"/>
                <w:rPrChange w:id="4062" w:author="SM Fairus Hasan" w:date="2020-02-27T16:11:00Z">
                  <w:rPr>
                    <w:rFonts w:cs="Arial"/>
                    <w:vanish/>
                    <w:color w:val="BFBFBF" w:themeColor="background1" w:themeShade="BF"/>
                    <w:sz w:val="18"/>
                  </w:rPr>
                </w:rPrChange>
              </w:rPr>
              <w:t>&lt;Put any rationale here&gt;</w:t>
            </w:r>
          </w:p>
        </w:tc>
      </w:tr>
      <w:tr w:rsidR="003A5B39" w:rsidRPr="00FB5797" w14:paraId="5B8A7958" w14:textId="77777777" w:rsidTr="007B54A9">
        <w:trPr>
          <w:hidden/>
        </w:trPr>
        <w:tc>
          <w:tcPr>
            <w:tcW w:w="847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155C8AD" w14:textId="77777777" w:rsidR="003A5B39" w:rsidRPr="00FB5797" w:rsidRDefault="003A5B39" w:rsidP="00344061">
            <w:pPr>
              <w:rPr>
                <w:rFonts w:eastAsiaTheme="minorHAnsi" w:cs="Arial"/>
                <w:b/>
                <w:bCs/>
                <w:vanish/>
                <w:color w:val="000000" w:themeColor="text1"/>
                <w:sz w:val="16"/>
                <w:szCs w:val="16"/>
                <w:rPrChange w:id="4063"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64" w:author="SM Fairus Hasan" w:date="2020-02-27T16:11:00Z">
                  <w:rPr>
                    <w:rFonts w:cs="Arial"/>
                    <w:b/>
                    <w:bCs/>
                    <w:vanish/>
                    <w:color w:val="BFBFBF"/>
                    <w:sz w:val="16"/>
                    <w:szCs w:val="16"/>
                  </w:rPr>
                </w:rPrChange>
              </w:rPr>
              <w:t>Acceptance Criteria</w:t>
            </w:r>
          </w:p>
        </w:tc>
        <w:tc>
          <w:tcPr>
            <w:tcW w:w="198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23003F56" w14:textId="77777777" w:rsidR="003A5B39" w:rsidRPr="00FB5797" w:rsidRDefault="003A5B39" w:rsidP="00344061">
            <w:pPr>
              <w:rPr>
                <w:rFonts w:eastAsiaTheme="minorHAnsi" w:cs="Arial"/>
                <w:b/>
                <w:bCs/>
                <w:vanish/>
                <w:color w:val="000000" w:themeColor="text1"/>
                <w:sz w:val="16"/>
                <w:szCs w:val="16"/>
                <w:rPrChange w:id="4065"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66" w:author="SM Fairus Hasan" w:date="2020-02-27T16:11:00Z">
                  <w:rPr>
                    <w:rFonts w:cs="Arial"/>
                    <w:b/>
                    <w:bCs/>
                    <w:vanish/>
                    <w:color w:val="BFBFBF"/>
                    <w:sz w:val="16"/>
                    <w:szCs w:val="16"/>
                  </w:rPr>
                </w:rPrChange>
              </w:rPr>
              <w:t>V&amp;V Method</w:t>
            </w:r>
          </w:p>
        </w:tc>
      </w:tr>
      <w:tr w:rsidR="003A5B39" w:rsidRPr="00FB5797" w14:paraId="3123CB2E" w14:textId="77777777" w:rsidTr="007B54A9">
        <w:trPr>
          <w:hidden/>
        </w:trPr>
        <w:tc>
          <w:tcPr>
            <w:tcW w:w="847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6A5DFA29" w14:textId="77777777" w:rsidR="003A5B39" w:rsidRPr="00FB5797" w:rsidRDefault="003A5B39" w:rsidP="00344061">
            <w:pPr>
              <w:rPr>
                <w:rFonts w:cs="Arial"/>
                <w:vanish/>
                <w:color w:val="000000" w:themeColor="text1"/>
                <w:sz w:val="18"/>
                <w:rPrChange w:id="4067" w:author="SM Fairus Hasan" w:date="2020-02-27T16:11:00Z">
                  <w:rPr>
                    <w:rFonts w:cs="Arial"/>
                    <w:vanish/>
                    <w:color w:val="BFBFBF" w:themeColor="background1" w:themeShade="BF"/>
                    <w:sz w:val="18"/>
                  </w:rPr>
                </w:rPrChange>
              </w:rPr>
            </w:pPr>
            <w:r w:rsidRPr="00FB5797">
              <w:rPr>
                <w:rFonts w:cs="Arial"/>
                <w:vanish/>
                <w:color w:val="000000" w:themeColor="text1"/>
                <w:sz w:val="18"/>
                <w:rPrChange w:id="4068" w:author="SM Fairus Hasan" w:date="2020-02-27T16:11:00Z">
                  <w:rPr>
                    <w:rFonts w:cs="Arial"/>
                    <w:vanish/>
                    <w:color w:val="BFBFBF" w:themeColor="background1" w:themeShade="BF"/>
                    <w:sz w:val="18"/>
                  </w:rPr>
                </w:rPrChange>
              </w:rPr>
              <w:t>&lt;Put any acceptance criteria here&gt;</w:t>
            </w:r>
          </w:p>
        </w:tc>
        <w:tc>
          <w:tcPr>
            <w:tcW w:w="1983" w:type="dxa"/>
            <w:tcBorders>
              <w:top w:val="nil"/>
              <w:left w:val="nil"/>
              <w:bottom w:val="single" w:sz="12" w:space="0" w:color="A6A6A6"/>
              <w:right w:val="single" w:sz="12" w:space="0" w:color="A6A6A6"/>
            </w:tcBorders>
            <w:tcMar>
              <w:top w:w="0" w:type="dxa"/>
              <w:left w:w="108" w:type="dxa"/>
              <w:bottom w:w="0" w:type="dxa"/>
              <w:right w:w="108" w:type="dxa"/>
            </w:tcMar>
            <w:hideMark/>
          </w:tcPr>
          <w:p w14:paraId="3252E4E4" w14:textId="77777777" w:rsidR="003A5B39" w:rsidRPr="00FB5797" w:rsidRDefault="003A5B39" w:rsidP="00344061">
            <w:pPr>
              <w:rPr>
                <w:rFonts w:cs="Arial"/>
                <w:vanish/>
                <w:color w:val="000000" w:themeColor="text1"/>
                <w:sz w:val="18"/>
                <w:rPrChange w:id="4069" w:author="SM Fairus Hasan" w:date="2020-02-27T16:11:00Z">
                  <w:rPr>
                    <w:rFonts w:cs="Arial"/>
                    <w:vanish/>
                    <w:color w:val="BFBFBF" w:themeColor="background1" w:themeShade="BF"/>
                    <w:sz w:val="18"/>
                  </w:rPr>
                </w:rPrChange>
              </w:rPr>
            </w:pPr>
            <w:r w:rsidRPr="00FB5797">
              <w:rPr>
                <w:rFonts w:cs="Arial"/>
                <w:vanish/>
                <w:color w:val="000000" w:themeColor="text1"/>
                <w:sz w:val="18"/>
                <w:rPrChange w:id="4070" w:author="SM Fairus Hasan" w:date="2020-02-27T16:11:00Z">
                  <w:rPr>
                    <w:rFonts w:cs="Arial"/>
                    <w:vanish/>
                    <w:color w:val="BFBFBF" w:themeColor="background1" w:themeShade="BF"/>
                    <w:sz w:val="18"/>
                  </w:rPr>
                </w:rPrChange>
              </w:rPr>
              <w:t>&lt;TestCase trace link&gt;</w:t>
            </w:r>
          </w:p>
        </w:tc>
      </w:tr>
      <w:tr w:rsidR="003A5B39" w:rsidRPr="00FB5797" w14:paraId="570275D1" w14:textId="77777777" w:rsidTr="007B54A9">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5368112" w14:textId="77777777" w:rsidR="003A5B39" w:rsidRPr="00FB5797" w:rsidRDefault="003A5B39" w:rsidP="00344061">
            <w:pPr>
              <w:rPr>
                <w:rFonts w:eastAsiaTheme="minorHAnsi" w:cs="Arial"/>
                <w:b/>
                <w:bCs/>
                <w:vanish/>
                <w:color w:val="000000" w:themeColor="text1"/>
                <w:sz w:val="16"/>
                <w:szCs w:val="16"/>
                <w:rPrChange w:id="4071"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72" w:author="SM Fairus Hasan" w:date="2020-02-27T16:11:00Z">
                  <w:rPr>
                    <w:rFonts w:cs="Arial"/>
                    <w:b/>
                    <w:bCs/>
                    <w:vanish/>
                    <w:color w:val="BFBFBF"/>
                    <w:sz w:val="16"/>
                    <w:szCs w:val="16"/>
                  </w:rPr>
                </w:rPrChange>
              </w:rPr>
              <w:t>Notes</w:t>
            </w:r>
          </w:p>
        </w:tc>
      </w:tr>
      <w:tr w:rsidR="003A5B39" w:rsidRPr="00FB5797" w14:paraId="748D90E2" w14:textId="77777777" w:rsidTr="007B54A9">
        <w:trPr>
          <w:hidden/>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146EAA72" w14:textId="77777777" w:rsidR="003A5B39" w:rsidRPr="00FB5797" w:rsidRDefault="003A5B39" w:rsidP="00344061">
            <w:pPr>
              <w:rPr>
                <w:rFonts w:cs="Arial"/>
                <w:vanish/>
                <w:color w:val="000000" w:themeColor="text1"/>
                <w:sz w:val="18"/>
                <w:szCs w:val="18"/>
                <w:rPrChange w:id="4073" w:author="SM Fairus Hasan" w:date="2020-02-27T16:11:00Z">
                  <w:rPr>
                    <w:rFonts w:cs="Arial"/>
                    <w:vanish/>
                    <w:color w:val="BFBFBF" w:themeColor="background1" w:themeShade="BF"/>
                    <w:sz w:val="18"/>
                    <w:szCs w:val="18"/>
                  </w:rPr>
                </w:rPrChange>
              </w:rPr>
            </w:pPr>
            <w:r w:rsidRPr="00FB5797">
              <w:rPr>
                <w:rFonts w:cs="Arial"/>
                <w:vanish/>
                <w:color w:val="000000" w:themeColor="text1"/>
                <w:sz w:val="18"/>
                <w:szCs w:val="18"/>
                <w:rPrChange w:id="4074" w:author="SM Fairus Hasan" w:date="2020-02-27T16:11:00Z">
                  <w:rPr>
                    <w:rFonts w:cs="Arial"/>
                    <w:vanish/>
                    <w:color w:val="BFBFBF" w:themeColor="background1" w:themeShade="BF"/>
                    <w:sz w:val="18"/>
                    <w:szCs w:val="18"/>
                  </w:rPr>
                </w:rPrChange>
              </w:rPr>
              <w:t>&lt;Put any notes here&gt;</w:t>
            </w:r>
          </w:p>
        </w:tc>
      </w:tr>
      <w:tr w:rsidR="003A5B39" w:rsidRPr="00FB5797" w14:paraId="1630ECE6" w14:textId="77777777" w:rsidTr="007B54A9">
        <w:trPr>
          <w:trHeight w:val="133"/>
          <w:hidden/>
        </w:trPr>
        <w:tc>
          <w:tcPr>
            <w:tcW w:w="1951"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75FC1427" w14:textId="77777777" w:rsidR="003A5B39" w:rsidRPr="00FB5797" w:rsidRDefault="003A5B39" w:rsidP="00344061">
            <w:pPr>
              <w:rPr>
                <w:rFonts w:eastAsiaTheme="minorHAnsi" w:cs="Arial"/>
                <w:b/>
                <w:bCs/>
                <w:vanish/>
                <w:color w:val="000000" w:themeColor="text1"/>
                <w:sz w:val="16"/>
                <w:szCs w:val="16"/>
                <w:rPrChange w:id="4075"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76" w:author="SM Fairus Hasan" w:date="2020-02-27T16:11:00Z">
                  <w:rPr>
                    <w:rFonts w:cs="Arial"/>
                    <w:b/>
                    <w:bCs/>
                    <w:vanish/>
                    <w:color w:val="BFBFBF"/>
                    <w:sz w:val="16"/>
                    <w:szCs w:val="16"/>
                  </w:rPr>
                </w:rPrChange>
              </w:rPr>
              <w:t>Type</w:t>
            </w:r>
          </w:p>
        </w:tc>
        <w:sdt>
          <w:sdtPr>
            <w:rPr>
              <w:rStyle w:val="PlaceholderText"/>
              <w:rFonts w:cs="Arial"/>
              <w:vanish/>
              <w:color w:val="000000" w:themeColor="text1"/>
              <w:sz w:val="18"/>
              <w:szCs w:val="18"/>
            </w:rPr>
            <w:alias w:val="Requirement Type"/>
            <w:tag w:val="Requirements Type"/>
            <w:id w:val="53905025"/>
            <w:placeholder>
              <w:docPart w:val="ED3382C88209419E8069A1015E97A161"/>
            </w:placeholder>
            <w:showingPlcHd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629E054A" w14:textId="77777777" w:rsidR="003A5B39" w:rsidRPr="00FB5797" w:rsidRDefault="003A5B39" w:rsidP="00344061">
                <w:pPr>
                  <w:rPr>
                    <w:rStyle w:val="PlaceholderText"/>
                    <w:rFonts w:cs="Arial"/>
                    <w:vanish/>
                    <w:color w:val="000000" w:themeColor="text1"/>
                    <w:sz w:val="18"/>
                    <w:szCs w:val="18"/>
                    <w:rPrChange w:id="4077"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078" w:author="SM Fairus Hasan" w:date="2020-02-27T16:11:00Z">
                      <w:rPr>
                        <w:rStyle w:val="PlaceholderText"/>
                        <w:rFonts w:cs="Arial"/>
                        <w:vanish/>
                        <w:sz w:val="18"/>
                        <w:szCs w:val="18"/>
                      </w:rPr>
                    </w:rPrChange>
                  </w:rPr>
                  <w:t>Choose an item.</w:t>
                </w:r>
              </w:p>
            </w:tc>
          </w:sdtContent>
        </w:sdt>
        <w:tc>
          <w:tcPr>
            <w:tcW w:w="1417"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33DE217" w14:textId="77777777" w:rsidR="003A5B39" w:rsidRPr="00FB5797" w:rsidRDefault="003A5B39" w:rsidP="00344061">
            <w:pPr>
              <w:rPr>
                <w:rFonts w:cs="Arial"/>
                <w:b/>
                <w:bCs/>
                <w:vanish/>
                <w:color w:val="000000" w:themeColor="text1"/>
                <w:sz w:val="16"/>
                <w:szCs w:val="16"/>
                <w:rPrChange w:id="4079"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080" w:author="SM Fairus Hasan" w:date="2020-02-27T16:11:00Z">
                  <w:rPr>
                    <w:rFonts w:cs="Arial"/>
                    <w:b/>
                    <w:bCs/>
                    <w:vanish/>
                    <w:color w:val="BFBFBF"/>
                    <w:sz w:val="16"/>
                    <w:szCs w:val="16"/>
                  </w:rPr>
                </w:rPrChange>
              </w:rPr>
              <w:t>Source</w:t>
            </w:r>
          </w:p>
        </w:tc>
        <w:tc>
          <w:tcPr>
            <w:tcW w:w="5244"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58177002" w14:textId="77777777" w:rsidR="003A5B39" w:rsidRPr="00FB5797" w:rsidRDefault="003A5B39" w:rsidP="00344061">
            <w:pPr>
              <w:rPr>
                <w:rFonts w:cs="Arial"/>
                <w:vanish/>
                <w:color w:val="000000" w:themeColor="text1"/>
                <w:sz w:val="18"/>
                <w:szCs w:val="18"/>
                <w:rPrChange w:id="4081"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4082" w:author="SM Fairus Hasan" w:date="2020-02-27T16:11:00Z">
                  <w:rPr>
                    <w:rFonts w:cs="Arial"/>
                    <w:vanish/>
                    <w:color w:val="BFBFBF" w:themeColor="background1" w:themeShade="BF"/>
                    <w:sz w:val="18"/>
                    <w:szCs w:val="18"/>
                  </w:rPr>
                </w:rPrChange>
              </w:rPr>
              <w:t>&lt;Put any source here, which is not a requirement reference&gt;</w:t>
            </w:r>
          </w:p>
        </w:tc>
      </w:tr>
      <w:tr w:rsidR="003A5B39" w:rsidRPr="00FB5797" w14:paraId="23036141" w14:textId="77777777" w:rsidTr="007B54A9">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DFCE3CE" w14:textId="77777777" w:rsidR="003A5B39" w:rsidRPr="00FB5797" w:rsidRDefault="003A5B39" w:rsidP="00344061">
            <w:pPr>
              <w:rPr>
                <w:rFonts w:eastAsiaTheme="minorHAnsi" w:cs="Arial"/>
                <w:b/>
                <w:bCs/>
                <w:vanish/>
                <w:color w:val="000000" w:themeColor="text1"/>
                <w:sz w:val="16"/>
                <w:szCs w:val="16"/>
                <w:rPrChange w:id="4083"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84" w:author="SM Fairus Hasan" w:date="2020-02-27T16:11:00Z">
                  <w:rPr>
                    <w:rFonts w:cs="Arial"/>
                    <w:b/>
                    <w:bCs/>
                    <w:vanish/>
                    <w:color w:val="BFBFBF"/>
                    <w:sz w:val="16"/>
                    <w:szCs w:val="16"/>
                  </w:rPr>
                </w:rPrChange>
              </w:rPr>
              <w:t>Priority</w:t>
            </w:r>
          </w:p>
        </w:tc>
        <w:sdt>
          <w:sdtPr>
            <w:rPr>
              <w:rStyle w:val="PlaceholderText"/>
              <w:rFonts w:cs="Arial"/>
              <w:vanish/>
              <w:color w:val="000000" w:themeColor="text1"/>
              <w:sz w:val="18"/>
              <w:szCs w:val="18"/>
            </w:rPr>
            <w:alias w:val="Requirement Priority"/>
            <w:tag w:val="Requirement Priority"/>
            <w:id w:val="1827318184"/>
            <w:placeholder>
              <w:docPart w:val="E7230A2877E64990B683441ADDD54DFD"/>
            </w:placeholder>
            <w:showingPlcHd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19BC5524" w14:textId="77777777" w:rsidR="003A5B39" w:rsidRPr="00FB5797" w:rsidRDefault="003A5B39" w:rsidP="00344061">
                <w:pPr>
                  <w:rPr>
                    <w:rStyle w:val="PlaceholderText"/>
                    <w:rFonts w:cs="Arial"/>
                    <w:vanish/>
                    <w:color w:val="000000" w:themeColor="text1"/>
                    <w:sz w:val="18"/>
                    <w:szCs w:val="18"/>
                    <w:rPrChange w:id="4085"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086"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691B10EE" w14:textId="77777777" w:rsidR="003A5B39" w:rsidRPr="00FB5797" w:rsidRDefault="003A5B39" w:rsidP="00344061">
            <w:pPr>
              <w:rPr>
                <w:rFonts w:eastAsiaTheme="minorHAnsi" w:cs="Arial"/>
                <w:b/>
                <w:bCs/>
                <w:vanish/>
                <w:color w:val="000000" w:themeColor="text1"/>
                <w:sz w:val="16"/>
                <w:szCs w:val="16"/>
                <w:rPrChange w:id="4087"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088" w:author="SM Fairus Hasan" w:date="2020-02-27T16:11:00Z">
                  <w:rPr>
                    <w:rFonts w:cs="Arial"/>
                    <w:b/>
                    <w:bCs/>
                    <w:vanish/>
                    <w:color w:val="BFBFBF"/>
                    <w:sz w:val="16"/>
                    <w:szCs w:val="16"/>
                  </w:rPr>
                </w:rPrChange>
              </w:rPr>
              <w:t>Source Req.</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4E6565E8" w14:textId="77777777" w:rsidR="003A5B39" w:rsidRPr="00FB5797" w:rsidRDefault="003A5B39" w:rsidP="00344061">
            <w:pPr>
              <w:rPr>
                <w:rFonts w:cs="Arial"/>
                <w:vanish/>
                <w:color w:val="000000" w:themeColor="text1"/>
                <w:sz w:val="18"/>
                <w:szCs w:val="18"/>
                <w:rPrChange w:id="4089"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4090" w:author="SM Fairus Hasan" w:date="2020-02-27T16:11:00Z">
                  <w:rPr>
                    <w:rFonts w:cs="Arial"/>
                    <w:vanish/>
                    <w:color w:val="BFBFBF" w:themeColor="background1" w:themeShade="BF"/>
                    <w:sz w:val="18"/>
                    <w:szCs w:val="18"/>
                  </w:rPr>
                </w:rPrChange>
              </w:rPr>
              <w:t>&lt;Put any parent requirement trace link here&gt;</w:t>
            </w:r>
          </w:p>
        </w:tc>
      </w:tr>
      <w:tr w:rsidR="003A5B39" w:rsidRPr="00FB5797" w14:paraId="4C443810" w14:textId="77777777" w:rsidTr="007B54A9">
        <w:trPr>
          <w:trHeight w:val="205"/>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53B6CAA3" w14:textId="77777777" w:rsidR="003A5B39" w:rsidRPr="00FB5797" w:rsidRDefault="003A5B39" w:rsidP="00344061">
            <w:pPr>
              <w:rPr>
                <w:rFonts w:cs="Arial"/>
                <w:b/>
                <w:bCs/>
                <w:vanish/>
                <w:color w:val="000000" w:themeColor="text1"/>
                <w:sz w:val="16"/>
                <w:szCs w:val="16"/>
                <w:rPrChange w:id="4091"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092" w:author="SM Fairus Hasan" w:date="2020-02-27T16:11:00Z">
                  <w:rPr>
                    <w:rFonts w:cs="Arial"/>
                    <w:b/>
                    <w:bCs/>
                    <w:vanish/>
                    <w:color w:val="BFBFBF"/>
                    <w:sz w:val="16"/>
                    <w:szCs w:val="16"/>
                  </w:rPr>
                </w:rPrChange>
              </w:rPr>
              <w:t>Status</w:t>
            </w:r>
          </w:p>
        </w:tc>
        <w:sdt>
          <w:sdtPr>
            <w:rPr>
              <w:rStyle w:val="PlaceholderText"/>
              <w:rFonts w:cs="Arial"/>
              <w:vanish/>
              <w:color w:val="000000" w:themeColor="text1"/>
              <w:sz w:val="18"/>
              <w:szCs w:val="18"/>
            </w:rPr>
            <w:alias w:val="Requirement Status"/>
            <w:tag w:val="Requirement Status"/>
            <w:id w:val="-249196031"/>
            <w:placeholder>
              <w:docPart w:val="312C8639402D4E2DB99504EFD0A4120E"/>
            </w:placeholder>
            <w:showingPlcHd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2688A8C2" w14:textId="77777777" w:rsidR="003A5B39" w:rsidRPr="00FB5797" w:rsidRDefault="003A5B39" w:rsidP="00344061">
                <w:pPr>
                  <w:rPr>
                    <w:rStyle w:val="PlaceholderText"/>
                    <w:rFonts w:cs="Arial"/>
                    <w:vanish/>
                    <w:color w:val="000000" w:themeColor="text1"/>
                    <w:sz w:val="18"/>
                    <w:szCs w:val="18"/>
                    <w:rPrChange w:id="4093"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094"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63BED046" w14:textId="77777777" w:rsidR="003A5B39" w:rsidRPr="00FB5797" w:rsidRDefault="003A5B39" w:rsidP="00344061">
            <w:pPr>
              <w:rPr>
                <w:rFonts w:cs="Arial"/>
                <w:b/>
                <w:bCs/>
                <w:vanish/>
                <w:color w:val="000000" w:themeColor="text1"/>
                <w:sz w:val="16"/>
                <w:szCs w:val="16"/>
                <w:rPrChange w:id="4095"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096" w:author="SM Fairus Hasan" w:date="2020-02-27T16:11:00Z">
                  <w:rPr>
                    <w:rFonts w:cs="Arial"/>
                    <w:b/>
                    <w:bCs/>
                    <w:vanish/>
                    <w:color w:val="BFBFBF"/>
                    <w:sz w:val="16"/>
                    <w:szCs w:val="16"/>
                  </w:rPr>
                </w:rPrChange>
              </w:rPr>
              <w:t xml:space="preserve">Owner </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A48F74E" w14:textId="77777777" w:rsidR="003A5B39" w:rsidRPr="00FB5797" w:rsidRDefault="003A5B39" w:rsidP="00344061">
            <w:pPr>
              <w:rPr>
                <w:rFonts w:cs="Arial"/>
                <w:vanish/>
                <w:color w:val="000000" w:themeColor="text1"/>
                <w:sz w:val="18"/>
                <w:szCs w:val="18"/>
                <w:rPrChange w:id="4097" w:author="SM Fairus Hasan" w:date="2020-02-27T16:11:00Z">
                  <w:rPr>
                    <w:rFonts w:cs="Arial"/>
                    <w:vanish/>
                    <w:color w:val="A6A6A6" w:themeColor="background1" w:themeShade="A6"/>
                    <w:sz w:val="18"/>
                    <w:szCs w:val="18"/>
                  </w:rPr>
                </w:rPrChange>
              </w:rPr>
            </w:pPr>
          </w:p>
        </w:tc>
      </w:tr>
      <w:tr w:rsidR="003A5B39" w:rsidRPr="00FB5797" w14:paraId="39F1B357" w14:textId="77777777" w:rsidTr="007B54A9">
        <w:trPr>
          <w:hidden/>
        </w:trPr>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702797A6" w14:textId="77777777" w:rsidR="003A5B39" w:rsidRPr="00FB5797" w:rsidRDefault="003A5B39" w:rsidP="00344061">
            <w:pPr>
              <w:rPr>
                <w:rFonts w:cs="Arial"/>
                <w:b/>
                <w:bCs/>
                <w:vanish/>
                <w:color w:val="000000" w:themeColor="text1"/>
                <w:sz w:val="16"/>
                <w:szCs w:val="16"/>
                <w:rPrChange w:id="4098"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099" w:author="SM Fairus Hasan" w:date="2020-02-27T16:11:00Z">
                  <w:rPr>
                    <w:rFonts w:cs="Arial"/>
                    <w:b/>
                    <w:bCs/>
                    <w:vanish/>
                    <w:color w:val="BFBFBF"/>
                    <w:sz w:val="16"/>
                    <w:szCs w:val="16"/>
                  </w:rPr>
                </w:rPrChange>
              </w:rPr>
              <w:t>Change Log</w:t>
            </w:r>
          </w:p>
        </w:tc>
      </w:tr>
      <w:tr w:rsidR="003A5B39" w:rsidRPr="00FB5797" w14:paraId="35ED364B" w14:textId="77777777" w:rsidTr="007B54A9">
        <w:trPr>
          <w:hidden/>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879EA26" w14:textId="77777777" w:rsidR="003A5B39" w:rsidRPr="00FB5797" w:rsidRDefault="003A5B39" w:rsidP="00344061">
            <w:pPr>
              <w:rPr>
                <w:rFonts w:cs="Arial"/>
                <w:b/>
                <w:bCs/>
                <w:vanish/>
                <w:color w:val="000000" w:themeColor="text1"/>
                <w:sz w:val="16"/>
                <w:szCs w:val="16"/>
                <w:rPrChange w:id="4100"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101" w:author="SM Fairus Hasan" w:date="2020-02-27T16:11:00Z">
                  <w:rPr>
                    <w:rFonts w:cs="Arial"/>
                    <w:b/>
                    <w:bCs/>
                    <w:vanish/>
                    <w:color w:val="BFBFBF"/>
                    <w:sz w:val="16"/>
                    <w:szCs w:val="16"/>
                  </w:rPr>
                </w:rPrChange>
              </w:rPr>
              <w:t>Version</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818699A" w14:textId="77777777" w:rsidR="003A5B39" w:rsidRPr="00FB5797" w:rsidRDefault="003A5B39" w:rsidP="00344061">
            <w:pPr>
              <w:rPr>
                <w:rFonts w:eastAsiaTheme="minorHAnsi" w:cs="Arial"/>
                <w:vanish/>
                <w:color w:val="000000" w:themeColor="text1"/>
                <w:sz w:val="24"/>
                <w:szCs w:val="24"/>
                <w:rPrChange w:id="4102"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4103" w:author="SM Fairus Hasan" w:date="2020-02-27T16:11:00Z">
                  <w:rPr>
                    <w:rFonts w:cs="Arial"/>
                    <w:b/>
                    <w:bCs/>
                    <w:vanish/>
                    <w:color w:val="BFBFBF"/>
                    <w:sz w:val="16"/>
                    <w:szCs w:val="16"/>
                  </w:rPr>
                </w:rPrChange>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6B9822D1" w14:textId="77777777" w:rsidR="003A5B39" w:rsidRPr="00FB5797" w:rsidRDefault="003A5B39" w:rsidP="00344061">
            <w:pPr>
              <w:rPr>
                <w:rFonts w:eastAsiaTheme="minorHAnsi" w:cs="Arial"/>
                <w:b/>
                <w:bCs/>
                <w:vanish/>
                <w:color w:val="000000" w:themeColor="text1"/>
                <w:sz w:val="16"/>
                <w:szCs w:val="16"/>
                <w:rPrChange w:id="4104"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105" w:author="SM Fairus Hasan" w:date="2020-02-27T16:11:00Z">
                  <w:rPr>
                    <w:rFonts w:cs="Arial"/>
                    <w:b/>
                    <w:bCs/>
                    <w:vanish/>
                    <w:color w:val="BFBFBF"/>
                    <w:sz w:val="16"/>
                    <w:szCs w:val="16"/>
                  </w:rPr>
                </w:rPrChange>
              </w:rPr>
              <w:t>Author</w:t>
            </w:r>
          </w:p>
        </w:tc>
        <w:tc>
          <w:tcPr>
            <w:tcW w:w="7512"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67C9F04" w14:textId="77777777" w:rsidR="003A5B39" w:rsidRPr="00FB5797" w:rsidRDefault="003A5B39" w:rsidP="00344061">
            <w:pPr>
              <w:rPr>
                <w:rFonts w:eastAsiaTheme="minorHAnsi" w:cs="Arial"/>
                <w:vanish/>
                <w:color w:val="000000" w:themeColor="text1"/>
                <w:sz w:val="24"/>
                <w:szCs w:val="24"/>
                <w:rPrChange w:id="4106"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4107" w:author="SM Fairus Hasan" w:date="2020-02-27T16:11:00Z">
                  <w:rPr>
                    <w:rFonts w:cs="Arial"/>
                    <w:b/>
                    <w:bCs/>
                    <w:vanish/>
                    <w:color w:val="BFBFBF"/>
                    <w:sz w:val="16"/>
                    <w:szCs w:val="16"/>
                  </w:rPr>
                </w:rPrChange>
              </w:rPr>
              <w:t>Change</w:t>
            </w:r>
          </w:p>
        </w:tc>
      </w:tr>
      <w:tr w:rsidR="003A5B39" w:rsidRPr="00FB5797" w14:paraId="6FD04C83" w14:textId="77777777" w:rsidTr="007B54A9">
        <w:trPr>
          <w:hidden/>
        </w:trPr>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6848ACEA" w14:textId="77777777" w:rsidR="003A5B39" w:rsidRPr="00FB5797" w:rsidRDefault="003A5B39" w:rsidP="00344061">
            <w:pPr>
              <w:rPr>
                <w:rFonts w:eastAsiaTheme="minorHAnsi" w:cs="Arial"/>
                <w:bCs/>
                <w:vanish/>
                <w:color w:val="000000" w:themeColor="text1"/>
                <w:sz w:val="18"/>
                <w:szCs w:val="18"/>
                <w:rPrChange w:id="4108" w:author="SM Fairus Hasan" w:date="2020-02-27T16:11:00Z">
                  <w:rPr>
                    <w:rFonts w:eastAsiaTheme="minorHAnsi" w:cs="Arial"/>
                    <w:bCs/>
                    <w:vanish/>
                    <w:color w:val="BFBFBF"/>
                    <w:sz w:val="18"/>
                    <w:szCs w:val="18"/>
                  </w:rPr>
                </w:rPrChange>
              </w:rPr>
            </w:pPr>
            <w:r w:rsidRPr="00FB5797">
              <w:rPr>
                <w:rFonts w:cs="Arial"/>
                <w:bCs/>
                <w:vanish/>
                <w:color w:val="000000" w:themeColor="text1"/>
                <w:sz w:val="18"/>
                <w:szCs w:val="18"/>
                <w:rPrChange w:id="4109" w:author="SM Fairus Hasan" w:date="2020-02-27T16:11:00Z">
                  <w:rPr>
                    <w:rFonts w:cs="Arial"/>
                    <w:bCs/>
                    <w:vanish/>
                    <w:color w:val="BFBFBF"/>
                    <w:sz w:val="18"/>
                    <w:szCs w:val="18"/>
                  </w:rPr>
                </w:rPrChange>
              </w:rPr>
              <w:t>1</w:t>
            </w: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471E8CC3" w14:textId="77777777" w:rsidR="003A5B39" w:rsidRPr="00FB5797" w:rsidRDefault="003A5B39" w:rsidP="00344061">
            <w:pPr>
              <w:rPr>
                <w:rFonts w:eastAsiaTheme="minorHAnsi" w:cs="Arial"/>
                <w:bCs/>
                <w:vanish/>
                <w:color w:val="000000" w:themeColor="text1"/>
                <w:sz w:val="18"/>
                <w:szCs w:val="18"/>
                <w:rPrChange w:id="4110" w:author="SM Fairus Hasan" w:date="2020-02-27T16:11:00Z">
                  <w:rPr>
                    <w:rFonts w:eastAsiaTheme="minorHAnsi" w:cs="Arial"/>
                    <w:bCs/>
                    <w:vanish/>
                    <w:color w:val="BFBFBF"/>
                    <w:sz w:val="18"/>
                    <w:szCs w:val="18"/>
                  </w:rPr>
                </w:rPrChange>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7A0AE310" w14:textId="77777777" w:rsidR="003A5B39" w:rsidRPr="00FB5797" w:rsidRDefault="003A5B39" w:rsidP="00344061">
            <w:pPr>
              <w:rPr>
                <w:rFonts w:eastAsiaTheme="minorHAnsi" w:cs="Arial"/>
                <w:bCs/>
                <w:vanish/>
                <w:color w:val="000000" w:themeColor="text1"/>
                <w:sz w:val="18"/>
                <w:szCs w:val="18"/>
                <w:rPrChange w:id="4111" w:author="SM Fairus Hasan" w:date="2020-02-27T16:11:00Z">
                  <w:rPr>
                    <w:rFonts w:eastAsiaTheme="minorHAnsi" w:cs="Arial"/>
                    <w:bCs/>
                    <w:vanish/>
                    <w:color w:val="BFBFBF"/>
                    <w:sz w:val="18"/>
                    <w:szCs w:val="18"/>
                  </w:rPr>
                </w:rPrChange>
              </w:rPr>
            </w:pPr>
          </w:p>
        </w:tc>
        <w:tc>
          <w:tcPr>
            <w:tcW w:w="7512" w:type="dxa"/>
            <w:gridSpan w:val="4"/>
            <w:tcBorders>
              <w:top w:val="nil"/>
              <w:left w:val="nil"/>
              <w:bottom w:val="single" w:sz="12" w:space="0" w:color="A6A6A6"/>
              <w:right w:val="single" w:sz="12" w:space="0" w:color="A6A6A6"/>
            </w:tcBorders>
            <w:tcMar>
              <w:top w:w="0" w:type="dxa"/>
              <w:left w:w="108" w:type="dxa"/>
              <w:bottom w:w="0" w:type="dxa"/>
              <w:right w:w="108" w:type="dxa"/>
            </w:tcMar>
            <w:hideMark/>
          </w:tcPr>
          <w:p w14:paraId="0EB5CEEE" w14:textId="77777777" w:rsidR="003A5B39" w:rsidRPr="00FB5797" w:rsidRDefault="003A5B39" w:rsidP="00344061">
            <w:pPr>
              <w:rPr>
                <w:rFonts w:eastAsiaTheme="minorHAnsi" w:cs="Arial"/>
                <w:bCs/>
                <w:vanish/>
                <w:color w:val="000000" w:themeColor="text1"/>
                <w:sz w:val="18"/>
                <w:szCs w:val="18"/>
                <w:rPrChange w:id="4112" w:author="SM Fairus Hasan" w:date="2020-02-27T16:11:00Z">
                  <w:rPr>
                    <w:rFonts w:eastAsiaTheme="minorHAnsi" w:cs="Arial"/>
                    <w:bCs/>
                    <w:vanish/>
                    <w:color w:val="BFBFBF"/>
                    <w:sz w:val="18"/>
                    <w:szCs w:val="18"/>
                  </w:rPr>
                </w:rPrChange>
              </w:rPr>
            </w:pPr>
            <w:r w:rsidRPr="00FB5797">
              <w:rPr>
                <w:rFonts w:cs="Arial"/>
                <w:vanish/>
                <w:color w:val="000000" w:themeColor="text1"/>
                <w:sz w:val="18"/>
                <w:szCs w:val="18"/>
                <w:rPrChange w:id="4113" w:author="SM Fairus Hasan" w:date="2020-02-27T16:11:00Z">
                  <w:rPr>
                    <w:rFonts w:cs="Arial"/>
                    <w:vanish/>
                    <w:color w:val="BFBFBF"/>
                    <w:sz w:val="18"/>
                    <w:szCs w:val="18"/>
                  </w:rPr>
                </w:rPrChange>
              </w:rPr>
              <w:t>Initial version</w:t>
            </w:r>
          </w:p>
        </w:tc>
      </w:tr>
    </w:tbl>
    <w:p w14:paraId="25142571" w14:textId="77777777" w:rsidR="003A5B39" w:rsidRPr="00FB5797" w:rsidRDefault="003A5B39" w:rsidP="003A5B39">
      <w:pPr>
        <w:rPr>
          <w:rFonts w:cs="Arial"/>
          <w:color w:val="000000" w:themeColor="text1"/>
          <w:rPrChange w:id="4114" w:author="SM Fairus Hasan" w:date="2020-02-27T16:11:00Z">
            <w:rPr>
              <w:rFonts w:cs="Arial"/>
            </w:rPr>
          </w:rPrChange>
        </w:rPr>
      </w:pPr>
    </w:p>
    <w:p w14:paraId="10ED309A" w14:textId="4DB774E9" w:rsidR="003A5B39" w:rsidRPr="00FB5797" w:rsidRDefault="003A5B39" w:rsidP="003A5B39">
      <w:pPr>
        <w:pStyle w:val="RERequirement"/>
        <w:rPr>
          <w:color w:val="000000" w:themeColor="text1"/>
          <w:rPrChange w:id="4115" w:author="SM Fairus Hasan" w:date="2020-02-27T16:11:00Z">
            <w:rPr/>
          </w:rPrChange>
        </w:rPr>
      </w:pPr>
      <w:r w:rsidRPr="00FB5797">
        <w:rPr>
          <w:color w:val="000000" w:themeColor="text1"/>
          <w:rPrChange w:id="4116" w:author="SM Fairus Hasan" w:date="2020-02-27T16:11:00Z">
            <w:rPr/>
          </w:rPrChange>
        </w:rPr>
        <w:t>###</w:t>
      </w:r>
      <w:bookmarkStart w:id="4117" w:name="R_FNC_00054_ID_Trailer_Light_Test_Vehicl"/>
      <w:r w:rsidRPr="00FB5797">
        <w:rPr>
          <w:color w:val="000000" w:themeColor="text1"/>
          <w:rPrChange w:id="4118" w:author="SM Fairus Hasan" w:date="2020-02-27T16:11:00Z">
            <w:rPr/>
          </w:rPrChange>
        </w:rPr>
        <w:t>R_FNC_</w:t>
      </w:r>
      <w:r w:rsidR="00877E8D">
        <w:rPr>
          <w:color w:val="000000" w:themeColor="text1"/>
        </w:rPr>
        <w:t>Trailer Settings and Profile</w:t>
      </w:r>
      <w:r w:rsidRPr="00FB5797">
        <w:rPr>
          <w:color w:val="000000" w:themeColor="text1"/>
          <w:rPrChange w:id="4119" w:author="SM Fairus Hasan" w:date="2020-02-27T16:11:00Z">
            <w:rPr/>
          </w:rPrChange>
        </w:rPr>
        <w:t>_00</w:t>
      </w:r>
      <w:ins w:id="4120" w:author="Gonzalez-sanchez, Mario (M.)" w:date="2020-03-24T08:45:00Z">
        <w:r>
          <w:rPr>
            <w:color w:val="000000" w:themeColor="text1"/>
          </w:rPr>
          <w:t>0</w:t>
        </w:r>
      </w:ins>
      <w:r w:rsidRPr="00FB5797">
        <w:rPr>
          <w:color w:val="000000" w:themeColor="text1"/>
          <w:rPrChange w:id="4121" w:author="SM Fairus Hasan" w:date="2020-02-27T16:11:00Z">
            <w:rPr/>
          </w:rPrChange>
        </w:rPr>
        <w:t>0</w:t>
      </w:r>
      <w:r w:rsidR="00D92A75">
        <w:rPr>
          <w:color w:val="000000" w:themeColor="text1"/>
        </w:rPr>
        <w:t>5</w:t>
      </w:r>
      <w:del w:id="4122" w:author="Hasan, SM Fairus (S.)" w:date="2020-02-17T15:11:00Z">
        <w:r w:rsidRPr="00FB5797" w:rsidDel="008419C3">
          <w:rPr>
            <w:color w:val="000000" w:themeColor="text1"/>
            <w:rPrChange w:id="4123" w:author="SM Fairus Hasan" w:date="2020-02-27T16:11:00Z">
              <w:rPr/>
            </w:rPrChange>
          </w:rPr>
          <w:delText>54</w:delText>
        </w:r>
      </w:del>
      <w:bookmarkEnd w:id="4117"/>
      <w:r w:rsidRPr="00FB5797">
        <w:rPr>
          <w:color w:val="000000" w:themeColor="text1"/>
          <w:rPrChange w:id="4124" w:author="SM Fairus Hasan" w:date="2020-02-27T16:11:00Z">
            <w:rPr/>
          </w:rPrChange>
        </w:rPr>
        <w:t>### Vehicle is stationary (manual transmission ONLY)</w:t>
      </w:r>
    </w:p>
    <w:p w14:paraId="766E4189" w14:textId="77777777" w:rsidR="00877E8D" w:rsidRPr="00FB5797" w:rsidRDefault="003A5B39" w:rsidP="00877E8D">
      <w:pPr>
        <w:rPr>
          <w:rFonts w:cs="Arial"/>
          <w:color w:val="000000" w:themeColor="text1"/>
          <w:rPrChange w:id="4125" w:author="SM Fairus Hasan" w:date="2020-02-27T16:11:00Z">
            <w:rPr>
              <w:rFonts w:cs="Arial"/>
            </w:rPr>
          </w:rPrChange>
        </w:rPr>
      </w:pPr>
      <w:r w:rsidRPr="00FB5797">
        <w:rPr>
          <w:rFonts w:cs="Arial"/>
          <w:color w:val="000000" w:themeColor="text1"/>
          <w:rPrChange w:id="4126" w:author="SM Fairus Hasan" w:date="2020-02-27T16:11:00Z">
            <w:rPr>
              <w:rFonts w:cs="Arial"/>
            </w:rPr>
          </w:rPrChange>
        </w:rPr>
        <w:t xml:space="preserve">When Vehicle_Speed is less than or equal to 4 KPH and </w:t>
      </w:r>
      <w:r w:rsidR="00877E8D" w:rsidRPr="00877E8D">
        <w:rPr>
          <w:rFonts w:cs="Arial"/>
          <w:color w:val="000000" w:themeColor="text1"/>
        </w:rPr>
        <w:t>Ignition_Status</w:t>
      </w:r>
      <w:r w:rsidR="00877E8D">
        <w:rPr>
          <w:rFonts w:cs="Arial"/>
          <w:color w:val="000000" w:themeColor="text1"/>
        </w:rPr>
        <w:t xml:space="preserve"> = 0x4 (RUN</w:t>
      </w:r>
      <w:r w:rsidRPr="00FB5797">
        <w:rPr>
          <w:rFonts w:cs="Arial"/>
          <w:color w:val="000000" w:themeColor="text1"/>
          <w:rPrChange w:id="4127" w:author="SM Fairus Hasan" w:date="2020-02-27T16:11:00Z">
            <w:rPr>
              <w:rFonts w:cs="Arial"/>
            </w:rPr>
          </w:rPrChange>
        </w:rPr>
        <w:t xml:space="preserve">), </w:t>
      </w:r>
      <w:r w:rsidR="00877E8D" w:rsidRPr="00FB5797">
        <w:rPr>
          <w:rFonts w:cs="Arial"/>
          <w:color w:val="000000" w:themeColor="text1"/>
          <w:rPrChange w:id="4128" w:author="SM Fairus Hasan" w:date="2020-02-27T16:11:00Z">
            <w:rPr>
              <w:rFonts w:cs="Arial"/>
            </w:rPr>
          </w:rPrChange>
        </w:rPr>
        <w:t>the</w:t>
      </w:r>
      <w:r w:rsidR="00877E8D">
        <w:rPr>
          <w:rFonts w:cs="Arial"/>
          <w:color w:val="000000" w:themeColor="text1"/>
        </w:rPr>
        <w:t xml:space="preserve"> Feature Settings and Profile precondition is met.</w:t>
      </w:r>
    </w:p>
    <w:p w14:paraId="7ED50A72" w14:textId="24B7FAB3" w:rsidR="00DE2B28" w:rsidRDefault="00DE2B28" w:rsidP="00DE2B28"/>
    <w:p w14:paraId="12078F56" w14:textId="28DD11EC" w:rsidR="00D92A75" w:rsidRPr="00FB5797" w:rsidRDefault="00D92A75" w:rsidP="00D92A75">
      <w:pPr>
        <w:pStyle w:val="RERequirement"/>
        <w:rPr>
          <w:color w:val="000000" w:themeColor="text1"/>
          <w:rPrChange w:id="4129" w:author="SM Fairus Hasan" w:date="2020-02-27T16:11:00Z">
            <w:rPr/>
          </w:rPrChange>
        </w:rPr>
      </w:pPr>
      <w:r w:rsidRPr="00FB5797">
        <w:rPr>
          <w:color w:val="000000" w:themeColor="text1"/>
          <w:rPrChange w:id="4130" w:author="SM Fairus Hasan" w:date="2020-02-27T16:11:00Z">
            <w:rPr/>
          </w:rPrChange>
        </w:rPr>
        <w:t>###R_FNC_</w:t>
      </w:r>
      <w:r>
        <w:rPr>
          <w:color w:val="000000" w:themeColor="text1"/>
        </w:rPr>
        <w:t>Trailer Settings and Profile</w:t>
      </w:r>
      <w:r w:rsidRPr="00FB5797">
        <w:rPr>
          <w:color w:val="000000" w:themeColor="text1"/>
          <w:rPrChange w:id="4131" w:author="SM Fairus Hasan" w:date="2020-02-27T16:11:00Z">
            <w:rPr/>
          </w:rPrChange>
        </w:rPr>
        <w:t>_00</w:t>
      </w:r>
      <w:ins w:id="4132" w:author="Gonzalez-sanchez, Mario (M.)" w:date="2020-03-24T08:45:00Z">
        <w:r>
          <w:rPr>
            <w:color w:val="000000" w:themeColor="text1"/>
          </w:rPr>
          <w:t>0</w:t>
        </w:r>
      </w:ins>
      <w:r w:rsidRPr="00FB5797">
        <w:rPr>
          <w:color w:val="000000" w:themeColor="text1"/>
          <w:rPrChange w:id="4133" w:author="SM Fairus Hasan" w:date="2020-02-27T16:11:00Z">
            <w:rPr/>
          </w:rPrChange>
        </w:rPr>
        <w:t>0</w:t>
      </w:r>
      <w:r>
        <w:rPr>
          <w:color w:val="000000" w:themeColor="text1"/>
        </w:rPr>
        <w:t>6</w:t>
      </w:r>
      <w:del w:id="4134" w:author="Hasan, SM Fairus (S.)" w:date="2020-02-17T15:11:00Z">
        <w:r w:rsidRPr="00FB5797" w:rsidDel="008419C3">
          <w:rPr>
            <w:color w:val="000000" w:themeColor="text1"/>
            <w:rPrChange w:id="4135" w:author="SM Fairus Hasan" w:date="2020-02-27T16:11:00Z">
              <w:rPr/>
            </w:rPrChange>
          </w:rPr>
          <w:delText>54</w:delText>
        </w:r>
      </w:del>
      <w:r w:rsidRPr="00FB5797">
        <w:rPr>
          <w:color w:val="000000" w:themeColor="text1"/>
          <w:rPrChange w:id="4136" w:author="SM Fairus Hasan" w:date="2020-02-27T16:11:00Z">
            <w:rPr/>
          </w:rPrChange>
        </w:rPr>
        <w:t xml:space="preserve">### </w:t>
      </w:r>
      <w:r>
        <w:rPr>
          <w:color w:val="000000" w:themeColor="text1"/>
        </w:rPr>
        <w:t xml:space="preserve">Trailer Maintenance items </w:t>
      </w:r>
      <w:r w:rsidR="007B54A9">
        <w:rPr>
          <w:color w:val="000000" w:themeColor="text1"/>
        </w:rPr>
        <w:t xml:space="preserve">Mileage/Kilometers </w:t>
      </w:r>
      <w:r>
        <w:rPr>
          <w:color w:val="000000" w:themeColor="text1"/>
        </w:rPr>
        <w:t>Countdown</w:t>
      </w:r>
    </w:p>
    <w:p w14:paraId="47129495" w14:textId="4A3DB7F9" w:rsidR="00D92A75" w:rsidRDefault="00D92A75" w:rsidP="00D92A75">
      <w:pPr>
        <w:rPr>
          <w:rFonts w:cs="Arial"/>
          <w:color w:val="000000" w:themeColor="text1"/>
        </w:rPr>
      </w:pPr>
      <w:r>
        <w:rPr>
          <w:rFonts w:cs="Arial"/>
          <w:color w:val="000000" w:themeColor="text1"/>
        </w:rPr>
        <w:t>When the Trailer Maintenance functionality became active, Trailer Maintenance items shall update the Maintenance</w:t>
      </w:r>
      <w:r w:rsidR="00847EE0">
        <w:rPr>
          <w:rFonts w:cs="Arial"/>
          <w:color w:val="000000" w:themeColor="text1"/>
        </w:rPr>
        <w:t xml:space="preserve"> items</w:t>
      </w:r>
      <w:r>
        <w:rPr>
          <w:rFonts w:cs="Arial"/>
          <w:color w:val="000000" w:themeColor="text1"/>
        </w:rPr>
        <w:t xml:space="preserve"> countdown</w:t>
      </w:r>
      <w:r w:rsidR="007B54A9">
        <w:rPr>
          <w:rFonts w:cs="Arial"/>
          <w:color w:val="000000" w:themeColor="text1"/>
        </w:rPr>
        <w:t xml:space="preserve"> (</w:t>
      </w:r>
      <w:r w:rsidR="00847EE0">
        <w:rPr>
          <w:rFonts w:cs="Arial"/>
          <w:color w:val="000000" w:themeColor="text1"/>
        </w:rPr>
        <w:t>Mileage) with</w:t>
      </w:r>
      <w:r>
        <w:rPr>
          <w:rFonts w:cs="Arial"/>
          <w:color w:val="000000" w:themeColor="text1"/>
        </w:rPr>
        <w:t xml:space="preserve"> the Trailer Trip information (Trailer Distance</w:t>
      </w:r>
      <w:r w:rsidR="00847EE0">
        <w:rPr>
          <w:rFonts w:cs="Arial"/>
          <w:color w:val="000000" w:themeColor="text1"/>
        </w:rPr>
        <w:t xml:space="preserve"> value</w:t>
      </w:r>
      <w:r>
        <w:rPr>
          <w:rFonts w:cs="Arial"/>
          <w:color w:val="000000" w:themeColor="text1"/>
        </w:rPr>
        <w:t>)</w:t>
      </w:r>
      <w:r w:rsidR="00847EE0">
        <w:rPr>
          <w:rFonts w:cs="Arial"/>
          <w:color w:val="000000" w:themeColor="text1"/>
        </w:rPr>
        <w:t>.</w:t>
      </w:r>
    </w:p>
    <w:p w14:paraId="575FC3C4" w14:textId="5A123F12" w:rsidR="008D16AF" w:rsidRDefault="008D16AF" w:rsidP="00D92A75">
      <w:pPr>
        <w:rPr>
          <w:rFonts w:cs="Arial"/>
          <w:color w:val="000000" w:themeColor="text1"/>
        </w:rPr>
      </w:pPr>
    </w:p>
    <w:p w14:paraId="090A7E4B" w14:textId="5F32FD0A" w:rsidR="004209B7" w:rsidRDefault="004209B7" w:rsidP="00D92A75">
      <w:pPr>
        <w:rPr>
          <w:rFonts w:cs="Arial"/>
          <w:color w:val="000000" w:themeColor="text1"/>
        </w:rPr>
      </w:pPr>
    </w:p>
    <w:p w14:paraId="422251C2" w14:textId="77777777" w:rsidR="004209B7" w:rsidRDefault="004209B7" w:rsidP="00D92A75">
      <w:pPr>
        <w:rPr>
          <w:rFonts w:cs="Arial"/>
          <w:color w:val="000000" w:themeColor="text1"/>
        </w:rPr>
      </w:pPr>
    </w:p>
    <w:p w14:paraId="517DDE08" w14:textId="64D333BD" w:rsidR="008D16AF" w:rsidRPr="00FB5797" w:rsidRDefault="008D16AF" w:rsidP="008D16AF">
      <w:pPr>
        <w:pStyle w:val="RERequirement"/>
        <w:rPr>
          <w:color w:val="000000" w:themeColor="text1"/>
          <w:rPrChange w:id="4137" w:author="SM Fairus Hasan" w:date="2020-02-27T16:11:00Z">
            <w:rPr/>
          </w:rPrChange>
        </w:rPr>
      </w:pPr>
      <w:r w:rsidRPr="00FB5797">
        <w:rPr>
          <w:color w:val="000000" w:themeColor="text1"/>
          <w:rPrChange w:id="4138" w:author="SM Fairus Hasan" w:date="2020-02-27T16:11:00Z">
            <w:rPr/>
          </w:rPrChange>
        </w:rPr>
        <w:t>###R_FNC_</w:t>
      </w:r>
      <w:r>
        <w:rPr>
          <w:color w:val="000000" w:themeColor="text1"/>
        </w:rPr>
        <w:t>Trailer Settings and Profile</w:t>
      </w:r>
      <w:r w:rsidRPr="00FB5797">
        <w:rPr>
          <w:color w:val="000000" w:themeColor="text1"/>
          <w:rPrChange w:id="4139" w:author="SM Fairus Hasan" w:date="2020-02-27T16:11:00Z">
            <w:rPr/>
          </w:rPrChange>
        </w:rPr>
        <w:t>_00</w:t>
      </w:r>
      <w:ins w:id="4140" w:author="Gonzalez-sanchez, Mario (M.)" w:date="2020-03-24T08:45:00Z">
        <w:r>
          <w:rPr>
            <w:color w:val="000000" w:themeColor="text1"/>
          </w:rPr>
          <w:t>0</w:t>
        </w:r>
      </w:ins>
      <w:r w:rsidRPr="00FB5797">
        <w:rPr>
          <w:color w:val="000000" w:themeColor="text1"/>
          <w:rPrChange w:id="4141" w:author="SM Fairus Hasan" w:date="2020-02-27T16:11:00Z">
            <w:rPr/>
          </w:rPrChange>
        </w:rPr>
        <w:t>0</w:t>
      </w:r>
      <w:r>
        <w:rPr>
          <w:color w:val="000000" w:themeColor="text1"/>
        </w:rPr>
        <w:t>7</w:t>
      </w:r>
      <w:del w:id="4142" w:author="Hasan, SM Fairus (S.)" w:date="2020-02-17T15:11:00Z">
        <w:r w:rsidRPr="00FB5797" w:rsidDel="008419C3">
          <w:rPr>
            <w:color w:val="000000" w:themeColor="text1"/>
            <w:rPrChange w:id="4143" w:author="SM Fairus Hasan" w:date="2020-02-27T16:11:00Z">
              <w:rPr/>
            </w:rPrChange>
          </w:rPr>
          <w:delText>54</w:delText>
        </w:r>
      </w:del>
      <w:r w:rsidRPr="00FB5797">
        <w:rPr>
          <w:color w:val="000000" w:themeColor="text1"/>
          <w:rPrChange w:id="4144" w:author="SM Fairus Hasan" w:date="2020-02-27T16:11:00Z">
            <w:rPr/>
          </w:rPrChange>
        </w:rPr>
        <w:t xml:space="preserve">### </w:t>
      </w:r>
      <w:r>
        <w:rPr>
          <w:color w:val="000000" w:themeColor="text1"/>
        </w:rPr>
        <w:t xml:space="preserve">Trailer Maintenance </w:t>
      </w:r>
      <w:r w:rsidR="007B54A9">
        <w:rPr>
          <w:color w:val="000000" w:themeColor="text1"/>
        </w:rPr>
        <w:t xml:space="preserve">items Time </w:t>
      </w:r>
      <w:r w:rsidR="0072263D">
        <w:rPr>
          <w:color w:val="000000" w:themeColor="text1"/>
        </w:rPr>
        <w:t>Tracking</w:t>
      </w:r>
    </w:p>
    <w:p w14:paraId="72F6D130" w14:textId="68A049F3" w:rsidR="0072263D" w:rsidRDefault="0072263D" w:rsidP="0072263D">
      <w:pPr>
        <w:rPr>
          <w:rFonts w:cs="Arial"/>
          <w:color w:val="000000" w:themeColor="text1"/>
        </w:rPr>
      </w:pPr>
      <w:r>
        <w:rPr>
          <w:rFonts w:cs="Arial"/>
          <w:color w:val="000000" w:themeColor="text1"/>
        </w:rPr>
        <w:t xml:space="preserve">When the Trailer Maintenance functionality became active, Trailer Maintenance </w:t>
      </w:r>
      <w:r w:rsidR="004209B7">
        <w:rPr>
          <w:rFonts w:cs="Arial"/>
          <w:color w:val="000000" w:themeColor="text1"/>
        </w:rPr>
        <w:t>items shall update the Maintenance items countdown (Mileage) with the Trailer items configuration date (First Time Trailer items configured).</w:t>
      </w:r>
    </w:p>
    <w:p w14:paraId="74372041" w14:textId="77777777" w:rsidR="008D16AF" w:rsidRPr="00FB5797" w:rsidRDefault="008D16AF" w:rsidP="00D92A75">
      <w:pPr>
        <w:rPr>
          <w:rFonts w:cs="Arial"/>
          <w:color w:val="000000" w:themeColor="text1"/>
          <w:rPrChange w:id="4145" w:author="SM Fairus Hasan" w:date="2020-02-27T16:11:00Z">
            <w:rPr>
              <w:rFonts w:cs="Arial"/>
            </w:rPr>
          </w:rPrChange>
        </w:rPr>
      </w:pPr>
    </w:p>
    <w:p w14:paraId="604014EC" w14:textId="55BFF305" w:rsidR="004209B7" w:rsidRPr="00FB5797" w:rsidRDefault="004209B7" w:rsidP="004209B7">
      <w:pPr>
        <w:pStyle w:val="RERequirement"/>
        <w:rPr>
          <w:color w:val="000000" w:themeColor="text1"/>
          <w:rPrChange w:id="4146" w:author="SM Fairus Hasan" w:date="2020-02-27T16:11:00Z">
            <w:rPr/>
          </w:rPrChange>
        </w:rPr>
      </w:pPr>
      <w:r w:rsidRPr="00FB5797">
        <w:rPr>
          <w:color w:val="000000" w:themeColor="text1"/>
          <w:rPrChange w:id="4147" w:author="SM Fairus Hasan" w:date="2020-02-27T16:11:00Z">
            <w:rPr/>
          </w:rPrChange>
        </w:rPr>
        <w:t>###R_FNC_</w:t>
      </w:r>
      <w:r>
        <w:rPr>
          <w:color w:val="000000" w:themeColor="text1"/>
        </w:rPr>
        <w:t>Trailer Settings and Profile</w:t>
      </w:r>
      <w:r w:rsidRPr="00FB5797">
        <w:rPr>
          <w:color w:val="000000" w:themeColor="text1"/>
          <w:rPrChange w:id="4148" w:author="SM Fairus Hasan" w:date="2020-02-27T16:11:00Z">
            <w:rPr/>
          </w:rPrChange>
        </w:rPr>
        <w:t>_00</w:t>
      </w:r>
      <w:ins w:id="4149" w:author="Gonzalez-sanchez, Mario (M.)" w:date="2020-03-24T08:45:00Z">
        <w:r>
          <w:rPr>
            <w:color w:val="000000" w:themeColor="text1"/>
          </w:rPr>
          <w:t>0</w:t>
        </w:r>
      </w:ins>
      <w:r w:rsidRPr="00FB5797">
        <w:rPr>
          <w:color w:val="000000" w:themeColor="text1"/>
          <w:rPrChange w:id="4150" w:author="SM Fairus Hasan" w:date="2020-02-27T16:11:00Z">
            <w:rPr/>
          </w:rPrChange>
        </w:rPr>
        <w:t>0</w:t>
      </w:r>
      <w:r w:rsidR="0051427F">
        <w:rPr>
          <w:color w:val="000000" w:themeColor="text1"/>
        </w:rPr>
        <w:t>8</w:t>
      </w:r>
      <w:del w:id="4151" w:author="Hasan, SM Fairus (S.)" w:date="2020-02-17T15:11:00Z">
        <w:r w:rsidRPr="00FB5797" w:rsidDel="008419C3">
          <w:rPr>
            <w:color w:val="000000" w:themeColor="text1"/>
            <w:rPrChange w:id="4152" w:author="SM Fairus Hasan" w:date="2020-02-27T16:11:00Z">
              <w:rPr/>
            </w:rPrChange>
          </w:rPr>
          <w:delText>54</w:delText>
        </w:r>
      </w:del>
      <w:r w:rsidRPr="00FB5797">
        <w:rPr>
          <w:color w:val="000000" w:themeColor="text1"/>
          <w:rPrChange w:id="4153" w:author="SM Fairus Hasan" w:date="2020-02-27T16:11:00Z">
            <w:rPr/>
          </w:rPrChange>
        </w:rPr>
        <w:t xml:space="preserve">### </w:t>
      </w:r>
      <w:r>
        <w:rPr>
          <w:color w:val="000000" w:themeColor="text1"/>
        </w:rPr>
        <w:t>Trailer Maintenance</w:t>
      </w:r>
      <w:r w:rsidR="00266A4A">
        <w:rPr>
          <w:color w:val="000000" w:themeColor="text1"/>
        </w:rPr>
        <w:t xml:space="preserve"> Menu</w:t>
      </w:r>
      <w:r>
        <w:rPr>
          <w:color w:val="000000" w:themeColor="text1"/>
        </w:rPr>
        <w:t xml:space="preserve"> </w:t>
      </w:r>
      <w:r w:rsidR="00266A4A">
        <w:rPr>
          <w:color w:val="000000" w:themeColor="text1"/>
        </w:rPr>
        <w:t>access</w:t>
      </w:r>
    </w:p>
    <w:p w14:paraId="7317EEB9" w14:textId="2CD64A86" w:rsidR="004209B7" w:rsidRDefault="00266A4A" w:rsidP="004209B7">
      <w:pPr>
        <w:rPr>
          <w:rFonts w:cs="Arial"/>
          <w:color w:val="000000" w:themeColor="text1"/>
        </w:rPr>
      </w:pPr>
      <w:r>
        <w:rPr>
          <w:rFonts w:cs="Arial"/>
          <w:color w:val="000000" w:themeColor="text1"/>
        </w:rPr>
        <w:t>When the user tries to enter the Trailer Maintenance Menu, the user shall have access the function by the Towing Menu or by the Active Trailer Profile.</w:t>
      </w:r>
    </w:p>
    <w:p w14:paraId="14E19D34" w14:textId="46A7B4D2" w:rsidR="00266A4A" w:rsidRDefault="00266A4A" w:rsidP="004209B7">
      <w:pPr>
        <w:rPr>
          <w:rFonts w:cs="Arial"/>
          <w:color w:val="000000" w:themeColor="text1"/>
        </w:rPr>
      </w:pPr>
    </w:p>
    <w:p w14:paraId="3327D0C0" w14:textId="4AA5640F" w:rsidR="00266A4A" w:rsidRPr="00FB5797" w:rsidRDefault="00266A4A" w:rsidP="00266A4A">
      <w:pPr>
        <w:pStyle w:val="RERequirement"/>
        <w:rPr>
          <w:color w:val="000000" w:themeColor="text1"/>
          <w:rPrChange w:id="4154" w:author="SM Fairus Hasan" w:date="2020-02-27T16:11:00Z">
            <w:rPr/>
          </w:rPrChange>
        </w:rPr>
      </w:pPr>
      <w:r w:rsidRPr="00FB5797">
        <w:rPr>
          <w:color w:val="000000" w:themeColor="text1"/>
          <w:rPrChange w:id="4155" w:author="SM Fairus Hasan" w:date="2020-02-27T16:11:00Z">
            <w:rPr/>
          </w:rPrChange>
        </w:rPr>
        <w:t>###R_FNC_</w:t>
      </w:r>
      <w:r>
        <w:rPr>
          <w:color w:val="000000" w:themeColor="text1"/>
        </w:rPr>
        <w:t>Trailer Settings and Profile</w:t>
      </w:r>
      <w:r w:rsidRPr="00FB5797">
        <w:rPr>
          <w:color w:val="000000" w:themeColor="text1"/>
          <w:rPrChange w:id="4156" w:author="SM Fairus Hasan" w:date="2020-02-27T16:11:00Z">
            <w:rPr/>
          </w:rPrChange>
        </w:rPr>
        <w:t>_00</w:t>
      </w:r>
      <w:ins w:id="4157" w:author="Gonzalez-sanchez, Mario (M.)" w:date="2020-03-24T08:45:00Z">
        <w:r>
          <w:rPr>
            <w:color w:val="000000" w:themeColor="text1"/>
          </w:rPr>
          <w:t>0</w:t>
        </w:r>
      </w:ins>
      <w:r w:rsidRPr="00FB5797">
        <w:rPr>
          <w:color w:val="000000" w:themeColor="text1"/>
          <w:rPrChange w:id="4158" w:author="SM Fairus Hasan" w:date="2020-02-27T16:11:00Z">
            <w:rPr/>
          </w:rPrChange>
        </w:rPr>
        <w:t>0</w:t>
      </w:r>
      <w:r w:rsidR="0051427F">
        <w:rPr>
          <w:color w:val="000000" w:themeColor="text1"/>
        </w:rPr>
        <w:t>9</w:t>
      </w:r>
      <w:del w:id="4159" w:author="Hasan, SM Fairus (S.)" w:date="2020-02-17T15:11:00Z">
        <w:r w:rsidRPr="00FB5797" w:rsidDel="008419C3">
          <w:rPr>
            <w:color w:val="000000" w:themeColor="text1"/>
            <w:rPrChange w:id="4160" w:author="SM Fairus Hasan" w:date="2020-02-27T16:11:00Z">
              <w:rPr/>
            </w:rPrChange>
          </w:rPr>
          <w:delText>54</w:delText>
        </w:r>
      </w:del>
      <w:r w:rsidRPr="00FB5797">
        <w:rPr>
          <w:color w:val="000000" w:themeColor="text1"/>
          <w:rPrChange w:id="4161" w:author="SM Fairus Hasan" w:date="2020-02-27T16:11:00Z">
            <w:rPr/>
          </w:rPrChange>
        </w:rPr>
        <w:t xml:space="preserve">### </w:t>
      </w:r>
      <w:r>
        <w:rPr>
          <w:color w:val="000000" w:themeColor="text1"/>
        </w:rPr>
        <w:t>Trailer Maintenance Menu Notifications</w:t>
      </w:r>
    </w:p>
    <w:p w14:paraId="1980269A" w14:textId="2F6C550E" w:rsidR="00266A4A" w:rsidRDefault="00266A4A" w:rsidP="00266A4A">
      <w:pPr>
        <w:rPr>
          <w:rFonts w:cs="Arial"/>
          <w:color w:val="000000" w:themeColor="text1"/>
        </w:rPr>
      </w:pPr>
      <w:r>
        <w:rPr>
          <w:rFonts w:cs="Arial"/>
          <w:color w:val="000000" w:themeColor="text1"/>
        </w:rPr>
        <w:t>When the user access the Trailer Maintenance Menu, the user shall see the option of Turning off the Maintenance Notifications</w:t>
      </w:r>
      <w:r w:rsidR="0051427F">
        <w:rPr>
          <w:rFonts w:cs="Arial"/>
          <w:color w:val="000000" w:themeColor="text1"/>
        </w:rPr>
        <w:t>. (Enable / Disable softbutton)</w:t>
      </w:r>
    </w:p>
    <w:p w14:paraId="6A07C696" w14:textId="1E591061" w:rsidR="00C74078" w:rsidRDefault="00C74078" w:rsidP="00C74078">
      <w:pPr>
        <w:jc w:val="center"/>
      </w:pPr>
      <w:r>
        <w:object w:dxaOrig="9946" w:dyaOrig="6001" w14:anchorId="24E3CD01">
          <v:shape id="_x0000_i1038" type="#_x0000_t75" style="width:276pt;height:166.5pt" o:ole="">
            <v:imagedata r:id="rId54" o:title=""/>
          </v:shape>
          <o:OLEObject Type="Embed" ProgID="Visio.Drawing.15" ShapeID="_x0000_i1038" DrawAspect="Content" ObjectID="_1706962390" r:id="rId55"/>
        </w:object>
      </w:r>
    </w:p>
    <w:p w14:paraId="59D62477" w14:textId="77C8B559" w:rsidR="00C74078" w:rsidRDefault="00C74078" w:rsidP="00C74078">
      <w:pPr>
        <w:jc w:val="center"/>
        <w:rPr>
          <w:rFonts w:cs="Arial"/>
          <w:color w:val="000000" w:themeColor="text1"/>
        </w:rPr>
      </w:pPr>
      <w:r>
        <w:t>Fig 5.4.5.1. HMI Proposal</w:t>
      </w:r>
      <w:r w:rsidR="002A2E1B">
        <w:t xml:space="preserve"> just for reference</w:t>
      </w:r>
    </w:p>
    <w:p w14:paraId="2AD0AC3D" w14:textId="77777777" w:rsidR="00266A4A" w:rsidRPr="00FB5797" w:rsidRDefault="00266A4A" w:rsidP="004209B7">
      <w:pPr>
        <w:rPr>
          <w:rFonts w:cs="Arial"/>
          <w:color w:val="000000" w:themeColor="text1"/>
          <w:rPrChange w:id="4162" w:author="SM Fairus Hasan" w:date="2020-02-27T16:11:00Z">
            <w:rPr>
              <w:rFonts w:cs="Arial"/>
            </w:rPr>
          </w:rPrChange>
        </w:rPr>
      </w:pPr>
    </w:p>
    <w:p w14:paraId="340125DB" w14:textId="5E615169" w:rsidR="0051427F" w:rsidRPr="00FB5797" w:rsidRDefault="0051427F" w:rsidP="0051427F">
      <w:pPr>
        <w:pStyle w:val="RERequirement"/>
        <w:rPr>
          <w:color w:val="000000" w:themeColor="text1"/>
          <w:rPrChange w:id="4163" w:author="SM Fairus Hasan" w:date="2020-02-27T16:11:00Z">
            <w:rPr/>
          </w:rPrChange>
        </w:rPr>
      </w:pPr>
      <w:r w:rsidRPr="00FB5797">
        <w:rPr>
          <w:color w:val="000000" w:themeColor="text1"/>
          <w:rPrChange w:id="4164" w:author="SM Fairus Hasan" w:date="2020-02-27T16:11:00Z">
            <w:rPr/>
          </w:rPrChange>
        </w:rPr>
        <w:t>###R_FNC_</w:t>
      </w:r>
      <w:r>
        <w:rPr>
          <w:color w:val="000000" w:themeColor="text1"/>
        </w:rPr>
        <w:t>Trailer Settings and Profile</w:t>
      </w:r>
      <w:r w:rsidRPr="00FB5797">
        <w:rPr>
          <w:color w:val="000000" w:themeColor="text1"/>
          <w:rPrChange w:id="4165" w:author="SM Fairus Hasan" w:date="2020-02-27T16:11:00Z">
            <w:rPr/>
          </w:rPrChange>
        </w:rPr>
        <w:t>_00</w:t>
      </w:r>
      <w:ins w:id="4166" w:author="Gonzalez-sanchez, Mario (M.)" w:date="2020-03-24T08:45:00Z">
        <w:r>
          <w:rPr>
            <w:color w:val="000000" w:themeColor="text1"/>
          </w:rPr>
          <w:t>0</w:t>
        </w:r>
      </w:ins>
      <w:r>
        <w:rPr>
          <w:color w:val="000000" w:themeColor="text1"/>
        </w:rPr>
        <w:t>10</w:t>
      </w:r>
      <w:del w:id="4167" w:author="Hasan, SM Fairus (S.)" w:date="2020-02-17T15:11:00Z">
        <w:r w:rsidRPr="00FB5797" w:rsidDel="008419C3">
          <w:rPr>
            <w:color w:val="000000" w:themeColor="text1"/>
            <w:rPrChange w:id="4168" w:author="SM Fairus Hasan" w:date="2020-02-27T16:11:00Z">
              <w:rPr/>
            </w:rPrChange>
          </w:rPr>
          <w:delText>54</w:delText>
        </w:r>
      </w:del>
      <w:r w:rsidRPr="00FB5797">
        <w:rPr>
          <w:color w:val="000000" w:themeColor="text1"/>
          <w:rPrChange w:id="4169" w:author="SM Fairus Hasan" w:date="2020-02-27T16:11:00Z">
            <w:rPr/>
          </w:rPrChange>
        </w:rPr>
        <w:t xml:space="preserve">### </w:t>
      </w:r>
      <w:r>
        <w:rPr>
          <w:color w:val="000000" w:themeColor="text1"/>
        </w:rPr>
        <w:t>Trailer Maintenance Menu Active Trailer Status</w:t>
      </w:r>
    </w:p>
    <w:p w14:paraId="2B1620BF" w14:textId="28858A22" w:rsidR="0051427F" w:rsidRDefault="0051427F" w:rsidP="0051427F">
      <w:pPr>
        <w:rPr>
          <w:rFonts w:cs="Arial"/>
          <w:color w:val="000000" w:themeColor="text1"/>
        </w:rPr>
      </w:pPr>
      <w:r>
        <w:rPr>
          <w:rFonts w:cs="Arial"/>
          <w:color w:val="000000" w:themeColor="text1"/>
        </w:rPr>
        <w:t xml:space="preserve">When the user access the Trailer Maintenance Menu, the user shall see the option to open the “Active Trailer Status” (Active Trailer Maintenance Profile). </w:t>
      </w:r>
    </w:p>
    <w:p w14:paraId="2610F7B8" w14:textId="6843D582" w:rsidR="00C74078" w:rsidRDefault="00C74078" w:rsidP="00C74078">
      <w:pPr>
        <w:jc w:val="center"/>
      </w:pPr>
      <w:r>
        <w:object w:dxaOrig="9946" w:dyaOrig="6001" w14:anchorId="4793A188">
          <v:shape id="_x0000_i1039" type="#_x0000_t75" style="width:271.5pt;height:165pt" o:ole="">
            <v:imagedata r:id="rId56" o:title=""/>
          </v:shape>
          <o:OLEObject Type="Embed" ProgID="Visio.Drawing.15" ShapeID="_x0000_i1039" DrawAspect="Content" ObjectID="_1706962391" r:id="rId57"/>
        </w:object>
      </w:r>
    </w:p>
    <w:p w14:paraId="467AC1D8" w14:textId="16DEBDE9" w:rsidR="00C74078" w:rsidRDefault="00C74078" w:rsidP="00C74078">
      <w:pPr>
        <w:jc w:val="center"/>
        <w:rPr>
          <w:rFonts w:cs="Arial"/>
          <w:color w:val="000000" w:themeColor="text1"/>
        </w:rPr>
      </w:pPr>
      <w:r>
        <w:t>Fig 5.4.5.2. HMI Proposal</w:t>
      </w:r>
      <w:r w:rsidR="002A2E1B">
        <w:t xml:space="preserve"> just for reference</w:t>
      </w:r>
    </w:p>
    <w:p w14:paraId="0D62CCC6" w14:textId="77777777" w:rsidR="00C74078" w:rsidRDefault="00C74078" w:rsidP="0051427F">
      <w:pPr>
        <w:rPr>
          <w:rFonts w:cs="Arial"/>
          <w:color w:val="000000" w:themeColor="text1"/>
        </w:rPr>
      </w:pPr>
    </w:p>
    <w:p w14:paraId="56E7522E" w14:textId="44A23E45" w:rsidR="0051427F" w:rsidRDefault="0051427F" w:rsidP="0051427F">
      <w:pPr>
        <w:rPr>
          <w:rFonts w:cs="Arial"/>
          <w:color w:val="000000" w:themeColor="text1"/>
        </w:rPr>
      </w:pPr>
    </w:p>
    <w:p w14:paraId="02B5460B" w14:textId="63F079B8" w:rsidR="0051427F" w:rsidRPr="00FB5797" w:rsidRDefault="0051427F" w:rsidP="0051427F">
      <w:pPr>
        <w:pStyle w:val="RERequirement"/>
        <w:rPr>
          <w:color w:val="000000" w:themeColor="text1"/>
          <w:rPrChange w:id="4170" w:author="SM Fairus Hasan" w:date="2020-02-27T16:11:00Z">
            <w:rPr/>
          </w:rPrChange>
        </w:rPr>
      </w:pPr>
      <w:r w:rsidRPr="00FB5797">
        <w:rPr>
          <w:color w:val="000000" w:themeColor="text1"/>
          <w:rPrChange w:id="4171" w:author="SM Fairus Hasan" w:date="2020-02-27T16:11:00Z">
            <w:rPr/>
          </w:rPrChange>
        </w:rPr>
        <w:t>###R_FNC_</w:t>
      </w:r>
      <w:r>
        <w:rPr>
          <w:color w:val="000000" w:themeColor="text1"/>
        </w:rPr>
        <w:t>Trailer Settings and Profile</w:t>
      </w:r>
      <w:r w:rsidRPr="00FB5797">
        <w:rPr>
          <w:color w:val="000000" w:themeColor="text1"/>
          <w:rPrChange w:id="4172" w:author="SM Fairus Hasan" w:date="2020-02-27T16:11:00Z">
            <w:rPr/>
          </w:rPrChange>
        </w:rPr>
        <w:t>_00</w:t>
      </w:r>
      <w:ins w:id="4173" w:author="Gonzalez-sanchez, Mario (M.)" w:date="2020-03-24T08:45:00Z">
        <w:r>
          <w:rPr>
            <w:color w:val="000000" w:themeColor="text1"/>
          </w:rPr>
          <w:t>0</w:t>
        </w:r>
      </w:ins>
      <w:r>
        <w:rPr>
          <w:color w:val="000000" w:themeColor="text1"/>
        </w:rPr>
        <w:t>11</w:t>
      </w:r>
      <w:del w:id="4174" w:author="Hasan, SM Fairus (S.)" w:date="2020-02-17T15:11:00Z">
        <w:r w:rsidRPr="00FB5797" w:rsidDel="008419C3">
          <w:rPr>
            <w:color w:val="000000" w:themeColor="text1"/>
            <w:rPrChange w:id="4175" w:author="SM Fairus Hasan" w:date="2020-02-27T16:11:00Z">
              <w:rPr/>
            </w:rPrChange>
          </w:rPr>
          <w:delText>54</w:delText>
        </w:r>
      </w:del>
      <w:r w:rsidRPr="00FB5797">
        <w:rPr>
          <w:color w:val="000000" w:themeColor="text1"/>
          <w:rPrChange w:id="4176" w:author="SM Fairus Hasan" w:date="2020-02-27T16:11:00Z">
            <w:rPr/>
          </w:rPrChange>
        </w:rPr>
        <w:t xml:space="preserve">### </w:t>
      </w:r>
      <w:r>
        <w:rPr>
          <w:color w:val="000000" w:themeColor="text1"/>
        </w:rPr>
        <w:t>Trailer Maintenance “Active Trailer Status” Menu</w:t>
      </w:r>
    </w:p>
    <w:p w14:paraId="212DB948" w14:textId="5BBCD32C" w:rsidR="0051427F" w:rsidRDefault="0051427F" w:rsidP="0051427F">
      <w:pPr>
        <w:rPr>
          <w:rFonts w:cs="Arial"/>
          <w:color w:val="000000" w:themeColor="text1"/>
        </w:rPr>
      </w:pPr>
      <w:r>
        <w:rPr>
          <w:rFonts w:cs="Arial"/>
          <w:color w:val="000000" w:themeColor="text1"/>
        </w:rPr>
        <w:t xml:space="preserve">When the user access the “Active Trailer Status” Menu, the user shall </w:t>
      </w:r>
      <w:r w:rsidR="00C74078">
        <w:rPr>
          <w:rFonts w:cs="Arial"/>
          <w:color w:val="000000" w:themeColor="text1"/>
        </w:rPr>
        <w:t>see the following</w:t>
      </w:r>
      <w:r>
        <w:rPr>
          <w:rFonts w:cs="Arial"/>
          <w:color w:val="000000" w:themeColor="text1"/>
        </w:rPr>
        <w:t xml:space="preserve"> HMI:</w:t>
      </w:r>
    </w:p>
    <w:p w14:paraId="75FE1E11" w14:textId="02B84BB1" w:rsidR="00C74078" w:rsidRDefault="00C74078" w:rsidP="0051427F">
      <w:pPr>
        <w:rPr>
          <w:rFonts w:cs="Arial"/>
          <w:color w:val="000000" w:themeColor="text1"/>
        </w:rPr>
      </w:pPr>
      <w:r>
        <w:rPr>
          <w:rFonts w:cs="Arial"/>
          <w:color w:val="000000" w:themeColor="text1"/>
        </w:rPr>
        <w:t>-Trailer Name</w:t>
      </w:r>
    </w:p>
    <w:p w14:paraId="733C8729" w14:textId="67ED8B07" w:rsidR="00C74078" w:rsidRDefault="00C74078" w:rsidP="0051427F">
      <w:pPr>
        <w:rPr>
          <w:rFonts w:cs="Arial"/>
          <w:color w:val="000000" w:themeColor="text1"/>
        </w:rPr>
      </w:pPr>
      <w:r>
        <w:rPr>
          <w:rFonts w:cs="Arial"/>
          <w:color w:val="000000" w:themeColor="text1"/>
        </w:rPr>
        <w:t>-Reset Button</w:t>
      </w:r>
    </w:p>
    <w:p w14:paraId="1EFB6995" w14:textId="18798788" w:rsidR="00C74078" w:rsidRDefault="00C74078" w:rsidP="0051427F">
      <w:pPr>
        <w:rPr>
          <w:rFonts w:cs="Arial"/>
          <w:color w:val="000000" w:themeColor="text1"/>
        </w:rPr>
      </w:pPr>
      <w:r>
        <w:rPr>
          <w:rFonts w:cs="Arial"/>
          <w:color w:val="000000" w:themeColor="text1"/>
        </w:rPr>
        <w:t>-14 Predefined Maintenance Item list</w:t>
      </w:r>
    </w:p>
    <w:p w14:paraId="09512ECC" w14:textId="7DF213D6" w:rsidR="00C74078" w:rsidRDefault="00C74078" w:rsidP="0051427F">
      <w:pPr>
        <w:rPr>
          <w:rFonts w:cs="Arial"/>
          <w:color w:val="000000" w:themeColor="text1"/>
        </w:rPr>
      </w:pPr>
      <w:r>
        <w:rPr>
          <w:rFonts w:cs="Arial"/>
          <w:color w:val="000000" w:themeColor="text1"/>
        </w:rPr>
        <w:t>-Back Menu Button</w:t>
      </w:r>
    </w:p>
    <w:p w14:paraId="4AEFF08D" w14:textId="6A0751FD" w:rsidR="00C74078" w:rsidRDefault="00C74078" w:rsidP="0051427F">
      <w:pPr>
        <w:rPr>
          <w:rFonts w:cs="Arial"/>
          <w:color w:val="000000" w:themeColor="text1"/>
        </w:rPr>
      </w:pPr>
      <w:r>
        <w:rPr>
          <w:rFonts w:cs="Arial"/>
          <w:color w:val="000000" w:themeColor="text1"/>
        </w:rPr>
        <w:t>-Maintenance Icon</w:t>
      </w:r>
    </w:p>
    <w:p w14:paraId="35E13878" w14:textId="763EFEA0" w:rsidR="00C74078" w:rsidRDefault="00C74078" w:rsidP="0051427F">
      <w:pPr>
        <w:rPr>
          <w:rFonts w:cs="Arial"/>
          <w:color w:val="000000" w:themeColor="text1"/>
        </w:rPr>
      </w:pPr>
      <w:r>
        <w:rPr>
          <w:rFonts w:cs="Arial"/>
          <w:color w:val="000000" w:themeColor="text1"/>
        </w:rPr>
        <w:t>-Maintenance Item Infobooks</w:t>
      </w:r>
    </w:p>
    <w:p w14:paraId="69BB468B" w14:textId="3A2F0856" w:rsidR="00C74078" w:rsidRDefault="00C74078" w:rsidP="0051427F">
      <w:pPr>
        <w:rPr>
          <w:rFonts w:cs="Arial"/>
          <w:color w:val="000000" w:themeColor="text1"/>
        </w:rPr>
      </w:pPr>
      <w:r>
        <w:rPr>
          <w:rFonts w:cs="Arial"/>
          <w:color w:val="000000" w:themeColor="text1"/>
        </w:rPr>
        <w:t>-Scroll Up/Down bar</w:t>
      </w:r>
    </w:p>
    <w:p w14:paraId="1F3BADC4" w14:textId="6019F90E" w:rsidR="0051427F" w:rsidRDefault="00C74078" w:rsidP="00C74078">
      <w:pPr>
        <w:jc w:val="center"/>
        <w:rPr>
          <w:rFonts w:cs="Arial"/>
          <w:color w:val="000000" w:themeColor="text1"/>
        </w:rPr>
      </w:pPr>
      <w:r>
        <w:object w:dxaOrig="9930" w:dyaOrig="14415" w14:anchorId="2AB6FE08">
          <v:shape id="_x0000_i1040" type="#_x0000_t75" style="width:344.25pt;height:499.5pt" o:ole="">
            <v:imagedata r:id="rId58" o:title=""/>
          </v:shape>
          <o:OLEObject Type="Embed" ProgID="Visio.Drawing.15" ShapeID="_x0000_i1040" DrawAspect="Content" ObjectID="_1706962392" r:id="rId59"/>
        </w:object>
      </w:r>
    </w:p>
    <w:p w14:paraId="4CF35996" w14:textId="459592D7" w:rsidR="00C74078" w:rsidRDefault="00C74078" w:rsidP="00C74078">
      <w:pPr>
        <w:jc w:val="center"/>
        <w:rPr>
          <w:rFonts w:cs="Arial"/>
          <w:color w:val="000000" w:themeColor="text1"/>
        </w:rPr>
      </w:pPr>
      <w:r>
        <w:t>Fig 5.4.5.3. HMI Proposal</w:t>
      </w:r>
      <w:r w:rsidR="002A2E1B">
        <w:t xml:space="preserve"> just for reference</w:t>
      </w:r>
    </w:p>
    <w:p w14:paraId="637420CE" w14:textId="517DAF63" w:rsidR="00C74078" w:rsidRDefault="00C74078" w:rsidP="00DE2B28"/>
    <w:p w14:paraId="5DBE4EDE" w14:textId="77903FBE" w:rsidR="00C74078" w:rsidRDefault="00C74078" w:rsidP="00DE2B28"/>
    <w:p w14:paraId="3BA69F72" w14:textId="0F7D2933" w:rsidR="00B76CBE" w:rsidRPr="00FB5797" w:rsidRDefault="00B76CBE" w:rsidP="00B76CBE">
      <w:pPr>
        <w:pStyle w:val="RERequirement"/>
        <w:rPr>
          <w:color w:val="000000" w:themeColor="text1"/>
          <w:rPrChange w:id="4177" w:author="SM Fairus Hasan" w:date="2020-02-27T16:11:00Z">
            <w:rPr/>
          </w:rPrChange>
        </w:rPr>
      </w:pPr>
      <w:r w:rsidRPr="00FB5797">
        <w:rPr>
          <w:color w:val="000000" w:themeColor="text1"/>
          <w:rPrChange w:id="4178" w:author="SM Fairus Hasan" w:date="2020-02-27T16:11:00Z">
            <w:rPr/>
          </w:rPrChange>
        </w:rPr>
        <w:t>###R_FNC_</w:t>
      </w:r>
      <w:r>
        <w:rPr>
          <w:color w:val="000000" w:themeColor="text1"/>
        </w:rPr>
        <w:t>Trailer Settings and Profile</w:t>
      </w:r>
      <w:r w:rsidRPr="00FB5797">
        <w:rPr>
          <w:color w:val="000000" w:themeColor="text1"/>
          <w:rPrChange w:id="4179" w:author="SM Fairus Hasan" w:date="2020-02-27T16:11:00Z">
            <w:rPr/>
          </w:rPrChange>
        </w:rPr>
        <w:t>_00</w:t>
      </w:r>
      <w:ins w:id="4180" w:author="Gonzalez-sanchez, Mario (M.)" w:date="2020-03-24T08:45:00Z">
        <w:r>
          <w:rPr>
            <w:color w:val="000000" w:themeColor="text1"/>
          </w:rPr>
          <w:t>0</w:t>
        </w:r>
      </w:ins>
      <w:r w:rsidR="00A54ACC">
        <w:rPr>
          <w:color w:val="000000" w:themeColor="text1"/>
        </w:rPr>
        <w:t>12</w:t>
      </w:r>
      <w:del w:id="4181" w:author="Hasan, SM Fairus (S.)" w:date="2020-02-17T15:11:00Z">
        <w:r w:rsidRPr="00FB5797" w:rsidDel="008419C3">
          <w:rPr>
            <w:color w:val="000000" w:themeColor="text1"/>
            <w:rPrChange w:id="4182" w:author="SM Fairus Hasan" w:date="2020-02-27T16:11:00Z">
              <w:rPr/>
            </w:rPrChange>
          </w:rPr>
          <w:delText>54</w:delText>
        </w:r>
      </w:del>
      <w:r w:rsidRPr="00FB5797">
        <w:rPr>
          <w:color w:val="000000" w:themeColor="text1"/>
          <w:rPrChange w:id="4183" w:author="SM Fairus Hasan" w:date="2020-02-27T16:11:00Z">
            <w:rPr/>
          </w:rPrChange>
        </w:rPr>
        <w:t xml:space="preserve">### </w:t>
      </w:r>
      <w:r>
        <w:rPr>
          <w:color w:val="000000" w:themeColor="text1"/>
        </w:rPr>
        <w:t>Trailer Maintenance “Active Trailer Status” Menu</w:t>
      </w:r>
    </w:p>
    <w:p w14:paraId="023FBA0D" w14:textId="3F4DD25C" w:rsidR="00B76CBE" w:rsidRDefault="00B76CBE" w:rsidP="00B76CBE">
      <w:pPr>
        <w:rPr>
          <w:rFonts w:cs="Arial"/>
          <w:color w:val="000000" w:themeColor="text1"/>
        </w:rPr>
      </w:pPr>
      <w:r>
        <w:rPr>
          <w:rFonts w:cs="Arial"/>
          <w:color w:val="000000" w:themeColor="text1"/>
        </w:rPr>
        <w:t>When the user wants to configure a Custom Maintenance Items” option, the user shall see the following HMI:</w:t>
      </w:r>
    </w:p>
    <w:p w14:paraId="019D3EA7" w14:textId="31CDA939" w:rsidR="00B76CBE" w:rsidRDefault="00B76CBE" w:rsidP="00B76CBE">
      <w:pPr>
        <w:rPr>
          <w:rFonts w:cs="Arial"/>
          <w:color w:val="000000" w:themeColor="text1"/>
        </w:rPr>
      </w:pPr>
      <w:r>
        <w:rPr>
          <w:rFonts w:cs="Arial"/>
          <w:color w:val="000000" w:themeColor="text1"/>
        </w:rPr>
        <w:t>-Trailer Maintenance Item (If one or more had been configured)</w:t>
      </w:r>
    </w:p>
    <w:p w14:paraId="087935CF" w14:textId="6F7C78D1" w:rsidR="00B76CBE" w:rsidRDefault="00B76CBE" w:rsidP="00B76CBE">
      <w:pPr>
        <w:rPr>
          <w:rFonts w:cs="Arial"/>
          <w:color w:val="000000" w:themeColor="text1"/>
        </w:rPr>
      </w:pPr>
      <w:r>
        <w:rPr>
          <w:rFonts w:cs="Arial"/>
          <w:color w:val="000000" w:themeColor="text1"/>
        </w:rPr>
        <w:t>-Add new maintenance item</w:t>
      </w:r>
    </w:p>
    <w:p w14:paraId="1533E290" w14:textId="1F776859" w:rsidR="00B76CBE" w:rsidRDefault="00B76CBE" w:rsidP="00B76CBE">
      <w:pPr>
        <w:rPr>
          <w:rFonts w:cs="Arial"/>
          <w:color w:val="000000" w:themeColor="text1"/>
        </w:rPr>
      </w:pPr>
      <w:r>
        <w:rPr>
          <w:rFonts w:cs="Arial"/>
          <w:color w:val="000000" w:themeColor="text1"/>
        </w:rPr>
        <w:t>-Key Board (Type Custom Maintenance Item)</w:t>
      </w:r>
    </w:p>
    <w:p w14:paraId="02B252FC" w14:textId="6E510990" w:rsidR="00FF2EFB" w:rsidRDefault="00FF2EFB" w:rsidP="00FF2EFB">
      <w:pPr>
        <w:rPr>
          <w:rFonts w:cs="Arial"/>
          <w:color w:val="000000" w:themeColor="text1"/>
        </w:rPr>
      </w:pPr>
      <w:r>
        <w:rPr>
          <w:rFonts w:cs="Arial"/>
          <w:color w:val="000000" w:themeColor="text1"/>
        </w:rPr>
        <w:t>-Back soft button</w:t>
      </w:r>
    </w:p>
    <w:p w14:paraId="42EADCE6" w14:textId="77777777" w:rsidR="00FF2EFB" w:rsidRDefault="00FF2EFB" w:rsidP="00B76CBE">
      <w:pPr>
        <w:rPr>
          <w:rFonts w:cs="Arial"/>
          <w:color w:val="000000" w:themeColor="text1"/>
        </w:rPr>
      </w:pPr>
    </w:p>
    <w:p w14:paraId="73EA5DDF" w14:textId="52694B20" w:rsidR="00C74078" w:rsidRDefault="00B76CBE" w:rsidP="00B76CBE">
      <w:pPr>
        <w:jc w:val="center"/>
      </w:pPr>
      <w:r>
        <w:object w:dxaOrig="10426" w:dyaOrig="17101" w14:anchorId="6CA1D6A7">
          <v:shape id="_x0000_i1041" type="#_x0000_t75" style="width:298.5pt;height:489.75pt" o:ole="">
            <v:imagedata r:id="rId60" o:title=""/>
          </v:shape>
          <o:OLEObject Type="Embed" ProgID="Visio.Drawing.15" ShapeID="_x0000_i1041" DrawAspect="Content" ObjectID="_1706962393" r:id="rId61"/>
        </w:object>
      </w:r>
    </w:p>
    <w:p w14:paraId="2C73F0E7" w14:textId="727929E6" w:rsidR="00B76CBE" w:rsidRDefault="00B76CBE" w:rsidP="00B76CBE">
      <w:pPr>
        <w:jc w:val="center"/>
      </w:pPr>
      <w:r>
        <w:t>Figure 5.4.5.4 HMI Proposal</w:t>
      </w:r>
      <w:r w:rsidR="002A2E1B">
        <w:t xml:space="preserve"> just for reference</w:t>
      </w:r>
    </w:p>
    <w:p w14:paraId="1D1B1F7B" w14:textId="04E7931C" w:rsidR="00B76CBE" w:rsidRDefault="00B76CBE" w:rsidP="00B76CBE"/>
    <w:p w14:paraId="478781D0" w14:textId="34A0DF13" w:rsidR="0016374F" w:rsidRPr="00FB5797" w:rsidRDefault="0016374F" w:rsidP="0016374F">
      <w:pPr>
        <w:pStyle w:val="RERequirement"/>
        <w:rPr>
          <w:color w:val="000000" w:themeColor="text1"/>
          <w:rPrChange w:id="4184" w:author="SM Fairus Hasan" w:date="2020-02-27T16:11:00Z">
            <w:rPr/>
          </w:rPrChange>
        </w:rPr>
      </w:pPr>
      <w:r w:rsidRPr="00FB5797">
        <w:rPr>
          <w:color w:val="000000" w:themeColor="text1"/>
          <w:rPrChange w:id="4185" w:author="SM Fairus Hasan" w:date="2020-02-27T16:11:00Z">
            <w:rPr/>
          </w:rPrChange>
        </w:rPr>
        <w:t>###R_FNC_</w:t>
      </w:r>
      <w:r>
        <w:rPr>
          <w:color w:val="000000" w:themeColor="text1"/>
        </w:rPr>
        <w:t>Trailer Settings and Profile</w:t>
      </w:r>
      <w:r w:rsidRPr="00FB5797">
        <w:rPr>
          <w:color w:val="000000" w:themeColor="text1"/>
          <w:rPrChange w:id="4186" w:author="SM Fairus Hasan" w:date="2020-02-27T16:11:00Z">
            <w:rPr/>
          </w:rPrChange>
        </w:rPr>
        <w:t>_00</w:t>
      </w:r>
      <w:ins w:id="4187" w:author="Gonzalez-sanchez, Mario (M.)" w:date="2020-03-24T08:45:00Z">
        <w:r>
          <w:rPr>
            <w:color w:val="000000" w:themeColor="text1"/>
          </w:rPr>
          <w:t>0</w:t>
        </w:r>
      </w:ins>
      <w:r w:rsidR="00A54ACC">
        <w:rPr>
          <w:color w:val="000000" w:themeColor="text1"/>
        </w:rPr>
        <w:t>13</w:t>
      </w:r>
      <w:del w:id="4188" w:author="Hasan, SM Fairus (S.)" w:date="2020-02-17T15:11:00Z">
        <w:r w:rsidRPr="00FB5797" w:rsidDel="008419C3">
          <w:rPr>
            <w:color w:val="000000" w:themeColor="text1"/>
            <w:rPrChange w:id="4189" w:author="SM Fairus Hasan" w:date="2020-02-27T16:11:00Z">
              <w:rPr/>
            </w:rPrChange>
          </w:rPr>
          <w:delText>54</w:delText>
        </w:r>
      </w:del>
      <w:r w:rsidRPr="00FB5797">
        <w:rPr>
          <w:color w:val="000000" w:themeColor="text1"/>
          <w:rPrChange w:id="4190" w:author="SM Fairus Hasan" w:date="2020-02-27T16:11:00Z">
            <w:rPr/>
          </w:rPrChange>
        </w:rPr>
        <w:t xml:space="preserve">### </w:t>
      </w:r>
      <w:r>
        <w:rPr>
          <w:color w:val="000000" w:themeColor="text1"/>
        </w:rPr>
        <w:t>Trailer Maintenance “Active Trailer Status” Disclaimer</w:t>
      </w:r>
    </w:p>
    <w:p w14:paraId="348BDB6F" w14:textId="0EF8CF18" w:rsidR="0016374F" w:rsidRDefault="0016374F" w:rsidP="0016374F">
      <w:pPr>
        <w:rPr>
          <w:rFonts w:cs="Arial"/>
          <w:color w:val="000000" w:themeColor="text1"/>
        </w:rPr>
      </w:pPr>
      <w:r>
        <w:rPr>
          <w:rFonts w:cs="Arial"/>
          <w:color w:val="000000" w:themeColor="text1"/>
        </w:rPr>
        <w:t>When the user configures for the first time Maintenance Items or aft</w:t>
      </w:r>
      <w:r w:rsidR="004437EC">
        <w:rPr>
          <w:rFonts w:cs="Arial"/>
          <w:color w:val="000000" w:themeColor="text1"/>
        </w:rPr>
        <w:t>er a Maintenance Notifications reset</w:t>
      </w:r>
      <w:r>
        <w:rPr>
          <w:rFonts w:cs="Arial"/>
          <w:color w:val="000000" w:themeColor="text1"/>
        </w:rPr>
        <w:t>, the user shall see the following HMI Disclaimer:</w:t>
      </w:r>
    </w:p>
    <w:p w14:paraId="43033F4F" w14:textId="0C07C378" w:rsidR="00B76CBE" w:rsidRDefault="0016374F" w:rsidP="0016374F">
      <w:pPr>
        <w:rPr>
          <w:rFonts w:ascii="Calibri" w:hAnsi="Calibri" w:cs="Calibri"/>
          <w:color w:val="FF0000"/>
          <w:sz w:val="22"/>
          <w:szCs w:val="22"/>
          <w:shd w:val="clear" w:color="auto" w:fill="FFFFFF"/>
        </w:rPr>
      </w:pPr>
      <w:r>
        <w:rPr>
          <w:rFonts w:cs="Arial"/>
          <w:color w:val="000000" w:themeColor="text1"/>
        </w:rPr>
        <w:t>-</w:t>
      </w:r>
      <w:r>
        <w:rPr>
          <w:rFonts w:ascii="Calibri" w:hAnsi="Calibri" w:cs="Calibri"/>
          <w:color w:val="FF0000"/>
          <w:sz w:val="22"/>
          <w:szCs w:val="22"/>
          <w:shd w:val="clear" w:color="auto" w:fill="FFFFFF"/>
        </w:rPr>
        <w:t>The system is designed to be an aid and does not relieve you of your responsibility to follow the trailer manufacturers recommended maintenance intervals.  You are responsible for inputting maintenance intervals consistent with the trailer manufacturer.   Failure to follow these instructions could result in the loss of vehicle control, personal injury or death.</w:t>
      </w:r>
    </w:p>
    <w:p w14:paraId="20E29D13" w14:textId="5546D4BB" w:rsidR="00A0561E" w:rsidRDefault="00A0561E" w:rsidP="0016374F">
      <w:pPr>
        <w:rPr>
          <w:rFonts w:ascii="Calibri" w:hAnsi="Calibri" w:cs="Calibri"/>
          <w:color w:val="FF0000"/>
          <w:sz w:val="22"/>
          <w:szCs w:val="22"/>
          <w:shd w:val="clear" w:color="auto" w:fill="FFFFFF"/>
        </w:rPr>
      </w:pPr>
    </w:p>
    <w:p w14:paraId="195BE3C6" w14:textId="6FD57056" w:rsidR="00A0561E" w:rsidRDefault="00A0561E" w:rsidP="00A0561E">
      <w:pPr>
        <w:jc w:val="center"/>
      </w:pPr>
      <w:r>
        <w:object w:dxaOrig="9435" w:dyaOrig="5986" w14:anchorId="352BEE19">
          <v:shape id="_x0000_i1042" type="#_x0000_t75" style="width:233.25pt;height:148.5pt" o:ole="">
            <v:imagedata r:id="rId62" o:title=""/>
          </v:shape>
          <o:OLEObject Type="Embed" ProgID="Visio.Drawing.15" ShapeID="_x0000_i1042" DrawAspect="Content" ObjectID="_1706962394" r:id="rId63"/>
        </w:object>
      </w:r>
    </w:p>
    <w:p w14:paraId="6A4391F2" w14:textId="6128C023" w:rsidR="00A0561E" w:rsidRDefault="00A0561E" w:rsidP="00A0561E">
      <w:pPr>
        <w:jc w:val="center"/>
      </w:pPr>
      <w:r>
        <w:t>Figure 5.4.5.5 HMI Proposal just for reference</w:t>
      </w:r>
    </w:p>
    <w:p w14:paraId="07F7C842" w14:textId="7D446DA1" w:rsidR="00C74078" w:rsidRDefault="00C74078" w:rsidP="00DE2B28"/>
    <w:p w14:paraId="3D9CF248" w14:textId="6BB3CBCD" w:rsidR="006D6C7A" w:rsidRPr="00FB5797" w:rsidRDefault="006D6C7A" w:rsidP="006D6C7A">
      <w:pPr>
        <w:pStyle w:val="RERequirement"/>
        <w:rPr>
          <w:color w:val="000000" w:themeColor="text1"/>
          <w:rPrChange w:id="4191" w:author="SM Fairus Hasan" w:date="2020-02-27T16:11:00Z">
            <w:rPr/>
          </w:rPrChange>
        </w:rPr>
      </w:pPr>
      <w:r w:rsidRPr="00FB5797">
        <w:rPr>
          <w:color w:val="000000" w:themeColor="text1"/>
          <w:rPrChange w:id="4192" w:author="SM Fairus Hasan" w:date="2020-02-27T16:11:00Z">
            <w:rPr/>
          </w:rPrChange>
        </w:rPr>
        <w:t>###R_FNC_</w:t>
      </w:r>
      <w:r>
        <w:rPr>
          <w:color w:val="000000" w:themeColor="text1"/>
        </w:rPr>
        <w:t>Trailer Settings and Profile</w:t>
      </w:r>
      <w:r w:rsidRPr="00FB5797">
        <w:rPr>
          <w:color w:val="000000" w:themeColor="text1"/>
          <w:rPrChange w:id="4193" w:author="SM Fairus Hasan" w:date="2020-02-27T16:11:00Z">
            <w:rPr/>
          </w:rPrChange>
        </w:rPr>
        <w:t>_00</w:t>
      </w:r>
      <w:ins w:id="4194" w:author="Gonzalez-sanchez, Mario (M.)" w:date="2020-03-24T08:45:00Z">
        <w:r>
          <w:rPr>
            <w:color w:val="000000" w:themeColor="text1"/>
          </w:rPr>
          <w:t>0</w:t>
        </w:r>
      </w:ins>
      <w:r w:rsidR="00A54ACC">
        <w:rPr>
          <w:color w:val="000000" w:themeColor="text1"/>
        </w:rPr>
        <w:t>14</w:t>
      </w:r>
      <w:del w:id="4195" w:author="Hasan, SM Fairus (S.)" w:date="2020-02-17T15:11:00Z">
        <w:r w:rsidRPr="00FB5797" w:rsidDel="008419C3">
          <w:rPr>
            <w:color w:val="000000" w:themeColor="text1"/>
            <w:rPrChange w:id="4196" w:author="SM Fairus Hasan" w:date="2020-02-27T16:11:00Z">
              <w:rPr/>
            </w:rPrChange>
          </w:rPr>
          <w:delText>54</w:delText>
        </w:r>
      </w:del>
      <w:r w:rsidRPr="00FB5797">
        <w:rPr>
          <w:color w:val="000000" w:themeColor="text1"/>
          <w:rPrChange w:id="4197" w:author="SM Fairus Hasan" w:date="2020-02-27T16:11:00Z">
            <w:rPr/>
          </w:rPrChange>
        </w:rPr>
        <w:t xml:space="preserve">### </w:t>
      </w:r>
      <w:r>
        <w:rPr>
          <w:color w:val="000000" w:themeColor="text1"/>
        </w:rPr>
        <w:t>Trailer Maintenance</w:t>
      </w:r>
      <w:r w:rsidR="004437EC">
        <w:rPr>
          <w:color w:val="000000" w:themeColor="text1"/>
        </w:rPr>
        <w:t xml:space="preserve"> overdue</w:t>
      </w:r>
      <w:r>
        <w:rPr>
          <w:color w:val="000000" w:themeColor="text1"/>
        </w:rPr>
        <w:t xml:space="preserve"> Notifications</w:t>
      </w:r>
    </w:p>
    <w:p w14:paraId="49078168" w14:textId="35647065" w:rsidR="006D6C7A" w:rsidRDefault="004437EC" w:rsidP="006D6C7A">
      <w:pPr>
        <w:rPr>
          <w:rFonts w:cs="Arial"/>
          <w:color w:val="000000" w:themeColor="text1"/>
        </w:rPr>
      </w:pPr>
      <w:r>
        <w:rPr>
          <w:rFonts w:cs="Arial"/>
          <w:color w:val="000000" w:themeColor="text1"/>
        </w:rPr>
        <w:t>When the user selects one Maintenance Item which</w:t>
      </w:r>
      <w:r w:rsidR="006D6C7A">
        <w:rPr>
          <w:rFonts w:cs="Arial"/>
          <w:color w:val="000000" w:themeColor="text1"/>
        </w:rPr>
        <w:t xml:space="preserve"> </w:t>
      </w:r>
      <w:r>
        <w:rPr>
          <w:rFonts w:cs="Arial"/>
          <w:color w:val="000000" w:themeColor="text1"/>
        </w:rPr>
        <w:t>interval is overdue</w:t>
      </w:r>
      <w:r w:rsidR="006D6C7A">
        <w:rPr>
          <w:rFonts w:cs="Arial"/>
          <w:color w:val="000000" w:themeColor="text1"/>
        </w:rPr>
        <w:t xml:space="preserve">, the user shall </w:t>
      </w:r>
      <w:r>
        <w:rPr>
          <w:rFonts w:cs="Arial"/>
          <w:color w:val="000000" w:themeColor="text1"/>
        </w:rPr>
        <w:t>see the following HMI Notification</w:t>
      </w:r>
      <w:r w:rsidR="006D6C7A">
        <w:rPr>
          <w:rFonts w:cs="Arial"/>
          <w:color w:val="000000" w:themeColor="text1"/>
        </w:rPr>
        <w:t>:</w:t>
      </w:r>
    </w:p>
    <w:p w14:paraId="37D983F3" w14:textId="140EC952" w:rsidR="004437EC" w:rsidRDefault="004437EC" w:rsidP="006D6C7A">
      <w:pPr>
        <w:rPr>
          <w:rFonts w:cs="Arial"/>
          <w:color w:val="000000" w:themeColor="text1"/>
        </w:rPr>
      </w:pPr>
      <w:r>
        <w:rPr>
          <w:rFonts w:cs="Arial"/>
          <w:color w:val="000000" w:themeColor="text1"/>
        </w:rPr>
        <w:t>[Header] {Maintenance List Item} needs attention!</w:t>
      </w:r>
    </w:p>
    <w:p w14:paraId="222AAD6E" w14:textId="77777777" w:rsidR="004437EC" w:rsidRPr="004437EC" w:rsidRDefault="004437EC" w:rsidP="004437EC">
      <w:pPr>
        <w:rPr>
          <w:rFonts w:cs="Arial"/>
          <w:color w:val="000000" w:themeColor="text1"/>
        </w:rPr>
      </w:pPr>
      <w:r>
        <w:rPr>
          <w:rFonts w:cs="Arial"/>
          <w:color w:val="000000" w:themeColor="text1"/>
        </w:rPr>
        <w:t xml:space="preserve">[Content] </w:t>
      </w:r>
      <w:r w:rsidRPr="004437EC">
        <w:rPr>
          <w:rFonts w:cs="Arial"/>
          <w:color w:val="000000" w:themeColor="text1"/>
        </w:rPr>
        <w:t>The maintenance on {maintenance list item} on {Trailer Name} is overdue by {xx days / yy {miles / kilometers}}.</w:t>
      </w:r>
    </w:p>
    <w:p w14:paraId="5A4C2B0D" w14:textId="77777777" w:rsidR="004437EC" w:rsidRPr="004437EC" w:rsidRDefault="004437EC" w:rsidP="004437EC">
      <w:pPr>
        <w:rPr>
          <w:rFonts w:cs="Arial"/>
          <w:color w:val="000000" w:themeColor="text1"/>
        </w:rPr>
      </w:pPr>
      <w:r w:rsidRPr="004437EC">
        <w:rPr>
          <w:rFonts w:cs="Arial"/>
          <w:color w:val="000000" w:themeColor="text1"/>
        </w:rPr>
        <w:t>Recommended maintenance steps:</w:t>
      </w:r>
    </w:p>
    <w:p w14:paraId="371C869D" w14:textId="77777777" w:rsidR="004437EC" w:rsidRPr="004437EC" w:rsidRDefault="004437EC" w:rsidP="004437EC">
      <w:pPr>
        <w:rPr>
          <w:rFonts w:cs="Arial"/>
          <w:color w:val="000000" w:themeColor="text1"/>
        </w:rPr>
      </w:pPr>
      <w:r w:rsidRPr="004437EC">
        <w:rPr>
          <w:rFonts w:cs="Arial"/>
          <w:color w:val="000000" w:themeColor="text1"/>
        </w:rPr>
        <w:t>1….</w:t>
      </w:r>
    </w:p>
    <w:p w14:paraId="5C64F64C" w14:textId="77777777" w:rsidR="004437EC" w:rsidRPr="004437EC" w:rsidRDefault="004437EC" w:rsidP="004437EC">
      <w:pPr>
        <w:rPr>
          <w:rFonts w:cs="Arial"/>
          <w:color w:val="000000" w:themeColor="text1"/>
        </w:rPr>
      </w:pPr>
      <w:r w:rsidRPr="004437EC">
        <w:rPr>
          <w:rFonts w:cs="Arial"/>
          <w:color w:val="000000" w:themeColor="text1"/>
        </w:rPr>
        <w:t>2….</w:t>
      </w:r>
    </w:p>
    <w:p w14:paraId="164E050A" w14:textId="2849A378" w:rsidR="004437EC" w:rsidRDefault="004437EC" w:rsidP="004437EC">
      <w:pPr>
        <w:rPr>
          <w:rFonts w:cs="Arial"/>
          <w:color w:val="000000" w:themeColor="text1"/>
        </w:rPr>
      </w:pPr>
      <w:r w:rsidRPr="004437EC">
        <w:rPr>
          <w:rFonts w:cs="Arial"/>
          <w:color w:val="000000" w:themeColor="text1"/>
        </w:rPr>
        <w:t>3….</w:t>
      </w:r>
    </w:p>
    <w:p w14:paraId="452EA1F0" w14:textId="4A2666F7" w:rsidR="00A0561E" w:rsidRDefault="00A0561E" w:rsidP="00DE2B28"/>
    <w:p w14:paraId="3E48DE88" w14:textId="5C44BA94" w:rsidR="004437EC" w:rsidRDefault="004437EC" w:rsidP="004437EC">
      <w:pPr>
        <w:jc w:val="center"/>
      </w:pPr>
      <w:r>
        <w:object w:dxaOrig="9631" w:dyaOrig="5401" w14:anchorId="46768AA3">
          <v:shape id="_x0000_i1043" type="#_x0000_t75" style="width:260.25pt;height:145.5pt" o:ole="">
            <v:imagedata r:id="rId64" o:title=""/>
          </v:shape>
          <o:OLEObject Type="Embed" ProgID="Visio.Drawing.15" ShapeID="_x0000_i1043" DrawAspect="Content" ObjectID="_1706962395" r:id="rId65"/>
        </w:object>
      </w:r>
    </w:p>
    <w:p w14:paraId="6916A66A" w14:textId="77777777" w:rsidR="004437EC" w:rsidRDefault="004437EC" w:rsidP="004437EC">
      <w:pPr>
        <w:jc w:val="center"/>
      </w:pPr>
      <w:r>
        <w:t>Figure 5.4.5.6 HMI Proposal just for reference</w:t>
      </w:r>
    </w:p>
    <w:p w14:paraId="5D1CC537" w14:textId="6DB1A432" w:rsidR="004437EC" w:rsidRDefault="004437EC" w:rsidP="004437EC"/>
    <w:p w14:paraId="1170E2A7" w14:textId="34D14C3C" w:rsidR="004437EC" w:rsidRDefault="004437EC" w:rsidP="004437EC">
      <w:r>
        <w:t>If the user select</w:t>
      </w:r>
      <w:r w:rsidR="00F26FB5">
        <w:t>s</w:t>
      </w:r>
      <w:r>
        <w:t xml:space="preserve"> Clear Reminder</w:t>
      </w:r>
      <w:r w:rsidR="00F26FB5">
        <w:t xml:space="preserve"> the following screen will be shown:</w:t>
      </w:r>
    </w:p>
    <w:p w14:paraId="49B85D8E" w14:textId="23E542B9" w:rsidR="00F26FB5" w:rsidRDefault="00F26FB5" w:rsidP="004437EC">
      <w:pPr>
        <w:rPr>
          <w:rFonts w:cs="Arial"/>
          <w:color w:val="000000" w:themeColor="text1"/>
        </w:rPr>
      </w:pPr>
      <w:r>
        <w:t xml:space="preserve">[Header] </w:t>
      </w:r>
      <w:r>
        <w:rPr>
          <w:rFonts w:cs="Arial"/>
          <w:color w:val="000000" w:themeColor="text1"/>
        </w:rPr>
        <w:t>{Maintenance List Item} reminder cleared</w:t>
      </w:r>
    </w:p>
    <w:p w14:paraId="2D3D869B" w14:textId="77777777" w:rsidR="00F26FB5" w:rsidRDefault="00F26FB5" w:rsidP="004437EC">
      <w:pPr>
        <w:rPr>
          <w:rFonts w:cs="Arial"/>
          <w:color w:val="000000" w:themeColor="text1"/>
        </w:rPr>
      </w:pPr>
    </w:p>
    <w:p w14:paraId="27EECE4D" w14:textId="205EB5A5" w:rsidR="00F26FB5" w:rsidRDefault="00F26FB5" w:rsidP="00F26FB5">
      <w:pPr>
        <w:jc w:val="center"/>
      </w:pPr>
      <w:r>
        <w:object w:dxaOrig="7441" w:dyaOrig="3315" w14:anchorId="34CE52C0">
          <v:shape id="_x0000_i1044" type="#_x0000_t75" style="width:200.25pt;height:88.5pt" o:ole="">
            <v:imagedata r:id="rId66" o:title=""/>
          </v:shape>
          <o:OLEObject Type="Embed" ProgID="Visio.Drawing.15" ShapeID="_x0000_i1044" DrawAspect="Content" ObjectID="_1706962396" r:id="rId67"/>
        </w:object>
      </w:r>
    </w:p>
    <w:p w14:paraId="11486310" w14:textId="38601BD9" w:rsidR="00F26FB5" w:rsidRDefault="00F26FB5" w:rsidP="00F26FB5">
      <w:pPr>
        <w:jc w:val="center"/>
      </w:pPr>
      <w:r>
        <w:t>Figure 5.4.5.6 HMI Proposal just for reference</w:t>
      </w:r>
    </w:p>
    <w:p w14:paraId="6C6B4E69" w14:textId="77777777" w:rsidR="00F26FB5" w:rsidRDefault="00F26FB5" w:rsidP="00F26FB5">
      <w:pPr>
        <w:jc w:val="center"/>
      </w:pPr>
    </w:p>
    <w:p w14:paraId="1C8606B8" w14:textId="0C4DE664" w:rsidR="00F26FB5" w:rsidRPr="00FB5797" w:rsidRDefault="00F26FB5" w:rsidP="00F26FB5">
      <w:pPr>
        <w:pStyle w:val="RERequirement"/>
        <w:rPr>
          <w:color w:val="000000" w:themeColor="text1"/>
          <w:rPrChange w:id="4198" w:author="SM Fairus Hasan" w:date="2020-02-27T16:11:00Z">
            <w:rPr/>
          </w:rPrChange>
        </w:rPr>
      </w:pPr>
      <w:r w:rsidRPr="00FB5797">
        <w:rPr>
          <w:color w:val="000000" w:themeColor="text1"/>
          <w:rPrChange w:id="4199" w:author="SM Fairus Hasan" w:date="2020-02-27T16:11:00Z">
            <w:rPr/>
          </w:rPrChange>
        </w:rPr>
        <w:t>###R_FNC_</w:t>
      </w:r>
      <w:r>
        <w:rPr>
          <w:color w:val="000000" w:themeColor="text1"/>
        </w:rPr>
        <w:t>Trailer Settings and Profile</w:t>
      </w:r>
      <w:r w:rsidRPr="00FB5797">
        <w:rPr>
          <w:color w:val="000000" w:themeColor="text1"/>
          <w:rPrChange w:id="4200" w:author="SM Fairus Hasan" w:date="2020-02-27T16:11:00Z">
            <w:rPr/>
          </w:rPrChange>
        </w:rPr>
        <w:t>_00</w:t>
      </w:r>
      <w:ins w:id="4201" w:author="Gonzalez-sanchez, Mario (M.)" w:date="2020-03-24T08:45:00Z">
        <w:r>
          <w:rPr>
            <w:color w:val="000000" w:themeColor="text1"/>
          </w:rPr>
          <w:t>0</w:t>
        </w:r>
      </w:ins>
      <w:r w:rsidR="00A54ACC">
        <w:rPr>
          <w:color w:val="000000" w:themeColor="text1"/>
        </w:rPr>
        <w:t>15</w:t>
      </w:r>
      <w:del w:id="4202" w:author="Hasan, SM Fairus (S.)" w:date="2020-02-17T15:11:00Z">
        <w:r w:rsidRPr="00FB5797" w:rsidDel="008419C3">
          <w:rPr>
            <w:color w:val="000000" w:themeColor="text1"/>
            <w:rPrChange w:id="4203" w:author="SM Fairus Hasan" w:date="2020-02-27T16:11:00Z">
              <w:rPr/>
            </w:rPrChange>
          </w:rPr>
          <w:delText>54</w:delText>
        </w:r>
      </w:del>
      <w:r w:rsidRPr="00FB5797">
        <w:rPr>
          <w:color w:val="000000" w:themeColor="text1"/>
          <w:rPrChange w:id="4204" w:author="SM Fairus Hasan" w:date="2020-02-27T16:11:00Z">
            <w:rPr/>
          </w:rPrChange>
        </w:rPr>
        <w:t xml:space="preserve">### </w:t>
      </w:r>
      <w:r>
        <w:rPr>
          <w:color w:val="000000" w:themeColor="text1"/>
        </w:rPr>
        <w:t>Single Item Maintenance reminder</w:t>
      </w:r>
    </w:p>
    <w:p w14:paraId="5CBC7E22" w14:textId="59CA6540" w:rsidR="00F26FB5" w:rsidRDefault="00F26FB5" w:rsidP="00F26FB5">
      <w:pPr>
        <w:rPr>
          <w:rFonts w:cs="Arial"/>
          <w:color w:val="000000" w:themeColor="text1"/>
        </w:rPr>
      </w:pPr>
      <w:r>
        <w:rPr>
          <w:rFonts w:cs="Arial"/>
          <w:color w:val="000000" w:themeColor="text1"/>
        </w:rPr>
        <w:t>When one of the Trailer Maintenance Items countdown reach the maintenance interval configured, the user shall see the following HMI Notification:</w:t>
      </w:r>
    </w:p>
    <w:p w14:paraId="0540F7D4" w14:textId="1BFDC362" w:rsidR="00F26FB5" w:rsidRDefault="00F26FB5" w:rsidP="00F26FB5">
      <w:pPr>
        <w:rPr>
          <w:rFonts w:cs="Arial"/>
          <w:color w:val="000000" w:themeColor="text1"/>
        </w:rPr>
      </w:pPr>
      <w:r>
        <w:rPr>
          <w:rFonts w:cs="Arial"/>
          <w:color w:val="000000" w:themeColor="text1"/>
        </w:rPr>
        <w:t>[Header] Trailer Maintenance Reminder</w:t>
      </w:r>
    </w:p>
    <w:p w14:paraId="449B2490" w14:textId="40C4FCF4" w:rsidR="00F26FB5" w:rsidRDefault="00F26FB5" w:rsidP="00F26FB5">
      <w:pPr>
        <w:rPr>
          <w:rFonts w:cs="Arial"/>
          <w:color w:val="000000" w:themeColor="text1"/>
        </w:rPr>
      </w:pPr>
      <w:r>
        <w:rPr>
          <w:rFonts w:cs="Arial"/>
          <w:color w:val="000000" w:themeColor="text1"/>
        </w:rPr>
        <w:t xml:space="preserve">[Content] </w:t>
      </w:r>
      <w:r w:rsidRPr="004437EC">
        <w:rPr>
          <w:rFonts w:cs="Arial"/>
          <w:color w:val="000000" w:themeColor="text1"/>
        </w:rPr>
        <w:t>The maintenance on {maintenance list item} on {Trailer Name} is overdue</w:t>
      </w:r>
      <w:r>
        <w:rPr>
          <w:rFonts w:cs="Arial"/>
          <w:color w:val="000000" w:themeColor="text1"/>
        </w:rPr>
        <w:t>.</w:t>
      </w:r>
    </w:p>
    <w:p w14:paraId="13B50C14" w14:textId="292345CC" w:rsidR="00F26FB5" w:rsidRDefault="00F26FB5" w:rsidP="00F26FB5">
      <w:pPr>
        <w:rPr>
          <w:rFonts w:cs="Arial"/>
          <w:color w:val="000000" w:themeColor="text1"/>
        </w:rPr>
      </w:pPr>
    </w:p>
    <w:p w14:paraId="49395CCE" w14:textId="79E118AE" w:rsidR="00F26FB5" w:rsidRDefault="00F26FB5" w:rsidP="00F26FB5">
      <w:pPr>
        <w:jc w:val="center"/>
      </w:pPr>
      <w:r>
        <w:object w:dxaOrig="9631" w:dyaOrig="4426" w14:anchorId="424E462F">
          <v:shape id="_x0000_i1045" type="#_x0000_t75" style="width:246.75pt;height:113.25pt" o:ole="">
            <v:imagedata r:id="rId68" o:title=""/>
          </v:shape>
          <o:OLEObject Type="Embed" ProgID="Visio.Drawing.15" ShapeID="_x0000_i1045" DrawAspect="Content" ObjectID="_1706962397" r:id="rId69"/>
        </w:object>
      </w:r>
    </w:p>
    <w:p w14:paraId="67C36741" w14:textId="0BF8D0E1" w:rsidR="00F26FB5" w:rsidRDefault="00F26FB5" w:rsidP="00F26FB5">
      <w:pPr>
        <w:jc w:val="center"/>
      </w:pPr>
      <w:r>
        <w:t>Figure 5.4.5.7 HMI Proposal just for reference</w:t>
      </w:r>
    </w:p>
    <w:p w14:paraId="6371EBED" w14:textId="77777777" w:rsidR="00F26FB5" w:rsidRDefault="00F26FB5" w:rsidP="00F26FB5">
      <w:pPr>
        <w:jc w:val="center"/>
      </w:pPr>
    </w:p>
    <w:p w14:paraId="4B7CC39F" w14:textId="77777777" w:rsidR="00F26FB5" w:rsidRDefault="00F26FB5" w:rsidP="00F26FB5">
      <w:pPr>
        <w:jc w:val="center"/>
        <w:rPr>
          <w:rFonts w:cs="Arial"/>
          <w:color w:val="000000" w:themeColor="text1"/>
        </w:rPr>
      </w:pPr>
    </w:p>
    <w:p w14:paraId="77632E4B" w14:textId="0F986F31" w:rsidR="00F26FB5" w:rsidRPr="00FB5797" w:rsidRDefault="00F26FB5" w:rsidP="00F26FB5">
      <w:pPr>
        <w:pStyle w:val="RERequirement"/>
        <w:rPr>
          <w:color w:val="000000" w:themeColor="text1"/>
          <w:rPrChange w:id="4205" w:author="SM Fairus Hasan" w:date="2020-02-27T16:11:00Z">
            <w:rPr/>
          </w:rPrChange>
        </w:rPr>
      </w:pPr>
      <w:r w:rsidRPr="00FB5797">
        <w:rPr>
          <w:color w:val="000000" w:themeColor="text1"/>
          <w:rPrChange w:id="4206" w:author="SM Fairus Hasan" w:date="2020-02-27T16:11:00Z">
            <w:rPr/>
          </w:rPrChange>
        </w:rPr>
        <w:t>###R_FNC_</w:t>
      </w:r>
      <w:r>
        <w:rPr>
          <w:color w:val="000000" w:themeColor="text1"/>
        </w:rPr>
        <w:t>Trailer Settings and Profile</w:t>
      </w:r>
      <w:r w:rsidRPr="00FB5797">
        <w:rPr>
          <w:color w:val="000000" w:themeColor="text1"/>
          <w:rPrChange w:id="4207" w:author="SM Fairus Hasan" w:date="2020-02-27T16:11:00Z">
            <w:rPr/>
          </w:rPrChange>
        </w:rPr>
        <w:t>_00</w:t>
      </w:r>
      <w:ins w:id="4208" w:author="Gonzalez-sanchez, Mario (M.)" w:date="2020-03-24T08:45:00Z">
        <w:r>
          <w:rPr>
            <w:color w:val="000000" w:themeColor="text1"/>
          </w:rPr>
          <w:t>0</w:t>
        </w:r>
      </w:ins>
      <w:r w:rsidR="00A54ACC">
        <w:rPr>
          <w:color w:val="000000" w:themeColor="text1"/>
        </w:rPr>
        <w:t>16</w:t>
      </w:r>
      <w:del w:id="4209" w:author="Hasan, SM Fairus (S.)" w:date="2020-02-17T15:11:00Z">
        <w:r w:rsidRPr="00FB5797" w:rsidDel="008419C3">
          <w:rPr>
            <w:color w:val="000000" w:themeColor="text1"/>
            <w:rPrChange w:id="4210" w:author="SM Fairus Hasan" w:date="2020-02-27T16:11:00Z">
              <w:rPr/>
            </w:rPrChange>
          </w:rPr>
          <w:delText>54</w:delText>
        </w:r>
      </w:del>
      <w:r w:rsidRPr="00FB5797">
        <w:rPr>
          <w:color w:val="000000" w:themeColor="text1"/>
          <w:rPrChange w:id="4211" w:author="SM Fairus Hasan" w:date="2020-02-27T16:11:00Z">
            <w:rPr/>
          </w:rPrChange>
        </w:rPr>
        <w:t xml:space="preserve">### </w:t>
      </w:r>
      <w:r>
        <w:rPr>
          <w:color w:val="000000" w:themeColor="text1"/>
        </w:rPr>
        <w:t>Multiple Items Maintenance reminder</w:t>
      </w:r>
    </w:p>
    <w:p w14:paraId="32F3FC97" w14:textId="77777777" w:rsidR="00F26FB5" w:rsidRDefault="00F26FB5" w:rsidP="00F26FB5">
      <w:pPr>
        <w:rPr>
          <w:rFonts w:cs="Arial"/>
          <w:color w:val="000000" w:themeColor="text1"/>
        </w:rPr>
      </w:pPr>
      <w:r>
        <w:rPr>
          <w:rFonts w:cs="Arial"/>
          <w:color w:val="000000" w:themeColor="text1"/>
        </w:rPr>
        <w:t>When one of the Trailer Maintenance Items countdown reach the maintenance interval configured, the user shall see the following HMI Notification:</w:t>
      </w:r>
    </w:p>
    <w:p w14:paraId="552E04BF" w14:textId="77777777" w:rsidR="00F26FB5" w:rsidRDefault="00F26FB5" w:rsidP="00F26FB5">
      <w:pPr>
        <w:rPr>
          <w:rFonts w:cs="Arial"/>
          <w:color w:val="000000" w:themeColor="text1"/>
        </w:rPr>
      </w:pPr>
      <w:r>
        <w:rPr>
          <w:rFonts w:cs="Arial"/>
          <w:color w:val="000000" w:themeColor="text1"/>
        </w:rPr>
        <w:t>[Header] Trailer Maintenance Reminder</w:t>
      </w:r>
    </w:p>
    <w:p w14:paraId="6178EFB2" w14:textId="0AB53C0D" w:rsidR="00F26FB5" w:rsidRDefault="00F26FB5" w:rsidP="00F26FB5">
      <w:pPr>
        <w:rPr>
          <w:rFonts w:cs="Arial"/>
          <w:color w:val="000000" w:themeColor="text1"/>
        </w:rPr>
      </w:pPr>
      <w:r>
        <w:rPr>
          <w:rFonts w:cs="Arial"/>
          <w:color w:val="000000" w:themeColor="text1"/>
        </w:rPr>
        <w:t>[Content] Several {Trailer Name} items need Maintenance.</w:t>
      </w:r>
    </w:p>
    <w:p w14:paraId="65CD70EC" w14:textId="77777777" w:rsidR="00F26FB5" w:rsidRDefault="00F26FB5" w:rsidP="00F26FB5">
      <w:pPr>
        <w:rPr>
          <w:rFonts w:cs="Arial"/>
          <w:color w:val="000000" w:themeColor="text1"/>
        </w:rPr>
      </w:pPr>
    </w:p>
    <w:p w14:paraId="0766F59D" w14:textId="642BDE56" w:rsidR="00A0561E" w:rsidRDefault="00F26FB5" w:rsidP="00F26FB5">
      <w:pPr>
        <w:jc w:val="center"/>
      </w:pPr>
      <w:r>
        <w:object w:dxaOrig="8716" w:dyaOrig="4426" w14:anchorId="6D41E8D9">
          <v:shape id="_x0000_i1046" type="#_x0000_t75" style="width:228pt;height:115.5pt" o:ole="">
            <v:imagedata r:id="rId70" o:title=""/>
          </v:shape>
          <o:OLEObject Type="Embed" ProgID="Visio.Drawing.15" ShapeID="_x0000_i1046" DrawAspect="Content" ObjectID="_1706962398" r:id="rId71"/>
        </w:object>
      </w:r>
    </w:p>
    <w:p w14:paraId="7D4F22BF" w14:textId="21F1A905" w:rsidR="00F26FB5" w:rsidRDefault="00F26FB5" w:rsidP="00F26FB5">
      <w:pPr>
        <w:jc w:val="center"/>
      </w:pPr>
      <w:r>
        <w:t>Figure 5.4.5.8 HMI Proposal just for reference</w:t>
      </w:r>
    </w:p>
    <w:p w14:paraId="01FD6DF3" w14:textId="77777777" w:rsidR="00F26FB5" w:rsidRDefault="00F26FB5" w:rsidP="00F26FB5">
      <w:pPr>
        <w:jc w:val="center"/>
      </w:pPr>
    </w:p>
    <w:p w14:paraId="6A2E45B8" w14:textId="34C4EC92" w:rsidR="00A54ACC" w:rsidRPr="00FB5797" w:rsidRDefault="00A54ACC" w:rsidP="00A54ACC">
      <w:pPr>
        <w:pStyle w:val="RERequirement"/>
        <w:rPr>
          <w:color w:val="000000" w:themeColor="text1"/>
          <w:rPrChange w:id="4212" w:author="SM Fairus Hasan" w:date="2020-02-27T16:11:00Z">
            <w:rPr/>
          </w:rPrChange>
        </w:rPr>
      </w:pPr>
      <w:r w:rsidRPr="00FB5797">
        <w:rPr>
          <w:color w:val="000000" w:themeColor="text1"/>
          <w:rPrChange w:id="4213" w:author="SM Fairus Hasan" w:date="2020-02-27T16:11:00Z">
            <w:rPr/>
          </w:rPrChange>
        </w:rPr>
        <w:t>###R_FNC_</w:t>
      </w:r>
      <w:r>
        <w:rPr>
          <w:color w:val="000000" w:themeColor="text1"/>
        </w:rPr>
        <w:t>Trailer Settings and Profile</w:t>
      </w:r>
      <w:r w:rsidRPr="00FB5797">
        <w:rPr>
          <w:color w:val="000000" w:themeColor="text1"/>
          <w:rPrChange w:id="4214" w:author="SM Fairus Hasan" w:date="2020-02-27T16:11:00Z">
            <w:rPr/>
          </w:rPrChange>
        </w:rPr>
        <w:t>_00</w:t>
      </w:r>
      <w:ins w:id="4215" w:author="Gonzalez-sanchez, Mario (M.)" w:date="2020-03-24T08:45:00Z">
        <w:r>
          <w:rPr>
            <w:color w:val="000000" w:themeColor="text1"/>
          </w:rPr>
          <w:t>0</w:t>
        </w:r>
      </w:ins>
      <w:r>
        <w:rPr>
          <w:color w:val="000000" w:themeColor="text1"/>
        </w:rPr>
        <w:t>17</w:t>
      </w:r>
      <w:del w:id="4216" w:author="Hasan, SM Fairus (S.)" w:date="2020-02-17T15:11:00Z">
        <w:r w:rsidRPr="00FB5797" w:rsidDel="008419C3">
          <w:rPr>
            <w:color w:val="000000" w:themeColor="text1"/>
            <w:rPrChange w:id="4217" w:author="SM Fairus Hasan" w:date="2020-02-27T16:11:00Z">
              <w:rPr/>
            </w:rPrChange>
          </w:rPr>
          <w:delText>54</w:delText>
        </w:r>
      </w:del>
      <w:r w:rsidRPr="00FB5797">
        <w:rPr>
          <w:color w:val="000000" w:themeColor="text1"/>
          <w:rPrChange w:id="4218" w:author="SM Fairus Hasan" w:date="2020-02-27T16:11:00Z">
            <w:rPr/>
          </w:rPrChange>
        </w:rPr>
        <w:t xml:space="preserve">### </w:t>
      </w:r>
      <w:r>
        <w:rPr>
          <w:color w:val="000000" w:themeColor="text1"/>
        </w:rPr>
        <w:t>Reset Maintenance Notification</w:t>
      </w:r>
    </w:p>
    <w:p w14:paraId="0C358661" w14:textId="77D82338" w:rsidR="00A54ACC" w:rsidRDefault="00A54ACC" w:rsidP="00A54ACC">
      <w:pPr>
        <w:rPr>
          <w:rFonts w:cs="Arial"/>
          <w:color w:val="000000" w:themeColor="text1"/>
        </w:rPr>
      </w:pPr>
      <w:r>
        <w:rPr>
          <w:rFonts w:cs="Arial"/>
          <w:color w:val="000000" w:themeColor="text1"/>
        </w:rPr>
        <w:t>When the user select</w:t>
      </w:r>
      <w:r w:rsidR="00D5331B">
        <w:rPr>
          <w:rFonts w:cs="Arial"/>
          <w:color w:val="000000" w:themeColor="text1"/>
        </w:rPr>
        <w:t>s</w:t>
      </w:r>
      <w:r>
        <w:rPr>
          <w:rFonts w:cs="Arial"/>
          <w:color w:val="000000" w:themeColor="text1"/>
        </w:rPr>
        <w:t xml:space="preserve"> the Maintenance Notifications Reset button, the user shall see the following HMI Notification:</w:t>
      </w:r>
    </w:p>
    <w:p w14:paraId="7C70E53E" w14:textId="5DD08486" w:rsidR="00A54ACC" w:rsidRDefault="00A54ACC" w:rsidP="00A54ACC">
      <w:pPr>
        <w:rPr>
          <w:rFonts w:cs="Arial"/>
          <w:color w:val="000000" w:themeColor="text1"/>
        </w:rPr>
      </w:pPr>
      <w:r>
        <w:rPr>
          <w:rFonts w:cs="Arial"/>
          <w:color w:val="000000" w:themeColor="text1"/>
        </w:rPr>
        <w:t>[Header] Reset Maintenance Reminder</w:t>
      </w:r>
    </w:p>
    <w:p w14:paraId="1ED862F7" w14:textId="77777777" w:rsidR="00A54ACC" w:rsidRPr="00A54ACC" w:rsidRDefault="00A54ACC" w:rsidP="00A54ACC">
      <w:pPr>
        <w:rPr>
          <w:rFonts w:cs="Arial"/>
          <w:color w:val="000000" w:themeColor="text1"/>
        </w:rPr>
      </w:pPr>
      <w:r>
        <w:rPr>
          <w:rFonts w:cs="Arial"/>
          <w:color w:val="000000" w:themeColor="text1"/>
        </w:rPr>
        <w:t xml:space="preserve">[Content] </w:t>
      </w:r>
      <w:r w:rsidRPr="00A54ACC">
        <w:rPr>
          <w:rFonts w:cs="Arial"/>
          <w:color w:val="000000" w:themeColor="text1"/>
        </w:rPr>
        <w:t>Resetting the Maintenance Notifications will set all the notifications to the default intervals and delete all saved custom notifications.</w:t>
      </w:r>
    </w:p>
    <w:p w14:paraId="12176999" w14:textId="48537E22" w:rsidR="00A54ACC" w:rsidRDefault="00A54ACC" w:rsidP="00A54ACC">
      <w:pPr>
        <w:rPr>
          <w:rFonts w:cs="Arial"/>
          <w:color w:val="000000" w:themeColor="text1"/>
        </w:rPr>
      </w:pPr>
      <w:r w:rsidRPr="00A54ACC">
        <w:rPr>
          <w:rFonts w:cs="Arial"/>
          <w:color w:val="000000" w:themeColor="text1"/>
        </w:rPr>
        <w:t>Do you want to proceed?</w:t>
      </w:r>
    </w:p>
    <w:p w14:paraId="461AC4EE" w14:textId="0FDD9D2C" w:rsidR="00A54ACC" w:rsidRDefault="00A54ACC" w:rsidP="00A54ACC">
      <w:pPr>
        <w:jc w:val="center"/>
      </w:pPr>
      <w:r>
        <w:object w:dxaOrig="9435" w:dyaOrig="4906" w14:anchorId="00A4AB57">
          <v:shape id="_x0000_i1047" type="#_x0000_t75" style="width:267.75pt;height:138.75pt" o:ole="">
            <v:imagedata r:id="rId72" o:title=""/>
          </v:shape>
          <o:OLEObject Type="Embed" ProgID="Visio.Drawing.15" ShapeID="_x0000_i1047" DrawAspect="Content" ObjectID="_1706962399" r:id="rId73"/>
        </w:object>
      </w:r>
    </w:p>
    <w:p w14:paraId="65933BAE" w14:textId="36B3435D" w:rsidR="00A54ACC" w:rsidRDefault="00A54ACC" w:rsidP="00A54ACC">
      <w:pPr>
        <w:jc w:val="center"/>
      </w:pPr>
      <w:r>
        <w:t>Figure 5.4.5.9 HMI Proposal just for reference</w:t>
      </w:r>
    </w:p>
    <w:p w14:paraId="162C05A7" w14:textId="144B8F0A" w:rsidR="00A54ACC" w:rsidRDefault="00A54ACC" w:rsidP="00A54ACC"/>
    <w:p w14:paraId="7E9BD683" w14:textId="77B2F2CB" w:rsidR="00D5331B" w:rsidRPr="00FB5797" w:rsidRDefault="00D5331B" w:rsidP="00D5331B">
      <w:pPr>
        <w:pStyle w:val="RERequirement"/>
        <w:rPr>
          <w:color w:val="000000" w:themeColor="text1"/>
          <w:rPrChange w:id="4219" w:author="SM Fairus Hasan" w:date="2020-02-27T16:11:00Z">
            <w:rPr/>
          </w:rPrChange>
        </w:rPr>
      </w:pPr>
      <w:r w:rsidRPr="00FB5797">
        <w:rPr>
          <w:color w:val="000000" w:themeColor="text1"/>
          <w:rPrChange w:id="4220" w:author="SM Fairus Hasan" w:date="2020-02-27T16:11:00Z">
            <w:rPr/>
          </w:rPrChange>
        </w:rPr>
        <w:t>###R_FNC_</w:t>
      </w:r>
      <w:r>
        <w:rPr>
          <w:color w:val="000000" w:themeColor="text1"/>
        </w:rPr>
        <w:t>Trailer Settings and Profile</w:t>
      </w:r>
      <w:r w:rsidRPr="00FB5797">
        <w:rPr>
          <w:color w:val="000000" w:themeColor="text1"/>
          <w:rPrChange w:id="4221" w:author="SM Fairus Hasan" w:date="2020-02-27T16:11:00Z">
            <w:rPr/>
          </w:rPrChange>
        </w:rPr>
        <w:t>_00</w:t>
      </w:r>
      <w:ins w:id="4222" w:author="Gonzalez-sanchez, Mario (M.)" w:date="2020-03-24T08:45:00Z">
        <w:r>
          <w:rPr>
            <w:color w:val="000000" w:themeColor="text1"/>
          </w:rPr>
          <w:t>0</w:t>
        </w:r>
      </w:ins>
      <w:r>
        <w:rPr>
          <w:color w:val="000000" w:themeColor="text1"/>
        </w:rPr>
        <w:t>18</w:t>
      </w:r>
      <w:del w:id="4223" w:author="Hasan, SM Fairus (S.)" w:date="2020-02-17T15:11:00Z">
        <w:r w:rsidRPr="00FB5797" w:rsidDel="008419C3">
          <w:rPr>
            <w:color w:val="000000" w:themeColor="text1"/>
            <w:rPrChange w:id="4224" w:author="SM Fairus Hasan" w:date="2020-02-27T16:11:00Z">
              <w:rPr/>
            </w:rPrChange>
          </w:rPr>
          <w:delText>54</w:delText>
        </w:r>
      </w:del>
      <w:r w:rsidRPr="00FB5797">
        <w:rPr>
          <w:color w:val="000000" w:themeColor="text1"/>
          <w:rPrChange w:id="4225" w:author="SM Fairus Hasan" w:date="2020-02-27T16:11:00Z">
            <w:rPr/>
          </w:rPrChange>
        </w:rPr>
        <w:t xml:space="preserve">### </w:t>
      </w:r>
      <w:r>
        <w:rPr>
          <w:color w:val="000000" w:themeColor="text1"/>
        </w:rPr>
        <w:t>Maintenance Item Infobook HMI</w:t>
      </w:r>
    </w:p>
    <w:p w14:paraId="3B815647" w14:textId="060A5039" w:rsidR="00D5331B" w:rsidRDefault="00D5331B" w:rsidP="00D5331B">
      <w:pPr>
        <w:rPr>
          <w:rFonts w:cs="Arial"/>
          <w:color w:val="000000" w:themeColor="text1"/>
        </w:rPr>
      </w:pPr>
      <w:r>
        <w:rPr>
          <w:rFonts w:cs="Arial"/>
          <w:color w:val="000000" w:themeColor="text1"/>
        </w:rPr>
        <w:t>When the user selects a pre-defined Maintenance item Infobook, the user shall see the following HMI Notification:</w:t>
      </w:r>
    </w:p>
    <w:p w14:paraId="6BD7B0D7" w14:textId="15BA4CFE" w:rsidR="00D5331B" w:rsidRDefault="00D5331B" w:rsidP="00D5331B">
      <w:pPr>
        <w:rPr>
          <w:rFonts w:cs="Arial"/>
          <w:color w:val="000000" w:themeColor="text1"/>
        </w:rPr>
      </w:pPr>
      <w:r>
        <w:rPr>
          <w:rFonts w:cs="Arial"/>
          <w:color w:val="000000" w:themeColor="text1"/>
        </w:rPr>
        <w:t>[Header] {Maintenance list item}</w:t>
      </w:r>
    </w:p>
    <w:p w14:paraId="7F24DBE0" w14:textId="77777777" w:rsidR="00D5331B" w:rsidRPr="00D5331B" w:rsidRDefault="00D5331B" w:rsidP="00D5331B">
      <w:pPr>
        <w:rPr>
          <w:rFonts w:cs="Arial"/>
          <w:color w:val="000000" w:themeColor="text1"/>
        </w:rPr>
      </w:pPr>
      <w:r>
        <w:rPr>
          <w:rFonts w:cs="Arial"/>
          <w:color w:val="000000" w:themeColor="text1"/>
        </w:rPr>
        <w:t xml:space="preserve">[Content] </w:t>
      </w:r>
      <w:r w:rsidRPr="00D5331B">
        <w:rPr>
          <w:rFonts w:cs="Arial"/>
          <w:color w:val="000000" w:themeColor="text1"/>
        </w:rPr>
        <w:t>Recommended maintenance steps:</w:t>
      </w:r>
    </w:p>
    <w:p w14:paraId="4414175C" w14:textId="77777777" w:rsidR="00D5331B" w:rsidRPr="00D5331B" w:rsidRDefault="00D5331B" w:rsidP="00D5331B">
      <w:pPr>
        <w:rPr>
          <w:rFonts w:cs="Arial"/>
          <w:color w:val="000000" w:themeColor="text1"/>
        </w:rPr>
      </w:pPr>
      <w:r w:rsidRPr="00D5331B">
        <w:rPr>
          <w:rFonts w:cs="Arial"/>
          <w:color w:val="000000" w:themeColor="text1"/>
        </w:rPr>
        <w:lastRenderedPageBreak/>
        <w:t>1….</w:t>
      </w:r>
    </w:p>
    <w:p w14:paraId="51D10F58" w14:textId="77777777" w:rsidR="00D5331B" w:rsidRPr="00D5331B" w:rsidRDefault="00D5331B" w:rsidP="00D5331B">
      <w:pPr>
        <w:rPr>
          <w:rFonts w:cs="Arial"/>
          <w:color w:val="000000" w:themeColor="text1"/>
        </w:rPr>
      </w:pPr>
      <w:r w:rsidRPr="00D5331B">
        <w:rPr>
          <w:rFonts w:cs="Arial"/>
          <w:color w:val="000000" w:themeColor="text1"/>
        </w:rPr>
        <w:t>2….</w:t>
      </w:r>
    </w:p>
    <w:p w14:paraId="11E05119" w14:textId="19FB0B78" w:rsidR="00A0561E" w:rsidRDefault="00D5331B" w:rsidP="00D5331B">
      <w:pPr>
        <w:rPr>
          <w:rFonts w:cs="Arial"/>
          <w:color w:val="000000" w:themeColor="text1"/>
        </w:rPr>
      </w:pPr>
      <w:r w:rsidRPr="00D5331B">
        <w:rPr>
          <w:rFonts w:cs="Arial"/>
          <w:color w:val="000000" w:themeColor="text1"/>
        </w:rPr>
        <w:t>3….</w:t>
      </w:r>
    </w:p>
    <w:p w14:paraId="4EF3C7FE" w14:textId="17697605" w:rsidR="00D5331B" w:rsidRDefault="00D5331B" w:rsidP="00D5331B">
      <w:pPr>
        <w:jc w:val="center"/>
      </w:pPr>
      <w:r>
        <w:object w:dxaOrig="9435" w:dyaOrig="4230" w14:anchorId="36B81BAB">
          <v:shape id="_x0000_i1048" type="#_x0000_t75" style="width:271.5pt;height:121.5pt" o:ole="">
            <v:imagedata r:id="rId74" o:title=""/>
          </v:shape>
          <o:OLEObject Type="Embed" ProgID="Visio.Drawing.15" ShapeID="_x0000_i1048" DrawAspect="Content" ObjectID="_1706962400" r:id="rId75"/>
        </w:object>
      </w:r>
    </w:p>
    <w:p w14:paraId="45DC5A9E" w14:textId="6AA6DC11" w:rsidR="00D5331B" w:rsidRDefault="00D5331B" w:rsidP="00D5331B">
      <w:pPr>
        <w:jc w:val="center"/>
      </w:pPr>
      <w:r>
        <w:t>Figure 5.4.5.10 HMI Proposal just for reference</w:t>
      </w:r>
    </w:p>
    <w:p w14:paraId="43E148FA" w14:textId="6D75AEF1" w:rsidR="00D5331B" w:rsidRDefault="00D5331B" w:rsidP="00890068"/>
    <w:p w14:paraId="1402065F" w14:textId="11A7A992" w:rsidR="00890068" w:rsidRPr="00FB5797" w:rsidRDefault="00890068" w:rsidP="00890068">
      <w:pPr>
        <w:pStyle w:val="RERequirement"/>
        <w:rPr>
          <w:color w:val="000000" w:themeColor="text1"/>
          <w:rPrChange w:id="4226" w:author="SM Fairus Hasan" w:date="2020-02-27T16:11:00Z">
            <w:rPr/>
          </w:rPrChange>
        </w:rPr>
      </w:pPr>
      <w:r w:rsidRPr="00FB5797">
        <w:rPr>
          <w:color w:val="000000" w:themeColor="text1"/>
          <w:rPrChange w:id="4227" w:author="SM Fairus Hasan" w:date="2020-02-27T16:11:00Z">
            <w:rPr/>
          </w:rPrChange>
        </w:rPr>
        <w:t>###R_FNC_</w:t>
      </w:r>
      <w:r>
        <w:rPr>
          <w:color w:val="000000" w:themeColor="text1"/>
        </w:rPr>
        <w:t>Trailer Settings and Profile</w:t>
      </w:r>
      <w:r w:rsidRPr="00FB5797">
        <w:rPr>
          <w:color w:val="000000" w:themeColor="text1"/>
          <w:rPrChange w:id="4228" w:author="SM Fairus Hasan" w:date="2020-02-27T16:11:00Z">
            <w:rPr/>
          </w:rPrChange>
        </w:rPr>
        <w:t>_00</w:t>
      </w:r>
      <w:ins w:id="4229" w:author="Gonzalez-sanchez, Mario (M.)" w:date="2020-03-24T08:45:00Z">
        <w:r>
          <w:rPr>
            <w:color w:val="000000" w:themeColor="text1"/>
          </w:rPr>
          <w:t>0</w:t>
        </w:r>
      </w:ins>
      <w:r w:rsidR="00825757">
        <w:rPr>
          <w:color w:val="000000" w:themeColor="text1"/>
        </w:rPr>
        <w:t>19</w:t>
      </w:r>
      <w:del w:id="4230" w:author="Hasan, SM Fairus (S.)" w:date="2020-02-17T15:11:00Z">
        <w:r w:rsidRPr="00FB5797" w:rsidDel="008419C3">
          <w:rPr>
            <w:color w:val="000000" w:themeColor="text1"/>
            <w:rPrChange w:id="4231" w:author="SM Fairus Hasan" w:date="2020-02-27T16:11:00Z">
              <w:rPr/>
            </w:rPrChange>
          </w:rPr>
          <w:delText>54</w:delText>
        </w:r>
      </w:del>
      <w:r w:rsidRPr="00FB5797">
        <w:rPr>
          <w:color w:val="000000" w:themeColor="text1"/>
          <w:rPrChange w:id="4232" w:author="SM Fairus Hasan" w:date="2020-02-27T16:11:00Z">
            <w:rPr/>
          </w:rPrChange>
        </w:rPr>
        <w:t xml:space="preserve">### </w:t>
      </w:r>
      <w:r>
        <w:rPr>
          <w:color w:val="000000" w:themeColor="text1"/>
        </w:rPr>
        <w:t>Maintenance Item Infobook HMI</w:t>
      </w:r>
    </w:p>
    <w:p w14:paraId="2CBB1A05" w14:textId="3F17C16E" w:rsidR="00890068" w:rsidRDefault="00890068" w:rsidP="00890068">
      <w:pPr>
        <w:rPr>
          <w:rFonts w:cs="Arial"/>
          <w:color w:val="000000" w:themeColor="text1"/>
        </w:rPr>
      </w:pPr>
      <w:r>
        <w:rPr>
          <w:rFonts w:cs="Arial"/>
          <w:color w:val="000000" w:themeColor="text1"/>
        </w:rPr>
        <w:t>When the user wants to configure the Maintenance interval of an item, the user shall see the following HMI Notification:</w:t>
      </w:r>
    </w:p>
    <w:p w14:paraId="20E20271" w14:textId="0A9676A5" w:rsidR="00890068" w:rsidRDefault="00890068" w:rsidP="00890068">
      <w:pPr>
        <w:rPr>
          <w:rFonts w:cs="Arial"/>
          <w:color w:val="000000" w:themeColor="text1"/>
        </w:rPr>
      </w:pPr>
      <w:r>
        <w:rPr>
          <w:rFonts w:cs="Arial"/>
          <w:color w:val="000000" w:themeColor="text1"/>
        </w:rPr>
        <w:t>[Header] {Trailer Maintenance Item}</w:t>
      </w:r>
    </w:p>
    <w:p w14:paraId="143713B3" w14:textId="593AD92A" w:rsidR="00890068" w:rsidRDefault="00890068" w:rsidP="00890068">
      <w:pPr>
        <w:rPr>
          <w:rFonts w:cs="Arial"/>
          <w:color w:val="000000" w:themeColor="text1"/>
        </w:rPr>
      </w:pPr>
      <w:r>
        <w:rPr>
          <w:rFonts w:cs="Arial"/>
          <w:color w:val="000000" w:themeColor="text1"/>
        </w:rPr>
        <w:t>[Content] Time and/or mileage interval selection. Time and Mileage On/Off buttons.</w:t>
      </w:r>
    </w:p>
    <w:p w14:paraId="574E04F4" w14:textId="77777777" w:rsidR="00FF2EFB" w:rsidRDefault="00FF2EFB" w:rsidP="00FF2EFB">
      <w:pPr>
        <w:rPr>
          <w:rFonts w:cs="Arial"/>
          <w:color w:val="000000" w:themeColor="text1"/>
        </w:rPr>
      </w:pPr>
      <w:r>
        <w:rPr>
          <w:rFonts w:cs="Arial"/>
          <w:color w:val="000000" w:themeColor="text1"/>
        </w:rPr>
        <w:t>-Back soft button</w:t>
      </w:r>
    </w:p>
    <w:p w14:paraId="41AA1765" w14:textId="77777777" w:rsidR="00FF2EFB" w:rsidRDefault="00FF2EFB" w:rsidP="00890068">
      <w:pPr>
        <w:rPr>
          <w:rFonts w:cs="Arial"/>
          <w:color w:val="000000" w:themeColor="text1"/>
        </w:rPr>
      </w:pPr>
    </w:p>
    <w:p w14:paraId="615B4B86" w14:textId="77777777" w:rsidR="00890068" w:rsidRDefault="00890068" w:rsidP="00890068">
      <w:pPr>
        <w:rPr>
          <w:rFonts w:cs="Arial"/>
          <w:color w:val="000000" w:themeColor="text1"/>
        </w:rPr>
      </w:pPr>
    </w:p>
    <w:p w14:paraId="7BEBEC43" w14:textId="00633B9E" w:rsidR="00890068" w:rsidRPr="00D5331B" w:rsidRDefault="00890068" w:rsidP="00890068">
      <w:pPr>
        <w:jc w:val="center"/>
        <w:rPr>
          <w:rFonts w:cs="Arial"/>
          <w:color w:val="000000" w:themeColor="text1"/>
        </w:rPr>
      </w:pPr>
      <w:r w:rsidRPr="00890068">
        <w:rPr>
          <w:rFonts w:cs="Arial"/>
          <w:noProof/>
          <w:color w:val="000000" w:themeColor="text1"/>
        </w:rPr>
        <w:drawing>
          <wp:inline distT="0" distB="0" distL="0" distR="0" wp14:anchorId="79F2DE8F" wp14:editId="7550FCB3">
            <wp:extent cx="4001058" cy="208626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001058" cy="2086266"/>
                    </a:xfrm>
                    <a:prstGeom prst="rect">
                      <a:avLst/>
                    </a:prstGeom>
                  </pic:spPr>
                </pic:pic>
              </a:graphicData>
            </a:graphic>
          </wp:inline>
        </w:drawing>
      </w:r>
    </w:p>
    <w:p w14:paraId="733D17D0" w14:textId="12099D39" w:rsidR="00890068" w:rsidRDefault="00890068" w:rsidP="00890068">
      <w:pPr>
        <w:jc w:val="center"/>
      </w:pPr>
      <w:r>
        <w:t>Figure 5.4.5.</w:t>
      </w:r>
      <w:r w:rsidR="00825757">
        <w:t>11</w:t>
      </w:r>
      <w:r>
        <w:t xml:space="preserve"> HMI Proposal just for reference</w:t>
      </w:r>
    </w:p>
    <w:p w14:paraId="56C547B0" w14:textId="77777777" w:rsidR="00890068" w:rsidRDefault="00890068" w:rsidP="00890068"/>
    <w:p w14:paraId="6C289FAF" w14:textId="27A9DE60" w:rsidR="00C42CAD" w:rsidRPr="00FB5797" w:rsidRDefault="00C42CAD" w:rsidP="00C42CAD">
      <w:pPr>
        <w:pStyle w:val="RERequirement"/>
        <w:rPr>
          <w:color w:val="000000" w:themeColor="text1"/>
          <w:rPrChange w:id="4233" w:author="SM Fairus Hasan" w:date="2020-02-27T16:11:00Z">
            <w:rPr/>
          </w:rPrChange>
        </w:rPr>
      </w:pPr>
      <w:r w:rsidRPr="00FB5797">
        <w:rPr>
          <w:color w:val="000000" w:themeColor="text1"/>
          <w:rPrChange w:id="4234" w:author="SM Fairus Hasan" w:date="2020-02-27T16:11:00Z">
            <w:rPr/>
          </w:rPrChange>
        </w:rPr>
        <w:t>###R_FNC_</w:t>
      </w:r>
      <w:r>
        <w:rPr>
          <w:color w:val="000000" w:themeColor="text1"/>
        </w:rPr>
        <w:t>Trailer Settings and Profile</w:t>
      </w:r>
      <w:r w:rsidRPr="00FB5797">
        <w:rPr>
          <w:color w:val="000000" w:themeColor="text1"/>
          <w:rPrChange w:id="4235" w:author="SM Fairus Hasan" w:date="2020-02-27T16:11:00Z">
            <w:rPr/>
          </w:rPrChange>
        </w:rPr>
        <w:t>_00</w:t>
      </w:r>
      <w:ins w:id="4236" w:author="Gonzalez-sanchez, Mario (M.)" w:date="2020-03-24T08:45:00Z">
        <w:r>
          <w:rPr>
            <w:color w:val="000000" w:themeColor="text1"/>
          </w:rPr>
          <w:t>0</w:t>
        </w:r>
      </w:ins>
      <w:r>
        <w:rPr>
          <w:color w:val="000000" w:themeColor="text1"/>
        </w:rPr>
        <w:t>19</w:t>
      </w:r>
      <w:del w:id="4237" w:author="Hasan, SM Fairus (S.)" w:date="2020-02-17T15:11:00Z">
        <w:r w:rsidRPr="00FB5797" w:rsidDel="008419C3">
          <w:rPr>
            <w:color w:val="000000" w:themeColor="text1"/>
            <w:rPrChange w:id="4238" w:author="SM Fairus Hasan" w:date="2020-02-27T16:11:00Z">
              <w:rPr/>
            </w:rPrChange>
          </w:rPr>
          <w:delText>54</w:delText>
        </w:r>
      </w:del>
      <w:r w:rsidRPr="00FB5797">
        <w:rPr>
          <w:color w:val="000000" w:themeColor="text1"/>
          <w:rPrChange w:id="4239" w:author="SM Fairus Hasan" w:date="2020-02-27T16:11:00Z">
            <w:rPr/>
          </w:rPrChange>
        </w:rPr>
        <w:t xml:space="preserve">### </w:t>
      </w:r>
      <w:r>
        <w:rPr>
          <w:color w:val="000000" w:themeColor="text1"/>
        </w:rPr>
        <w:t>Maintenance Invalid Update</w:t>
      </w:r>
    </w:p>
    <w:p w14:paraId="2E48B9D0" w14:textId="4031B8B2" w:rsidR="00C42CAD" w:rsidRDefault="00C42CAD" w:rsidP="00C42CAD">
      <w:pPr>
        <w:rPr>
          <w:rFonts w:cs="Arial"/>
          <w:color w:val="000000" w:themeColor="text1"/>
        </w:rPr>
      </w:pPr>
      <w:r>
        <w:rPr>
          <w:rFonts w:cs="Arial"/>
          <w:color w:val="000000" w:themeColor="text1"/>
        </w:rPr>
        <w:t xml:space="preserve">When the user updates the Item Maintenance Interval with an invalid value and the updated </w:t>
      </w:r>
      <w:r w:rsidR="00D003AF">
        <w:rPr>
          <w:rFonts w:cs="Arial"/>
          <w:color w:val="000000" w:themeColor="text1"/>
        </w:rPr>
        <w:t>M</w:t>
      </w:r>
      <w:r>
        <w:rPr>
          <w:rFonts w:cs="Arial"/>
          <w:color w:val="000000" w:themeColor="text1"/>
        </w:rPr>
        <w:t>aintenance Odometer Countdown &lt;Item#_OdometerCountdown&gt; gives a value lower than 0 miles</w:t>
      </w:r>
      <w:r w:rsidR="00D003AF">
        <w:rPr>
          <w:rFonts w:cs="Arial"/>
          <w:color w:val="000000" w:themeColor="text1"/>
        </w:rPr>
        <w:t>, Sync shall provide the following HMI Notification:</w:t>
      </w:r>
    </w:p>
    <w:p w14:paraId="4E8759C8" w14:textId="47BB3415" w:rsidR="00D003AF" w:rsidRDefault="00D003AF" w:rsidP="00C42CAD">
      <w:pPr>
        <w:rPr>
          <w:rFonts w:cs="Arial"/>
          <w:color w:val="000000" w:themeColor="text1"/>
        </w:rPr>
      </w:pPr>
      <w:r>
        <w:rPr>
          <w:rFonts w:cs="Arial"/>
          <w:color w:val="000000" w:themeColor="text1"/>
        </w:rPr>
        <w:t>[Header] {Invalid Maintenance Interval Selected}</w:t>
      </w:r>
    </w:p>
    <w:p w14:paraId="1592B4AC" w14:textId="2849EAB3" w:rsidR="00D003AF" w:rsidRDefault="00D003AF" w:rsidP="00C42CAD">
      <w:pPr>
        <w:rPr>
          <w:rFonts w:cs="Arial"/>
          <w:color w:val="000000" w:themeColor="text1"/>
        </w:rPr>
      </w:pPr>
      <w:r>
        <w:rPr>
          <w:rFonts w:cs="Arial"/>
          <w:color w:val="000000" w:themeColor="text1"/>
        </w:rPr>
        <w:t>[Content] The Interval selected will set the Maintenance Item as overdue.</w:t>
      </w:r>
    </w:p>
    <w:p w14:paraId="1ED0CC47" w14:textId="77777777" w:rsidR="00C42CAD" w:rsidRDefault="00C42CAD" w:rsidP="00C42CAD">
      <w:pPr>
        <w:rPr>
          <w:rFonts w:cs="Arial"/>
          <w:color w:val="000000" w:themeColor="text1"/>
        </w:rPr>
      </w:pPr>
    </w:p>
    <w:p w14:paraId="4B4B91C9" w14:textId="77777777" w:rsidR="00D5331B" w:rsidRDefault="00D5331B" w:rsidP="00D5331B">
      <w:pPr>
        <w:jc w:val="center"/>
      </w:pPr>
    </w:p>
    <w:p w14:paraId="4DFEA3FC" w14:textId="77777777" w:rsidR="00A2469E" w:rsidRDefault="00A2469E" w:rsidP="00A2469E">
      <w:pPr>
        <w:pStyle w:val="Heading4"/>
      </w:pPr>
      <w:bookmarkStart w:id="4240" w:name="_Toc35002597"/>
      <w:r>
        <w:t>Non-Functional Requirements</w:t>
      </w:r>
      <w:bookmarkEnd w:id="4240"/>
    </w:p>
    <w:p w14:paraId="3CE5DC07" w14:textId="77777777" w:rsidR="00877E8D" w:rsidRPr="00877E8D" w:rsidRDefault="00877E8D" w:rsidP="00877E8D">
      <w:r w:rsidRPr="00877E8D">
        <w:t>No applicable for this Feature</w:t>
      </w:r>
    </w:p>
    <w:p w14:paraId="5936DE72" w14:textId="77777777" w:rsidR="00A2469E" w:rsidRPr="00A0582E" w:rsidRDefault="00A2469E" w:rsidP="00A2469E"/>
    <w:p w14:paraId="29009674" w14:textId="77777777" w:rsidR="00A2469E" w:rsidRDefault="00A2469E" w:rsidP="00A2469E">
      <w:pPr>
        <w:pStyle w:val="Heading4"/>
      </w:pPr>
      <w:bookmarkStart w:id="4241" w:name="_Toc35002598"/>
      <w:r>
        <w:t>Functional Safety Requirements</w:t>
      </w:r>
      <w:bookmarkEnd w:id="4241"/>
    </w:p>
    <w:p w14:paraId="1698AE38" w14:textId="77777777" w:rsidR="00877E8D" w:rsidRPr="00877E8D" w:rsidRDefault="00877E8D" w:rsidP="006B640F">
      <w:r w:rsidRPr="00877E8D">
        <w:t>No applicable for this Feature</w:t>
      </w:r>
    </w:p>
    <w:p w14:paraId="7A605828" w14:textId="1075C67B" w:rsidR="00A2469E" w:rsidRDefault="00A2469E" w:rsidP="00A2469E"/>
    <w:p w14:paraId="42093E80" w14:textId="4E85EA5F" w:rsidR="008526C6" w:rsidRDefault="008526C6" w:rsidP="008526C6">
      <w:pPr>
        <w:pStyle w:val="Heading2"/>
      </w:pPr>
      <w:r>
        <w:lastRenderedPageBreak/>
        <w:t>HMI Function “</w:t>
      </w:r>
      <w:r>
        <w:rPr>
          <w:szCs w:val="20"/>
        </w:rPr>
        <w:t>Trailer Trip</w:t>
      </w:r>
      <w:r>
        <w:t>”</w:t>
      </w:r>
    </w:p>
    <w:p w14:paraId="77AF8904" w14:textId="77777777" w:rsidR="008526C6" w:rsidRDefault="008526C6" w:rsidP="008526C6">
      <w:pPr>
        <w:shd w:val="clear" w:color="auto" w:fill="D6E3BC" w:themeFill="accent3" w:themeFillTint="66"/>
        <w:rPr>
          <w:rStyle w:val="SubtleEmphasis"/>
        </w:rPr>
      </w:pPr>
      <w:r>
        <w:rPr>
          <w:rStyle w:val="SubtleEmphasis"/>
          <w:b/>
        </w:rPr>
        <w:t>#Classification</w:t>
      </w:r>
      <w:r>
        <w:rPr>
          <w:rStyle w:val="SubtleEmphasis"/>
        </w:rPr>
        <w:t>: Optional (Remove section, if not used)</w:t>
      </w:r>
    </w:p>
    <w:p w14:paraId="24285A76" w14:textId="77777777" w:rsidR="008526C6" w:rsidRDefault="008526C6" w:rsidP="008526C6">
      <w:pPr>
        <w:shd w:val="clear" w:color="auto" w:fill="D6E3BC" w:themeFill="accent3" w:themeFillTint="66"/>
        <w:rPr>
          <w:i/>
          <w:color w:val="808080" w:themeColor="background1" w:themeShade="80"/>
        </w:rPr>
      </w:pPr>
      <w:r w:rsidRPr="007E0C44">
        <w:rPr>
          <w:b/>
          <w:i/>
          <w:color w:val="808080" w:themeColor="background1" w:themeShade="80"/>
        </w:rPr>
        <w:t>#Hint:</w:t>
      </w:r>
      <w:r w:rsidRPr="00D5081E">
        <w:rPr>
          <w:i/>
          <w:color w:val="808080" w:themeColor="background1" w:themeShade="80"/>
        </w:rPr>
        <w:t xml:space="preserve"> HMI </w:t>
      </w:r>
      <w:r>
        <w:rPr>
          <w:i/>
          <w:color w:val="808080" w:themeColor="background1" w:themeShade="80"/>
        </w:rPr>
        <w:t>functions shall be defined in close cooperation between Function Owner and HMI team. There are currently 2 approaches in the HMI team for the specification of GUIs:</w:t>
      </w:r>
    </w:p>
    <w:p w14:paraId="3B232C05" w14:textId="77777777" w:rsidR="008526C6" w:rsidRPr="007E0C44" w:rsidRDefault="008526C6" w:rsidP="008526C6">
      <w:pPr>
        <w:shd w:val="clear" w:color="auto" w:fill="D6E3BC" w:themeFill="accent3" w:themeFillTint="66"/>
        <w:rPr>
          <w:i/>
          <w:color w:val="808080" w:themeColor="background1" w:themeShade="80"/>
        </w:rPr>
      </w:pPr>
      <w:r w:rsidRPr="007E0C44">
        <w:rPr>
          <w:i/>
          <w:color w:val="808080" w:themeColor="background1" w:themeShade="80"/>
        </w:rPr>
        <w:t>1.</w:t>
      </w:r>
      <w:r w:rsidRPr="007E0C44">
        <w:rPr>
          <w:i/>
          <w:color w:val="808080" w:themeColor="background1" w:themeShade="80"/>
        </w:rPr>
        <w:tab/>
        <w:t>Visio Wallpapers with textual behavior descriptions</w:t>
      </w:r>
    </w:p>
    <w:p w14:paraId="4F5C9CC6" w14:textId="77777777" w:rsidR="008526C6" w:rsidRDefault="008526C6" w:rsidP="008526C6">
      <w:pPr>
        <w:shd w:val="clear" w:color="auto" w:fill="D6E3BC" w:themeFill="accent3" w:themeFillTint="66"/>
        <w:rPr>
          <w:i/>
          <w:color w:val="808080" w:themeColor="background1" w:themeShade="80"/>
        </w:rPr>
      </w:pPr>
      <w:r w:rsidRPr="007E0C44">
        <w:rPr>
          <w:i/>
          <w:color w:val="808080" w:themeColor="background1" w:themeShade="80"/>
        </w:rPr>
        <w:t>2.</w:t>
      </w:r>
      <w:r w:rsidRPr="007E0C44">
        <w:rPr>
          <w:i/>
          <w:color w:val="808080" w:themeColor="background1" w:themeShade="80"/>
        </w:rPr>
        <w:tab/>
        <w:t>An executable model according to the Model-View-Control approach.</w:t>
      </w:r>
    </w:p>
    <w:p w14:paraId="2EF7336B" w14:textId="6231FA9C" w:rsidR="008526C6" w:rsidRPr="00587489" w:rsidRDefault="008526C6" w:rsidP="008526C6">
      <w:pPr>
        <w:shd w:val="clear" w:color="auto" w:fill="D6E3BC" w:themeFill="accent3" w:themeFillTint="66"/>
        <w:rPr>
          <w:i/>
          <w:color w:val="808080" w:themeColor="background1" w:themeShade="80"/>
        </w:rPr>
      </w:pPr>
      <w:r>
        <w:rPr>
          <w:i/>
          <w:color w:val="808080" w:themeColor="background1" w:themeShade="80"/>
        </w:rPr>
        <w:t>Both approaches can be used with this specification. The QPIP approach separates the feature logic from the HMI logic. The HMI logic (either the Controller / View part of the MVC approach or the Visio Wallpaper centered logic) is encapsulated in a separate HMI Function. The internal structure of the HMI Function section slightly differs from the section for normal Logical Functions. The use of HMI functions is explained at</w:t>
      </w:r>
      <w:r w:rsidRPr="001B2292">
        <w:rPr>
          <w:i/>
          <w:color w:val="0000FF"/>
        </w:rPr>
        <w:t>.</w:t>
      </w:r>
    </w:p>
    <w:p w14:paraId="5C7C6164" w14:textId="77777777" w:rsidR="008526C6" w:rsidRDefault="008526C6" w:rsidP="008526C6">
      <w:pPr>
        <w:pStyle w:val="Heading3"/>
      </w:pPr>
      <w:r>
        <w:t>Function Overview</w:t>
      </w:r>
    </w:p>
    <w:p w14:paraId="2AB12B25" w14:textId="77777777" w:rsidR="008526C6" w:rsidRDefault="008526C6" w:rsidP="008526C6">
      <w:pPr>
        <w:pStyle w:val="Heading4"/>
      </w:pPr>
      <w:r>
        <w:t>Description</w:t>
      </w:r>
    </w:p>
    <w:p w14:paraId="69D100E8" w14:textId="2058F398" w:rsidR="008526C6" w:rsidRPr="00FB5797" w:rsidRDefault="008526C6" w:rsidP="008526C6">
      <w:pPr>
        <w:rPr>
          <w:color w:val="000000" w:themeColor="text1"/>
          <w:rPrChange w:id="4242" w:author="SM Fairus Hasan" w:date="2020-02-27T16:11:00Z">
            <w:rPr/>
          </w:rPrChange>
        </w:rPr>
      </w:pPr>
      <w:r w:rsidRPr="00FB5797">
        <w:rPr>
          <w:color w:val="000000" w:themeColor="text1"/>
          <w:rPrChange w:id="4243" w:author="SM Fairus Hasan" w:date="2020-02-27T16:11:00Z">
            <w:rPr/>
          </w:rPrChange>
        </w:rPr>
        <w:t xml:space="preserve">This function provides an HMI interface to the user on the SYNC display </w:t>
      </w:r>
      <w:r>
        <w:rPr>
          <w:color w:val="000000" w:themeColor="text1"/>
        </w:rPr>
        <w:t>which describes the Trailer Trip functionality</w:t>
      </w:r>
      <w:r w:rsidRPr="00FB5797">
        <w:rPr>
          <w:color w:val="000000" w:themeColor="text1"/>
          <w:rPrChange w:id="4244" w:author="SM Fairus Hasan" w:date="2020-02-27T16:11:00Z">
            <w:rPr/>
          </w:rPrChange>
        </w:rPr>
        <w:t xml:space="preserve"> and provides the user a method </w:t>
      </w:r>
      <w:r>
        <w:rPr>
          <w:color w:val="000000" w:themeColor="text1"/>
        </w:rPr>
        <w:t>to configure the Trailer Trip parameters</w:t>
      </w:r>
      <w:r w:rsidRPr="00FB5797">
        <w:rPr>
          <w:color w:val="000000" w:themeColor="text1"/>
          <w:rPrChange w:id="4245" w:author="SM Fairus Hasan" w:date="2020-02-27T16:11:00Z">
            <w:rPr/>
          </w:rPrChange>
        </w:rPr>
        <w:t>.</w:t>
      </w:r>
    </w:p>
    <w:p w14:paraId="121CB5A7" w14:textId="77777777" w:rsidR="008526C6" w:rsidRDefault="008526C6" w:rsidP="008526C6">
      <w:pPr>
        <w:rPr>
          <w:rFonts w:cs="Arial"/>
        </w:rPr>
      </w:pPr>
    </w:p>
    <w:p w14:paraId="72717453" w14:textId="77777777" w:rsidR="008526C6" w:rsidRDefault="008526C6" w:rsidP="008526C6">
      <w:pPr>
        <w:pStyle w:val="Heading4"/>
        <w:tabs>
          <w:tab w:val="clear" w:pos="1134"/>
        </w:tabs>
      </w:pPr>
      <w:r>
        <w:t>Variants</w:t>
      </w:r>
    </w:p>
    <w:p w14:paraId="21A3EFDF" w14:textId="77777777" w:rsidR="00825757" w:rsidRDefault="00825757" w:rsidP="00825757">
      <w:r>
        <w:t>Not Applicable.</w:t>
      </w:r>
    </w:p>
    <w:p w14:paraId="5B937D58" w14:textId="77777777" w:rsidR="008526C6" w:rsidRPr="00282E2C" w:rsidRDefault="008526C6" w:rsidP="008526C6"/>
    <w:tbl>
      <w:tblPr>
        <w:tblStyle w:val="TableGrid"/>
        <w:tblW w:w="10206" w:type="dxa"/>
        <w:tblInd w:w="-5" w:type="dxa"/>
        <w:tblLook w:val="0620" w:firstRow="1" w:lastRow="0" w:firstColumn="0" w:lastColumn="0" w:noHBand="1" w:noVBand="1"/>
      </w:tblPr>
      <w:tblGrid>
        <w:gridCol w:w="2523"/>
        <w:gridCol w:w="5132"/>
        <w:gridCol w:w="2551"/>
      </w:tblGrid>
      <w:tr w:rsidR="008526C6" w:rsidRPr="009E3B7C" w14:paraId="5D26334D" w14:textId="77777777" w:rsidTr="00342878">
        <w:trPr>
          <w:trHeight w:val="314"/>
        </w:trPr>
        <w:tc>
          <w:tcPr>
            <w:tcW w:w="2523" w:type="dxa"/>
            <w:shd w:val="clear" w:color="auto" w:fill="D9D9D9" w:themeFill="background1" w:themeFillShade="D9"/>
          </w:tcPr>
          <w:p w14:paraId="443C7F3F" w14:textId="77777777" w:rsidR="008526C6" w:rsidRPr="009E3B7C" w:rsidRDefault="008526C6" w:rsidP="00342878">
            <w:pPr>
              <w:pStyle w:val="Caption"/>
              <w:rPr>
                <w:rFonts w:cs="Arial"/>
                <w:lang w:val="en-GB"/>
              </w:rPr>
            </w:pPr>
            <w:r w:rsidRPr="009E3B7C">
              <w:rPr>
                <w:rFonts w:cs="Arial"/>
                <w:lang w:val="en-GB"/>
              </w:rPr>
              <w:t>Variant Name</w:t>
            </w:r>
          </w:p>
        </w:tc>
        <w:tc>
          <w:tcPr>
            <w:tcW w:w="5132" w:type="dxa"/>
            <w:shd w:val="clear" w:color="auto" w:fill="D9D9D9" w:themeFill="background1" w:themeFillShade="D9"/>
          </w:tcPr>
          <w:p w14:paraId="5FEA6B67" w14:textId="77777777" w:rsidR="008526C6" w:rsidRPr="009E3B7C" w:rsidRDefault="008526C6" w:rsidP="00342878">
            <w:pPr>
              <w:pStyle w:val="Caption"/>
              <w:rPr>
                <w:rFonts w:cs="Arial"/>
                <w:lang w:val="en-GB"/>
              </w:rPr>
            </w:pPr>
            <w:r w:rsidRPr="009E3B7C">
              <w:rPr>
                <w:rFonts w:cs="Arial"/>
                <w:lang w:val="en-GB"/>
              </w:rPr>
              <w:t>Variant Description</w:t>
            </w:r>
          </w:p>
        </w:tc>
        <w:tc>
          <w:tcPr>
            <w:tcW w:w="2551" w:type="dxa"/>
            <w:shd w:val="clear" w:color="auto" w:fill="D9D9D9" w:themeFill="background1" w:themeFillShade="D9"/>
          </w:tcPr>
          <w:p w14:paraId="3F272E40" w14:textId="77777777" w:rsidR="008526C6" w:rsidRPr="009E3B7C" w:rsidRDefault="008526C6" w:rsidP="00342878">
            <w:pPr>
              <w:pStyle w:val="Caption"/>
              <w:rPr>
                <w:rFonts w:cs="Arial"/>
                <w:lang w:val="en-GB"/>
              </w:rPr>
            </w:pPr>
            <w:r>
              <w:rPr>
                <w:rFonts w:cs="Arial"/>
                <w:lang w:val="en-GB"/>
              </w:rPr>
              <w:t>Variant Condition</w:t>
            </w:r>
            <w:r>
              <w:rPr>
                <w:rFonts w:cs="Arial"/>
                <w:lang w:val="en-GB"/>
              </w:rPr>
              <w:br/>
            </w:r>
            <w:r w:rsidRPr="008F7552">
              <w:rPr>
                <w:b w:val="0"/>
                <w:lang w:val="en-GB"/>
              </w:rPr>
              <w:t>(optional)</w:t>
            </w:r>
          </w:p>
        </w:tc>
      </w:tr>
      <w:tr w:rsidR="008526C6" w:rsidRPr="009E3B7C" w14:paraId="54FD9AB2" w14:textId="77777777" w:rsidTr="00342878">
        <w:trPr>
          <w:trHeight w:val="198"/>
        </w:trPr>
        <w:tc>
          <w:tcPr>
            <w:tcW w:w="2523" w:type="dxa"/>
          </w:tcPr>
          <w:p w14:paraId="1D8AF9F3" w14:textId="77777777" w:rsidR="008526C6" w:rsidRPr="009E3B7C" w:rsidRDefault="008526C6" w:rsidP="00342878">
            <w:pPr>
              <w:rPr>
                <w:rFonts w:cs="Arial"/>
                <w:b/>
              </w:rPr>
            </w:pPr>
          </w:p>
        </w:tc>
        <w:tc>
          <w:tcPr>
            <w:tcW w:w="5132" w:type="dxa"/>
          </w:tcPr>
          <w:p w14:paraId="77A3A51C" w14:textId="77777777" w:rsidR="008526C6" w:rsidRPr="009E3B7C" w:rsidRDefault="008526C6" w:rsidP="00342878">
            <w:pPr>
              <w:overflowPunct/>
              <w:autoSpaceDE/>
              <w:autoSpaceDN/>
              <w:adjustRightInd/>
              <w:textAlignment w:val="center"/>
              <w:rPr>
                <w:rFonts w:cs="Arial"/>
              </w:rPr>
            </w:pPr>
          </w:p>
        </w:tc>
        <w:tc>
          <w:tcPr>
            <w:tcW w:w="2551" w:type="dxa"/>
          </w:tcPr>
          <w:p w14:paraId="5C020819" w14:textId="77777777" w:rsidR="008526C6" w:rsidRPr="005A344A" w:rsidRDefault="008526C6" w:rsidP="00342878">
            <w:pPr>
              <w:rPr>
                <w:rFonts w:cs="Arial"/>
                <w:lang w:val="en-GB"/>
              </w:rPr>
            </w:pPr>
          </w:p>
        </w:tc>
      </w:tr>
    </w:tbl>
    <w:p w14:paraId="202482EC" w14:textId="77777777" w:rsidR="008526C6" w:rsidRDefault="008526C6" w:rsidP="008526C6">
      <w:pPr>
        <w:rPr>
          <w:rFonts w:cs="Arial"/>
        </w:rPr>
      </w:pPr>
    </w:p>
    <w:p w14:paraId="33BF4C8F" w14:textId="77777777" w:rsidR="008526C6" w:rsidRDefault="008526C6" w:rsidP="008526C6">
      <w:pPr>
        <w:pStyle w:val="Heading4"/>
      </w:pPr>
      <w:r>
        <w:t>Input Requirements/Documents</w:t>
      </w:r>
    </w:p>
    <w:p w14:paraId="4CE8E5F6" w14:textId="77777777" w:rsidR="008526C6" w:rsidRPr="00541E36" w:rsidRDefault="008526C6" w:rsidP="008526C6">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Pr>
          <w:i/>
          <w:color w:val="808080" w:themeColor="background1" w:themeShade="80"/>
        </w:rPr>
        <w:t xml:space="preserve">The table below helps the function owner to collect relevant input </w:t>
      </w:r>
      <w:r>
        <w:rPr>
          <w:rStyle w:val="SubtleEmphasis"/>
        </w:rPr>
        <w:t xml:space="preserve">(requirements, documents, mails, models, …) </w:t>
      </w:r>
      <w:r>
        <w:rPr>
          <w:i/>
          <w:color w:val="808080" w:themeColor="background1" w:themeShade="80"/>
        </w:rPr>
        <w:t xml:space="preserve">while writing the spec. When finalizing the spec, the function owner should check, if all inputs have been properly considered by derived/outgoing requirements </w:t>
      </w:r>
      <w:r>
        <w:rPr>
          <w:rStyle w:val="SubtleEmphasis"/>
        </w:rPr>
        <w:t xml:space="preserve">in chapter </w:t>
      </w:r>
      <w:r w:rsidRPr="00E348F4">
        <w:rPr>
          <w:iCs/>
          <w:color w:val="808080" w:themeColor="background1" w:themeShade="80"/>
        </w:rPr>
        <w:t>“</w:t>
      </w:r>
      <w:r w:rsidRPr="00E348F4">
        <w:rPr>
          <w:i/>
          <w:color w:val="808080" w:themeColor="background1" w:themeShade="80"/>
        </w:rPr>
        <w:fldChar w:fldCharType="begin"/>
      </w:r>
      <w:r w:rsidRPr="00E348F4">
        <w:rPr>
          <w:i/>
          <w:color w:val="808080" w:themeColor="background1" w:themeShade="80"/>
        </w:rPr>
        <w:instrText xml:space="preserve"> REF _Ref26886000 \h  \* MERGEFORMAT </w:instrText>
      </w:r>
      <w:r w:rsidRPr="00E348F4">
        <w:rPr>
          <w:i/>
          <w:color w:val="808080" w:themeColor="background1" w:themeShade="80"/>
        </w:rPr>
      </w:r>
      <w:r w:rsidRPr="00E348F4">
        <w:rPr>
          <w:i/>
          <w:color w:val="808080" w:themeColor="background1" w:themeShade="80"/>
        </w:rPr>
        <w:fldChar w:fldCharType="separate"/>
      </w:r>
      <w:r w:rsidRPr="00AE665F">
        <w:rPr>
          <w:i/>
          <w:color w:val="808080" w:themeColor="background1" w:themeShade="80"/>
        </w:rPr>
        <w:t>Function Requirements</w:t>
      </w:r>
      <w:r w:rsidRPr="00E348F4">
        <w:rPr>
          <w:i/>
          <w:color w:val="808080" w:themeColor="background1" w:themeShade="80"/>
        </w:rPr>
        <w:fldChar w:fldCharType="end"/>
      </w:r>
      <w:r>
        <w:rPr>
          <w:rStyle w:val="SubtleEmphasis"/>
        </w:rPr>
        <w:t>”</w:t>
      </w:r>
      <w:r w:rsidRPr="00541E36">
        <w:rPr>
          <w:rStyle w:val="SubtleEmphasis"/>
        </w:rPr>
        <w:t>.</w:t>
      </w:r>
    </w:p>
    <w:p w14:paraId="1DCAEA4E" w14:textId="77777777" w:rsidR="008526C6" w:rsidRDefault="008526C6" w:rsidP="008526C6">
      <w:pPr>
        <w:shd w:val="clear" w:color="auto" w:fill="D6E3BC" w:themeFill="accent3" w:themeFillTint="66"/>
        <w:rPr>
          <w:rStyle w:val="SubtleEmphasis"/>
        </w:rPr>
      </w:pPr>
      <w:r w:rsidRPr="00FB4FE2">
        <w:rPr>
          <w:rStyle w:val="SubtleEmphasis"/>
        </w:rPr>
        <w:t xml:space="preserve">Note: </w:t>
      </w:r>
      <w:r>
        <w:rPr>
          <w:rStyle w:val="SubtleEmphasis"/>
        </w:rPr>
        <w:t>It is not required to list each input requirement individually in this table, referencing the input document is enough (if relevant document section is indicated).</w:t>
      </w:r>
    </w:p>
    <w:p w14:paraId="0C8B874F" w14:textId="77777777" w:rsidR="008526C6" w:rsidRDefault="008526C6" w:rsidP="008526C6">
      <w:pPr>
        <w:rPr>
          <w:rStyle w:val="SubtleEmphasis"/>
        </w:rPr>
      </w:pPr>
    </w:p>
    <w:tbl>
      <w:tblPr>
        <w:tblStyle w:val="TableGrid"/>
        <w:tblW w:w="10206" w:type="dxa"/>
        <w:tblInd w:w="-5" w:type="dxa"/>
        <w:tblLayout w:type="fixed"/>
        <w:tblLook w:val="0600" w:firstRow="0" w:lastRow="0" w:firstColumn="0" w:lastColumn="0" w:noHBand="1" w:noVBand="1"/>
      </w:tblPr>
      <w:tblGrid>
        <w:gridCol w:w="1560"/>
        <w:gridCol w:w="2693"/>
        <w:gridCol w:w="2693"/>
        <w:gridCol w:w="3260"/>
      </w:tblGrid>
      <w:tr w:rsidR="008526C6" w:rsidRPr="007C20FA" w14:paraId="3B5C93BF" w14:textId="77777777" w:rsidTr="00342878">
        <w:trPr>
          <w:trHeight w:val="20"/>
        </w:trPr>
        <w:tc>
          <w:tcPr>
            <w:tcW w:w="1560" w:type="dxa"/>
            <w:shd w:val="clear" w:color="auto" w:fill="D9D9D9" w:themeFill="background1" w:themeFillShade="D9"/>
          </w:tcPr>
          <w:p w14:paraId="5FD2946D" w14:textId="77777777" w:rsidR="008526C6" w:rsidRPr="00054A51" w:rsidRDefault="008526C6" w:rsidP="00342878">
            <w:pPr>
              <w:rPr>
                <w:rFonts w:ascii="Helvetica" w:hAnsi="Helvetica" w:cs="Helvetica"/>
                <w:b/>
              </w:rPr>
            </w:pPr>
            <w:r w:rsidRPr="00054A51">
              <w:rPr>
                <w:rFonts w:ascii="Helvetica" w:hAnsi="Helvetica" w:cs="Helvetica"/>
                <w:b/>
              </w:rPr>
              <w:t>Reference</w:t>
            </w:r>
          </w:p>
          <w:p w14:paraId="2C94F250" w14:textId="77777777" w:rsidR="008526C6" w:rsidRDefault="008526C6" w:rsidP="00342878">
            <w:pPr>
              <w:rPr>
                <w:rFonts w:ascii="Helvetica" w:hAnsi="Helvetica" w:cs="Helvetica"/>
                <w:sz w:val="16"/>
              </w:rPr>
            </w:pPr>
          </w:p>
          <w:p w14:paraId="6920C34C" w14:textId="77777777" w:rsidR="008526C6" w:rsidRPr="00B574CB" w:rsidRDefault="008526C6" w:rsidP="00342878">
            <w:pPr>
              <w:rPr>
                <w:rFonts w:ascii="Helvetica" w:hAnsi="Helvetica" w:cs="Helvetica"/>
              </w:rPr>
            </w:pPr>
            <w:r w:rsidRPr="00B574CB">
              <w:rPr>
                <w:rFonts w:ascii="Helvetica" w:hAnsi="Helvetica" w:cs="Helvetica"/>
                <w:sz w:val="16"/>
              </w:rPr>
              <w:t xml:space="preserve">(Reference as listed in ch. </w:t>
            </w:r>
            <w:r>
              <w:rPr>
                <w:rFonts w:ascii="Helvetica" w:hAnsi="Helvetica" w:cs="Helvetica"/>
                <w:sz w:val="16"/>
              </w:rPr>
              <w:t>” ”</w:t>
            </w:r>
            <w:r>
              <w:rPr>
                <w:rFonts w:ascii="Helvetica" w:hAnsi="Helvetica" w:cs="Helvetica"/>
                <w:sz w:val="16"/>
              </w:rPr>
              <w:fldChar w:fldCharType="begin"/>
            </w:r>
            <w:r>
              <w:rPr>
                <w:rFonts w:ascii="Helvetica" w:hAnsi="Helvetica" w:cs="Helvetica"/>
                <w:sz w:val="16"/>
              </w:rPr>
              <w:instrText xml:space="preserve"> REF _Ref521178447 \h  \* MERGEFORMAT </w:instrText>
            </w:r>
            <w:r>
              <w:rPr>
                <w:rFonts w:ascii="Helvetica" w:hAnsi="Helvetica" w:cs="Helvetica"/>
                <w:sz w:val="16"/>
              </w:rPr>
            </w:r>
            <w:r>
              <w:rPr>
                <w:rFonts w:ascii="Helvetica" w:hAnsi="Helvetica" w:cs="Helvetica"/>
                <w:sz w:val="16"/>
              </w:rPr>
              <w:fldChar w:fldCharType="separate"/>
            </w:r>
            <w:r w:rsidRPr="00AE665F">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tc>
        <w:tc>
          <w:tcPr>
            <w:tcW w:w="2693" w:type="dxa"/>
            <w:shd w:val="clear" w:color="auto" w:fill="D9D9D9" w:themeFill="background1" w:themeFillShade="D9"/>
          </w:tcPr>
          <w:p w14:paraId="28F12B74" w14:textId="77777777" w:rsidR="008526C6" w:rsidRPr="007C20FA" w:rsidRDefault="008526C6" w:rsidP="00342878">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471CC9BF" w14:textId="77777777" w:rsidR="008526C6" w:rsidRPr="007C20FA" w:rsidRDefault="008526C6" w:rsidP="00342878">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36747E9A" w14:textId="77777777" w:rsidR="008526C6" w:rsidRDefault="008526C6" w:rsidP="00342878">
            <w:pPr>
              <w:rPr>
                <w:rFonts w:ascii="Helvetica" w:hAnsi="Helvetica" w:cs="Helvetica"/>
                <w:b/>
              </w:rPr>
            </w:pPr>
            <w:r>
              <w:rPr>
                <w:rFonts w:ascii="Helvetica" w:hAnsi="Helvetica" w:cs="Helvetica"/>
                <w:b/>
              </w:rPr>
              <w:t>Derived Requirement</w:t>
            </w:r>
          </w:p>
          <w:p w14:paraId="2E29A819" w14:textId="77777777" w:rsidR="008526C6" w:rsidRDefault="008526C6" w:rsidP="00342878">
            <w:pPr>
              <w:rPr>
                <w:rFonts w:ascii="Helvetica" w:hAnsi="Helvetica" w:cs="Helvetica"/>
                <w:sz w:val="16"/>
              </w:rPr>
            </w:pPr>
          </w:p>
          <w:p w14:paraId="0F228BDF" w14:textId="77777777" w:rsidR="008526C6" w:rsidRPr="00B574CB" w:rsidRDefault="008526C6" w:rsidP="00342878">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_Ref26886000 \h  \* MERGEFORMAT </w:instrText>
            </w:r>
            <w:r>
              <w:rPr>
                <w:rFonts w:ascii="Helvetica" w:hAnsi="Helvetica" w:cs="Helvetica"/>
                <w:sz w:val="16"/>
              </w:rPr>
            </w:r>
            <w:r>
              <w:rPr>
                <w:rFonts w:ascii="Helvetica" w:hAnsi="Helvetica" w:cs="Helvetica"/>
                <w:sz w:val="16"/>
              </w:rPr>
              <w:fldChar w:fldCharType="separate"/>
            </w:r>
            <w:r w:rsidRPr="00AE665F">
              <w:rPr>
                <w:rFonts w:ascii="Helvetica" w:hAnsi="Helvetica" w:cs="Helvetica"/>
                <w:sz w:val="16"/>
              </w:rPr>
              <w:t>Function Requirements</w:t>
            </w:r>
            <w:r>
              <w:rPr>
                <w:rFonts w:ascii="Helvetica" w:hAnsi="Helvetica" w:cs="Helvetica"/>
                <w:sz w:val="16"/>
              </w:rPr>
              <w:fldChar w:fldCharType="end"/>
            </w:r>
            <w:r w:rsidRPr="00B574CB">
              <w:rPr>
                <w:rFonts w:ascii="Helvetica" w:hAnsi="Helvetica" w:cs="Helvetica"/>
                <w:sz w:val="16"/>
              </w:rPr>
              <w:t>”)</w:t>
            </w:r>
          </w:p>
        </w:tc>
      </w:tr>
      <w:tr w:rsidR="008526C6" w:rsidRPr="007C20FA" w14:paraId="4352B73B" w14:textId="77777777" w:rsidTr="00342878">
        <w:trPr>
          <w:trHeight w:val="20"/>
        </w:trPr>
        <w:tc>
          <w:tcPr>
            <w:tcW w:w="10206" w:type="dxa"/>
            <w:gridSpan w:val="4"/>
            <w:shd w:val="clear" w:color="auto" w:fill="F2F2F2" w:themeFill="background1" w:themeFillShade="F2"/>
          </w:tcPr>
          <w:p w14:paraId="699CE6E4" w14:textId="77777777" w:rsidR="008526C6" w:rsidRDefault="008526C6" w:rsidP="00342878">
            <w:pPr>
              <w:rPr>
                <w:rFonts w:ascii="Helvetica" w:hAnsi="Helvetica" w:cs="Helvetica"/>
                <w:b/>
              </w:rPr>
            </w:pPr>
            <w:r>
              <w:rPr>
                <w:rFonts w:ascii="Helvetica" w:hAnsi="Helvetica" w:cs="Helvetica"/>
                <w:b/>
              </w:rPr>
              <w:t>Feature Requirements</w:t>
            </w:r>
          </w:p>
        </w:tc>
      </w:tr>
      <w:tr w:rsidR="008526C6" w:rsidRPr="007C20FA" w14:paraId="6C739651" w14:textId="77777777" w:rsidTr="00342878">
        <w:trPr>
          <w:trHeight w:val="20"/>
        </w:trPr>
        <w:tc>
          <w:tcPr>
            <w:tcW w:w="1560" w:type="dxa"/>
          </w:tcPr>
          <w:p w14:paraId="574C3CAE" w14:textId="77777777" w:rsidR="008526C6" w:rsidRPr="00D410AE" w:rsidRDefault="008526C6" w:rsidP="00342878">
            <w:pPr>
              <w:rPr>
                <w:rFonts w:cs="Arial"/>
              </w:rPr>
            </w:pPr>
          </w:p>
        </w:tc>
        <w:tc>
          <w:tcPr>
            <w:tcW w:w="2693" w:type="dxa"/>
          </w:tcPr>
          <w:p w14:paraId="22C0CEC8" w14:textId="77777777" w:rsidR="008526C6" w:rsidRDefault="008526C6" w:rsidP="00342878">
            <w:pPr>
              <w:rPr>
                <w:rFonts w:cs="Arial"/>
              </w:rPr>
            </w:pPr>
            <w:r>
              <w:rPr>
                <w:rFonts w:cs="Arial"/>
              </w:rPr>
              <w:t>&lt;Example:</w:t>
            </w:r>
          </w:p>
          <w:p w14:paraId="59C993E4" w14:textId="77777777" w:rsidR="008526C6" w:rsidRPr="00D410AE" w:rsidRDefault="008526C6" w:rsidP="00342878">
            <w:pPr>
              <w:rPr>
                <w:rFonts w:cs="Arial"/>
              </w:rPr>
            </w:pPr>
            <w:r>
              <w:rPr>
                <w:rFonts w:cs="Arial"/>
              </w:rPr>
              <w:t>id + title of relevant Feature Docs&gt;</w:t>
            </w:r>
          </w:p>
        </w:tc>
        <w:tc>
          <w:tcPr>
            <w:tcW w:w="2693" w:type="dxa"/>
          </w:tcPr>
          <w:p w14:paraId="253B6560" w14:textId="77777777" w:rsidR="008526C6" w:rsidRPr="00D410AE" w:rsidRDefault="008526C6" w:rsidP="00342878">
            <w:pPr>
              <w:rPr>
                <w:rFonts w:cs="Arial"/>
              </w:rPr>
            </w:pPr>
            <w:r>
              <w:rPr>
                <w:rFonts w:cs="Arial"/>
              </w:rPr>
              <w:t>&lt;Example: “Requirements of Feature …”&gt;</w:t>
            </w:r>
          </w:p>
        </w:tc>
        <w:tc>
          <w:tcPr>
            <w:tcW w:w="3260" w:type="dxa"/>
          </w:tcPr>
          <w:p w14:paraId="72ACDBA7" w14:textId="77777777" w:rsidR="008526C6" w:rsidRDefault="008526C6" w:rsidP="00342878">
            <w:pPr>
              <w:rPr>
                <w:rFonts w:cs="Arial"/>
              </w:rPr>
            </w:pPr>
            <w:r>
              <w:rPr>
                <w:rFonts w:cs="Arial"/>
              </w:rPr>
              <w:t xml:space="preserve">&lt;Note: </w:t>
            </w:r>
            <w:r w:rsidRPr="00054A51">
              <w:rPr>
                <w:rFonts w:cs="Arial"/>
              </w:rPr>
              <w:t xml:space="preserve">If you reference a requirement </w:t>
            </w:r>
            <w:r>
              <w:rPr>
                <w:rFonts w:cs="Arial"/>
              </w:rPr>
              <w:t>in this column</w:t>
            </w:r>
            <w:r w:rsidRPr="00054A51">
              <w:rPr>
                <w:rFonts w:cs="Arial"/>
              </w:rPr>
              <w:t xml:space="preserve">, that requirement should have a trace link in </w:t>
            </w:r>
            <w:r>
              <w:rPr>
                <w:rFonts w:cs="Arial"/>
              </w:rPr>
              <w:t>its</w:t>
            </w:r>
            <w:r w:rsidRPr="00054A51">
              <w:rPr>
                <w:rFonts w:cs="Arial"/>
              </w:rPr>
              <w:t xml:space="preserve"> </w:t>
            </w:r>
            <w:hyperlink r:id="rId77"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8526C6" w:rsidRPr="007C20FA" w14:paraId="5F523176" w14:textId="77777777" w:rsidTr="00342878">
        <w:trPr>
          <w:trHeight w:val="20"/>
        </w:trPr>
        <w:tc>
          <w:tcPr>
            <w:tcW w:w="1560" w:type="dxa"/>
          </w:tcPr>
          <w:p w14:paraId="295A9CFC" w14:textId="77777777" w:rsidR="008526C6" w:rsidRPr="00D410AE" w:rsidRDefault="008526C6" w:rsidP="00342878">
            <w:pPr>
              <w:rPr>
                <w:rFonts w:cs="Arial"/>
              </w:rPr>
            </w:pPr>
          </w:p>
        </w:tc>
        <w:tc>
          <w:tcPr>
            <w:tcW w:w="2693" w:type="dxa"/>
          </w:tcPr>
          <w:p w14:paraId="14453742" w14:textId="77777777" w:rsidR="008526C6" w:rsidRDefault="008526C6" w:rsidP="00342878">
            <w:pPr>
              <w:rPr>
                <w:rFonts w:cs="Arial"/>
              </w:rPr>
            </w:pPr>
          </w:p>
        </w:tc>
        <w:tc>
          <w:tcPr>
            <w:tcW w:w="2693" w:type="dxa"/>
          </w:tcPr>
          <w:p w14:paraId="3E658BEF" w14:textId="77777777" w:rsidR="008526C6" w:rsidRDefault="008526C6" w:rsidP="00342878">
            <w:pPr>
              <w:rPr>
                <w:rFonts w:cs="Arial"/>
              </w:rPr>
            </w:pPr>
          </w:p>
        </w:tc>
        <w:tc>
          <w:tcPr>
            <w:tcW w:w="3260" w:type="dxa"/>
          </w:tcPr>
          <w:p w14:paraId="58B62910" w14:textId="77777777" w:rsidR="008526C6" w:rsidRDefault="008526C6" w:rsidP="00342878">
            <w:pPr>
              <w:rPr>
                <w:rFonts w:cs="Arial"/>
              </w:rPr>
            </w:pPr>
          </w:p>
        </w:tc>
      </w:tr>
      <w:tr w:rsidR="008526C6" w:rsidRPr="007C20FA" w14:paraId="17045A4D" w14:textId="77777777" w:rsidTr="00342878">
        <w:trPr>
          <w:trHeight w:val="20"/>
        </w:trPr>
        <w:tc>
          <w:tcPr>
            <w:tcW w:w="10206" w:type="dxa"/>
            <w:gridSpan w:val="4"/>
            <w:shd w:val="clear" w:color="auto" w:fill="F2F2F2" w:themeFill="background1" w:themeFillShade="F2"/>
          </w:tcPr>
          <w:p w14:paraId="6F407639" w14:textId="77777777" w:rsidR="008526C6" w:rsidRDefault="008526C6" w:rsidP="00342878">
            <w:pPr>
              <w:rPr>
                <w:rFonts w:ascii="Helvetica" w:hAnsi="Helvetica" w:cs="Helvetica"/>
                <w:b/>
              </w:rPr>
            </w:pPr>
            <w:r>
              <w:rPr>
                <w:rFonts w:ascii="Helvetica" w:hAnsi="Helvetica" w:cs="Helvetica"/>
                <w:b/>
              </w:rPr>
              <w:t>Ford Engineering Standards</w:t>
            </w:r>
          </w:p>
        </w:tc>
      </w:tr>
      <w:tr w:rsidR="008526C6" w:rsidRPr="007C20FA" w14:paraId="3AF819D4" w14:textId="77777777" w:rsidTr="00342878">
        <w:trPr>
          <w:trHeight w:val="20"/>
        </w:trPr>
        <w:tc>
          <w:tcPr>
            <w:tcW w:w="1560" w:type="dxa"/>
          </w:tcPr>
          <w:p w14:paraId="1D08FD8A" w14:textId="77777777" w:rsidR="008526C6" w:rsidRPr="00D410AE" w:rsidRDefault="008526C6" w:rsidP="00342878">
            <w:pPr>
              <w:rPr>
                <w:rFonts w:cs="Arial"/>
              </w:rPr>
            </w:pPr>
          </w:p>
        </w:tc>
        <w:tc>
          <w:tcPr>
            <w:tcW w:w="2693" w:type="dxa"/>
          </w:tcPr>
          <w:p w14:paraId="7CF34822" w14:textId="77777777" w:rsidR="008526C6" w:rsidRPr="00D410AE" w:rsidRDefault="008526C6" w:rsidP="00342878">
            <w:pPr>
              <w:rPr>
                <w:rFonts w:cs="Arial"/>
              </w:rPr>
            </w:pPr>
            <w:r>
              <w:rPr>
                <w:rFonts w:cs="Arial"/>
              </w:rPr>
              <w:t>&lt;Example: some SDS (requirement)&gt;</w:t>
            </w:r>
          </w:p>
        </w:tc>
        <w:tc>
          <w:tcPr>
            <w:tcW w:w="2693" w:type="dxa"/>
          </w:tcPr>
          <w:p w14:paraId="1C23389D" w14:textId="77777777" w:rsidR="008526C6" w:rsidRPr="00D410AE" w:rsidRDefault="008526C6" w:rsidP="00342878">
            <w:pPr>
              <w:rPr>
                <w:rFonts w:cs="Arial"/>
              </w:rPr>
            </w:pPr>
          </w:p>
        </w:tc>
        <w:tc>
          <w:tcPr>
            <w:tcW w:w="3260" w:type="dxa"/>
          </w:tcPr>
          <w:p w14:paraId="0E3FA70B" w14:textId="77777777" w:rsidR="008526C6" w:rsidRDefault="008526C6" w:rsidP="00342878">
            <w:pPr>
              <w:rPr>
                <w:rFonts w:cs="Arial"/>
              </w:rPr>
            </w:pPr>
          </w:p>
        </w:tc>
      </w:tr>
      <w:tr w:rsidR="008526C6" w:rsidRPr="007C20FA" w14:paraId="7557715B" w14:textId="77777777" w:rsidTr="00342878">
        <w:trPr>
          <w:trHeight w:val="20"/>
        </w:trPr>
        <w:tc>
          <w:tcPr>
            <w:tcW w:w="1560" w:type="dxa"/>
          </w:tcPr>
          <w:p w14:paraId="5B03A2C5" w14:textId="77777777" w:rsidR="008526C6" w:rsidRDefault="008526C6" w:rsidP="00342878">
            <w:pPr>
              <w:rPr>
                <w:rFonts w:cs="Arial"/>
              </w:rPr>
            </w:pPr>
          </w:p>
        </w:tc>
        <w:tc>
          <w:tcPr>
            <w:tcW w:w="2693" w:type="dxa"/>
          </w:tcPr>
          <w:p w14:paraId="358847B8" w14:textId="77777777" w:rsidR="008526C6" w:rsidRDefault="008526C6" w:rsidP="00342878">
            <w:pPr>
              <w:rPr>
                <w:rFonts w:cs="Arial"/>
              </w:rPr>
            </w:pPr>
          </w:p>
        </w:tc>
        <w:tc>
          <w:tcPr>
            <w:tcW w:w="2693" w:type="dxa"/>
          </w:tcPr>
          <w:p w14:paraId="483423C0" w14:textId="77777777" w:rsidR="008526C6" w:rsidRDefault="008526C6" w:rsidP="00342878">
            <w:pPr>
              <w:rPr>
                <w:rFonts w:cs="Arial"/>
              </w:rPr>
            </w:pPr>
          </w:p>
        </w:tc>
        <w:tc>
          <w:tcPr>
            <w:tcW w:w="3260" w:type="dxa"/>
          </w:tcPr>
          <w:p w14:paraId="134C68A6" w14:textId="77777777" w:rsidR="008526C6" w:rsidRDefault="008526C6" w:rsidP="00342878">
            <w:pPr>
              <w:rPr>
                <w:rFonts w:cs="Arial"/>
              </w:rPr>
            </w:pPr>
          </w:p>
        </w:tc>
      </w:tr>
      <w:tr w:rsidR="008526C6" w:rsidRPr="007C20FA" w14:paraId="679D6590" w14:textId="77777777" w:rsidTr="00342878">
        <w:trPr>
          <w:trHeight w:val="20"/>
        </w:trPr>
        <w:tc>
          <w:tcPr>
            <w:tcW w:w="10206" w:type="dxa"/>
            <w:gridSpan w:val="4"/>
            <w:shd w:val="clear" w:color="auto" w:fill="F2F2F2" w:themeFill="background1" w:themeFillShade="F2"/>
          </w:tcPr>
          <w:p w14:paraId="36A4B415" w14:textId="77777777" w:rsidR="008526C6" w:rsidRPr="006623A0" w:rsidRDefault="008526C6" w:rsidP="00342878">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8526C6" w:rsidRPr="007C20FA" w14:paraId="5DDC87F1" w14:textId="77777777" w:rsidTr="00342878">
        <w:trPr>
          <w:trHeight w:val="20"/>
        </w:trPr>
        <w:tc>
          <w:tcPr>
            <w:tcW w:w="1560" w:type="dxa"/>
          </w:tcPr>
          <w:p w14:paraId="1C4E40A6" w14:textId="77777777" w:rsidR="008526C6" w:rsidRPr="00D410AE" w:rsidRDefault="008526C6" w:rsidP="00342878">
            <w:pPr>
              <w:rPr>
                <w:rFonts w:cs="Arial"/>
              </w:rPr>
            </w:pPr>
          </w:p>
        </w:tc>
        <w:tc>
          <w:tcPr>
            <w:tcW w:w="2693" w:type="dxa"/>
          </w:tcPr>
          <w:p w14:paraId="0112D309" w14:textId="77777777" w:rsidR="008526C6" w:rsidRPr="00D410AE" w:rsidRDefault="008526C6" w:rsidP="00342878">
            <w:pPr>
              <w:rPr>
                <w:rFonts w:cs="Arial"/>
              </w:rPr>
            </w:pPr>
            <w:r>
              <w:rPr>
                <w:rFonts w:cs="Arial"/>
              </w:rPr>
              <w:t>&lt;Example: some excerpt from ECE or FMVSS&gt;</w:t>
            </w:r>
          </w:p>
        </w:tc>
        <w:tc>
          <w:tcPr>
            <w:tcW w:w="2693" w:type="dxa"/>
          </w:tcPr>
          <w:p w14:paraId="4A36B29F" w14:textId="77777777" w:rsidR="008526C6" w:rsidRPr="00D410AE" w:rsidRDefault="008526C6" w:rsidP="00342878">
            <w:pPr>
              <w:rPr>
                <w:rFonts w:cs="Arial"/>
              </w:rPr>
            </w:pPr>
          </w:p>
        </w:tc>
        <w:tc>
          <w:tcPr>
            <w:tcW w:w="3260" w:type="dxa"/>
          </w:tcPr>
          <w:p w14:paraId="2F6F5A00" w14:textId="77777777" w:rsidR="008526C6" w:rsidRPr="00D410AE" w:rsidRDefault="008526C6" w:rsidP="00342878">
            <w:pPr>
              <w:rPr>
                <w:rFonts w:cs="Arial"/>
              </w:rPr>
            </w:pPr>
          </w:p>
        </w:tc>
      </w:tr>
      <w:tr w:rsidR="008526C6" w:rsidRPr="007C20FA" w14:paraId="15E101AD" w14:textId="77777777" w:rsidTr="00342878">
        <w:trPr>
          <w:trHeight w:val="20"/>
        </w:trPr>
        <w:tc>
          <w:tcPr>
            <w:tcW w:w="1560" w:type="dxa"/>
          </w:tcPr>
          <w:p w14:paraId="70580F80" w14:textId="77777777" w:rsidR="008526C6" w:rsidRPr="00D410AE" w:rsidRDefault="008526C6" w:rsidP="00342878">
            <w:pPr>
              <w:rPr>
                <w:rFonts w:cs="Arial"/>
              </w:rPr>
            </w:pPr>
          </w:p>
        </w:tc>
        <w:tc>
          <w:tcPr>
            <w:tcW w:w="2693" w:type="dxa"/>
          </w:tcPr>
          <w:p w14:paraId="7D57915D" w14:textId="77777777" w:rsidR="008526C6" w:rsidRPr="00D410AE" w:rsidRDefault="008526C6" w:rsidP="00342878">
            <w:pPr>
              <w:rPr>
                <w:rFonts w:cs="Arial"/>
              </w:rPr>
            </w:pPr>
          </w:p>
        </w:tc>
        <w:tc>
          <w:tcPr>
            <w:tcW w:w="2693" w:type="dxa"/>
          </w:tcPr>
          <w:p w14:paraId="2370A455" w14:textId="77777777" w:rsidR="008526C6" w:rsidRPr="00D410AE" w:rsidRDefault="008526C6" w:rsidP="00342878">
            <w:pPr>
              <w:rPr>
                <w:rFonts w:cs="Arial"/>
              </w:rPr>
            </w:pPr>
          </w:p>
        </w:tc>
        <w:tc>
          <w:tcPr>
            <w:tcW w:w="3260" w:type="dxa"/>
          </w:tcPr>
          <w:p w14:paraId="335D1AFC" w14:textId="77777777" w:rsidR="008526C6" w:rsidRPr="00D410AE" w:rsidRDefault="008526C6" w:rsidP="00342878">
            <w:pPr>
              <w:rPr>
                <w:rFonts w:cs="Arial"/>
              </w:rPr>
            </w:pPr>
          </w:p>
        </w:tc>
      </w:tr>
      <w:tr w:rsidR="008526C6" w:rsidRPr="007C20FA" w14:paraId="416D069D" w14:textId="77777777" w:rsidTr="00342878">
        <w:trPr>
          <w:trHeight w:val="20"/>
        </w:trPr>
        <w:tc>
          <w:tcPr>
            <w:tcW w:w="10206" w:type="dxa"/>
            <w:gridSpan w:val="4"/>
            <w:shd w:val="clear" w:color="auto" w:fill="F2F2F2" w:themeFill="background1" w:themeFillShade="F2"/>
          </w:tcPr>
          <w:p w14:paraId="740A124D" w14:textId="77777777" w:rsidR="008526C6" w:rsidRDefault="008526C6" w:rsidP="00342878">
            <w:pPr>
              <w:rPr>
                <w:rFonts w:ascii="Helvetica" w:hAnsi="Helvetica" w:cs="Helvetica"/>
                <w:b/>
              </w:rPr>
            </w:pPr>
            <w:r>
              <w:rPr>
                <w:rFonts w:ascii="Helvetica" w:hAnsi="Helvetica" w:cs="Helvetica"/>
                <w:b/>
              </w:rPr>
              <w:t>Industry Standards</w:t>
            </w:r>
          </w:p>
        </w:tc>
      </w:tr>
      <w:tr w:rsidR="008526C6" w:rsidRPr="007C20FA" w14:paraId="0AB30F57" w14:textId="77777777" w:rsidTr="00342878">
        <w:trPr>
          <w:trHeight w:val="20"/>
        </w:trPr>
        <w:tc>
          <w:tcPr>
            <w:tcW w:w="1560" w:type="dxa"/>
          </w:tcPr>
          <w:p w14:paraId="0EA38B95" w14:textId="77777777" w:rsidR="008526C6" w:rsidRPr="00D410AE" w:rsidRDefault="008526C6" w:rsidP="00342878">
            <w:pPr>
              <w:rPr>
                <w:rFonts w:cs="Arial"/>
              </w:rPr>
            </w:pPr>
          </w:p>
        </w:tc>
        <w:tc>
          <w:tcPr>
            <w:tcW w:w="2693" w:type="dxa"/>
          </w:tcPr>
          <w:p w14:paraId="332E7EBD" w14:textId="77777777" w:rsidR="008526C6" w:rsidRPr="00D410AE" w:rsidRDefault="008526C6" w:rsidP="00342878">
            <w:pPr>
              <w:rPr>
                <w:rFonts w:cs="Arial"/>
              </w:rPr>
            </w:pPr>
            <w:r>
              <w:rPr>
                <w:rFonts w:cs="Arial"/>
              </w:rPr>
              <w:t>&lt;Example: some ISO/IEEE/SAE or other standard&gt;</w:t>
            </w:r>
          </w:p>
        </w:tc>
        <w:tc>
          <w:tcPr>
            <w:tcW w:w="2693" w:type="dxa"/>
          </w:tcPr>
          <w:p w14:paraId="19C0E790" w14:textId="77777777" w:rsidR="008526C6" w:rsidRPr="00D410AE" w:rsidRDefault="008526C6" w:rsidP="00342878">
            <w:pPr>
              <w:rPr>
                <w:rFonts w:cs="Arial"/>
              </w:rPr>
            </w:pPr>
          </w:p>
        </w:tc>
        <w:tc>
          <w:tcPr>
            <w:tcW w:w="3260" w:type="dxa"/>
          </w:tcPr>
          <w:p w14:paraId="18803D0E" w14:textId="77777777" w:rsidR="008526C6" w:rsidRPr="00D410AE" w:rsidRDefault="008526C6" w:rsidP="00342878">
            <w:pPr>
              <w:rPr>
                <w:rFonts w:cs="Arial"/>
              </w:rPr>
            </w:pPr>
          </w:p>
        </w:tc>
      </w:tr>
      <w:tr w:rsidR="008526C6" w:rsidRPr="007C20FA" w14:paraId="72A8F334" w14:textId="77777777" w:rsidTr="00342878">
        <w:trPr>
          <w:trHeight w:val="20"/>
        </w:trPr>
        <w:tc>
          <w:tcPr>
            <w:tcW w:w="1560" w:type="dxa"/>
          </w:tcPr>
          <w:p w14:paraId="12603A80" w14:textId="77777777" w:rsidR="008526C6" w:rsidRPr="00D410AE" w:rsidRDefault="008526C6" w:rsidP="00342878">
            <w:pPr>
              <w:rPr>
                <w:rFonts w:cs="Arial"/>
              </w:rPr>
            </w:pPr>
          </w:p>
        </w:tc>
        <w:tc>
          <w:tcPr>
            <w:tcW w:w="2693" w:type="dxa"/>
          </w:tcPr>
          <w:p w14:paraId="10B0F554" w14:textId="77777777" w:rsidR="008526C6" w:rsidRPr="00D410AE" w:rsidRDefault="008526C6" w:rsidP="00342878">
            <w:pPr>
              <w:rPr>
                <w:rFonts w:cs="Arial"/>
              </w:rPr>
            </w:pPr>
          </w:p>
        </w:tc>
        <w:tc>
          <w:tcPr>
            <w:tcW w:w="2693" w:type="dxa"/>
          </w:tcPr>
          <w:p w14:paraId="6FC04D29" w14:textId="77777777" w:rsidR="008526C6" w:rsidRPr="00D410AE" w:rsidRDefault="008526C6" w:rsidP="00342878">
            <w:pPr>
              <w:rPr>
                <w:rFonts w:cs="Arial"/>
              </w:rPr>
            </w:pPr>
          </w:p>
        </w:tc>
        <w:tc>
          <w:tcPr>
            <w:tcW w:w="3260" w:type="dxa"/>
          </w:tcPr>
          <w:p w14:paraId="3F5D2032" w14:textId="77777777" w:rsidR="008526C6" w:rsidRPr="00D410AE" w:rsidRDefault="008526C6" w:rsidP="00342878">
            <w:pPr>
              <w:rPr>
                <w:rFonts w:cs="Arial"/>
              </w:rPr>
            </w:pPr>
          </w:p>
        </w:tc>
      </w:tr>
      <w:tr w:rsidR="008526C6" w:rsidRPr="007C20FA" w14:paraId="17BC89CF" w14:textId="77777777" w:rsidTr="00342878">
        <w:trPr>
          <w:trHeight w:val="20"/>
        </w:trPr>
        <w:tc>
          <w:tcPr>
            <w:tcW w:w="10206" w:type="dxa"/>
            <w:gridSpan w:val="4"/>
            <w:shd w:val="clear" w:color="auto" w:fill="F2F2F2" w:themeFill="background1" w:themeFillShade="F2"/>
          </w:tcPr>
          <w:p w14:paraId="56871850" w14:textId="77777777" w:rsidR="008526C6" w:rsidRDefault="008526C6" w:rsidP="00342878">
            <w:pPr>
              <w:rPr>
                <w:rFonts w:ascii="Helvetica" w:hAnsi="Helvetica" w:cs="Helvetica"/>
                <w:b/>
              </w:rPr>
            </w:pPr>
            <w:r>
              <w:rPr>
                <w:rFonts w:ascii="Helvetica" w:hAnsi="Helvetica" w:cs="Helvetica"/>
                <w:b/>
              </w:rPr>
              <w:t>Other Sources</w:t>
            </w:r>
          </w:p>
        </w:tc>
      </w:tr>
      <w:tr w:rsidR="008526C6" w:rsidRPr="007C20FA" w14:paraId="5CB61F39" w14:textId="77777777" w:rsidTr="00342878">
        <w:trPr>
          <w:trHeight w:val="20"/>
        </w:trPr>
        <w:tc>
          <w:tcPr>
            <w:tcW w:w="1560" w:type="dxa"/>
          </w:tcPr>
          <w:p w14:paraId="36FF8E63" w14:textId="77777777" w:rsidR="008526C6" w:rsidRPr="00D410AE" w:rsidRDefault="008526C6" w:rsidP="00342878">
            <w:pPr>
              <w:rPr>
                <w:rFonts w:cs="Arial"/>
              </w:rPr>
            </w:pPr>
          </w:p>
        </w:tc>
        <w:tc>
          <w:tcPr>
            <w:tcW w:w="2693" w:type="dxa"/>
          </w:tcPr>
          <w:p w14:paraId="05062AAF" w14:textId="77777777" w:rsidR="008526C6" w:rsidRPr="00D410AE" w:rsidRDefault="008526C6" w:rsidP="00342878">
            <w:pPr>
              <w:rPr>
                <w:rFonts w:cs="Arial"/>
              </w:rPr>
            </w:pPr>
            <w:r>
              <w:rPr>
                <w:rFonts w:cs="Arial"/>
              </w:rPr>
              <w:t>&lt;Example: some stakeholder document&gt;</w:t>
            </w:r>
          </w:p>
        </w:tc>
        <w:tc>
          <w:tcPr>
            <w:tcW w:w="2693" w:type="dxa"/>
          </w:tcPr>
          <w:p w14:paraId="58A03053" w14:textId="77777777" w:rsidR="008526C6" w:rsidRPr="00D410AE" w:rsidRDefault="008526C6" w:rsidP="00342878">
            <w:pPr>
              <w:rPr>
                <w:rFonts w:cs="Arial"/>
              </w:rPr>
            </w:pPr>
          </w:p>
        </w:tc>
        <w:tc>
          <w:tcPr>
            <w:tcW w:w="3260" w:type="dxa"/>
          </w:tcPr>
          <w:p w14:paraId="146AB533" w14:textId="77777777" w:rsidR="008526C6" w:rsidRPr="00D410AE" w:rsidRDefault="008526C6" w:rsidP="00342878">
            <w:pPr>
              <w:rPr>
                <w:rFonts w:cs="Arial"/>
              </w:rPr>
            </w:pPr>
          </w:p>
        </w:tc>
      </w:tr>
      <w:tr w:rsidR="008526C6" w:rsidRPr="007C20FA" w14:paraId="2526680A" w14:textId="77777777" w:rsidTr="00342878">
        <w:trPr>
          <w:trHeight w:val="20"/>
        </w:trPr>
        <w:tc>
          <w:tcPr>
            <w:tcW w:w="1560" w:type="dxa"/>
          </w:tcPr>
          <w:p w14:paraId="51D8A24D" w14:textId="77777777" w:rsidR="008526C6" w:rsidRPr="00D410AE" w:rsidRDefault="008526C6" w:rsidP="00342878">
            <w:pPr>
              <w:rPr>
                <w:rFonts w:cs="Arial"/>
              </w:rPr>
            </w:pPr>
          </w:p>
        </w:tc>
        <w:tc>
          <w:tcPr>
            <w:tcW w:w="2693" w:type="dxa"/>
          </w:tcPr>
          <w:p w14:paraId="7ED74095" w14:textId="77777777" w:rsidR="008526C6" w:rsidRDefault="008526C6" w:rsidP="00342878">
            <w:pPr>
              <w:rPr>
                <w:rFonts w:cs="Arial"/>
              </w:rPr>
            </w:pPr>
          </w:p>
        </w:tc>
        <w:tc>
          <w:tcPr>
            <w:tcW w:w="2693" w:type="dxa"/>
          </w:tcPr>
          <w:p w14:paraId="22D58174" w14:textId="77777777" w:rsidR="008526C6" w:rsidRPr="00D410AE" w:rsidRDefault="008526C6" w:rsidP="00342878">
            <w:pPr>
              <w:rPr>
                <w:rFonts w:cs="Arial"/>
              </w:rPr>
            </w:pPr>
          </w:p>
        </w:tc>
        <w:tc>
          <w:tcPr>
            <w:tcW w:w="3260" w:type="dxa"/>
          </w:tcPr>
          <w:p w14:paraId="73D3F337" w14:textId="77777777" w:rsidR="008526C6" w:rsidRPr="00D410AE" w:rsidRDefault="008526C6" w:rsidP="00342878">
            <w:pPr>
              <w:rPr>
                <w:rFonts w:cs="Arial"/>
              </w:rPr>
            </w:pPr>
          </w:p>
        </w:tc>
      </w:tr>
    </w:tbl>
    <w:p w14:paraId="4D720034" w14:textId="77777777" w:rsidR="008526C6" w:rsidRPr="00C7649D" w:rsidRDefault="008526C6" w:rsidP="008526C6">
      <w:pPr>
        <w:pStyle w:val="Caption"/>
      </w:pPr>
      <w:r w:rsidRPr="001B1565">
        <w:t xml:space="preserve">Table </w:t>
      </w:r>
      <w:r>
        <w:rPr>
          <w:noProof/>
        </w:rPr>
        <w:fldChar w:fldCharType="begin"/>
      </w:r>
      <w:r>
        <w:rPr>
          <w:noProof/>
        </w:rPr>
        <w:instrText xml:space="preserve"> SEQ Table \* ARABIC </w:instrText>
      </w:r>
      <w:r>
        <w:rPr>
          <w:noProof/>
        </w:rPr>
        <w:fldChar w:fldCharType="separate"/>
      </w:r>
      <w:r>
        <w:rPr>
          <w:noProof/>
        </w:rPr>
        <w:t>21</w:t>
      </w:r>
      <w:r>
        <w:rPr>
          <w:noProof/>
        </w:rPr>
        <w:fldChar w:fldCharType="end"/>
      </w:r>
      <w:r w:rsidRPr="001B1565">
        <w:t xml:space="preserve">: </w:t>
      </w:r>
      <w:r>
        <w:t>Input Requirements/Documents</w:t>
      </w:r>
    </w:p>
    <w:p w14:paraId="297EAA0D" w14:textId="77777777" w:rsidR="008526C6" w:rsidRPr="001F2112" w:rsidRDefault="008526C6" w:rsidP="008526C6"/>
    <w:p w14:paraId="7B4E826C" w14:textId="77777777" w:rsidR="008526C6" w:rsidRDefault="008526C6" w:rsidP="008526C6">
      <w:pPr>
        <w:pStyle w:val="Heading4"/>
      </w:pPr>
      <w:r>
        <w:t>Assumptions</w:t>
      </w:r>
    </w:p>
    <w:p w14:paraId="4C52D14F" w14:textId="77777777" w:rsidR="00825757" w:rsidRDefault="00825757" w:rsidP="00825757"/>
    <w:p w14:paraId="2034B166" w14:textId="77777777" w:rsidR="00825757" w:rsidRDefault="00825757" w:rsidP="00825757">
      <w:pPr>
        <w:spacing w:line="240" w:lineRule="atLeast"/>
        <w:jc w:val="both"/>
        <w:rPr>
          <w:b/>
          <w:bCs/>
          <w:u w:val="single"/>
        </w:rPr>
      </w:pPr>
      <w:r>
        <w:rPr>
          <w:b/>
          <w:bCs/>
          <w:u w:val="single"/>
        </w:rPr>
        <w:t>Assumptions</w:t>
      </w:r>
    </w:p>
    <w:p w14:paraId="20864689" w14:textId="77777777" w:rsidR="00825757" w:rsidRDefault="00825757" w:rsidP="00825757">
      <w:pPr>
        <w:spacing w:line="240" w:lineRule="atLeast"/>
        <w:jc w:val="both"/>
      </w:pPr>
    </w:p>
    <w:p w14:paraId="5A4CBD40" w14:textId="77777777" w:rsidR="00825757" w:rsidRPr="00E41AE8" w:rsidRDefault="00825757" w:rsidP="00825757">
      <w:pPr>
        <w:pStyle w:val="ListParagraph"/>
        <w:spacing w:line="240" w:lineRule="atLeast"/>
        <w:ind w:left="1080"/>
        <w:jc w:val="both"/>
      </w:pPr>
    </w:p>
    <w:p w14:paraId="4D052507" w14:textId="77777777" w:rsidR="00825757" w:rsidRDefault="00825757" w:rsidP="00825757">
      <w:pPr>
        <w:pStyle w:val="ListParagraph"/>
        <w:numPr>
          <w:ilvl w:val="0"/>
          <w:numId w:val="107"/>
        </w:numPr>
        <w:spacing w:line="240" w:lineRule="atLeast"/>
        <w:jc w:val="both"/>
      </w:pPr>
      <w:r>
        <w:t>APIM will serve as the HMI arbitrator.</w:t>
      </w:r>
    </w:p>
    <w:p w14:paraId="596A6325" w14:textId="77777777" w:rsidR="00825757" w:rsidRDefault="00825757" w:rsidP="00825757">
      <w:pPr>
        <w:pStyle w:val="ListParagraph"/>
        <w:numPr>
          <w:ilvl w:val="0"/>
          <w:numId w:val="107"/>
        </w:numPr>
        <w:spacing w:line="240" w:lineRule="atLeast"/>
        <w:jc w:val="both"/>
      </w:pPr>
      <w:r>
        <w:t>Trailer Trip Distance information will be used to calculate the Trailer Maintenance Notifications.</w:t>
      </w:r>
    </w:p>
    <w:p w14:paraId="616A67F8" w14:textId="77777777" w:rsidR="00825757" w:rsidRDefault="00825757" w:rsidP="00825757">
      <w:pPr>
        <w:pStyle w:val="ListParagraph"/>
        <w:numPr>
          <w:ilvl w:val="0"/>
          <w:numId w:val="107"/>
        </w:numPr>
        <w:spacing w:line="240" w:lineRule="atLeast"/>
        <w:jc w:val="both"/>
      </w:pPr>
      <w:r>
        <w:t>HMI has already a way to read and process the user inputs</w:t>
      </w:r>
    </w:p>
    <w:p w14:paraId="4A2373A7" w14:textId="0BD73878" w:rsidR="00825757" w:rsidRDefault="00825757" w:rsidP="00825757">
      <w:pPr>
        <w:pStyle w:val="ListParagraph"/>
        <w:numPr>
          <w:ilvl w:val="0"/>
          <w:numId w:val="107"/>
        </w:numPr>
        <w:spacing w:line="240" w:lineRule="atLeast"/>
        <w:jc w:val="both"/>
      </w:pPr>
      <w:r>
        <w:t>This Feature will provide Trailer Trip status information to the user. However, this values can be updated/reset according to vehicle user needs.</w:t>
      </w:r>
    </w:p>
    <w:p w14:paraId="4D18B059" w14:textId="77777777" w:rsidR="00825757" w:rsidRPr="004C7F74" w:rsidRDefault="00825757" w:rsidP="00825757">
      <w:pPr>
        <w:pStyle w:val="ListParagraph"/>
        <w:spacing w:line="240" w:lineRule="atLeast"/>
        <w:ind w:left="1080"/>
        <w:jc w:val="both"/>
      </w:pPr>
    </w:p>
    <w:p w14:paraId="473228A3" w14:textId="77777777" w:rsidR="00825757" w:rsidRPr="004C7F74" w:rsidRDefault="00825757" w:rsidP="00825757">
      <w:pPr>
        <w:spacing w:line="240" w:lineRule="atLeast"/>
        <w:ind w:left="1440"/>
        <w:jc w:val="both"/>
      </w:pPr>
    </w:p>
    <w:p w14:paraId="6A4DDB0A" w14:textId="77777777" w:rsidR="00825757" w:rsidRDefault="00825757" w:rsidP="00825757">
      <w:pPr>
        <w:spacing w:line="240" w:lineRule="atLeast"/>
        <w:jc w:val="both"/>
        <w:rPr>
          <w:b/>
          <w:bCs/>
          <w:u w:val="single"/>
        </w:rPr>
      </w:pPr>
      <w:r w:rsidRPr="004C7F74">
        <w:rPr>
          <w:b/>
          <w:bCs/>
          <w:u w:val="single"/>
        </w:rPr>
        <w:t>Constraints</w:t>
      </w:r>
    </w:p>
    <w:p w14:paraId="47D90911" w14:textId="77777777" w:rsidR="00825757" w:rsidRPr="00D82274" w:rsidRDefault="00825757" w:rsidP="00825757">
      <w:pPr>
        <w:pStyle w:val="ListParagraph"/>
        <w:spacing w:line="240" w:lineRule="atLeast"/>
        <w:ind w:left="1080"/>
        <w:jc w:val="both"/>
      </w:pPr>
    </w:p>
    <w:p w14:paraId="6C3DA35F" w14:textId="77777777" w:rsidR="00825757" w:rsidRPr="009B6F4C" w:rsidRDefault="00825757" w:rsidP="00825757">
      <w:pPr>
        <w:pStyle w:val="ListParagraph"/>
        <w:numPr>
          <w:ilvl w:val="0"/>
          <w:numId w:val="108"/>
        </w:numPr>
        <w:spacing w:line="240" w:lineRule="atLeast"/>
        <w:jc w:val="both"/>
      </w:pPr>
      <w:r>
        <w:t>Vehicle user trailer information inputs determine the accuracy of the Feature functions</w:t>
      </w:r>
      <w:r w:rsidRPr="009B6F4C">
        <w:t>.</w:t>
      </w:r>
    </w:p>
    <w:p w14:paraId="13B15752" w14:textId="77777777" w:rsidR="00825757" w:rsidRPr="009B6F4C" w:rsidRDefault="00825757" w:rsidP="00825757">
      <w:pPr>
        <w:pStyle w:val="ListParagraph"/>
        <w:numPr>
          <w:ilvl w:val="0"/>
          <w:numId w:val="108"/>
        </w:numPr>
        <w:spacing w:line="240" w:lineRule="atLeast"/>
        <w:jc w:val="both"/>
      </w:pPr>
      <w:r>
        <w:t>Sync Notification hierarchy determine when the Feature Notifications are shown.</w:t>
      </w:r>
    </w:p>
    <w:p w14:paraId="156F962B" w14:textId="77777777" w:rsidR="00825757" w:rsidRDefault="00825757" w:rsidP="00825757">
      <w:pPr>
        <w:pStyle w:val="ListParagraph"/>
        <w:numPr>
          <w:ilvl w:val="0"/>
          <w:numId w:val="108"/>
        </w:numPr>
        <w:spacing w:line="240" w:lineRule="atLeast"/>
      </w:pPr>
      <w:r>
        <w:t xml:space="preserve">HMI structure design </w:t>
      </w:r>
    </w:p>
    <w:p w14:paraId="74E0BDFE" w14:textId="77777777" w:rsidR="00825757" w:rsidRDefault="00825757" w:rsidP="00825757">
      <w:pPr>
        <w:pStyle w:val="ListParagraph"/>
        <w:numPr>
          <w:ilvl w:val="0"/>
          <w:numId w:val="108"/>
        </w:numPr>
        <w:spacing w:line="240" w:lineRule="atLeast"/>
      </w:pPr>
      <w:r>
        <w:t>Display capability of the HMI screen</w:t>
      </w:r>
    </w:p>
    <w:p w14:paraId="487BC390" w14:textId="77777777" w:rsidR="008526C6" w:rsidRPr="00ED5270" w:rsidRDefault="008526C6" w:rsidP="008526C6"/>
    <w:p w14:paraId="4F0A587C" w14:textId="77777777" w:rsidR="008526C6" w:rsidRDefault="008526C6" w:rsidP="008526C6">
      <w:pPr>
        <w:pStyle w:val="Heading3"/>
      </w:pPr>
      <w:r>
        <w:t>Function Scope</w:t>
      </w:r>
    </w:p>
    <w:p w14:paraId="5AF15979" w14:textId="77777777" w:rsidR="008526C6" w:rsidRPr="00B62ADF" w:rsidRDefault="008526C6" w:rsidP="008526C6"/>
    <w:p w14:paraId="78025B48" w14:textId="77777777" w:rsidR="008526C6" w:rsidRDefault="004F0BA5" w:rsidP="008526C6">
      <w:pPr>
        <w:pStyle w:val="Caption"/>
      </w:pPr>
      <w:r>
        <w:rPr>
          <w:noProof/>
        </w:rPr>
        <w:lastRenderedPageBreak/>
        <w:object w:dxaOrig="1440" w:dyaOrig="1440" w14:anchorId="37234888">
          <v:shape id="_x0000_s1070" type="#_x0000_t75" style="position:absolute;left:0;text-align:left;margin-left:-.3pt;margin-top:2.85pt;width:509.45pt;height:303.65pt;z-index:251706368;mso-position-horizontal:absolute;mso-position-horizontal-relative:text;mso-position-vertical:absolute;mso-position-vertical-relative:text">
            <v:imagedata r:id="rId78" o:title=""/>
            <w10:wrap type="topAndBottom"/>
          </v:shape>
          <o:OLEObject Type="Embed" ProgID="Visio.Drawing.11" ShapeID="_x0000_s1070" DrawAspect="Content" ObjectID="_1706962420" r:id="rId79"/>
        </w:object>
      </w:r>
      <w:r w:rsidR="008526C6">
        <w:t xml:space="preserve">Figure </w:t>
      </w:r>
      <w:r w:rsidR="008526C6">
        <w:rPr>
          <w:noProof/>
        </w:rPr>
        <w:fldChar w:fldCharType="begin"/>
      </w:r>
      <w:r w:rsidR="008526C6">
        <w:rPr>
          <w:noProof/>
        </w:rPr>
        <w:instrText xml:space="preserve"> SEQ Figure \* ARABIC </w:instrText>
      </w:r>
      <w:r w:rsidR="008526C6">
        <w:rPr>
          <w:noProof/>
        </w:rPr>
        <w:fldChar w:fldCharType="separate"/>
      </w:r>
      <w:r w:rsidR="008526C6">
        <w:rPr>
          <w:noProof/>
        </w:rPr>
        <w:t>9</w:t>
      </w:r>
      <w:r w:rsidR="008526C6">
        <w:rPr>
          <w:noProof/>
        </w:rPr>
        <w:fldChar w:fldCharType="end"/>
      </w:r>
      <w:r w:rsidR="008526C6">
        <w:t>: Context Diagram of HMI Function 1</w:t>
      </w:r>
    </w:p>
    <w:p w14:paraId="0D74E1AE" w14:textId="77777777" w:rsidR="008526C6" w:rsidRPr="008845D2" w:rsidRDefault="008526C6" w:rsidP="008526C6"/>
    <w:p w14:paraId="580281E3" w14:textId="77777777" w:rsidR="008526C6" w:rsidRDefault="008526C6" w:rsidP="008526C6">
      <w:pPr>
        <w:pStyle w:val="Heading3"/>
      </w:pPr>
      <w:r>
        <w:t>Function Interfaces</w:t>
      </w:r>
    </w:p>
    <w:p w14:paraId="72DB3EC0" w14:textId="77777777" w:rsidR="008526C6" w:rsidRDefault="008526C6" w:rsidP="008526C6">
      <w:pPr>
        <w:pStyle w:val="Heading4"/>
      </w:pPr>
      <w:r w:rsidRPr="00F15706">
        <w:t>Logical Inputs</w:t>
      </w:r>
    </w:p>
    <w:p w14:paraId="60034432" w14:textId="77777777" w:rsidR="008526C6" w:rsidRDefault="008526C6" w:rsidP="008526C6"/>
    <w:tbl>
      <w:tblPr>
        <w:tblStyle w:val="TableGrid"/>
        <w:tblW w:w="10206" w:type="dxa"/>
        <w:tblInd w:w="-5" w:type="dxa"/>
        <w:tblLayout w:type="fixed"/>
        <w:tblLook w:val="04A0" w:firstRow="1" w:lastRow="0" w:firstColumn="1" w:lastColumn="0" w:noHBand="0" w:noVBand="1"/>
      </w:tblPr>
      <w:tblGrid>
        <w:gridCol w:w="2880"/>
        <w:gridCol w:w="7326"/>
      </w:tblGrid>
      <w:tr w:rsidR="00825757" w:rsidRPr="00E54DEA" w14:paraId="62DF1F4E" w14:textId="77777777" w:rsidTr="0026237F">
        <w:trPr>
          <w:trHeight w:val="183"/>
        </w:trPr>
        <w:tc>
          <w:tcPr>
            <w:tcW w:w="2880" w:type="dxa"/>
            <w:shd w:val="clear" w:color="auto" w:fill="D9D9D9" w:themeFill="background1" w:themeFillShade="D9"/>
            <w:noWrap/>
            <w:hideMark/>
          </w:tcPr>
          <w:p w14:paraId="798BA81D" w14:textId="77777777" w:rsidR="00825757" w:rsidRPr="00E54DEA" w:rsidRDefault="00825757" w:rsidP="0026237F">
            <w:pPr>
              <w:overflowPunct/>
              <w:autoSpaceDE/>
              <w:autoSpaceDN/>
              <w:adjustRightInd/>
              <w:textAlignment w:val="auto"/>
              <w:rPr>
                <w:rFonts w:cs="Arial"/>
                <w:b/>
                <w:bCs/>
                <w:color w:val="000000"/>
              </w:rPr>
            </w:pPr>
            <w:r w:rsidRPr="00E54DEA">
              <w:rPr>
                <w:rFonts w:cs="Arial"/>
                <w:b/>
                <w:bCs/>
                <w:color w:val="000000"/>
              </w:rPr>
              <w:t>Signal Name</w:t>
            </w:r>
          </w:p>
        </w:tc>
        <w:tc>
          <w:tcPr>
            <w:tcW w:w="7326" w:type="dxa"/>
            <w:shd w:val="clear" w:color="auto" w:fill="D9D9D9" w:themeFill="background1" w:themeFillShade="D9"/>
            <w:noWrap/>
            <w:hideMark/>
          </w:tcPr>
          <w:p w14:paraId="7DBD5126" w14:textId="77777777" w:rsidR="00825757" w:rsidRPr="00E54DEA" w:rsidRDefault="00825757" w:rsidP="0026237F">
            <w:pPr>
              <w:overflowPunct/>
              <w:autoSpaceDE/>
              <w:autoSpaceDN/>
              <w:adjustRightInd/>
              <w:textAlignment w:val="auto"/>
              <w:rPr>
                <w:rFonts w:cs="Arial"/>
                <w:b/>
                <w:bCs/>
                <w:color w:val="000000"/>
              </w:rPr>
            </w:pPr>
            <w:r>
              <w:rPr>
                <w:rFonts w:cs="Arial"/>
                <w:b/>
                <w:bCs/>
                <w:color w:val="000000"/>
              </w:rPr>
              <w:t>Description</w:t>
            </w:r>
          </w:p>
        </w:tc>
      </w:tr>
      <w:tr w:rsidR="00825757" w:rsidRPr="003F473D" w14:paraId="4D061B02" w14:textId="77777777" w:rsidTr="0026237F">
        <w:trPr>
          <w:trHeight w:val="410"/>
        </w:trPr>
        <w:tc>
          <w:tcPr>
            <w:tcW w:w="2880" w:type="dxa"/>
            <w:noWrap/>
          </w:tcPr>
          <w:p w14:paraId="24C0E0F5" w14:textId="77777777" w:rsidR="00825757" w:rsidRDefault="00825757" w:rsidP="0026237F">
            <w:r>
              <w:t>TrailerInfo_HS3</w:t>
            </w:r>
          </w:p>
          <w:p w14:paraId="1682E6E1" w14:textId="77777777" w:rsidR="00825757" w:rsidRPr="00105467" w:rsidRDefault="00825757" w:rsidP="0026237F">
            <w:r w:rsidRPr="001A077F">
              <w:t>TrlrLampCnnct_B_Actl</w:t>
            </w:r>
            <w:r>
              <w:t xml:space="preserve"> = YES </w:t>
            </w:r>
          </w:p>
        </w:tc>
        <w:tc>
          <w:tcPr>
            <w:tcW w:w="7326" w:type="dxa"/>
            <w:noWrap/>
          </w:tcPr>
          <w:p w14:paraId="36E01158" w14:textId="77777777" w:rsidR="00825757" w:rsidRPr="00105467" w:rsidRDefault="00825757" w:rsidP="0026237F">
            <w:r>
              <w:t>Trailer Light connected signal to determine the Trailer is connected to the vehicle.</w:t>
            </w:r>
          </w:p>
        </w:tc>
      </w:tr>
      <w:tr w:rsidR="00825757" w:rsidRPr="003F473D" w14:paraId="10C1F88B" w14:textId="77777777" w:rsidTr="0026237F">
        <w:trPr>
          <w:trHeight w:val="410"/>
        </w:trPr>
        <w:tc>
          <w:tcPr>
            <w:tcW w:w="2880" w:type="dxa"/>
            <w:noWrap/>
          </w:tcPr>
          <w:p w14:paraId="7E4704D9" w14:textId="77777777" w:rsidR="00825757" w:rsidRDefault="00825757" w:rsidP="0026237F">
            <w:r>
              <w:t>BodyInfo_3_HS2</w:t>
            </w:r>
          </w:p>
          <w:p w14:paraId="0591F2F8" w14:textId="77777777" w:rsidR="00825757" w:rsidRPr="00105467" w:rsidRDefault="00825757" w:rsidP="0026237F">
            <w:r w:rsidRPr="001A077F">
              <w:t>Ignition_Status</w:t>
            </w:r>
            <w:r>
              <w:t xml:space="preserve"> = RUN</w:t>
            </w:r>
          </w:p>
        </w:tc>
        <w:tc>
          <w:tcPr>
            <w:tcW w:w="7326" w:type="dxa"/>
            <w:noWrap/>
          </w:tcPr>
          <w:p w14:paraId="4B22CA91" w14:textId="77777777" w:rsidR="00825757" w:rsidRPr="00105467" w:rsidRDefault="00825757" w:rsidP="0026237F">
            <w:r>
              <w:t>Key Ignition Status signal to determine if the vehicle is in run position</w:t>
            </w:r>
          </w:p>
        </w:tc>
      </w:tr>
      <w:tr w:rsidR="00825757" w:rsidRPr="003F473D" w14:paraId="7E54636C" w14:textId="77777777" w:rsidTr="0026237F">
        <w:trPr>
          <w:trHeight w:val="410"/>
        </w:trPr>
        <w:tc>
          <w:tcPr>
            <w:tcW w:w="2880" w:type="dxa"/>
            <w:noWrap/>
          </w:tcPr>
          <w:p w14:paraId="7C689421" w14:textId="77777777" w:rsidR="00825757" w:rsidRDefault="00825757" w:rsidP="0026237F">
            <w:r>
              <w:t>Battery_Mgmt</w:t>
            </w:r>
          </w:p>
          <w:p w14:paraId="5307B990" w14:textId="77777777" w:rsidR="00825757" w:rsidRPr="00825757" w:rsidRDefault="00825757" w:rsidP="0026237F">
            <w:r>
              <w:t xml:space="preserve">BSBattSOC </w:t>
            </w:r>
            <w:r w:rsidRPr="00825757">
              <w:rPr>
                <w:u w:val="single"/>
              </w:rPr>
              <w:t>&gt;</w:t>
            </w:r>
            <w:r>
              <w:t xml:space="preserve"> 75%</w:t>
            </w:r>
          </w:p>
        </w:tc>
        <w:tc>
          <w:tcPr>
            <w:tcW w:w="7326" w:type="dxa"/>
            <w:noWrap/>
          </w:tcPr>
          <w:p w14:paraId="6A66A1A7" w14:textId="77777777" w:rsidR="00825757" w:rsidRPr="00105467" w:rsidRDefault="00825757" w:rsidP="0026237F">
            <w:r>
              <w:t>Battery State of Charge to determine if the feature functionality can be supported</w:t>
            </w:r>
          </w:p>
        </w:tc>
      </w:tr>
      <w:tr w:rsidR="00825757" w:rsidRPr="003F473D" w14:paraId="4FFCD3DF" w14:textId="77777777" w:rsidTr="0026237F">
        <w:trPr>
          <w:trHeight w:val="410"/>
        </w:trPr>
        <w:tc>
          <w:tcPr>
            <w:tcW w:w="2880" w:type="dxa"/>
            <w:noWrap/>
          </w:tcPr>
          <w:p w14:paraId="06772BAF" w14:textId="77777777" w:rsidR="00825757" w:rsidRDefault="00825757" w:rsidP="0026237F">
            <w:r>
              <w:t>TransGearData</w:t>
            </w:r>
          </w:p>
          <w:p w14:paraId="24D39F62" w14:textId="77777777" w:rsidR="00825757" w:rsidRDefault="00825757" w:rsidP="0026237F">
            <w:r w:rsidRPr="001A077F">
              <w:t>GearLvrPos_D_Actl</w:t>
            </w:r>
            <w:r>
              <w:t xml:space="preserve">  = Park</w:t>
            </w:r>
          </w:p>
        </w:tc>
        <w:tc>
          <w:tcPr>
            <w:tcW w:w="7326" w:type="dxa"/>
            <w:noWrap/>
          </w:tcPr>
          <w:p w14:paraId="65963F07" w14:textId="77777777" w:rsidR="00825757" w:rsidRPr="00105467" w:rsidRDefault="00825757" w:rsidP="0026237F">
            <w:r>
              <w:t>Transmission gear signal to determine the vehicle is on Park position.</w:t>
            </w:r>
          </w:p>
        </w:tc>
      </w:tr>
    </w:tbl>
    <w:p w14:paraId="7430D04F" w14:textId="77777777" w:rsidR="008526C6" w:rsidRDefault="008526C6" w:rsidP="008526C6">
      <w:pPr>
        <w:pStyle w:val="Heading4"/>
      </w:pPr>
      <w:r w:rsidRPr="00AD0EAC">
        <w:t>Logical Outputs</w:t>
      </w:r>
    </w:p>
    <w:tbl>
      <w:tblPr>
        <w:tblStyle w:val="TableGrid"/>
        <w:tblW w:w="10206" w:type="dxa"/>
        <w:tblInd w:w="-5" w:type="dxa"/>
        <w:tblLayout w:type="fixed"/>
        <w:tblLook w:val="04A0" w:firstRow="1" w:lastRow="0" w:firstColumn="1" w:lastColumn="0" w:noHBand="0" w:noVBand="1"/>
      </w:tblPr>
      <w:tblGrid>
        <w:gridCol w:w="2381"/>
        <w:gridCol w:w="7825"/>
      </w:tblGrid>
      <w:tr w:rsidR="008526C6" w:rsidRPr="00E54DEA" w14:paraId="39D475A7" w14:textId="77777777" w:rsidTr="00342878">
        <w:trPr>
          <w:trHeight w:val="183"/>
        </w:trPr>
        <w:tc>
          <w:tcPr>
            <w:tcW w:w="2381" w:type="dxa"/>
            <w:shd w:val="clear" w:color="auto" w:fill="D9D9D9" w:themeFill="background1" w:themeFillShade="D9"/>
            <w:noWrap/>
            <w:hideMark/>
          </w:tcPr>
          <w:p w14:paraId="0FB458BE" w14:textId="77777777" w:rsidR="008526C6" w:rsidRPr="00E54DEA" w:rsidRDefault="008526C6" w:rsidP="00342878">
            <w:pPr>
              <w:overflowPunct/>
              <w:autoSpaceDE/>
              <w:autoSpaceDN/>
              <w:adjustRightInd/>
              <w:textAlignment w:val="auto"/>
              <w:rPr>
                <w:rFonts w:cs="Arial"/>
                <w:b/>
                <w:bCs/>
                <w:color w:val="000000"/>
              </w:rPr>
            </w:pPr>
            <w:r w:rsidRPr="00E54DEA">
              <w:rPr>
                <w:rFonts w:cs="Arial"/>
                <w:b/>
                <w:bCs/>
                <w:color w:val="000000"/>
              </w:rPr>
              <w:t>Signal Name</w:t>
            </w:r>
          </w:p>
        </w:tc>
        <w:tc>
          <w:tcPr>
            <w:tcW w:w="7825" w:type="dxa"/>
            <w:shd w:val="clear" w:color="auto" w:fill="D9D9D9" w:themeFill="background1" w:themeFillShade="D9"/>
            <w:noWrap/>
            <w:hideMark/>
          </w:tcPr>
          <w:p w14:paraId="14BD362F" w14:textId="77777777" w:rsidR="008526C6" w:rsidRPr="00E54DEA" w:rsidRDefault="008526C6" w:rsidP="00342878">
            <w:pPr>
              <w:overflowPunct/>
              <w:autoSpaceDE/>
              <w:autoSpaceDN/>
              <w:adjustRightInd/>
              <w:textAlignment w:val="auto"/>
              <w:rPr>
                <w:rFonts w:cs="Arial"/>
                <w:b/>
                <w:bCs/>
                <w:color w:val="000000"/>
              </w:rPr>
            </w:pPr>
            <w:r>
              <w:rPr>
                <w:rFonts w:cs="Arial"/>
                <w:b/>
                <w:bCs/>
                <w:color w:val="000000"/>
              </w:rPr>
              <w:t>Description</w:t>
            </w:r>
          </w:p>
        </w:tc>
      </w:tr>
      <w:tr w:rsidR="008526C6" w:rsidRPr="001A3FAE" w14:paraId="14B52649" w14:textId="77777777" w:rsidTr="00342878">
        <w:trPr>
          <w:trHeight w:val="410"/>
        </w:trPr>
        <w:tc>
          <w:tcPr>
            <w:tcW w:w="2381" w:type="dxa"/>
            <w:noWrap/>
          </w:tcPr>
          <w:p w14:paraId="26B25392" w14:textId="64A72A17" w:rsidR="008526C6" w:rsidRPr="001A3FAE" w:rsidRDefault="00725EB3" w:rsidP="00342878">
            <w:r>
              <w:t>Transport Protocol Message</w:t>
            </w:r>
          </w:p>
        </w:tc>
        <w:tc>
          <w:tcPr>
            <w:tcW w:w="7825" w:type="dxa"/>
            <w:noWrap/>
          </w:tcPr>
          <w:p w14:paraId="73CE6F21" w14:textId="77777777" w:rsidR="008526C6" w:rsidRDefault="00725EB3" w:rsidP="00342878">
            <w:r>
              <w:t>Byte 7 up to 88/44 (Coding Table I / Coding Table II): Trailer Mileage</w:t>
            </w:r>
          </w:p>
          <w:p w14:paraId="27FFF36F" w14:textId="77777777" w:rsidR="00725EB3" w:rsidRDefault="00725EB3" w:rsidP="00342878">
            <w:r>
              <w:t>Mileage Fixed 7 characters long string</w:t>
            </w:r>
          </w:p>
          <w:p w14:paraId="24E1DE12" w14:textId="77777777" w:rsidR="00725EB3" w:rsidRDefault="00725EB3" w:rsidP="00342878">
            <w:r>
              <w:t>Trailer Average Fuel Economy: Max 6 characters, 5 for fuel data and 1 end of string character.</w:t>
            </w:r>
          </w:p>
          <w:p w14:paraId="223CE1F5" w14:textId="3AC405C3" w:rsidR="00725EB3" w:rsidRPr="001A3FAE" w:rsidRDefault="00725EB3" w:rsidP="00725EB3">
            <w:r>
              <w:t>Trailer Name: Max 31 characters, 30 characters (for the name) and 1 end of string character.</w:t>
            </w:r>
          </w:p>
        </w:tc>
      </w:tr>
      <w:tr w:rsidR="008526C6" w:rsidRPr="001A3FAE" w14:paraId="5E2B15C2" w14:textId="77777777" w:rsidTr="00342878">
        <w:trPr>
          <w:trHeight w:val="410"/>
        </w:trPr>
        <w:tc>
          <w:tcPr>
            <w:tcW w:w="2381" w:type="dxa"/>
            <w:noWrap/>
          </w:tcPr>
          <w:p w14:paraId="048A6D6E" w14:textId="77777777" w:rsidR="008526C6" w:rsidRPr="001A3FAE" w:rsidRDefault="008526C6" w:rsidP="00342878"/>
        </w:tc>
        <w:tc>
          <w:tcPr>
            <w:tcW w:w="7825" w:type="dxa"/>
            <w:noWrap/>
          </w:tcPr>
          <w:p w14:paraId="4D94BD32" w14:textId="77777777" w:rsidR="008526C6" w:rsidRPr="001A3FAE" w:rsidRDefault="008526C6" w:rsidP="00342878"/>
        </w:tc>
      </w:tr>
    </w:tbl>
    <w:p w14:paraId="35EE9136" w14:textId="77777777" w:rsidR="008526C6" w:rsidRPr="001A3FAE" w:rsidRDefault="008526C6" w:rsidP="008526C6"/>
    <w:p w14:paraId="1C45A760" w14:textId="77777777" w:rsidR="008526C6" w:rsidRDefault="008526C6" w:rsidP="008526C6">
      <w:pPr>
        <w:pStyle w:val="Heading4"/>
      </w:pPr>
      <w:r>
        <w:t>Logical</w:t>
      </w:r>
      <w:r w:rsidRPr="00F15706">
        <w:t xml:space="preserve"> Parameters</w:t>
      </w:r>
    </w:p>
    <w:p w14:paraId="338090BA" w14:textId="77777777" w:rsidR="008526C6" w:rsidRPr="00400BE3" w:rsidRDefault="008526C6" w:rsidP="008526C6"/>
    <w:tbl>
      <w:tblPr>
        <w:tblStyle w:val="TableGrid"/>
        <w:tblW w:w="10206" w:type="dxa"/>
        <w:tblInd w:w="-5" w:type="dxa"/>
        <w:tblLayout w:type="fixed"/>
        <w:tblLook w:val="04A0" w:firstRow="1" w:lastRow="0" w:firstColumn="1" w:lastColumn="0" w:noHBand="0" w:noVBand="1"/>
      </w:tblPr>
      <w:tblGrid>
        <w:gridCol w:w="2381"/>
        <w:gridCol w:w="7825"/>
      </w:tblGrid>
      <w:tr w:rsidR="008526C6" w:rsidRPr="00E54DEA" w14:paraId="3A3CAD30" w14:textId="77777777" w:rsidTr="00342878">
        <w:trPr>
          <w:trHeight w:val="211"/>
        </w:trPr>
        <w:tc>
          <w:tcPr>
            <w:tcW w:w="2381" w:type="dxa"/>
            <w:shd w:val="clear" w:color="auto" w:fill="D9D9D9" w:themeFill="background1" w:themeFillShade="D9"/>
            <w:noWrap/>
            <w:hideMark/>
          </w:tcPr>
          <w:p w14:paraId="663D0403" w14:textId="77777777" w:rsidR="008526C6" w:rsidRPr="00E54DEA" w:rsidRDefault="008526C6" w:rsidP="00342878">
            <w:pPr>
              <w:overflowPunct/>
              <w:autoSpaceDE/>
              <w:autoSpaceDN/>
              <w:adjustRightInd/>
              <w:textAlignment w:val="auto"/>
              <w:rPr>
                <w:rFonts w:cs="Arial"/>
                <w:b/>
                <w:bCs/>
                <w:color w:val="000000"/>
              </w:rPr>
            </w:pPr>
            <w:r>
              <w:rPr>
                <w:rFonts w:cs="Arial"/>
                <w:b/>
                <w:bCs/>
                <w:color w:val="000000"/>
              </w:rPr>
              <w:lastRenderedPageBreak/>
              <w:t>Parameter</w:t>
            </w:r>
            <w:r w:rsidRPr="00E54DEA">
              <w:rPr>
                <w:rFonts w:cs="Arial"/>
                <w:b/>
                <w:bCs/>
                <w:color w:val="000000"/>
              </w:rPr>
              <w:t xml:space="preserve"> Name</w:t>
            </w:r>
          </w:p>
        </w:tc>
        <w:tc>
          <w:tcPr>
            <w:tcW w:w="7825" w:type="dxa"/>
            <w:shd w:val="clear" w:color="auto" w:fill="D9D9D9" w:themeFill="background1" w:themeFillShade="D9"/>
            <w:noWrap/>
            <w:hideMark/>
          </w:tcPr>
          <w:p w14:paraId="4DCFDC21" w14:textId="77777777" w:rsidR="008526C6" w:rsidRPr="00D90BED" w:rsidRDefault="008526C6" w:rsidP="00342878">
            <w:pPr>
              <w:overflowPunct/>
              <w:autoSpaceDE/>
              <w:autoSpaceDN/>
              <w:adjustRightInd/>
              <w:textAlignment w:val="auto"/>
              <w:rPr>
                <w:rFonts w:cs="Arial"/>
                <w:b/>
                <w:bCs/>
                <w:color w:val="000000"/>
              </w:rPr>
            </w:pPr>
            <w:r>
              <w:rPr>
                <w:rFonts w:cs="Arial"/>
                <w:b/>
                <w:bCs/>
                <w:color w:val="000000"/>
              </w:rPr>
              <w:t>Description</w:t>
            </w:r>
          </w:p>
        </w:tc>
      </w:tr>
      <w:tr w:rsidR="008526C6" w:rsidRPr="001A3FAE" w14:paraId="0861F5F4" w14:textId="77777777" w:rsidTr="00342878">
        <w:trPr>
          <w:trHeight w:val="410"/>
        </w:trPr>
        <w:tc>
          <w:tcPr>
            <w:tcW w:w="2381" w:type="dxa"/>
            <w:noWrap/>
          </w:tcPr>
          <w:p w14:paraId="44CCE40D" w14:textId="77777777" w:rsidR="008526C6" w:rsidRPr="001A3FAE" w:rsidRDefault="008526C6" w:rsidP="00342878">
            <w:r>
              <w:t>&lt;(Mandatory) Word reference to the “</w:t>
            </w:r>
            <w:r w:rsidRPr="00FC0E02">
              <w:rPr>
                <w:rStyle w:val="SubtleEmphasis"/>
                <w:color w:val="0000FF"/>
              </w:rPr>
              <w:fldChar w:fldCharType="begin"/>
            </w:r>
            <w:r w:rsidRPr="00FC0E02">
              <w:rPr>
                <w:rStyle w:val="SubtleEmphasis"/>
                <w:color w:val="0000FF"/>
              </w:rPr>
              <w:instrText xml:space="preserve"> REF _Ref531353258 \h </w:instrText>
            </w:r>
            <w:r>
              <w:rPr>
                <w:rStyle w:val="SubtleEmphasis"/>
                <w:color w:val="0000FF"/>
              </w:rPr>
              <w:instrText xml:space="preserve"> \* MERGEFORMAT </w:instrText>
            </w:r>
            <w:r w:rsidRPr="00FC0E02">
              <w:rPr>
                <w:rStyle w:val="SubtleEmphasis"/>
                <w:color w:val="0000FF"/>
              </w:rPr>
            </w:r>
            <w:r w:rsidRPr="00FC0E02">
              <w:rPr>
                <w:rStyle w:val="SubtleEmphasis"/>
                <w:color w:val="0000FF"/>
              </w:rPr>
              <w:fldChar w:fldCharType="separate"/>
            </w:r>
            <w:r w:rsidRPr="00AE665F">
              <w:rPr>
                <w:rStyle w:val="SubtleEmphasis"/>
                <w:color w:val="0000FF"/>
              </w:rPr>
              <w:t>Logical Parameters</w:t>
            </w:r>
            <w:r w:rsidRPr="00FC0E02">
              <w:rPr>
                <w:rStyle w:val="SubtleEmphasis"/>
                <w:color w:val="0000FF"/>
              </w:rPr>
              <w:fldChar w:fldCharType="end"/>
            </w:r>
            <w:r>
              <w:t>” name bookmark in the Data Dictionary&gt;</w:t>
            </w:r>
          </w:p>
        </w:tc>
        <w:tc>
          <w:tcPr>
            <w:tcW w:w="7825" w:type="dxa"/>
            <w:noWrap/>
          </w:tcPr>
          <w:p w14:paraId="0355A9DB" w14:textId="77777777" w:rsidR="008526C6" w:rsidRPr="001A3FAE" w:rsidRDefault="008526C6" w:rsidP="00342878">
            <w:r>
              <w:t>&lt;(Optional) Word reference to the “</w:t>
            </w:r>
            <w:r w:rsidRPr="00FC0E02">
              <w:rPr>
                <w:rStyle w:val="SubtleEmphasis"/>
                <w:color w:val="0000FF"/>
              </w:rPr>
              <w:fldChar w:fldCharType="begin"/>
            </w:r>
            <w:r w:rsidRPr="00FC0E02">
              <w:rPr>
                <w:rStyle w:val="SubtleEmphasis"/>
                <w:color w:val="0000FF"/>
              </w:rPr>
              <w:instrText xml:space="preserve"> REF _Ref531353258 \h </w:instrText>
            </w:r>
            <w:r>
              <w:rPr>
                <w:rStyle w:val="SubtleEmphasis"/>
                <w:color w:val="0000FF"/>
              </w:rPr>
              <w:instrText xml:space="preserve"> \* MERGEFORMAT </w:instrText>
            </w:r>
            <w:r w:rsidRPr="00FC0E02">
              <w:rPr>
                <w:rStyle w:val="SubtleEmphasis"/>
                <w:color w:val="0000FF"/>
              </w:rPr>
            </w:r>
            <w:r w:rsidRPr="00FC0E02">
              <w:rPr>
                <w:rStyle w:val="SubtleEmphasis"/>
                <w:color w:val="0000FF"/>
              </w:rPr>
              <w:fldChar w:fldCharType="separate"/>
            </w:r>
            <w:r w:rsidRPr="00AE665F">
              <w:rPr>
                <w:rStyle w:val="SubtleEmphasis"/>
                <w:color w:val="0000FF"/>
              </w:rPr>
              <w:t>Logical Parameters</w:t>
            </w:r>
            <w:r w:rsidRPr="00FC0E02">
              <w:rPr>
                <w:rStyle w:val="SubtleEmphasis"/>
                <w:color w:val="0000FF"/>
              </w:rPr>
              <w:fldChar w:fldCharType="end"/>
            </w:r>
            <w:r>
              <w:rPr>
                <w:rStyle w:val="SubtleEmphasis"/>
                <w:color w:val="0000FF"/>
              </w:rPr>
              <w:t xml:space="preserve">” </w:t>
            </w:r>
            <w:r>
              <w:t>description bookmark in the Data Dictionary&gt;</w:t>
            </w:r>
          </w:p>
        </w:tc>
      </w:tr>
      <w:tr w:rsidR="008526C6" w:rsidRPr="001A3FAE" w14:paraId="5CBEA604" w14:textId="77777777" w:rsidTr="00342878">
        <w:trPr>
          <w:trHeight w:val="410"/>
        </w:trPr>
        <w:tc>
          <w:tcPr>
            <w:tcW w:w="2381" w:type="dxa"/>
            <w:noWrap/>
          </w:tcPr>
          <w:p w14:paraId="31253861" w14:textId="77777777" w:rsidR="008526C6" w:rsidRPr="001A3FAE" w:rsidRDefault="008526C6" w:rsidP="00342878"/>
        </w:tc>
        <w:tc>
          <w:tcPr>
            <w:tcW w:w="7825" w:type="dxa"/>
            <w:noWrap/>
          </w:tcPr>
          <w:p w14:paraId="7BF0B78D" w14:textId="77777777" w:rsidR="008526C6" w:rsidRPr="001A3FAE" w:rsidRDefault="008526C6" w:rsidP="00342878"/>
        </w:tc>
      </w:tr>
    </w:tbl>
    <w:p w14:paraId="18F3C2CB" w14:textId="77777777" w:rsidR="008526C6" w:rsidRPr="001A3FAE" w:rsidRDefault="008526C6" w:rsidP="008526C6"/>
    <w:p w14:paraId="5A84A955" w14:textId="77777777" w:rsidR="008526C6" w:rsidRDefault="008526C6" w:rsidP="008526C6">
      <w:pPr>
        <w:pStyle w:val="Heading3"/>
      </w:pPr>
      <w:r>
        <w:t>Function Modeling</w:t>
      </w:r>
    </w:p>
    <w:p w14:paraId="2E60F593" w14:textId="77777777" w:rsidR="008526C6" w:rsidRDefault="008526C6" w:rsidP="008526C6">
      <w:pPr>
        <w:pStyle w:val="Heading4"/>
        <w:numPr>
          <w:ilvl w:val="3"/>
          <w:numId w:val="5"/>
        </w:numPr>
        <w:tabs>
          <w:tab w:val="clear" w:pos="1134"/>
        </w:tabs>
      </w:pPr>
      <w:r>
        <w:t>Use Case(s)</w:t>
      </w:r>
    </w:p>
    <w:p w14:paraId="58B9DE1E" w14:textId="77777777" w:rsidR="008526C6" w:rsidRPr="00FB5797" w:rsidRDefault="008526C6" w:rsidP="008526C6">
      <w:pPr>
        <w:pStyle w:val="RERequirement"/>
        <w:rPr>
          <w:color w:val="000000" w:themeColor="text1"/>
          <w:rPrChange w:id="4246" w:author="SM Fairus Hasan" w:date="2020-02-27T16:11:00Z">
            <w:rPr/>
          </w:rPrChange>
        </w:rPr>
      </w:pPr>
      <w:r w:rsidRPr="00FB5797">
        <w:rPr>
          <w:color w:val="000000" w:themeColor="text1"/>
          <w:rPrChange w:id="4247" w:author="SM Fairus Hasan" w:date="2020-02-27T16:11:00Z">
            <w:rPr/>
          </w:rPrChange>
        </w:rPr>
        <w:t>###R_FNC_</w:t>
      </w:r>
      <w:r>
        <w:rPr>
          <w:color w:val="000000" w:themeColor="text1"/>
        </w:rPr>
        <w:t>Trailer Settings and Profile</w:t>
      </w:r>
      <w:r w:rsidRPr="00FB5797">
        <w:rPr>
          <w:color w:val="000000" w:themeColor="text1"/>
          <w:rPrChange w:id="4248" w:author="SM Fairus Hasan" w:date="2020-02-27T16:11:00Z">
            <w:rPr/>
          </w:rPrChange>
        </w:rPr>
        <w:t>_00</w:t>
      </w:r>
      <w:ins w:id="4249" w:author="Gonzalez-sanchez, Mario (M.)" w:date="2020-03-24T08:45:00Z">
        <w:r>
          <w:rPr>
            <w:color w:val="000000" w:themeColor="text1"/>
          </w:rPr>
          <w:t>0</w:t>
        </w:r>
      </w:ins>
      <w:r w:rsidRPr="00FB5797">
        <w:rPr>
          <w:color w:val="000000" w:themeColor="text1"/>
          <w:rPrChange w:id="4250" w:author="SM Fairus Hasan" w:date="2020-02-27T16:11:00Z">
            <w:rPr/>
          </w:rPrChange>
        </w:rPr>
        <w:t>01</w:t>
      </w:r>
      <w:del w:id="4251" w:author="Hasan, SM Fairus (S.)" w:date="2020-02-17T15:09:00Z">
        <w:r w:rsidRPr="00FB5797" w:rsidDel="008419C3">
          <w:rPr>
            <w:color w:val="000000" w:themeColor="text1"/>
            <w:rPrChange w:id="4252" w:author="SM Fairus Hasan" w:date="2020-02-27T16:11:00Z">
              <w:rPr/>
            </w:rPrChange>
          </w:rPr>
          <w:delText>4</w:delText>
        </w:r>
      </w:del>
      <w:r w:rsidRPr="00FB5797">
        <w:rPr>
          <w:color w:val="000000" w:themeColor="text1"/>
          <w:rPrChange w:id="4253" w:author="SM Fairus Hasan" w:date="2020-02-27T16:11:00Z">
            <w:rPr/>
          </w:rPrChange>
        </w:rPr>
        <w:t xml:space="preserve">### </w:t>
      </w:r>
      <w:r>
        <w:rPr>
          <w:color w:val="000000" w:themeColor="text1"/>
        </w:rPr>
        <w:t>Preconditions met</w:t>
      </w:r>
    </w:p>
    <w:p w14:paraId="6D8B1D4E" w14:textId="77777777" w:rsidR="008526C6" w:rsidRPr="00FB5797" w:rsidRDefault="008526C6" w:rsidP="008526C6">
      <w:pPr>
        <w:rPr>
          <w:rFonts w:cs="Arial"/>
          <w:color w:val="000000" w:themeColor="text1"/>
          <w:rPrChange w:id="4254" w:author="SM Fairus Hasan" w:date="2020-02-27T16:11:00Z">
            <w:rPr>
              <w:rFonts w:cs="Arial"/>
            </w:rPr>
          </w:rPrChange>
        </w:rPr>
      </w:pPr>
      <w:r w:rsidRPr="00FB5797">
        <w:rPr>
          <w:rFonts w:cs="Arial"/>
          <w:color w:val="000000" w:themeColor="text1"/>
          <w:rPrChange w:id="4255" w:author="SM Fairus Hasan" w:date="2020-02-27T16:11:00Z">
            <w:rPr>
              <w:rFonts w:cs="Arial"/>
            </w:rPr>
          </w:rPrChange>
        </w:rPr>
        <w:t>U</w:t>
      </w:r>
      <w:r>
        <w:rPr>
          <w:rFonts w:cs="Arial"/>
          <w:color w:val="000000" w:themeColor="text1"/>
        </w:rPr>
        <w:t>pon user selection of Trailer Maintenance or Trailer Trip menu</w:t>
      </w:r>
      <w:r w:rsidRPr="00FB5797">
        <w:rPr>
          <w:rFonts w:cs="Arial"/>
          <w:color w:val="000000" w:themeColor="text1"/>
          <w:rPrChange w:id="4256" w:author="SM Fairus Hasan" w:date="2020-02-27T16:11:00Z">
            <w:rPr>
              <w:rFonts w:cs="Arial"/>
            </w:rPr>
          </w:rPrChange>
        </w:rPr>
        <w:t xml:space="preserve"> in-vehicle </w:t>
      </w:r>
      <w:r>
        <w:rPr>
          <w:rFonts w:cs="Arial"/>
          <w:color w:val="000000" w:themeColor="text1"/>
        </w:rPr>
        <w:t>HMI, the function shall verify preconditions are met.</w:t>
      </w:r>
    </w:p>
    <w:p w14:paraId="0CF03592" w14:textId="77777777" w:rsidR="008526C6" w:rsidRDefault="008526C6" w:rsidP="008526C6">
      <w:pPr>
        <w:rPr>
          <w:rFonts w:cs="Arial"/>
          <w:color w:val="000000" w:themeColor="text1"/>
        </w:rPr>
      </w:pPr>
    </w:p>
    <w:p w14:paraId="7643DBCE" w14:textId="77777777" w:rsidR="008526C6" w:rsidRPr="00FB5797" w:rsidRDefault="008526C6" w:rsidP="008526C6">
      <w:pPr>
        <w:pStyle w:val="RERequirement"/>
        <w:rPr>
          <w:color w:val="000000" w:themeColor="text1"/>
          <w:rPrChange w:id="4257" w:author="SM Fairus Hasan" w:date="2020-02-27T16:11:00Z">
            <w:rPr/>
          </w:rPrChange>
        </w:rPr>
      </w:pPr>
      <w:r w:rsidRPr="00FB5797">
        <w:rPr>
          <w:color w:val="000000" w:themeColor="text1"/>
          <w:rPrChange w:id="4258" w:author="SM Fairus Hasan" w:date="2020-02-27T16:11:00Z">
            <w:rPr/>
          </w:rPrChange>
        </w:rPr>
        <w:t>###R_FNC_</w:t>
      </w:r>
      <w:r>
        <w:rPr>
          <w:color w:val="000000" w:themeColor="text1"/>
        </w:rPr>
        <w:t>Trailer Settings and Profile</w:t>
      </w:r>
      <w:r w:rsidRPr="00FB5797">
        <w:rPr>
          <w:color w:val="000000" w:themeColor="text1"/>
          <w:rPrChange w:id="4259" w:author="SM Fairus Hasan" w:date="2020-02-27T16:11:00Z">
            <w:rPr/>
          </w:rPrChange>
        </w:rPr>
        <w:t>_00</w:t>
      </w:r>
      <w:ins w:id="4260" w:author="Gonzalez-sanchez, Mario (M.)" w:date="2020-03-24T08:45:00Z">
        <w:r>
          <w:rPr>
            <w:color w:val="000000" w:themeColor="text1"/>
          </w:rPr>
          <w:t>0</w:t>
        </w:r>
      </w:ins>
      <w:r w:rsidRPr="00FB5797">
        <w:rPr>
          <w:color w:val="000000" w:themeColor="text1"/>
          <w:rPrChange w:id="4261" w:author="SM Fairus Hasan" w:date="2020-02-27T16:11:00Z">
            <w:rPr/>
          </w:rPrChange>
        </w:rPr>
        <w:t>01</w:t>
      </w:r>
      <w:del w:id="4262" w:author="Hasan, SM Fairus (S.)" w:date="2020-02-17T15:09:00Z">
        <w:r w:rsidRPr="00FB5797" w:rsidDel="008419C3">
          <w:rPr>
            <w:color w:val="000000" w:themeColor="text1"/>
            <w:rPrChange w:id="4263" w:author="SM Fairus Hasan" w:date="2020-02-27T16:11:00Z">
              <w:rPr/>
            </w:rPrChange>
          </w:rPr>
          <w:delText>4</w:delText>
        </w:r>
      </w:del>
      <w:r w:rsidRPr="00FB5797">
        <w:rPr>
          <w:color w:val="000000" w:themeColor="text1"/>
          <w:rPrChange w:id="4264" w:author="SM Fairus Hasan" w:date="2020-02-27T16:11:00Z">
            <w:rPr/>
          </w:rPrChange>
        </w:rPr>
        <w:t xml:space="preserve">### </w:t>
      </w:r>
      <w:r>
        <w:rPr>
          <w:color w:val="000000" w:themeColor="text1"/>
        </w:rPr>
        <w:t>Preconditions not met</w:t>
      </w:r>
    </w:p>
    <w:p w14:paraId="24546FC3" w14:textId="77777777" w:rsidR="008526C6" w:rsidRDefault="008526C6" w:rsidP="008526C6">
      <w:pPr>
        <w:rPr>
          <w:rFonts w:cs="Arial"/>
          <w:color w:val="000000" w:themeColor="text1"/>
        </w:rPr>
      </w:pPr>
      <w:r>
        <w:rPr>
          <w:rFonts w:cs="Arial"/>
          <w:color w:val="000000" w:themeColor="text1"/>
        </w:rPr>
        <w:t>When the Preconditions are not met, SYNC display shall send a Pop-Up/Notification in vehicle HMI as following:</w:t>
      </w:r>
    </w:p>
    <w:p w14:paraId="5650647B" w14:textId="77777777" w:rsidR="008526C6" w:rsidRDefault="008526C6" w:rsidP="008526C6">
      <w:pPr>
        <w:rPr>
          <w:rFonts w:cs="Arial"/>
          <w:color w:val="000000" w:themeColor="text1"/>
        </w:rPr>
      </w:pPr>
      <w:r>
        <w:rPr>
          <w:rFonts w:cs="Arial"/>
          <w:color w:val="000000" w:themeColor="text1"/>
        </w:rPr>
        <w:t>[Header] Trailer Maintenance menu not available</w:t>
      </w:r>
    </w:p>
    <w:p w14:paraId="652B97F3" w14:textId="77777777" w:rsidR="008526C6" w:rsidRDefault="008526C6" w:rsidP="008526C6">
      <w:pPr>
        <w:rPr>
          <w:rFonts w:cs="Arial"/>
          <w:color w:val="000000" w:themeColor="text1"/>
        </w:rPr>
      </w:pPr>
      <w:r>
        <w:rPr>
          <w:rFonts w:cs="Arial"/>
          <w:color w:val="000000" w:themeColor="text1"/>
        </w:rPr>
        <w:t>[Subject] -Verify if the Trailer is attached to the vehicle.</w:t>
      </w:r>
    </w:p>
    <w:p w14:paraId="54713A3D" w14:textId="77777777" w:rsidR="008526C6" w:rsidRDefault="008526C6" w:rsidP="008526C6">
      <w:pPr>
        <w:rPr>
          <w:rFonts w:cs="Arial"/>
          <w:color w:val="000000" w:themeColor="text1"/>
        </w:rPr>
      </w:pPr>
      <w:r>
        <w:rPr>
          <w:rFonts w:cs="Arial"/>
          <w:color w:val="000000" w:themeColor="text1"/>
        </w:rPr>
        <w:tab/>
        <w:t xml:space="preserve">  -Verify the shifter is on Park position.</w:t>
      </w:r>
    </w:p>
    <w:p w14:paraId="16D424C2" w14:textId="77777777" w:rsidR="008526C6" w:rsidRPr="00FB5797" w:rsidRDefault="008526C6" w:rsidP="008526C6">
      <w:pPr>
        <w:rPr>
          <w:rFonts w:cs="Arial"/>
          <w:color w:val="000000" w:themeColor="text1"/>
          <w:rPrChange w:id="4265" w:author="SM Fairus Hasan" w:date="2020-02-27T16:11:00Z">
            <w:rPr>
              <w:rFonts w:cs="Arial"/>
            </w:rPr>
          </w:rPrChange>
        </w:rPr>
      </w:pPr>
      <w:r>
        <w:rPr>
          <w:rFonts w:cs="Arial"/>
          <w:color w:val="000000" w:themeColor="text1"/>
        </w:rPr>
        <w:tab/>
        <w:t xml:space="preserve">  -Battery state of charge is below 75%.</w:t>
      </w:r>
    </w:p>
    <w:p w14:paraId="6392DDD9" w14:textId="77777777" w:rsidR="008526C6" w:rsidRPr="00FB5797" w:rsidRDefault="008526C6" w:rsidP="008526C6">
      <w:pPr>
        <w:rPr>
          <w:rFonts w:cs="Arial"/>
          <w:color w:val="000000" w:themeColor="text1"/>
          <w:rPrChange w:id="4266" w:author="SM Fairus Hasan" w:date="2020-02-27T16:11:00Z">
            <w:rPr>
              <w:rFonts w:cs="Arial"/>
            </w:rPr>
          </w:rPrChange>
        </w:rPr>
      </w:pPr>
    </w:p>
    <w:p w14:paraId="1455B097" w14:textId="77777777" w:rsidR="008526C6" w:rsidRDefault="008526C6" w:rsidP="008526C6"/>
    <w:p w14:paraId="366453C4" w14:textId="77777777" w:rsidR="008526C6" w:rsidRDefault="008526C6" w:rsidP="008526C6"/>
    <w:p w14:paraId="41EE67E9" w14:textId="77777777" w:rsidR="008526C6" w:rsidRDefault="008526C6" w:rsidP="008526C6">
      <w:pPr>
        <w:pStyle w:val="Heading3"/>
      </w:pPr>
      <w:r>
        <w:t>Function Requirements</w:t>
      </w:r>
    </w:p>
    <w:p w14:paraId="72152A16" w14:textId="77777777" w:rsidR="008526C6" w:rsidRDefault="008526C6" w:rsidP="008526C6">
      <w:pPr>
        <w:pStyle w:val="Heading4"/>
      </w:pPr>
      <w:r>
        <w:t>Functional Requirements</w:t>
      </w:r>
    </w:p>
    <w:p w14:paraId="30FC8308" w14:textId="77777777" w:rsidR="008526C6" w:rsidRPr="00FB5797" w:rsidRDefault="008526C6" w:rsidP="008526C6">
      <w:pPr>
        <w:pStyle w:val="RERequirement"/>
        <w:rPr>
          <w:color w:val="000000" w:themeColor="text1"/>
          <w:rPrChange w:id="4267" w:author="SM Fairus Hasan" w:date="2020-02-27T16:11:00Z">
            <w:rPr/>
          </w:rPrChange>
        </w:rPr>
      </w:pPr>
      <w:r w:rsidRPr="00FB5797">
        <w:rPr>
          <w:color w:val="000000" w:themeColor="text1"/>
          <w:rPrChange w:id="4268" w:author="SM Fairus Hasan" w:date="2020-02-27T16:11:00Z">
            <w:rPr/>
          </w:rPrChange>
        </w:rPr>
        <w:t>###R_FNC_</w:t>
      </w:r>
      <w:r>
        <w:rPr>
          <w:color w:val="000000" w:themeColor="text1"/>
        </w:rPr>
        <w:t>Trailer Settings and Profile</w:t>
      </w:r>
      <w:r w:rsidRPr="00FB5797">
        <w:rPr>
          <w:color w:val="000000" w:themeColor="text1"/>
          <w:rPrChange w:id="4269" w:author="SM Fairus Hasan" w:date="2020-02-27T16:11:00Z">
            <w:rPr/>
          </w:rPrChange>
        </w:rPr>
        <w:t>_000</w:t>
      </w:r>
      <w:ins w:id="4270" w:author="Gonzalez-sanchez, Mario (M.)" w:date="2020-03-24T08:45:00Z">
        <w:r>
          <w:rPr>
            <w:color w:val="000000" w:themeColor="text1"/>
          </w:rPr>
          <w:t>0</w:t>
        </w:r>
      </w:ins>
      <w:ins w:id="4271" w:author="Hasan, SM Fairus (S.)" w:date="2020-02-17T15:11:00Z">
        <w:r w:rsidRPr="00FB5797">
          <w:rPr>
            <w:color w:val="000000" w:themeColor="text1"/>
            <w:rPrChange w:id="4272" w:author="SM Fairus Hasan" w:date="2020-02-27T16:11:00Z">
              <w:rPr/>
            </w:rPrChange>
          </w:rPr>
          <w:t>4</w:t>
        </w:r>
      </w:ins>
      <w:del w:id="4273" w:author="Hasan, SM Fairus (S.)" w:date="2020-02-17T15:11:00Z">
        <w:r w:rsidRPr="00FB5797" w:rsidDel="008419C3">
          <w:rPr>
            <w:color w:val="000000" w:themeColor="text1"/>
            <w:rPrChange w:id="4274" w:author="SM Fairus Hasan" w:date="2020-02-27T16:11:00Z">
              <w:rPr/>
            </w:rPrChange>
          </w:rPr>
          <w:delText>51</w:delText>
        </w:r>
      </w:del>
      <w:r w:rsidRPr="00FB5797">
        <w:rPr>
          <w:color w:val="000000" w:themeColor="text1"/>
          <w:rPrChange w:id="4275" w:author="SM Fairus Hasan" w:date="2020-02-27T16:11:00Z">
            <w:rPr/>
          </w:rPrChange>
        </w:rPr>
        <w:t>### Vehicle not stationary (automatic transmission ONLY)</w:t>
      </w:r>
    </w:p>
    <w:p w14:paraId="623B9941" w14:textId="77777777" w:rsidR="008526C6" w:rsidRPr="00FB5797" w:rsidRDefault="008526C6" w:rsidP="008526C6">
      <w:pPr>
        <w:rPr>
          <w:rFonts w:cs="Arial"/>
          <w:color w:val="000000" w:themeColor="text1"/>
          <w:rPrChange w:id="4276" w:author="SM Fairus Hasan" w:date="2020-02-27T16:11:00Z">
            <w:rPr>
              <w:rFonts w:cs="Arial"/>
            </w:rPr>
          </w:rPrChange>
        </w:rPr>
      </w:pPr>
      <w:r w:rsidRPr="00FB5797">
        <w:rPr>
          <w:rFonts w:cs="Arial"/>
          <w:color w:val="000000" w:themeColor="text1"/>
          <w:rPrChange w:id="4277" w:author="SM Fairus Hasan" w:date="2020-02-27T16:11:00Z">
            <w:rPr>
              <w:rFonts w:cs="Arial"/>
            </w:rPr>
          </w:rPrChange>
        </w:rPr>
        <w:t>When Vehicle_Speed is more than 4 KPH and/or GearLvrPos_D_Actl != 0x0 (PARK), the</w:t>
      </w:r>
      <w:r>
        <w:rPr>
          <w:rFonts w:cs="Arial"/>
          <w:color w:val="000000" w:themeColor="text1"/>
        </w:rPr>
        <w:t xml:space="preserve"> Feature Settings and Profile precondition is met.</w:t>
      </w:r>
    </w:p>
    <w:p w14:paraId="23733A2B" w14:textId="77777777" w:rsidR="008526C6" w:rsidRPr="00FB5797" w:rsidRDefault="008526C6" w:rsidP="008526C6">
      <w:pPr>
        <w:rPr>
          <w:rFonts w:cs="Arial"/>
          <w:color w:val="000000" w:themeColor="text1"/>
          <w:rPrChange w:id="4278" w:author="SM Fairus Hasan" w:date="2020-02-27T16:11:00Z">
            <w:rPr>
              <w:rFonts w:cs="Arial"/>
            </w:rPr>
          </w:rPrChange>
        </w:rPr>
      </w:pPr>
    </w:p>
    <w:tbl>
      <w:tblPr>
        <w:tblW w:w="10455" w:type="dxa"/>
        <w:tblCellMar>
          <w:left w:w="0" w:type="dxa"/>
          <w:right w:w="0" w:type="dxa"/>
        </w:tblCellMar>
        <w:tblLook w:val="04A0" w:firstRow="1" w:lastRow="0" w:firstColumn="1" w:lastColumn="0" w:noHBand="0" w:noVBand="1"/>
      </w:tblPr>
      <w:tblGrid>
        <w:gridCol w:w="959"/>
        <w:gridCol w:w="992"/>
        <w:gridCol w:w="992"/>
        <w:gridCol w:w="851"/>
        <w:gridCol w:w="1417"/>
        <w:gridCol w:w="3261"/>
        <w:gridCol w:w="1983"/>
      </w:tblGrid>
      <w:tr w:rsidR="008526C6" w:rsidRPr="00FB5797" w14:paraId="75F5C9F1" w14:textId="77777777" w:rsidTr="00342878">
        <w:trPr>
          <w:hidden/>
        </w:trPr>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68B3826" w14:textId="77777777" w:rsidR="008526C6" w:rsidRPr="00FB5797" w:rsidRDefault="008526C6" w:rsidP="00342878">
            <w:pPr>
              <w:rPr>
                <w:rFonts w:eastAsiaTheme="minorHAnsi" w:cs="Arial"/>
                <w:b/>
                <w:bCs/>
                <w:vanish/>
                <w:color w:val="000000" w:themeColor="text1"/>
                <w:sz w:val="16"/>
                <w:szCs w:val="16"/>
                <w:rPrChange w:id="4279"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280" w:author="SM Fairus Hasan" w:date="2020-02-27T16:11:00Z">
                  <w:rPr>
                    <w:rFonts w:cs="Arial"/>
                    <w:b/>
                    <w:bCs/>
                    <w:vanish/>
                    <w:color w:val="BFBFBF"/>
                    <w:sz w:val="16"/>
                    <w:szCs w:val="16"/>
                  </w:rPr>
                </w:rPrChange>
              </w:rPr>
              <w:t>Requirement ID: ###R_FNC_Trailer Light Check_00051###</w:t>
            </w:r>
          </w:p>
        </w:tc>
      </w:tr>
      <w:tr w:rsidR="008526C6" w:rsidRPr="00FB5797" w14:paraId="4DB83A00" w14:textId="77777777" w:rsidTr="00342878">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1510EF8" w14:textId="77777777" w:rsidR="008526C6" w:rsidRPr="00FB5797" w:rsidRDefault="008526C6" w:rsidP="00342878">
            <w:pPr>
              <w:rPr>
                <w:rFonts w:eastAsiaTheme="minorHAnsi" w:cs="Arial"/>
                <w:b/>
                <w:bCs/>
                <w:vanish/>
                <w:color w:val="000000" w:themeColor="text1"/>
                <w:sz w:val="16"/>
                <w:szCs w:val="16"/>
                <w:rPrChange w:id="4281"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282" w:author="SM Fairus Hasan" w:date="2020-02-27T16:11:00Z">
                  <w:rPr>
                    <w:rFonts w:cs="Arial"/>
                    <w:b/>
                    <w:bCs/>
                    <w:vanish/>
                    <w:color w:val="BFBFBF"/>
                    <w:sz w:val="16"/>
                    <w:szCs w:val="16"/>
                  </w:rPr>
                </w:rPrChange>
              </w:rPr>
              <w:t>Rationale</w:t>
            </w:r>
          </w:p>
        </w:tc>
      </w:tr>
      <w:tr w:rsidR="008526C6" w:rsidRPr="00FB5797" w14:paraId="2893459A" w14:textId="77777777" w:rsidTr="00342878">
        <w:trPr>
          <w:hidden/>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2F960039" w14:textId="77777777" w:rsidR="008526C6" w:rsidRPr="00FB5797" w:rsidRDefault="008526C6" w:rsidP="00342878">
            <w:pPr>
              <w:rPr>
                <w:rFonts w:eastAsiaTheme="minorHAnsi" w:cs="Arial"/>
                <w:b/>
                <w:bCs/>
                <w:vanish/>
                <w:color w:val="000000" w:themeColor="text1"/>
                <w:sz w:val="18"/>
                <w:szCs w:val="16"/>
                <w:rPrChange w:id="4283" w:author="SM Fairus Hasan" w:date="2020-02-27T16:11:00Z">
                  <w:rPr>
                    <w:rFonts w:eastAsiaTheme="minorHAnsi" w:cs="Arial"/>
                    <w:b/>
                    <w:bCs/>
                    <w:vanish/>
                    <w:color w:val="BFBFBF" w:themeColor="background1" w:themeShade="BF"/>
                    <w:sz w:val="18"/>
                    <w:szCs w:val="16"/>
                  </w:rPr>
                </w:rPrChange>
              </w:rPr>
            </w:pPr>
            <w:r w:rsidRPr="00FB5797">
              <w:rPr>
                <w:rFonts w:cs="Arial"/>
                <w:vanish/>
                <w:color w:val="000000" w:themeColor="text1"/>
                <w:sz w:val="18"/>
                <w:rPrChange w:id="4284" w:author="SM Fairus Hasan" w:date="2020-02-27T16:11:00Z">
                  <w:rPr>
                    <w:rFonts w:cs="Arial"/>
                    <w:vanish/>
                    <w:color w:val="BFBFBF" w:themeColor="background1" w:themeShade="BF"/>
                    <w:sz w:val="18"/>
                  </w:rPr>
                </w:rPrChange>
              </w:rPr>
              <w:t>&lt;Put any rationale here&gt;</w:t>
            </w:r>
          </w:p>
        </w:tc>
      </w:tr>
      <w:tr w:rsidR="008526C6" w:rsidRPr="00FB5797" w14:paraId="64E22E97" w14:textId="77777777" w:rsidTr="00342878">
        <w:trPr>
          <w:hidden/>
        </w:trPr>
        <w:tc>
          <w:tcPr>
            <w:tcW w:w="847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34E1F5F2" w14:textId="77777777" w:rsidR="008526C6" w:rsidRPr="00FB5797" w:rsidRDefault="008526C6" w:rsidP="00342878">
            <w:pPr>
              <w:rPr>
                <w:rFonts w:eastAsiaTheme="minorHAnsi" w:cs="Arial"/>
                <w:b/>
                <w:bCs/>
                <w:vanish/>
                <w:color w:val="000000" w:themeColor="text1"/>
                <w:sz w:val="16"/>
                <w:szCs w:val="16"/>
                <w:rPrChange w:id="4285"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286" w:author="SM Fairus Hasan" w:date="2020-02-27T16:11:00Z">
                  <w:rPr>
                    <w:rFonts w:cs="Arial"/>
                    <w:b/>
                    <w:bCs/>
                    <w:vanish/>
                    <w:color w:val="BFBFBF"/>
                    <w:sz w:val="16"/>
                    <w:szCs w:val="16"/>
                  </w:rPr>
                </w:rPrChange>
              </w:rPr>
              <w:t>Acceptance Criteria</w:t>
            </w:r>
          </w:p>
        </w:tc>
        <w:tc>
          <w:tcPr>
            <w:tcW w:w="198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5BA505F3" w14:textId="77777777" w:rsidR="008526C6" w:rsidRPr="00FB5797" w:rsidRDefault="008526C6" w:rsidP="00342878">
            <w:pPr>
              <w:rPr>
                <w:rFonts w:eastAsiaTheme="minorHAnsi" w:cs="Arial"/>
                <w:b/>
                <w:bCs/>
                <w:vanish/>
                <w:color w:val="000000" w:themeColor="text1"/>
                <w:sz w:val="16"/>
                <w:szCs w:val="16"/>
                <w:rPrChange w:id="4287"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288" w:author="SM Fairus Hasan" w:date="2020-02-27T16:11:00Z">
                  <w:rPr>
                    <w:rFonts w:cs="Arial"/>
                    <w:b/>
                    <w:bCs/>
                    <w:vanish/>
                    <w:color w:val="BFBFBF"/>
                    <w:sz w:val="16"/>
                    <w:szCs w:val="16"/>
                  </w:rPr>
                </w:rPrChange>
              </w:rPr>
              <w:t>V&amp;V Method</w:t>
            </w:r>
          </w:p>
        </w:tc>
      </w:tr>
      <w:tr w:rsidR="008526C6" w:rsidRPr="00FB5797" w14:paraId="202B9A21" w14:textId="77777777" w:rsidTr="00342878">
        <w:trPr>
          <w:hidden/>
        </w:trPr>
        <w:tc>
          <w:tcPr>
            <w:tcW w:w="847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54224599" w14:textId="77777777" w:rsidR="008526C6" w:rsidRPr="00FB5797" w:rsidRDefault="008526C6" w:rsidP="00342878">
            <w:pPr>
              <w:rPr>
                <w:rFonts w:cs="Arial"/>
                <w:vanish/>
                <w:color w:val="000000" w:themeColor="text1"/>
                <w:sz w:val="18"/>
                <w:rPrChange w:id="4289" w:author="SM Fairus Hasan" w:date="2020-02-27T16:11:00Z">
                  <w:rPr>
                    <w:rFonts w:cs="Arial"/>
                    <w:vanish/>
                    <w:color w:val="BFBFBF" w:themeColor="background1" w:themeShade="BF"/>
                    <w:sz w:val="18"/>
                  </w:rPr>
                </w:rPrChange>
              </w:rPr>
            </w:pPr>
            <w:r w:rsidRPr="00FB5797">
              <w:rPr>
                <w:rFonts w:cs="Arial"/>
                <w:vanish/>
                <w:color w:val="000000" w:themeColor="text1"/>
                <w:sz w:val="18"/>
                <w:rPrChange w:id="4290" w:author="SM Fairus Hasan" w:date="2020-02-27T16:11:00Z">
                  <w:rPr>
                    <w:rFonts w:cs="Arial"/>
                    <w:vanish/>
                    <w:color w:val="BFBFBF" w:themeColor="background1" w:themeShade="BF"/>
                    <w:sz w:val="18"/>
                  </w:rPr>
                </w:rPrChange>
              </w:rPr>
              <w:t>&lt;Put any acceptance criteria here&gt;</w:t>
            </w:r>
          </w:p>
        </w:tc>
        <w:tc>
          <w:tcPr>
            <w:tcW w:w="1983" w:type="dxa"/>
            <w:tcBorders>
              <w:top w:val="nil"/>
              <w:left w:val="nil"/>
              <w:bottom w:val="single" w:sz="12" w:space="0" w:color="A6A6A6"/>
              <w:right w:val="single" w:sz="12" w:space="0" w:color="A6A6A6"/>
            </w:tcBorders>
            <w:tcMar>
              <w:top w:w="0" w:type="dxa"/>
              <w:left w:w="108" w:type="dxa"/>
              <w:bottom w:w="0" w:type="dxa"/>
              <w:right w:w="108" w:type="dxa"/>
            </w:tcMar>
            <w:hideMark/>
          </w:tcPr>
          <w:p w14:paraId="41D4EA41" w14:textId="77777777" w:rsidR="008526C6" w:rsidRPr="00FB5797" w:rsidRDefault="008526C6" w:rsidP="00342878">
            <w:pPr>
              <w:rPr>
                <w:rFonts w:cs="Arial"/>
                <w:vanish/>
                <w:color w:val="000000" w:themeColor="text1"/>
                <w:sz w:val="18"/>
                <w:rPrChange w:id="4291" w:author="SM Fairus Hasan" w:date="2020-02-27T16:11:00Z">
                  <w:rPr>
                    <w:rFonts w:cs="Arial"/>
                    <w:vanish/>
                    <w:color w:val="BFBFBF" w:themeColor="background1" w:themeShade="BF"/>
                    <w:sz w:val="18"/>
                  </w:rPr>
                </w:rPrChange>
              </w:rPr>
            </w:pPr>
            <w:r w:rsidRPr="00FB5797">
              <w:rPr>
                <w:rFonts w:cs="Arial"/>
                <w:vanish/>
                <w:color w:val="000000" w:themeColor="text1"/>
                <w:sz w:val="18"/>
                <w:rPrChange w:id="4292" w:author="SM Fairus Hasan" w:date="2020-02-27T16:11:00Z">
                  <w:rPr>
                    <w:rFonts w:cs="Arial"/>
                    <w:vanish/>
                    <w:color w:val="BFBFBF" w:themeColor="background1" w:themeShade="BF"/>
                    <w:sz w:val="18"/>
                  </w:rPr>
                </w:rPrChange>
              </w:rPr>
              <w:t>&lt;TestCase trace link&gt;</w:t>
            </w:r>
          </w:p>
        </w:tc>
      </w:tr>
      <w:tr w:rsidR="008526C6" w:rsidRPr="00FB5797" w14:paraId="6A6065F7" w14:textId="77777777" w:rsidTr="00342878">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43C4A7A6" w14:textId="77777777" w:rsidR="008526C6" w:rsidRPr="00FB5797" w:rsidRDefault="008526C6" w:rsidP="00342878">
            <w:pPr>
              <w:rPr>
                <w:rFonts w:eastAsiaTheme="minorHAnsi" w:cs="Arial"/>
                <w:b/>
                <w:bCs/>
                <w:vanish/>
                <w:color w:val="000000" w:themeColor="text1"/>
                <w:sz w:val="16"/>
                <w:szCs w:val="16"/>
                <w:rPrChange w:id="4293"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294" w:author="SM Fairus Hasan" w:date="2020-02-27T16:11:00Z">
                  <w:rPr>
                    <w:rFonts w:cs="Arial"/>
                    <w:b/>
                    <w:bCs/>
                    <w:vanish/>
                    <w:color w:val="BFBFBF"/>
                    <w:sz w:val="16"/>
                    <w:szCs w:val="16"/>
                  </w:rPr>
                </w:rPrChange>
              </w:rPr>
              <w:t>Notes</w:t>
            </w:r>
          </w:p>
        </w:tc>
      </w:tr>
      <w:tr w:rsidR="008526C6" w:rsidRPr="00FB5797" w14:paraId="72D1D4B8" w14:textId="77777777" w:rsidTr="00342878">
        <w:trPr>
          <w:hidden/>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0F34ACB2" w14:textId="77777777" w:rsidR="008526C6" w:rsidRPr="00FB5797" w:rsidRDefault="008526C6" w:rsidP="00342878">
            <w:pPr>
              <w:rPr>
                <w:rFonts w:cs="Arial"/>
                <w:vanish/>
                <w:color w:val="000000" w:themeColor="text1"/>
                <w:sz w:val="18"/>
                <w:szCs w:val="18"/>
                <w:rPrChange w:id="4295" w:author="SM Fairus Hasan" w:date="2020-02-27T16:11:00Z">
                  <w:rPr>
                    <w:rFonts w:cs="Arial"/>
                    <w:vanish/>
                    <w:color w:val="BFBFBF" w:themeColor="background1" w:themeShade="BF"/>
                    <w:sz w:val="18"/>
                    <w:szCs w:val="18"/>
                  </w:rPr>
                </w:rPrChange>
              </w:rPr>
            </w:pPr>
            <w:r w:rsidRPr="00FB5797">
              <w:rPr>
                <w:rFonts w:cs="Arial"/>
                <w:vanish/>
                <w:color w:val="000000" w:themeColor="text1"/>
                <w:sz w:val="18"/>
                <w:szCs w:val="18"/>
                <w:rPrChange w:id="4296" w:author="SM Fairus Hasan" w:date="2020-02-27T16:11:00Z">
                  <w:rPr>
                    <w:rFonts w:cs="Arial"/>
                    <w:vanish/>
                    <w:color w:val="BFBFBF" w:themeColor="background1" w:themeShade="BF"/>
                    <w:sz w:val="18"/>
                    <w:szCs w:val="18"/>
                  </w:rPr>
                </w:rPrChange>
              </w:rPr>
              <w:t>&lt;Put any notes here&gt;</w:t>
            </w:r>
          </w:p>
        </w:tc>
      </w:tr>
      <w:tr w:rsidR="008526C6" w:rsidRPr="00FB5797" w14:paraId="7DCE0CAF" w14:textId="77777777" w:rsidTr="00342878">
        <w:trPr>
          <w:trHeight w:val="133"/>
          <w:hidden/>
        </w:trPr>
        <w:tc>
          <w:tcPr>
            <w:tcW w:w="1951"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76DA8F8D" w14:textId="77777777" w:rsidR="008526C6" w:rsidRPr="00FB5797" w:rsidRDefault="008526C6" w:rsidP="00342878">
            <w:pPr>
              <w:rPr>
                <w:rFonts w:eastAsiaTheme="minorHAnsi" w:cs="Arial"/>
                <w:b/>
                <w:bCs/>
                <w:vanish/>
                <w:color w:val="000000" w:themeColor="text1"/>
                <w:sz w:val="16"/>
                <w:szCs w:val="16"/>
                <w:rPrChange w:id="4297"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298" w:author="SM Fairus Hasan" w:date="2020-02-27T16:11:00Z">
                  <w:rPr>
                    <w:rFonts w:cs="Arial"/>
                    <w:b/>
                    <w:bCs/>
                    <w:vanish/>
                    <w:color w:val="BFBFBF"/>
                    <w:sz w:val="16"/>
                    <w:szCs w:val="16"/>
                  </w:rPr>
                </w:rPrChange>
              </w:rPr>
              <w:t>Type</w:t>
            </w:r>
          </w:p>
        </w:tc>
        <w:sdt>
          <w:sdtPr>
            <w:rPr>
              <w:rStyle w:val="PlaceholderText"/>
              <w:rFonts w:cs="Arial"/>
              <w:vanish/>
              <w:color w:val="000000" w:themeColor="text1"/>
              <w:sz w:val="18"/>
              <w:szCs w:val="18"/>
            </w:rPr>
            <w:alias w:val="Requirement Type"/>
            <w:tag w:val="Requirements Type"/>
            <w:id w:val="-1086003300"/>
            <w:placeholder>
              <w:docPart w:val="DE729BEC7B1F41398FD4F4CBD990B6D2"/>
            </w:placeholder>
            <w:showingPlcHd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39C2060A" w14:textId="77777777" w:rsidR="008526C6" w:rsidRPr="00FB5797" w:rsidRDefault="008526C6" w:rsidP="00342878">
                <w:pPr>
                  <w:rPr>
                    <w:rStyle w:val="PlaceholderText"/>
                    <w:rFonts w:cs="Arial"/>
                    <w:vanish/>
                    <w:color w:val="000000" w:themeColor="text1"/>
                    <w:sz w:val="18"/>
                    <w:szCs w:val="18"/>
                    <w:rPrChange w:id="4299"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300" w:author="SM Fairus Hasan" w:date="2020-02-27T16:11:00Z">
                      <w:rPr>
                        <w:rStyle w:val="PlaceholderText"/>
                        <w:rFonts w:cs="Arial"/>
                        <w:vanish/>
                        <w:sz w:val="18"/>
                        <w:szCs w:val="18"/>
                      </w:rPr>
                    </w:rPrChange>
                  </w:rPr>
                  <w:t>Choose an item.</w:t>
                </w:r>
              </w:p>
            </w:tc>
          </w:sdtContent>
        </w:sdt>
        <w:tc>
          <w:tcPr>
            <w:tcW w:w="1417"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36E842C" w14:textId="77777777" w:rsidR="008526C6" w:rsidRPr="00FB5797" w:rsidRDefault="008526C6" w:rsidP="00342878">
            <w:pPr>
              <w:rPr>
                <w:rFonts w:cs="Arial"/>
                <w:b/>
                <w:bCs/>
                <w:vanish/>
                <w:color w:val="000000" w:themeColor="text1"/>
                <w:sz w:val="16"/>
                <w:szCs w:val="16"/>
                <w:rPrChange w:id="4301"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302" w:author="SM Fairus Hasan" w:date="2020-02-27T16:11:00Z">
                  <w:rPr>
                    <w:rFonts w:cs="Arial"/>
                    <w:b/>
                    <w:bCs/>
                    <w:vanish/>
                    <w:color w:val="BFBFBF"/>
                    <w:sz w:val="16"/>
                    <w:szCs w:val="16"/>
                  </w:rPr>
                </w:rPrChange>
              </w:rPr>
              <w:t>Source</w:t>
            </w:r>
          </w:p>
        </w:tc>
        <w:tc>
          <w:tcPr>
            <w:tcW w:w="5244"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21D18452" w14:textId="77777777" w:rsidR="008526C6" w:rsidRPr="00FB5797" w:rsidRDefault="008526C6" w:rsidP="00342878">
            <w:pPr>
              <w:rPr>
                <w:rFonts w:cs="Arial"/>
                <w:vanish/>
                <w:color w:val="000000" w:themeColor="text1"/>
                <w:sz w:val="18"/>
                <w:szCs w:val="18"/>
                <w:rPrChange w:id="4303"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4304" w:author="SM Fairus Hasan" w:date="2020-02-27T16:11:00Z">
                  <w:rPr>
                    <w:rFonts w:cs="Arial"/>
                    <w:vanish/>
                    <w:color w:val="BFBFBF" w:themeColor="background1" w:themeShade="BF"/>
                    <w:sz w:val="18"/>
                    <w:szCs w:val="18"/>
                  </w:rPr>
                </w:rPrChange>
              </w:rPr>
              <w:t>&lt;Put any source here, which is not a requirement reference&gt;</w:t>
            </w:r>
          </w:p>
        </w:tc>
      </w:tr>
      <w:tr w:rsidR="008526C6" w:rsidRPr="00FB5797" w14:paraId="549DE8CA" w14:textId="77777777" w:rsidTr="00342878">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64C9A00A" w14:textId="77777777" w:rsidR="008526C6" w:rsidRPr="00FB5797" w:rsidRDefault="008526C6" w:rsidP="00342878">
            <w:pPr>
              <w:rPr>
                <w:rFonts w:eastAsiaTheme="minorHAnsi" w:cs="Arial"/>
                <w:b/>
                <w:bCs/>
                <w:vanish/>
                <w:color w:val="000000" w:themeColor="text1"/>
                <w:sz w:val="16"/>
                <w:szCs w:val="16"/>
                <w:rPrChange w:id="4305"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06" w:author="SM Fairus Hasan" w:date="2020-02-27T16:11:00Z">
                  <w:rPr>
                    <w:rFonts w:cs="Arial"/>
                    <w:b/>
                    <w:bCs/>
                    <w:vanish/>
                    <w:color w:val="BFBFBF"/>
                    <w:sz w:val="16"/>
                    <w:szCs w:val="16"/>
                  </w:rPr>
                </w:rPrChange>
              </w:rPr>
              <w:t>Priority</w:t>
            </w:r>
          </w:p>
        </w:tc>
        <w:sdt>
          <w:sdtPr>
            <w:rPr>
              <w:rStyle w:val="PlaceholderText"/>
              <w:rFonts w:cs="Arial"/>
              <w:vanish/>
              <w:color w:val="000000" w:themeColor="text1"/>
              <w:sz w:val="18"/>
              <w:szCs w:val="18"/>
            </w:rPr>
            <w:alias w:val="Requirement Priority"/>
            <w:tag w:val="Requirement Priority"/>
            <w:id w:val="-1025787545"/>
            <w:placeholder>
              <w:docPart w:val="0273B0EE8BE34850B7E57FCACC5268EA"/>
            </w:placeholder>
            <w:showingPlcHd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260D9340" w14:textId="77777777" w:rsidR="008526C6" w:rsidRPr="00FB5797" w:rsidRDefault="008526C6" w:rsidP="00342878">
                <w:pPr>
                  <w:rPr>
                    <w:rStyle w:val="PlaceholderText"/>
                    <w:rFonts w:cs="Arial"/>
                    <w:vanish/>
                    <w:color w:val="000000" w:themeColor="text1"/>
                    <w:sz w:val="18"/>
                    <w:szCs w:val="18"/>
                    <w:rPrChange w:id="4307"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308"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71D6BC23" w14:textId="77777777" w:rsidR="008526C6" w:rsidRPr="00FB5797" w:rsidRDefault="008526C6" w:rsidP="00342878">
            <w:pPr>
              <w:rPr>
                <w:rFonts w:eastAsiaTheme="minorHAnsi" w:cs="Arial"/>
                <w:b/>
                <w:bCs/>
                <w:vanish/>
                <w:color w:val="000000" w:themeColor="text1"/>
                <w:sz w:val="16"/>
                <w:szCs w:val="16"/>
                <w:rPrChange w:id="4309"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10" w:author="SM Fairus Hasan" w:date="2020-02-27T16:11:00Z">
                  <w:rPr>
                    <w:rFonts w:cs="Arial"/>
                    <w:b/>
                    <w:bCs/>
                    <w:vanish/>
                    <w:color w:val="BFBFBF"/>
                    <w:sz w:val="16"/>
                    <w:szCs w:val="16"/>
                  </w:rPr>
                </w:rPrChange>
              </w:rPr>
              <w:t>Source Req.</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5FC8C44" w14:textId="77777777" w:rsidR="008526C6" w:rsidRPr="00FB5797" w:rsidRDefault="008526C6" w:rsidP="00342878">
            <w:pPr>
              <w:rPr>
                <w:rFonts w:cs="Arial"/>
                <w:vanish/>
                <w:color w:val="000000" w:themeColor="text1"/>
                <w:sz w:val="18"/>
                <w:szCs w:val="18"/>
                <w:rPrChange w:id="4311"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4312" w:author="SM Fairus Hasan" w:date="2020-02-27T16:11:00Z">
                  <w:rPr>
                    <w:rFonts w:cs="Arial"/>
                    <w:vanish/>
                    <w:color w:val="BFBFBF" w:themeColor="background1" w:themeShade="BF"/>
                    <w:sz w:val="18"/>
                    <w:szCs w:val="18"/>
                  </w:rPr>
                </w:rPrChange>
              </w:rPr>
              <w:t>&lt;Put any parent requirement trace link here&gt;</w:t>
            </w:r>
          </w:p>
        </w:tc>
      </w:tr>
      <w:tr w:rsidR="008526C6" w:rsidRPr="00FB5797" w14:paraId="22540EA0" w14:textId="77777777" w:rsidTr="00342878">
        <w:trPr>
          <w:trHeight w:val="205"/>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48F8704A" w14:textId="77777777" w:rsidR="008526C6" w:rsidRPr="00FB5797" w:rsidRDefault="008526C6" w:rsidP="00342878">
            <w:pPr>
              <w:rPr>
                <w:rFonts w:cs="Arial"/>
                <w:b/>
                <w:bCs/>
                <w:vanish/>
                <w:color w:val="000000" w:themeColor="text1"/>
                <w:sz w:val="16"/>
                <w:szCs w:val="16"/>
                <w:rPrChange w:id="4313"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314" w:author="SM Fairus Hasan" w:date="2020-02-27T16:11:00Z">
                  <w:rPr>
                    <w:rFonts w:cs="Arial"/>
                    <w:b/>
                    <w:bCs/>
                    <w:vanish/>
                    <w:color w:val="BFBFBF"/>
                    <w:sz w:val="16"/>
                    <w:szCs w:val="16"/>
                  </w:rPr>
                </w:rPrChange>
              </w:rPr>
              <w:t>Status</w:t>
            </w:r>
          </w:p>
        </w:tc>
        <w:sdt>
          <w:sdtPr>
            <w:rPr>
              <w:rStyle w:val="PlaceholderText"/>
              <w:rFonts w:cs="Arial"/>
              <w:vanish/>
              <w:color w:val="000000" w:themeColor="text1"/>
              <w:sz w:val="18"/>
              <w:szCs w:val="18"/>
            </w:rPr>
            <w:alias w:val="Requirement Status"/>
            <w:tag w:val="Requirement Status"/>
            <w:id w:val="439413040"/>
            <w:placeholder>
              <w:docPart w:val="EE410481804A45469C811FB4BD7A89DF"/>
            </w:placeholder>
            <w:showingPlcHd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7DF897BA" w14:textId="77777777" w:rsidR="008526C6" w:rsidRPr="00FB5797" w:rsidRDefault="008526C6" w:rsidP="00342878">
                <w:pPr>
                  <w:rPr>
                    <w:rStyle w:val="PlaceholderText"/>
                    <w:rFonts w:cs="Arial"/>
                    <w:vanish/>
                    <w:color w:val="000000" w:themeColor="text1"/>
                    <w:sz w:val="18"/>
                    <w:szCs w:val="18"/>
                    <w:rPrChange w:id="4315"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316"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44E1BA66" w14:textId="77777777" w:rsidR="008526C6" w:rsidRPr="00FB5797" w:rsidRDefault="008526C6" w:rsidP="00342878">
            <w:pPr>
              <w:rPr>
                <w:rFonts w:cs="Arial"/>
                <w:b/>
                <w:bCs/>
                <w:vanish/>
                <w:color w:val="000000" w:themeColor="text1"/>
                <w:sz w:val="16"/>
                <w:szCs w:val="16"/>
                <w:rPrChange w:id="4317"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318" w:author="SM Fairus Hasan" w:date="2020-02-27T16:11:00Z">
                  <w:rPr>
                    <w:rFonts w:cs="Arial"/>
                    <w:b/>
                    <w:bCs/>
                    <w:vanish/>
                    <w:color w:val="BFBFBF"/>
                    <w:sz w:val="16"/>
                    <w:szCs w:val="16"/>
                  </w:rPr>
                </w:rPrChange>
              </w:rPr>
              <w:t xml:space="preserve">Owner </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2B8B066" w14:textId="77777777" w:rsidR="008526C6" w:rsidRPr="00FB5797" w:rsidRDefault="008526C6" w:rsidP="00342878">
            <w:pPr>
              <w:rPr>
                <w:rFonts w:cs="Arial"/>
                <w:vanish/>
                <w:color w:val="000000" w:themeColor="text1"/>
                <w:sz w:val="18"/>
                <w:szCs w:val="18"/>
                <w:rPrChange w:id="4319" w:author="SM Fairus Hasan" w:date="2020-02-27T16:11:00Z">
                  <w:rPr>
                    <w:rFonts w:cs="Arial"/>
                    <w:vanish/>
                    <w:color w:val="A6A6A6" w:themeColor="background1" w:themeShade="A6"/>
                    <w:sz w:val="18"/>
                    <w:szCs w:val="18"/>
                  </w:rPr>
                </w:rPrChange>
              </w:rPr>
            </w:pPr>
          </w:p>
        </w:tc>
      </w:tr>
      <w:tr w:rsidR="008526C6" w:rsidRPr="00FB5797" w14:paraId="5FF7DFE8" w14:textId="77777777" w:rsidTr="00342878">
        <w:trPr>
          <w:hidden/>
        </w:trPr>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DC1D43D" w14:textId="77777777" w:rsidR="008526C6" w:rsidRPr="00FB5797" w:rsidRDefault="008526C6" w:rsidP="00342878">
            <w:pPr>
              <w:rPr>
                <w:rFonts w:cs="Arial"/>
                <w:b/>
                <w:bCs/>
                <w:vanish/>
                <w:color w:val="000000" w:themeColor="text1"/>
                <w:sz w:val="16"/>
                <w:szCs w:val="16"/>
                <w:rPrChange w:id="4320"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321" w:author="SM Fairus Hasan" w:date="2020-02-27T16:11:00Z">
                  <w:rPr>
                    <w:rFonts w:cs="Arial"/>
                    <w:b/>
                    <w:bCs/>
                    <w:vanish/>
                    <w:color w:val="BFBFBF"/>
                    <w:sz w:val="16"/>
                    <w:szCs w:val="16"/>
                  </w:rPr>
                </w:rPrChange>
              </w:rPr>
              <w:t>Change Log</w:t>
            </w:r>
          </w:p>
        </w:tc>
      </w:tr>
      <w:tr w:rsidR="008526C6" w:rsidRPr="00FB5797" w14:paraId="05ACE494" w14:textId="77777777" w:rsidTr="00342878">
        <w:trPr>
          <w:hidden/>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355A684" w14:textId="77777777" w:rsidR="008526C6" w:rsidRPr="00FB5797" w:rsidRDefault="008526C6" w:rsidP="00342878">
            <w:pPr>
              <w:rPr>
                <w:rFonts w:cs="Arial"/>
                <w:b/>
                <w:bCs/>
                <w:vanish/>
                <w:color w:val="000000" w:themeColor="text1"/>
                <w:sz w:val="16"/>
                <w:szCs w:val="16"/>
                <w:rPrChange w:id="4322"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323" w:author="SM Fairus Hasan" w:date="2020-02-27T16:11:00Z">
                  <w:rPr>
                    <w:rFonts w:cs="Arial"/>
                    <w:b/>
                    <w:bCs/>
                    <w:vanish/>
                    <w:color w:val="BFBFBF"/>
                    <w:sz w:val="16"/>
                    <w:szCs w:val="16"/>
                  </w:rPr>
                </w:rPrChange>
              </w:rPr>
              <w:t>Version</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7E1EA9F" w14:textId="77777777" w:rsidR="008526C6" w:rsidRPr="00FB5797" w:rsidRDefault="008526C6" w:rsidP="00342878">
            <w:pPr>
              <w:rPr>
                <w:rFonts w:eastAsiaTheme="minorHAnsi" w:cs="Arial"/>
                <w:vanish/>
                <w:color w:val="000000" w:themeColor="text1"/>
                <w:sz w:val="24"/>
                <w:szCs w:val="24"/>
                <w:rPrChange w:id="4324"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4325" w:author="SM Fairus Hasan" w:date="2020-02-27T16:11:00Z">
                  <w:rPr>
                    <w:rFonts w:cs="Arial"/>
                    <w:b/>
                    <w:bCs/>
                    <w:vanish/>
                    <w:color w:val="BFBFBF"/>
                    <w:sz w:val="16"/>
                    <w:szCs w:val="16"/>
                  </w:rPr>
                </w:rPrChange>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40F2B957" w14:textId="77777777" w:rsidR="008526C6" w:rsidRPr="00FB5797" w:rsidRDefault="008526C6" w:rsidP="00342878">
            <w:pPr>
              <w:rPr>
                <w:rFonts w:eastAsiaTheme="minorHAnsi" w:cs="Arial"/>
                <w:b/>
                <w:bCs/>
                <w:vanish/>
                <w:color w:val="000000" w:themeColor="text1"/>
                <w:sz w:val="16"/>
                <w:szCs w:val="16"/>
                <w:rPrChange w:id="4326"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27" w:author="SM Fairus Hasan" w:date="2020-02-27T16:11:00Z">
                  <w:rPr>
                    <w:rFonts w:cs="Arial"/>
                    <w:b/>
                    <w:bCs/>
                    <w:vanish/>
                    <w:color w:val="BFBFBF"/>
                    <w:sz w:val="16"/>
                    <w:szCs w:val="16"/>
                  </w:rPr>
                </w:rPrChange>
              </w:rPr>
              <w:t>Author</w:t>
            </w:r>
          </w:p>
        </w:tc>
        <w:tc>
          <w:tcPr>
            <w:tcW w:w="7512"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ABD27CE" w14:textId="77777777" w:rsidR="008526C6" w:rsidRPr="00FB5797" w:rsidRDefault="008526C6" w:rsidP="00342878">
            <w:pPr>
              <w:rPr>
                <w:rFonts w:eastAsiaTheme="minorHAnsi" w:cs="Arial"/>
                <w:vanish/>
                <w:color w:val="000000" w:themeColor="text1"/>
                <w:sz w:val="24"/>
                <w:szCs w:val="24"/>
                <w:rPrChange w:id="4328"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4329" w:author="SM Fairus Hasan" w:date="2020-02-27T16:11:00Z">
                  <w:rPr>
                    <w:rFonts w:cs="Arial"/>
                    <w:b/>
                    <w:bCs/>
                    <w:vanish/>
                    <w:color w:val="BFBFBF"/>
                    <w:sz w:val="16"/>
                    <w:szCs w:val="16"/>
                  </w:rPr>
                </w:rPrChange>
              </w:rPr>
              <w:t>Change</w:t>
            </w:r>
          </w:p>
        </w:tc>
      </w:tr>
      <w:tr w:rsidR="008526C6" w:rsidRPr="00FB5797" w14:paraId="26FEEB1E" w14:textId="77777777" w:rsidTr="00342878">
        <w:trPr>
          <w:hidden/>
        </w:trPr>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54C9B3F7" w14:textId="77777777" w:rsidR="008526C6" w:rsidRPr="00FB5797" w:rsidRDefault="008526C6" w:rsidP="00342878">
            <w:pPr>
              <w:rPr>
                <w:rFonts w:eastAsiaTheme="minorHAnsi" w:cs="Arial"/>
                <w:bCs/>
                <w:vanish/>
                <w:color w:val="000000" w:themeColor="text1"/>
                <w:sz w:val="18"/>
                <w:szCs w:val="18"/>
                <w:rPrChange w:id="4330" w:author="SM Fairus Hasan" w:date="2020-02-27T16:11:00Z">
                  <w:rPr>
                    <w:rFonts w:eastAsiaTheme="minorHAnsi" w:cs="Arial"/>
                    <w:bCs/>
                    <w:vanish/>
                    <w:color w:val="BFBFBF"/>
                    <w:sz w:val="18"/>
                    <w:szCs w:val="18"/>
                  </w:rPr>
                </w:rPrChange>
              </w:rPr>
            </w:pPr>
            <w:r w:rsidRPr="00FB5797">
              <w:rPr>
                <w:rFonts w:cs="Arial"/>
                <w:bCs/>
                <w:vanish/>
                <w:color w:val="000000" w:themeColor="text1"/>
                <w:sz w:val="18"/>
                <w:szCs w:val="18"/>
                <w:rPrChange w:id="4331" w:author="SM Fairus Hasan" w:date="2020-02-27T16:11:00Z">
                  <w:rPr>
                    <w:rFonts w:cs="Arial"/>
                    <w:bCs/>
                    <w:vanish/>
                    <w:color w:val="BFBFBF"/>
                    <w:sz w:val="18"/>
                    <w:szCs w:val="18"/>
                  </w:rPr>
                </w:rPrChange>
              </w:rPr>
              <w:t>1</w:t>
            </w: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5909FF65" w14:textId="77777777" w:rsidR="008526C6" w:rsidRPr="00FB5797" w:rsidRDefault="008526C6" w:rsidP="00342878">
            <w:pPr>
              <w:rPr>
                <w:rFonts w:eastAsiaTheme="minorHAnsi" w:cs="Arial"/>
                <w:bCs/>
                <w:vanish/>
                <w:color w:val="000000" w:themeColor="text1"/>
                <w:sz w:val="18"/>
                <w:szCs w:val="18"/>
                <w:rPrChange w:id="4332" w:author="SM Fairus Hasan" w:date="2020-02-27T16:11:00Z">
                  <w:rPr>
                    <w:rFonts w:eastAsiaTheme="minorHAnsi" w:cs="Arial"/>
                    <w:bCs/>
                    <w:vanish/>
                    <w:color w:val="BFBFBF"/>
                    <w:sz w:val="18"/>
                    <w:szCs w:val="18"/>
                  </w:rPr>
                </w:rPrChange>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6F979869" w14:textId="77777777" w:rsidR="008526C6" w:rsidRPr="00FB5797" w:rsidRDefault="008526C6" w:rsidP="00342878">
            <w:pPr>
              <w:rPr>
                <w:rFonts w:eastAsiaTheme="minorHAnsi" w:cs="Arial"/>
                <w:bCs/>
                <w:vanish/>
                <w:color w:val="000000" w:themeColor="text1"/>
                <w:sz w:val="18"/>
                <w:szCs w:val="18"/>
                <w:rPrChange w:id="4333" w:author="SM Fairus Hasan" w:date="2020-02-27T16:11:00Z">
                  <w:rPr>
                    <w:rFonts w:eastAsiaTheme="minorHAnsi" w:cs="Arial"/>
                    <w:bCs/>
                    <w:vanish/>
                    <w:color w:val="BFBFBF"/>
                    <w:sz w:val="18"/>
                    <w:szCs w:val="18"/>
                  </w:rPr>
                </w:rPrChange>
              </w:rPr>
            </w:pPr>
          </w:p>
        </w:tc>
        <w:tc>
          <w:tcPr>
            <w:tcW w:w="7512" w:type="dxa"/>
            <w:gridSpan w:val="4"/>
            <w:tcBorders>
              <w:top w:val="nil"/>
              <w:left w:val="nil"/>
              <w:bottom w:val="single" w:sz="12" w:space="0" w:color="A6A6A6"/>
              <w:right w:val="single" w:sz="12" w:space="0" w:color="A6A6A6"/>
            </w:tcBorders>
            <w:tcMar>
              <w:top w:w="0" w:type="dxa"/>
              <w:left w:w="108" w:type="dxa"/>
              <w:bottom w:w="0" w:type="dxa"/>
              <w:right w:w="108" w:type="dxa"/>
            </w:tcMar>
            <w:hideMark/>
          </w:tcPr>
          <w:p w14:paraId="25BEE25E" w14:textId="77777777" w:rsidR="008526C6" w:rsidRPr="00FB5797" w:rsidRDefault="008526C6" w:rsidP="00342878">
            <w:pPr>
              <w:rPr>
                <w:rFonts w:eastAsiaTheme="minorHAnsi" w:cs="Arial"/>
                <w:bCs/>
                <w:vanish/>
                <w:color w:val="000000" w:themeColor="text1"/>
                <w:sz w:val="18"/>
                <w:szCs w:val="18"/>
                <w:rPrChange w:id="4334" w:author="SM Fairus Hasan" w:date="2020-02-27T16:11:00Z">
                  <w:rPr>
                    <w:rFonts w:eastAsiaTheme="minorHAnsi" w:cs="Arial"/>
                    <w:bCs/>
                    <w:vanish/>
                    <w:color w:val="BFBFBF"/>
                    <w:sz w:val="18"/>
                    <w:szCs w:val="18"/>
                  </w:rPr>
                </w:rPrChange>
              </w:rPr>
            </w:pPr>
            <w:r w:rsidRPr="00FB5797">
              <w:rPr>
                <w:rFonts w:cs="Arial"/>
                <w:vanish/>
                <w:color w:val="000000" w:themeColor="text1"/>
                <w:sz w:val="18"/>
                <w:szCs w:val="18"/>
                <w:rPrChange w:id="4335" w:author="SM Fairus Hasan" w:date="2020-02-27T16:11:00Z">
                  <w:rPr>
                    <w:rFonts w:cs="Arial"/>
                    <w:vanish/>
                    <w:color w:val="BFBFBF"/>
                    <w:sz w:val="18"/>
                    <w:szCs w:val="18"/>
                  </w:rPr>
                </w:rPrChange>
              </w:rPr>
              <w:t>Initial version</w:t>
            </w:r>
          </w:p>
        </w:tc>
      </w:tr>
      <w:tr w:rsidR="008526C6" w:rsidRPr="00FB5797" w14:paraId="29E3C291" w14:textId="77777777" w:rsidTr="00342878">
        <w:trPr>
          <w:hidden/>
        </w:trPr>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C8EB5DE" w14:textId="77777777" w:rsidR="008526C6" w:rsidRPr="00FB5797" w:rsidRDefault="008526C6" w:rsidP="00342878">
            <w:pPr>
              <w:rPr>
                <w:rFonts w:eastAsiaTheme="minorHAnsi" w:cs="Arial"/>
                <w:b/>
                <w:bCs/>
                <w:vanish/>
                <w:color w:val="000000" w:themeColor="text1"/>
                <w:sz w:val="16"/>
                <w:szCs w:val="16"/>
                <w:rPrChange w:id="4336"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37" w:author="SM Fairus Hasan" w:date="2020-02-27T16:11:00Z">
                  <w:rPr>
                    <w:rFonts w:cs="Arial"/>
                    <w:b/>
                    <w:bCs/>
                    <w:vanish/>
                    <w:color w:val="BFBFBF"/>
                    <w:sz w:val="16"/>
                    <w:szCs w:val="16"/>
                  </w:rPr>
                </w:rPrChange>
              </w:rPr>
              <w:t>Requirement ID: ###R_FNC_Trailer Light Check_00052###</w:t>
            </w:r>
          </w:p>
        </w:tc>
      </w:tr>
      <w:tr w:rsidR="008526C6" w:rsidRPr="00FB5797" w14:paraId="5ED5A539" w14:textId="77777777" w:rsidTr="00342878">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1AC0201" w14:textId="77777777" w:rsidR="008526C6" w:rsidRPr="00FB5797" w:rsidRDefault="008526C6" w:rsidP="00342878">
            <w:pPr>
              <w:rPr>
                <w:rFonts w:eastAsiaTheme="minorHAnsi" w:cs="Arial"/>
                <w:b/>
                <w:bCs/>
                <w:vanish/>
                <w:color w:val="000000" w:themeColor="text1"/>
                <w:sz w:val="16"/>
                <w:szCs w:val="16"/>
                <w:rPrChange w:id="4338"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39" w:author="SM Fairus Hasan" w:date="2020-02-27T16:11:00Z">
                  <w:rPr>
                    <w:rFonts w:cs="Arial"/>
                    <w:b/>
                    <w:bCs/>
                    <w:vanish/>
                    <w:color w:val="BFBFBF"/>
                    <w:sz w:val="16"/>
                    <w:szCs w:val="16"/>
                  </w:rPr>
                </w:rPrChange>
              </w:rPr>
              <w:t>Rationale</w:t>
            </w:r>
          </w:p>
        </w:tc>
      </w:tr>
      <w:tr w:rsidR="008526C6" w:rsidRPr="00FB5797" w14:paraId="69E45250" w14:textId="77777777" w:rsidTr="00342878">
        <w:trPr>
          <w:hidden/>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453052C6" w14:textId="77777777" w:rsidR="008526C6" w:rsidRPr="00FB5797" w:rsidRDefault="008526C6" w:rsidP="00342878">
            <w:pPr>
              <w:rPr>
                <w:rFonts w:eastAsiaTheme="minorHAnsi" w:cs="Arial"/>
                <w:b/>
                <w:bCs/>
                <w:vanish/>
                <w:color w:val="000000" w:themeColor="text1"/>
                <w:sz w:val="18"/>
                <w:szCs w:val="16"/>
                <w:rPrChange w:id="4340" w:author="SM Fairus Hasan" w:date="2020-02-27T16:11:00Z">
                  <w:rPr>
                    <w:rFonts w:eastAsiaTheme="minorHAnsi" w:cs="Arial"/>
                    <w:b/>
                    <w:bCs/>
                    <w:vanish/>
                    <w:color w:val="BFBFBF" w:themeColor="background1" w:themeShade="BF"/>
                    <w:sz w:val="18"/>
                    <w:szCs w:val="16"/>
                  </w:rPr>
                </w:rPrChange>
              </w:rPr>
            </w:pPr>
            <w:r w:rsidRPr="00FB5797">
              <w:rPr>
                <w:rFonts w:cs="Arial"/>
                <w:vanish/>
                <w:color w:val="000000" w:themeColor="text1"/>
                <w:sz w:val="18"/>
                <w:rPrChange w:id="4341" w:author="SM Fairus Hasan" w:date="2020-02-27T16:11:00Z">
                  <w:rPr>
                    <w:rFonts w:cs="Arial"/>
                    <w:vanish/>
                    <w:color w:val="BFBFBF" w:themeColor="background1" w:themeShade="BF"/>
                    <w:sz w:val="18"/>
                  </w:rPr>
                </w:rPrChange>
              </w:rPr>
              <w:t>&lt;Put any rationale here&gt;</w:t>
            </w:r>
          </w:p>
        </w:tc>
      </w:tr>
      <w:tr w:rsidR="008526C6" w:rsidRPr="00FB5797" w14:paraId="3176596B" w14:textId="77777777" w:rsidTr="00342878">
        <w:trPr>
          <w:hidden/>
        </w:trPr>
        <w:tc>
          <w:tcPr>
            <w:tcW w:w="847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736C5D7" w14:textId="77777777" w:rsidR="008526C6" w:rsidRPr="00FB5797" w:rsidRDefault="008526C6" w:rsidP="00342878">
            <w:pPr>
              <w:rPr>
                <w:rFonts w:eastAsiaTheme="minorHAnsi" w:cs="Arial"/>
                <w:b/>
                <w:bCs/>
                <w:vanish/>
                <w:color w:val="000000" w:themeColor="text1"/>
                <w:sz w:val="16"/>
                <w:szCs w:val="16"/>
                <w:rPrChange w:id="4342"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43" w:author="SM Fairus Hasan" w:date="2020-02-27T16:11:00Z">
                  <w:rPr>
                    <w:rFonts w:cs="Arial"/>
                    <w:b/>
                    <w:bCs/>
                    <w:vanish/>
                    <w:color w:val="BFBFBF"/>
                    <w:sz w:val="16"/>
                    <w:szCs w:val="16"/>
                  </w:rPr>
                </w:rPrChange>
              </w:rPr>
              <w:t>Acceptance Criteria</w:t>
            </w:r>
          </w:p>
        </w:tc>
        <w:tc>
          <w:tcPr>
            <w:tcW w:w="198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0B50AFD6" w14:textId="77777777" w:rsidR="008526C6" w:rsidRPr="00FB5797" w:rsidRDefault="008526C6" w:rsidP="00342878">
            <w:pPr>
              <w:rPr>
                <w:rFonts w:eastAsiaTheme="minorHAnsi" w:cs="Arial"/>
                <w:b/>
                <w:bCs/>
                <w:vanish/>
                <w:color w:val="000000" w:themeColor="text1"/>
                <w:sz w:val="16"/>
                <w:szCs w:val="16"/>
                <w:rPrChange w:id="4344"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45" w:author="SM Fairus Hasan" w:date="2020-02-27T16:11:00Z">
                  <w:rPr>
                    <w:rFonts w:cs="Arial"/>
                    <w:b/>
                    <w:bCs/>
                    <w:vanish/>
                    <w:color w:val="BFBFBF"/>
                    <w:sz w:val="16"/>
                    <w:szCs w:val="16"/>
                  </w:rPr>
                </w:rPrChange>
              </w:rPr>
              <w:t>V&amp;V Method</w:t>
            </w:r>
          </w:p>
        </w:tc>
      </w:tr>
      <w:tr w:rsidR="008526C6" w:rsidRPr="00FB5797" w14:paraId="4D55B7F0" w14:textId="77777777" w:rsidTr="00342878">
        <w:trPr>
          <w:hidden/>
        </w:trPr>
        <w:tc>
          <w:tcPr>
            <w:tcW w:w="847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24512BF3" w14:textId="77777777" w:rsidR="008526C6" w:rsidRPr="00FB5797" w:rsidRDefault="008526C6" w:rsidP="00342878">
            <w:pPr>
              <w:rPr>
                <w:rFonts w:cs="Arial"/>
                <w:vanish/>
                <w:color w:val="000000" w:themeColor="text1"/>
                <w:sz w:val="18"/>
                <w:rPrChange w:id="4346" w:author="SM Fairus Hasan" w:date="2020-02-27T16:11:00Z">
                  <w:rPr>
                    <w:rFonts w:cs="Arial"/>
                    <w:vanish/>
                    <w:color w:val="BFBFBF" w:themeColor="background1" w:themeShade="BF"/>
                    <w:sz w:val="18"/>
                  </w:rPr>
                </w:rPrChange>
              </w:rPr>
            </w:pPr>
            <w:r w:rsidRPr="00FB5797">
              <w:rPr>
                <w:rFonts w:cs="Arial"/>
                <w:vanish/>
                <w:color w:val="000000" w:themeColor="text1"/>
                <w:sz w:val="18"/>
                <w:rPrChange w:id="4347" w:author="SM Fairus Hasan" w:date="2020-02-27T16:11:00Z">
                  <w:rPr>
                    <w:rFonts w:cs="Arial"/>
                    <w:vanish/>
                    <w:color w:val="BFBFBF" w:themeColor="background1" w:themeShade="BF"/>
                    <w:sz w:val="18"/>
                  </w:rPr>
                </w:rPrChange>
              </w:rPr>
              <w:t>&lt;Put any acceptance criteria here&gt;</w:t>
            </w:r>
          </w:p>
        </w:tc>
        <w:tc>
          <w:tcPr>
            <w:tcW w:w="1983" w:type="dxa"/>
            <w:tcBorders>
              <w:top w:val="nil"/>
              <w:left w:val="nil"/>
              <w:bottom w:val="single" w:sz="12" w:space="0" w:color="A6A6A6"/>
              <w:right w:val="single" w:sz="12" w:space="0" w:color="A6A6A6"/>
            </w:tcBorders>
            <w:tcMar>
              <w:top w:w="0" w:type="dxa"/>
              <w:left w:w="108" w:type="dxa"/>
              <w:bottom w:w="0" w:type="dxa"/>
              <w:right w:w="108" w:type="dxa"/>
            </w:tcMar>
            <w:hideMark/>
          </w:tcPr>
          <w:p w14:paraId="590FC718" w14:textId="77777777" w:rsidR="008526C6" w:rsidRPr="00FB5797" w:rsidRDefault="008526C6" w:rsidP="00342878">
            <w:pPr>
              <w:rPr>
                <w:rFonts w:cs="Arial"/>
                <w:vanish/>
                <w:color w:val="000000" w:themeColor="text1"/>
                <w:sz w:val="18"/>
                <w:rPrChange w:id="4348" w:author="SM Fairus Hasan" w:date="2020-02-27T16:11:00Z">
                  <w:rPr>
                    <w:rFonts w:cs="Arial"/>
                    <w:vanish/>
                    <w:color w:val="BFBFBF" w:themeColor="background1" w:themeShade="BF"/>
                    <w:sz w:val="18"/>
                  </w:rPr>
                </w:rPrChange>
              </w:rPr>
            </w:pPr>
            <w:r w:rsidRPr="00FB5797">
              <w:rPr>
                <w:rFonts w:cs="Arial"/>
                <w:vanish/>
                <w:color w:val="000000" w:themeColor="text1"/>
                <w:sz w:val="18"/>
                <w:rPrChange w:id="4349" w:author="SM Fairus Hasan" w:date="2020-02-27T16:11:00Z">
                  <w:rPr>
                    <w:rFonts w:cs="Arial"/>
                    <w:vanish/>
                    <w:color w:val="BFBFBF" w:themeColor="background1" w:themeShade="BF"/>
                    <w:sz w:val="18"/>
                  </w:rPr>
                </w:rPrChange>
              </w:rPr>
              <w:t>&lt;TestCase trace link&gt;</w:t>
            </w:r>
          </w:p>
        </w:tc>
      </w:tr>
      <w:tr w:rsidR="008526C6" w:rsidRPr="00FB5797" w14:paraId="4528EF5A" w14:textId="77777777" w:rsidTr="00342878">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C7E5251" w14:textId="77777777" w:rsidR="008526C6" w:rsidRPr="00FB5797" w:rsidRDefault="008526C6" w:rsidP="00342878">
            <w:pPr>
              <w:rPr>
                <w:rFonts w:eastAsiaTheme="minorHAnsi" w:cs="Arial"/>
                <w:b/>
                <w:bCs/>
                <w:vanish/>
                <w:color w:val="000000" w:themeColor="text1"/>
                <w:sz w:val="16"/>
                <w:szCs w:val="16"/>
                <w:rPrChange w:id="4350"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51" w:author="SM Fairus Hasan" w:date="2020-02-27T16:11:00Z">
                  <w:rPr>
                    <w:rFonts w:cs="Arial"/>
                    <w:b/>
                    <w:bCs/>
                    <w:vanish/>
                    <w:color w:val="BFBFBF"/>
                    <w:sz w:val="16"/>
                    <w:szCs w:val="16"/>
                  </w:rPr>
                </w:rPrChange>
              </w:rPr>
              <w:t>Notes</w:t>
            </w:r>
          </w:p>
        </w:tc>
      </w:tr>
      <w:tr w:rsidR="008526C6" w:rsidRPr="00FB5797" w14:paraId="32DF4083" w14:textId="77777777" w:rsidTr="00342878">
        <w:trPr>
          <w:hidden/>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4E732856" w14:textId="77777777" w:rsidR="008526C6" w:rsidRPr="00FB5797" w:rsidRDefault="008526C6" w:rsidP="00342878">
            <w:pPr>
              <w:rPr>
                <w:rFonts w:cs="Arial"/>
                <w:vanish/>
                <w:color w:val="000000" w:themeColor="text1"/>
                <w:sz w:val="18"/>
                <w:szCs w:val="18"/>
                <w:rPrChange w:id="4352" w:author="SM Fairus Hasan" w:date="2020-02-27T16:11:00Z">
                  <w:rPr>
                    <w:rFonts w:cs="Arial"/>
                    <w:vanish/>
                    <w:color w:val="BFBFBF" w:themeColor="background1" w:themeShade="BF"/>
                    <w:sz w:val="18"/>
                    <w:szCs w:val="18"/>
                  </w:rPr>
                </w:rPrChange>
              </w:rPr>
            </w:pPr>
            <w:r w:rsidRPr="00FB5797">
              <w:rPr>
                <w:rFonts w:cs="Arial"/>
                <w:vanish/>
                <w:color w:val="000000" w:themeColor="text1"/>
                <w:sz w:val="18"/>
                <w:szCs w:val="18"/>
                <w:rPrChange w:id="4353" w:author="SM Fairus Hasan" w:date="2020-02-27T16:11:00Z">
                  <w:rPr>
                    <w:rFonts w:cs="Arial"/>
                    <w:vanish/>
                    <w:color w:val="BFBFBF" w:themeColor="background1" w:themeShade="BF"/>
                    <w:sz w:val="18"/>
                    <w:szCs w:val="18"/>
                  </w:rPr>
                </w:rPrChange>
              </w:rPr>
              <w:t>&lt;Put any notes here&gt;</w:t>
            </w:r>
          </w:p>
        </w:tc>
      </w:tr>
      <w:tr w:rsidR="008526C6" w:rsidRPr="00FB5797" w14:paraId="75B26426" w14:textId="77777777" w:rsidTr="00342878">
        <w:trPr>
          <w:trHeight w:val="133"/>
          <w:hidden/>
        </w:trPr>
        <w:tc>
          <w:tcPr>
            <w:tcW w:w="1951"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39BAB031" w14:textId="77777777" w:rsidR="008526C6" w:rsidRPr="00FB5797" w:rsidRDefault="008526C6" w:rsidP="00342878">
            <w:pPr>
              <w:rPr>
                <w:rFonts w:eastAsiaTheme="minorHAnsi" w:cs="Arial"/>
                <w:b/>
                <w:bCs/>
                <w:vanish/>
                <w:color w:val="000000" w:themeColor="text1"/>
                <w:sz w:val="16"/>
                <w:szCs w:val="16"/>
                <w:rPrChange w:id="4354"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55" w:author="SM Fairus Hasan" w:date="2020-02-27T16:11:00Z">
                  <w:rPr>
                    <w:rFonts w:cs="Arial"/>
                    <w:b/>
                    <w:bCs/>
                    <w:vanish/>
                    <w:color w:val="BFBFBF"/>
                    <w:sz w:val="16"/>
                    <w:szCs w:val="16"/>
                  </w:rPr>
                </w:rPrChange>
              </w:rPr>
              <w:t>Type</w:t>
            </w:r>
          </w:p>
        </w:tc>
        <w:sdt>
          <w:sdtPr>
            <w:rPr>
              <w:rStyle w:val="PlaceholderText"/>
              <w:rFonts w:cs="Arial"/>
              <w:vanish/>
              <w:color w:val="000000" w:themeColor="text1"/>
              <w:sz w:val="18"/>
              <w:szCs w:val="18"/>
            </w:rPr>
            <w:alias w:val="Requirement Type"/>
            <w:tag w:val="Requirements Type"/>
            <w:id w:val="1352060194"/>
            <w:placeholder>
              <w:docPart w:val="D2D89C58C46D4E85A42CA581E9E0A0CF"/>
            </w:placeholder>
            <w:showingPlcHd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4A061008" w14:textId="77777777" w:rsidR="008526C6" w:rsidRPr="00FB5797" w:rsidRDefault="008526C6" w:rsidP="00342878">
                <w:pPr>
                  <w:rPr>
                    <w:rStyle w:val="PlaceholderText"/>
                    <w:rFonts w:cs="Arial"/>
                    <w:vanish/>
                    <w:color w:val="000000" w:themeColor="text1"/>
                    <w:sz w:val="18"/>
                    <w:szCs w:val="18"/>
                    <w:rPrChange w:id="4356"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357" w:author="SM Fairus Hasan" w:date="2020-02-27T16:11:00Z">
                      <w:rPr>
                        <w:rStyle w:val="PlaceholderText"/>
                        <w:rFonts w:cs="Arial"/>
                        <w:vanish/>
                        <w:sz w:val="18"/>
                        <w:szCs w:val="18"/>
                      </w:rPr>
                    </w:rPrChange>
                  </w:rPr>
                  <w:t>Choose an item.</w:t>
                </w:r>
              </w:p>
            </w:tc>
          </w:sdtContent>
        </w:sdt>
        <w:tc>
          <w:tcPr>
            <w:tcW w:w="1417"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65A1E0A4" w14:textId="77777777" w:rsidR="008526C6" w:rsidRPr="00FB5797" w:rsidRDefault="008526C6" w:rsidP="00342878">
            <w:pPr>
              <w:rPr>
                <w:rFonts w:cs="Arial"/>
                <w:b/>
                <w:bCs/>
                <w:vanish/>
                <w:color w:val="000000" w:themeColor="text1"/>
                <w:sz w:val="16"/>
                <w:szCs w:val="16"/>
                <w:rPrChange w:id="4358"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359" w:author="SM Fairus Hasan" w:date="2020-02-27T16:11:00Z">
                  <w:rPr>
                    <w:rFonts w:cs="Arial"/>
                    <w:b/>
                    <w:bCs/>
                    <w:vanish/>
                    <w:color w:val="BFBFBF"/>
                    <w:sz w:val="16"/>
                    <w:szCs w:val="16"/>
                  </w:rPr>
                </w:rPrChange>
              </w:rPr>
              <w:t>Source</w:t>
            </w:r>
          </w:p>
        </w:tc>
        <w:tc>
          <w:tcPr>
            <w:tcW w:w="5244"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0E33D656" w14:textId="77777777" w:rsidR="008526C6" w:rsidRPr="00FB5797" w:rsidRDefault="008526C6" w:rsidP="00342878">
            <w:pPr>
              <w:rPr>
                <w:rFonts w:cs="Arial"/>
                <w:vanish/>
                <w:color w:val="000000" w:themeColor="text1"/>
                <w:sz w:val="18"/>
                <w:szCs w:val="18"/>
                <w:rPrChange w:id="4360"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4361" w:author="SM Fairus Hasan" w:date="2020-02-27T16:11:00Z">
                  <w:rPr>
                    <w:rFonts w:cs="Arial"/>
                    <w:vanish/>
                    <w:color w:val="BFBFBF" w:themeColor="background1" w:themeShade="BF"/>
                    <w:sz w:val="18"/>
                    <w:szCs w:val="18"/>
                  </w:rPr>
                </w:rPrChange>
              </w:rPr>
              <w:t>&lt;Put any source here, which is not a requirement reference&gt;</w:t>
            </w:r>
          </w:p>
        </w:tc>
      </w:tr>
      <w:tr w:rsidR="008526C6" w:rsidRPr="00FB5797" w14:paraId="590B19D1" w14:textId="77777777" w:rsidTr="00342878">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57B90DE0" w14:textId="77777777" w:rsidR="008526C6" w:rsidRPr="00FB5797" w:rsidRDefault="008526C6" w:rsidP="00342878">
            <w:pPr>
              <w:rPr>
                <w:rFonts w:eastAsiaTheme="minorHAnsi" w:cs="Arial"/>
                <w:b/>
                <w:bCs/>
                <w:vanish/>
                <w:color w:val="000000" w:themeColor="text1"/>
                <w:sz w:val="16"/>
                <w:szCs w:val="16"/>
                <w:rPrChange w:id="4362"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63" w:author="SM Fairus Hasan" w:date="2020-02-27T16:11:00Z">
                  <w:rPr>
                    <w:rFonts w:cs="Arial"/>
                    <w:b/>
                    <w:bCs/>
                    <w:vanish/>
                    <w:color w:val="BFBFBF"/>
                    <w:sz w:val="16"/>
                    <w:szCs w:val="16"/>
                  </w:rPr>
                </w:rPrChange>
              </w:rPr>
              <w:lastRenderedPageBreak/>
              <w:t>Priority</w:t>
            </w:r>
          </w:p>
        </w:tc>
        <w:sdt>
          <w:sdtPr>
            <w:rPr>
              <w:rStyle w:val="PlaceholderText"/>
              <w:rFonts w:cs="Arial"/>
              <w:vanish/>
              <w:color w:val="000000" w:themeColor="text1"/>
              <w:sz w:val="18"/>
              <w:szCs w:val="18"/>
            </w:rPr>
            <w:alias w:val="Requirement Priority"/>
            <w:tag w:val="Requirement Priority"/>
            <w:id w:val="63758780"/>
            <w:placeholder>
              <w:docPart w:val="98126484A2104E83B77E455ED1B03665"/>
            </w:placeholder>
            <w:showingPlcHd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71561ED1" w14:textId="77777777" w:rsidR="008526C6" w:rsidRPr="00FB5797" w:rsidRDefault="008526C6" w:rsidP="00342878">
                <w:pPr>
                  <w:rPr>
                    <w:rStyle w:val="PlaceholderText"/>
                    <w:rFonts w:cs="Arial"/>
                    <w:vanish/>
                    <w:color w:val="000000" w:themeColor="text1"/>
                    <w:sz w:val="18"/>
                    <w:szCs w:val="18"/>
                    <w:rPrChange w:id="4364"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365"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FE92CF8" w14:textId="77777777" w:rsidR="008526C6" w:rsidRPr="00FB5797" w:rsidRDefault="008526C6" w:rsidP="00342878">
            <w:pPr>
              <w:rPr>
                <w:rFonts w:eastAsiaTheme="minorHAnsi" w:cs="Arial"/>
                <w:b/>
                <w:bCs/>
                <w:vanish/>
                <w:color w:val="000000" w:themeColor="text1"/>
                <w:sz w:val="16"/>
                <w:szCs w:val="16"/>
                <w:rPrChange w:id="4366"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67" w:author="SM Fairus Hasan" w:date="2020-02-27T16:11:00Z">
                  <w:rPr>
                    <w:rFonts w:cs="Arial"/>
                    <w:b/>
                    <w:bCs/>
                    <w:vanish/>
                    <w:color w:val="BFBFBF"/>
                    <w:sz w:val="16"/>
                    <w:szCs w:val="16"/>
                  </w:rPr>
                </w:rPrChange>
              </w:rPr>
              <w:t>Source Req.</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7F6ECF13" w14:textId="77777777" w:rsidR="008526C6" w:rsidRPr="00FB5797" w:rsidRDefault="008526C6" w:rsidP="00342878">
            <w:pPr>
              <w:rPr>
                <w:rFonts w:cs="Arial"/>
                <w:vanish/>
                <w:color w:val="000000" w:themeColor="text1"/>
                <w:sz w:val="18"/>
                <w:szCs w:val="18"/>
                <w:rPrChange w:id="4368"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4369" w:author="SM Fairus Hasan" w:date="2020-02-27T16:11:00Z">
                  <w:rPr>
                    <w:rFonts w:cs="Arial"/>
                    <w:vanish/>
                    <w:color w:val="BFBFBF" w:themeColor="background1" w:themeShade="BF"/>
                    <w:sz w:val="18"/>
                    <w:szCs w:val="18"/>
                  </w:rPr>
                </w:rPrChange>
              </w:rPr>
              <w:t>&lt;Put any parent requirement trace link here&gt;</w:t>
            </w:r>
          </w:p>
        </w:tc>
      </w:tr>
      <w:tr w:rsidR="008526C6" w:rsidRPr="00FB5797" w14:paraId="4D2F809E" w14:textId="77777777" w:rsidTr="00342878">
        <w:trPr>
          <w:trHeight w:val="205"/>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19EA41F7" w14:textId="77777777" w:rsidR="008526C6" w:rsidRPr="00FB5797" w:rsidRDefault="008526C6" w:rsidP="00342878">
            <w:pPr>
              <w:rPr>
                <w:rFonts w:cs="Arial"/>
                <w:b/>
                <w:bCs/>
                <w:vanish/>
                <w:color w:val="000000" w:themeColor="text1"/>
                <w:sz w:val="16"/>
                <w:szCs w:val="16"/>
                <w:rPrChange w:id="4370"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371" w:author="SM Fairus Hasan" w:date="2020-02-27T16:11:00Z">
                  <w:rPr>
                    <w:rFonts w:cs="Arial"/>
                    <w:b/>
                    <w:bCs/>
                    <w:vanish/>
                    <w:color w:val="BFBFBF"/>
                    <w:sz w:val="16"/>
                    <w:szCs w:val="16"/>
                  </w:rPr>
                </w:rPrChange>
              </w:rPr>
              <w:t>Status</w:t>
            </w:r>
          </w:p>
        </w:tc>
        <w:sdt>
          <w:sdtPr>
            <w:rPr>
              <w:rStyle w:val="PlaceholderText"/>
              <w:rFonts w:cs="Arial"/>
              <w:vanish/>
              <w:color w:val="000000" w:themeColor="text1"/>
              <w:sz w:val="18"/>
              <w:szCs w:val="18"/>
            </w:rPr>
            <w:alias w:val="Requirement Status"/>
            <w:tag w:val="Requirement Status"/>
            <w:id w:val="1290393350"/>
            <w:placeholder>
              <w:docPart w:val="83B1478B53644090B158903D54741866"/>
            </w:placeholder>
            <w:showingPlcHd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4AF16ECE" w14:textId="77777777" w:rsidR="008526C6" w:rsidRPr="00FB5797" w:rsidRDefault="008526C6" w:rsidP="00342878">
                <w:pPr>
                  <w:rPr>
                    <w:rStyle w:val="PlaceholderText"/>
                    <w:rFonts w:cs="Arial"/>
                    <w:vanish/>
                    <w:color w:val="000000" w:themeColor="text1"/>
                    <w:sz w:val="18"/>
                    <w:szCs w:val="18"/>
                    <w:rPrChange w:id="4372"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373"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2B34B904" w14:textId="77777777" w:rsidR="008526C6" w:rsidRPr="00FB5797" w:rsidRDefault="008526C6" w:rsidP="00342878">
            <w:pPr>
              <w:rPr>
                <w:rFonts w:cs="Arial"/>
                <w:b/>
                <w:bCs/>
                <w:vanish/>
                <w:color w:val="000000" w:themeColor="text1"/>
                <w:sz w:val="16"/>
                <w:szCs w:val="16"/>
                <w:rPrChange w:id="4374"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375" w:author="SM Fairus Hasan" w:date="2020-02-27T16:11:00Z">
                  <w:rPr>
                    <w:rFonts w:cs="Arial"/>
                    <w:b/>
                    <w:bCs/>
                    <w:vanish/>
                    <w:color w:val="BFBFBF"/>
                    <w:sz w:val="16"/>
                    <w:szCs w:val="16"/>
                  </w:rPr>
                </w:rPrChange>
              </w:rPr>
              <w:t xml:space="preserve">Owner </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20AAA2AD" w14:textId="77777777" w:rsidR="008526C6" w:rsidRPr="00FB5797" w:rsidRDefault="008526C6" w:rsidP="00342878">
            <w:pPr>
              <w:rPr>
                <w:rFonts w:cs="Arial"/>
                <w:vanish/>
                <w:color w:val="000000" w:themeColor="text1"/>
                <w:sz w:val="18"/>
                <w:szCs w:val="18"/>
                <w:rPrChange w:id="4376" w:author="SM Fairus Hasan" w:date="2020-02-27T16:11:00Z">
                  <w:rPr>
                    <w:rFonts w:cs="Arial"/>
                    <w:vanish/>
                    <w:color w:val="A6A6A6" w:themeColor="background1" w:themeShade="A6"/>
                    <w:sz w:val="18"/>
                    <w:szCs w:val="18"/>
                  </w:rPr>
                </w:rPrChange>
              </w:rPr>
            </w:pPr>
          </w:p>
        </w:tc>
      </w:tr>
      <w:tr w:rsidR="008526C6" w:rsidRPr="00FB5797" w14:paraId="0F729DDC" w14:textId="77777777" w:rsidTr="00342878">
        <w:trPr>
          <w:hidden/>
        </w:trPr>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26608F6" w14:textId="77777777" w:rsidR="008526C6" w:rsidRPr="00FB5797" w:rsidRDefault="008526C6" w:rsidP="00342878">
            <w:pPr>
              <w:rPr>
                <w:rFonts w:cs="Arial"/>
                <w:b/>
                <w:bCs/>
                <w:vanish/>
                <w:color w:val="000000" w:themeColor="text1"/>
                <w:sz w:val="16"/>
                <w:szCs w:val="16"/>
                <w:rPrChange w:id="4377"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378" w:author="SM Fairus Hasan" w:date="2020-02-27T16:11:00Z">
                  <w:rPr>
                    <w:rFonts w:cs="Arial"/>
                    <w:b/>
                    <w:bCs/>
                    <w:vanish/>
                    <w:color w:val="BFBFBF"/>
                    <w:sz w:val="16"/>
                    <w:szCs w:val="16"/>
                  </w:rPr>
                </w:rPrChange>
              </w:rPr>
              <w:t>Change Log</w:t>
            </w:r>
          </w:p>
        </w:tc>
      </w:tr>
      <w:tr w:rsidR="008526C6" w:rsidRPr="00FB5797" w14:paraId="6B3990C1" w14:textId="77777777" w:rsidTr="00342878">
        <w:trPr>
          <w:hidden/>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3B1EC841" w14:textId="77777777" w:rsidR="008526C6" w:rsidRPr="00FB5797" w:rsidRDefault="008526C6" w:rsidP="00342878">
            <w:pPr>
              <w:rPr>
                <w:rFonts w:cs="Arial"/>
                <w:b/>
                <w:bCs/>
                <w:vanish/>
                <w:color w:val="000000" w:themeColor="text1"/>
                <w:sz w:val="16"/>
                <w:szCs w:val="16"/>
                <w:rPrChange w:id="4379"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380" w:author="SM Fairus Hasan" w:date="2020-02-27T16:11:00Z">
                  <w:rPr>
                    <w:rFonts w:cs="Arial"/>
                    <w:b/>
                    <w:bCs/>
                    <w:vanish/>
                    <w:color w:val="BFBFBF"/>
                    <w:sz w:val="16"/>
                    <w:szCs w:val="16"/>
                  </w:rPr>
                </w:rPrChange>
              </w:rPr>
              <w:t>Version</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6F53C75" w14:textId="77777777" w:rsidR="008526C6" w:rsidRPr="00FB5797" w:rsidRDefault="008526C6" w:rsidP="00342878">
            <w:pPr>
              <w:rPr>
                <w:rFonts w:eastAsiaTheme="minorHAnsi" w:cs="Arial"/>
                <w:vanish/>
                <w:color w:val="000000" w:themeColor="text1"/>
                <w:sz w:val="24"/>
                <w:szCs w:val="24"/>
                <w:rPrChange w:id="4381"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4382" w:author="SM Fairus Hasan" w:date="2020-02-27T16:11:00Z">
                  <w:rPr>
                    <w:rFonts w:cs="Arial"/>
                    <w:b/>
                    <w:bCs/>
                    <w:vanish/>
                    <w:color w:val="BFBFBF"/>
                    <w:sz w:val="16"/>
                    <w:szCs w:val="16"/>
                  </w:rPr>
                </w:rPrChange>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91D1BFD" w14:textId="77777777" w:rsidR="008526C6" w:rsidRPr="00FB5797" w:rsidRDefault="008526C6" w:rsidP="00342878">
            <w:pPr>
              <w:rPr>
                <w:rFonts w:eastAsiaTheme="minorHAnsi" w:cs="Arial"/>
                <w:b/>
                <w:bCs/>
                <w:vanish/>
                <w:color w:val="000000" w:themeColor="text1"/>
                <w:sz w:val="16"/>
                <w:szCs w:val="16"/>
                <w:rPrChange w:id="4383"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384" w:author="SM Fairus Hasan" w:date="2020-02-27T16:11:00Z">
                  <w:rPr>
                    <w:rFonts w:cs="Arial"/>
                    <w:b/>
                    <w:bCs/>
                    <w:vanish/>
                    <w:color w:val="BFBFBF"/>
                    <w:sz w:val="16"/>
                    <w:szCs w:val="16"/>
                  </w:rPr>
                </w:rPrChange>
              </w:rPr>
              <w:t>Author</w:t>
            </w:r>
          </w:p>
        </w:tc>
        <w:tc>
          <w:tcPr>
            <w:tcW w:w="7512"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5CC77753" w14:textId="77777777" w:rsidR="008526C6" w:rsidRPr="00FB5797" w:rsidRDefault="008526C6" w:rsidP="00342878">
            <w:pPr>
              <w:rPr>
                <w:rFonts w:eastAsiaTheme="minorHAnsi" w:cs="Arial"/>
                <w:vanish/>
                <w:color w:val="000000" w:themeColor="text1"/>
                <w:sz w:val="24"/>
                <w:szCs w:val="24"/>
                <w:rPrChange w:id="4385"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4386" w:author="SM Fairus Hasan" w:date="2020-02-27T16:11:00Z">
                  <w:rPr>
                    <w:rFonts w:cs="Arial"/>
                    <w:b/>
                    <w:bCs/>
                    <w:vanish/>
                    <w:color w:val="BFBFBF"/>
                    <w:sz w:val="16"/>
                    <w:szCs w:val="16"/>
                  </w:rPr>
                </w:rPrChange>
              </w:rPr>
              <w:t>Change</w:t>
            </w:r>
          </w:p>
        </w:tc>
      </w:tr>
      <w:tr w:rsidR="008526C6" w:rsidRPr="00FB5797" w14:paraId="2BEDF4AB" w14:textId="77777777" w:rsidTr="00342878">
        <w:trPr>
          <w:hidden/>
        </w:trPr>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1A7321A5" w14:textId="77777777" w:rsidR="008526C6" w:rsidRPr="00FB5797" w:rsidRDefault="008526C6" w:rsidP="00342878">
            <w:pPr>
              <w:rPr>
                <w:rFonts w:eastAsiaTheme="minorHAnsi" w:cs="Arial"/>
                <w:bCs/>
                <w:vanish/>
                <w:color w:val="000000" w:themeColor="text1"/>
                <w:sz w:val="18"/>
                <w:szCs w:val="18"/>
                <w:rPrChange w:id="4387" w:author="SM Fairus Hasan" w:date="2020-02-27T16:11:00Z">
                  <w:rPr>
                    <w:rFonts w:eastAsiaTheme="minorHAnsi" w:cs="Arial"/>
                    <w:bCs/>
                    <w:vanish/>
                    <w:color w:val="BFBFBF"/>
                    <w:sz w:val="18"/>
                    <w:szCs w:val="18"/>
                  </w:rPr>
                </w:rPrChange>
              </w:rPr>
            </w:pPr>
            <w:r w:rsidRPr="00FB5797">
              <w:rPr>
                <w:rFonts w:cs="Arial"/>
                <w:bCs/>
                <w:vanish/>
                <w:color w:val="000000" w:themeColor="text1"/>
                <w:sz w:val="18"/>
                <w:szCs w:val="18"/>
                <w:rPrChange w:id="4388" w:author="SM Fairus Hasan" w:date="2020-02-27T16:11:00Z">
                  <w:rPr>
                    <w:rFonts w:cs="Arial"/>
                    <w:bCs/>
                    <w:vanish/>
                    <w:color w:val="BFBFBF"/>
                    <w:sz w:val="18"/>
                    <w:szCs w:val="18"/>
                  </w:rPr>
                </w:rPrChange>
              </w:rPr>
              <w:t>1</w:t>
            </w: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4DDE6F36" w14:textId="77777777" w:rsidR="008526C6" w:rsidRPr="00FB5797" w:rsidRDefault="008526C6" w:rsidP="00342878">
            <w:pPr>
              <w:rPr>
                <w:rFonts w:eastAsiaTheme="minorHAnsi" w:cs="Arial"/>
                <w:bCs/>
                <w:vanish/>
                <w:color w:val="000000" w:themeColor="text1"/>
                <w:sz w:val="18"/>
                <w:szCs w:val="18"/>
                <w:rPrChange w:id="4389" w:author="SM Fairus Hasan" w:date="2020-02-27T16:11:00Z">
                  <w:rPr>
                    <w:rFonts w:eastAsiaTheme="minorHAnsi" w:cs="Arial"/>
                    <w:bCs/>
                    <w:vanish/>
                    <w:color w:val="BFBFBF"/>
                    <w:sz w:val="18"/>
                    <w:szCs w:val="18"/>
                  </w:rPr>
                </w:rPrChange>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695D5444" w14:textId="77777777" w:rsidR="008526C6" w:rsidRPr="00FB5797" w:rsidRDefault="008526C6" w:rsidP="00342878">
            <w:pPr>
              <w:rPr>
                <w:rFonts w:eastAsiaTheme="minorHAnsi" w:cs="Arial"/>
                <w:bCs/>
                <w:vanish/>
                <w:color w:val="000000" w:themeColor="text1"/>
                <w:sz w:val="18"/>
                <w:szCs w:val="18"/>
                <w:rPrChange w:id="4390" w:author="SM Fairus Hasan" w:date="2020-02-27T16:11:00Z">
                  <w:rPr>
                    <w:rFonts w:eastAsiaTheme="minorHAnsi" w:cs="Arial"/>
                    <w:bCs/>
                    <w:vanish/>
                    <w:color w:val="BFBFBF"/>
                    <w:sz w:val="18"/>
                    <w:szCs w:val="18"/>
                  </w:rPr>
                </w:rPrChange>
              </w:rPr>
            </w:pPr>
          </w:p>
        </w:tc>
        <w:tc>
          <w:tcPr>
            <w:tcW w:w="7512" w:type="dxa"/>
            <w:gridSpan w:val="4"/>
            <w:tcBorders>
              <w:top w:val="nil"/>
              <w:left w:val="nil"/>
              <w:bottom w:val="single" w:sz="12" w:space="0" w:color="A6A6A6"/>
              <w:right w:val="single" w:sz="12" w:space="0" w:color="A6A6A6"/>
            </w:tcBorders>
            <w:tcMar>
              <w:top w:w="0" w:type="dxa"/>
              <w:left w:w="108" w:type="dxa"/>
              <w:bottom w:w="0" w:type="dxa"/>
              <w:right w:w="108" w:type="dxa"/>
            </w:tcMar>
            <w:hideMark/>
          </w:tcPr>
          <w:p w14:paraId="3C7692E3" w14:textId="77777777" w:rsidR="008526C6" w:rsidRPr="00FB5797" w:rsidRDefault="008526C6" w:rsidP="00342878">
            <w:pPr>
              <w:rPr>
                <w:rFonts w:eastAsiaTheme="minorHAnsi" w:cs="Arial"/>
                <w:bCs/>
                <w:vanish/>
                <w:color w:val="000000" w:themeColor="text1"/>
                <w:sz w:val="18"/>
                <w:szCs w:val="18"/>
                <w:rPrChange w:id="4391" w:author="SM Fairus Hasan" w:date="2020-02-27T16:11:00Z">
                  <w:rPr>
                    <w:rFonts w:eastAsiaTheme="minorHAnsi" w:cs="Arial"/>
                    <w:bCs/>
                    <w:vanish/>
                    <w:color w:val="BFBFBF"/>
                    <w:sz w:val="18"/>
                    <w:szCs w:val="18"/>
                  </w:rPr>
                </w:rPrChange>
              </w:rPr>
            </w:pPr>
            <w:r w:rsidRPr="00FB5797">
              <w:rPr>
                <w:rFonts w:cs="Arial"/>
                <w:vanish/>
                <w:color w:val="000000" w:themeColor="text1"/>
                <w:sz w:val="18"/>
                <w:szCs w:val="18"/>
                <w:rPrChange w:id="4392" w:author="SM Fairus Hasan" w:date="2020-02-27T16:11:00Z">
                  <w:rPr>
                    <w:rFonts w:cs="Arial"/>
                    <w:vanish/>
                    <w:color w:val="BFBFBF"/>
                    <w:sz w:val="18"/>
                    <w:szCs w:val="18"/>
                  </w:rPr>
                </w:rPrChange>
              </w:rPr>
              <w:t>Initial version</w:t>
            </w:r>
          </w:p>
        </w:tc>
      </w:tr>
    </w:tbl>
    <w:p w14:paraId="62D014AB" w14:textId="77777777" w:rsidR="008526C6" w:rsidRPr="00FB5797" w:rsidRDefault="008526C6" w:rsidP="008526C6">
      <w:pPr>
        <w:rPr>
          <w:rFonts w:cs="Arial"/>
          <w:color w:val="000000" w:themeColor="text1"/>
          <w:rPrChange w:id="4393" w:author="SM Fairus Hasan" w:date="2020-02-27T16:11:00Z">
            <w:rPr>
              <w:rFonts w:cs="Arial"/>
            </w:rPr>
          </w:rPrChange>
        </w:rPr>
      </w:pPr>
    </w:p>
    <w:p w14:paraId="63B5C813" w14:textId="77777777" w:rsidR="008526C6" w:rsidRPr="00FB5797" w:rsidRDefault="008526C6" w:rsidP="008526C6">
      <w:pPr>
        <w:pStyle w:val="RERequirement"/>
        <w:rPr>
          <w:color w:val="000000" w:themeColor="text1"/>
          <w:rPrChange w:id="4394" w:author="SM Fairus Hasan" w:date="2020-02-27T16:11:00Z">
            <w:rPr/>
          </w:rPrChange>
        </w:rPr>
      </w:pPr>
      <w:r w:rsidRPr="00FB5797">
        <w:rPr>
          <w:color w:val="000000" w:themeColor="text1"/>
          <w:rPrChange w:id="4395" w:author="SM Fairus Hasan" w:date="2020-02-27T16:11:00Z">
            <w:rPr/>
          </w:rPrChange>
        </w:rPr>
        <w:t>###R_FNC_</w:t>
      </w:r>
      <w:r>
        <w:rPr>
          <w:color w:val="000000" w:themeColor="text1"/>
        </w:rPr>
        <w:t>Trailer Settings and Profile</w:t>
      </w:r>
      <w:r w:rsidRPr="00FB5797">
        <w:rPr>
          <w:color w:val="000000" w:themeColor="text1"/>
          <w:rPrChange w:id="4396" w:author="SM Fairus Hasan" w:date="2020-02-27T16:11:00Z">
            <w:rPr/>
          </w:rPrChange>
        </w:rPr>
        <w:t>_000</w:t>
      </w:r>
      <w:ins w:id="4397" w:author="Gonzalez-sanchez, Mario (M.)" w:date="2020-03-24T08:45:00Z">
        <w:r>
          <w:rPr>
            <w:color w:val="000000" w:themeColor="text1"/>
          </w:rPr>
          <w:t>0</w:t>
        </w:r>
      </w:ins>
      <w:r>
        <w:rPr>
          <w:color w:val="000000" w:themeColor="text1"/>
        </w:rPr>
        <w:t>5</w:t>
      </w:r>
      <w:del w:id="4398" w:author="Hasan, SM Fairus (S.)" w:date="2020-02-17T15:11:00Z">
        <w:r w:rsidRPr="00FB5797" w:rsidDel="008419C3">
          <w:rPr>
            <w:color w:val="000000" w:themeColor="text1"/>
            <w:rPrChange w:id="4399" w:author="SM Fairus Hasan" w:date="2020-02-27T16:11:00Z">
              <w:rPr/>
            </w:rPrChange>
          </w:rPr>
          <w:delText>53</w:delText>
        </w:r>
      </w:del>
      <w:r w:rsidRPr="00FB5797">
        <w:rPr>
          <w:color w:val="000000" w:themeColor="text1"/>
          <w:rPrChange w:id="4400" w:author="SM Fairus Hasan" w:date="2020-02-27T16:11:00Z">
            <w:rPr/>
          </w:rPrChange>
        </w:rPr>
        <w:t>### Vehicle is stationary (automatic transmission ONLY)</w:t>
      </w:r>
    </w:p>
    <w:p w14:paraId="4FC96694" w14:textId="77777777" w:rsidR="008526C6" w:rsidRPr="00FB5797" w:rsidRDefault="008526C6" w:rsidP="008526C6">
      <w:pPr>
        <w:rPr>
          <w:rFonts w:cs="Arial"/>
          <w:color w:val="000000" w:themeColor="text1"/>
          <w:rPrChange w:id="4401" w:author="SM Fairus Hasan" w:date="2020-02-27T16:11:00Z">
            <w:rPr>
              <w:rFonts w:cs="Arial"/>
            </w:rPr>
          </w:rPrChange>
        </w:rPr>
      </w:pPr>
      <w:r w:rsidRPr="00FB5797">
        <w:rPr>
          <w:rFonts w:cs="Arial"/>
          <w:color w:val="000000" w:themeColor="text1"/>
          <w:rPrChange w:id="4402" w:author="SM Fairus Hasan" w:date="2020-02-27T16:11:00Z">
            <w:rPr>
              <w:rFonts w:cs="Arial"/>
            </w:rPr>
          </w:rPrChange>
        </w:rPr>
        <w:t xml:space="preserve">When Vehicle_Speed is less than or equal to 4 KPH and </w:t>
      </w:r>
      <w:r w:rsidRPr="003A5B39">
        <w:rPr>
          <w:rFonts w:cs="Arial"/>
          <w:color w:val="000000" w:themeColor="text1"/>
        </w:rPr>
        <w:t>ElPw_D_Stat</w:t>
      </w:r>
      <w:r>
        <w:rPr>
          <w:rFonts w:cs="Arial"/>
          <w:color w:val="000000" w:themeColor="text1"/>
        </w:rPr>
        <w:t>= 0x1</w:t>
      </w:r>
      <w:r w:rsidRPr="00FB5797">
        <w:rPr>
          <w:rFonts w:cs="Arial"/>
          <w:color w:val="000000" w:themeColor="text1"/>
          <w:rPrChange w:id="4403" w:author="SM Fairus Hasan" w:date="2020-02-27T16:11:00Z">
            <w:rPr>
              <w:rFonts w:cs="Arial"/>
            </w:rPr>
          </w:rPrChange>
        </w:rPr>
        <w:t xml:space="preserve"> (</w:t>
      </w:r>
      <w:r>
        <w:rPr>
          <w:rFonts w:cs="Arial"/>
          <w:color w:val="000000" w:themeColor="text1"/>
        </w:rPr>
        <w:t>Supported</w:t>
      </w:r>
      <w:r w:rsidRPr="00FB5797">
        <w:rPr>
          <w:rFonts w:cs="Arial"/>
          <w:color w:val="000000" w:themeColor="text1"/>
          <w:rPrChange w:id="4404" w:author="SM Fairus Hasan" w:date="2020-02-27T16:11:00Z">
            <w:rPr>
              <w:rFonts w:cs="Arial"/>
            </w:rPr>
          </w:rPrChange>
        </w:rPr>
        <w:t>), the</w:t>
      </w:r>
      <w:r>
        <w:rPr>
          <w:rFonts w:cs="Arial"/>
          <w:color w:val="000000" w:themeColor="text1"/>
        </w:rPr>
        <w:t xml:space="preserve"> Feature Settings and Profile precondition is met.</w:t>
      </w:r>
    </w:p>
    <w:p w14:paraId="7C712842" w14:textId="77777777" w:rsidR="008526C6" w:rsidRPr="00FB5797" w:rsidRDefault="008526C6" w:rsidP="008526C6">
      <w:pPr>
        <w:rPr>
          <w:rFonts w:cs="Arial"/>
          <w:color w:val="000000" w:themeColor="text1"/>
          <w:rPrChange w:id="4405" w:author="SM Fairus Hasan" w:date="2020-02-27T16:11:00Z">
            <w:rPr>
              <w:rFonts w:cs="Arial"/>
            </w:rPr>
          </w:rPrChange>
        </w:rPr>
      </w:pPr>
    </w:p>
    <w:tbl>
      <w:tblPr>
        <w:tblW w:w="10455" w:type="dxa"/>
        <w:tblInd w:w="-123" w:type="dxa"/>
        <w:tblCellMar>
          <w:left w:w="0" w:type="dxa"/>
          <w:right w:w="0" w:type="dxa"/>
        </w:tblCellMar>
        <w:tblLook w:val="04A0" w:firstRow="1" w:lastRow="0" w:firstColumn="1" w:lastColumn="0" w:noHBand="0" w:noVBand="1"/>
      </w:tblPr>
      <w:tblGrid>
        <w:gridCol w:w="959"/>
        <w:gridCol w:w="992"/>
        <w:gridCol w:w="992"/>
        <w:gridCol w:w="851"/>
        <w:gridCol w:w="1417"/>
        <w:gridCol w:w="3261"/>
        <w:gridCol w:w="1983"/>
      </w:tblGrid>
      <w:tr w:rsidR="008526C6" w:rsidRPr="00FB5797" w14:paraId="6FB3F16C" w14:textId="77777777" w:rsidTr="00342878">
        <w:trPr>
          <w:hidden/>
        </w:trPr>
        <w:tc>
          <w:tcPr>
            <w:tcW w:w="10455" w:type="dxa"/>
            <w:gridSpan w:val="7"/>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1C226CC8" w14:textId="77777777" w:rsidR="008526C6" w:rsidRPr="00FB5797" w:rsidRDefault="008526C6" w:rsidP="00342878">
            <w:pPr>
              <w:rPr>
                <w:rFonts w:eastAsiaTheme="minorHAnsi" w:cs="Arial"/>
                <w:b/>
                <w:bCs/>
                <w:vanish/>
                <w:color w:val="000000" w:themeColor="text1"/>
                <w:sz w:val="16"/>
                <w:szCs w:val="16"/>
                <w:rPrChange w:id="4406"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407" w:author="SM Fairus Hasan" w:date="2020-02-27T16:11:00Z">
                  <w:rPr>
                    <w:rFonts w:cs="Arial"/>
                    <w:b/>
                    <w:bCs/>
                    <w:vanish/>
                    <w:color w:val="BFBFBF"/>
                    <w:sz w:val="16"/>
                    <w:szCs w:val="16"/>
                  </w:rPr>
                </w:rPrChange>
              </w:rPr>
              <w:t>Requirement ID: ###R_FNC_Trailer Light Check_00053###</w:t>
            </w:r>
          </w:p>
        </w:tc>
      </w:tr>
      <w:tr w:rsidR="008526C6" w:rsidRPr="00FB5797" w14:paraId="21F0342A" w14:textId="77777777" w:rsidTr="00342878">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541A1FC" w14:textId="77777777" w:rsidR="008526C6" w:rsidRPr="00FB5797" w:rsidRDefault="008526C6" w:rsidP="00342878">
            <w:pPr>
              <w:rPr>
                <w:rFonts w:eastAsiaTheme="minorHAnsi" w:cs="Arial"/>
                <w:b/>
                <w:bCs/>
                <w:vanish/>
                <w:color w:val="000000" w:themeColor="text1"/>
                <w:sz w:val="16"/>
                <w:szCs w:val="16"/>
                <w:rPrChange w:id="4408"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409" w:author="SM Fairus Hasan" w:date="2020-02-27T16:11:00Z">
                  <w:rPr>
                    <w:rFonts w:cs="Arial"/>
                    <w:b/>
                    <w:bCs/>
                    <w:vanish/>
                    <w:color w:val="BFBFBF"/>
                    <w:sz w:val="16"/>
                    <w:szCs w:val="16"/>
                  </w:rPr>
                </w:rPrChange>
              </w:rPr>
              <w:t>Rationale</w:t>
            </w:r>
          </w:p>
        </w:tc>
      </w:tr>
      <w:tr w:rsidR="008526C6" w:rsidRPr="00FB5797" w14:paraId="0C4FA5FF" w14:textId="77777777" w:rsidTr="00342878">
        <w:trPr>
          <w:hidden/>
        </w:trPr>
        <w:tc>
          <w:tcPr>
            <w:tcW w:w="10455" w:type="dxa"/>
            <w:gridSpan w:val="7"/>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170DED27" w14:textId="77777777" w:rsidR="008526C6" w:rsidRPr="00FB5797" w:rsidRDefault="008526C6" w:rsidP="00342878">
            <w:pPr>
              <w:rPr>
                <w:rFonts w:eastAsiaTheme="minorHAnsi" w:cs="Arial"/>
                <w:b/>
                <w:bCs/>
                <w:vanish/>
                <w:color w:val="000000" w:themeColor="text1"/>
                <w:sz w:val="18"/>
                <w:szCs w:val="16"/>
                <w:rPrChange w:id="4410" w:author="SM Fairus Hasan" w:date="2020-02-27T16:11:00Z">
                  <w:rPr>
                    <w:rFonts w:eastAsiaTheme="minorHAnsi" w:cs="Arial"/>
                    <w:b/>
                    <w:bCs/>
                    <w:vanish/>
                    <w:color w:val="BFBFBF" w:themeColor="background1" w:themeShade="BF"/>
                    <w:sz w:val="18"/>
                    <w:szCs w:val="16"/>
                  </w:rPr>
                </w:rPrChange>
              </w:rPr>
            </w:pPr>
            <w:r w:rsidRPr="00FB5797">
              <w:rPr>
                <w:rFonts w:cs="Arial"/>
                <w:vanish/>
                <w:color w:val="000000" w:themeColor="text1"/>
                <w:sz w:val="18"/>
                <w:rPrChange w:id="4411" w:author="SM Fairus Hasan" w:date="2020-02-27T16:11:00Z">
                  <w:rPr>
                    <w:rFonts w:cs="Arial"/>
                    <w:vanish/>
                    <w:color w:val="BFBFBF" w:themeColor="background1" w:themeShade="BF"/>
                    <w:sz w:val="18"/>
                  </w:rPr>
                </w:rPrChange>
              </w:rPr>
              <w:t>&lt;Put any rationale here&gt;</w:t>
            </w:r>
          </w:p>
        </w:tc>
      </w:tr>
      <w:tr w:rsidR="008526C6" w:rsidRPr="00FB5797" w14:paraId="77B8FE78" w14:textId="77777777" w:rsidTr="00342878">
        <w:trPr>
          <w:hidden/>
        </w:trPr>
        <w:tc>
          <w:tcPr>
            <w:tcW w:w="8472" w:type="dxa"/>
            <w:gridSpan w:val="6"/>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69FDD49" w14:textId="77777777" w:rsidR="008526C6" w:rsidRPr="00FB5797" w:rsidRDefault="008526C6" w:rsidP="00342878">
            <w:pPr>
              <w:rPr>
                <w:rFonts w:eastAsiaTheme="minorHAnsi" w:cs="Arial"/>
                <w:b/>
                <w:bCs/>
                <w:vanish/>
                <w:color w:val="000000" w:themeColor="text1"/>
                <w:sz w:val="16"/>
                <w:szCs w:val="16"/>
                <w:rPrChange w:id="4412"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413" w:author="SM Fairus Hasan" w:date="2020-02-27T16:11:00Z">
                  <w:rPr>
                    <w:rFonts w:cs="Arial"/>
                    <w:b/>
                    <w:bCs/>
                    <w:vanish/>
                    <w:color w:val="BFBFBF"/>
                    <w:sz w:val="16"/>
                    <w:szCs w:val="16"/>
                  </w:rPr>
                </w:rPrChange>
              </w:rPr>
              <w:t>Acceptance Criteria</w:t>
            </w:r>
          </w:p>
        </w:tc>
        <w:tc>
          <w:tcPr>
            <w:tcW w:w="1983"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DF91575" w14:textId="77777777" w:rsidR="008526C6" w:rsidRPr="00FB5797" w:rsidRDefault="008526C6" w:rsidP="00342878">
            <w:pPr>
              <w:rPr>
                <w:rFonts w:eastAsiaTheme="minorHAnsi" w:cs="Arial"/>
                <w:b/>
                <w:bCs/>
                <w:vanish/>
                <w:color w:val="000000" w:themeColor="text1"/>
                <w:sz w:val="16"/>
                <w:szCs w:val="16"/>
                <w:rPrChange w:id="4414"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415" w:author="SM Fairus Hasan" w:date="2020-02-27T16:11:00Z">
                  <w:rPr>
                    <w:rFonts w:cs="Arial"/>
                    <w:b/>
                    <w:bCs/>
                    <w:vanish/>
                    <w:color w:val="BFBFBF"/>
                    <w:sz w:val="16"/>
                    <w:szCs w:val="16"/>
                  </w:rPr>
                </w:rPrChange>
              </w:rPr>
              <w:t>V&amp;V Method</w:t>
            </w:r>
          </w:p>
        </w:tc>
      </w:tr>
      <w:tr w:rsidR="008526C6" w:rsidRPr="00FB5797" w14:paraId="42918F03" w14:textId="77777777" w:rsidTr="00342878">
        <w:trPr>
          <w:hidden/>
        </w:trPr>
        <w:tc>
          <w:tcPr>
            <w:tcW w:w="8472" w:type="dxa"/>
            <w:gridSpan w:val="6"/>
            <w:tcBorders>
              <w:top w:val="nil"/>
              <w:left w:val="single" w:sz="12" w:space="0" w:color="A6A6A6"/>
              <w:bottom w:val="single" w:sz="12" w:space="0" w:color="A6A6A6"/>
              <w:right w:val="single" w:sz="12" w:space="0" w:color="A6A6A6"/>
            </w:tcBorders>
            <w:tcMar>
              <w:top w:w="0" w:type="dxa"/>
              <w:left w:w="108" w:type="dxa"/>
              <w:bottom w:w="0" w:type="dxa"/>
              <w:right w:w="108" w:type="dxa"/>
            </w:tcMar>
          </w:tcPr>
          <w:p w14:paraId="0F07410D" w14:textId="77777777" w:rsidR="008526C6" w:rsidRPr="00FB5797" w:rsidRDefault="008526C6" w:rsidP="00342878">
            <w:pPr>
              <w:rPr>
                <w:rFonts w:cs="Arial"/>
                <w:vanish/>
                <w:color w:val="000000" w:themeColor="text1"/>
                <w:sz w:val="18"/>
                <w:rPrChange w:id="4416" w:author="SM Fairus Hasan" w:date="2020-02-27T16:11:00Z">
                  <w:rPr>
                    <w:rFonts w:cs="Arial"/>
                    <w:vanish/>
                    <w:color w:val="BFBFBF" w:themeColor="background1" w:themeShade="BF"/>
                    <w:sz w:val="18"/>
                  </w:rPr>
                </w:rPrChange>
              </w:rPr>
            </w:pPr>
            <w:r w:rsidRPr="00FB5797">
              <w:rPr>
                <w:rFonts w:cs="Arial"/>
                <w:vanish/>
                <w:color w:val="000000" w:themeColor="text1"/>
                <w:sz w:val="18"/>
                <w:rPrChange w:id="4417" w:author="SM Fairus Hasan" w:date="2020-02-27T16:11:00Z">
                  <w:rPr>
                    <w:rFonts w:cs="Arial"/>
                    <w:vanish/>
                    <w:color w:val="BFBFBF" w:themeColor="background1" w:themeShade="BF"/>
                    <w:sz w:val="18"/>
                  </w:rPr>
                </w:rPrChange>
              </w:rPr>
              <w:t>&lt;Put any acceptance criteria here&gt;</w:t>
            </w:r>
          </w:p>
        </w:tc>
        <w:tc>
          <w:tcPr>
            <w:tcW w:w="1983" w:type="dxa"/>
            <w:tcBorders>
              <w:top w:val="nil"/>
              <w:left w:val="nil"/>
              <w:bottom w:val="single" w:sz="12" w:space="0" w:color="A6A6A6"/>
              <w:right w:val="single" w:sz="12" w:space="0" w:color="A6A6A6"/>
            </w:tcBorders>
            <w:tcMar>
              <w:top w:w="0" w:type="dxa"/>
              <w:left w:w="108" w:type="dxa"/>
              <w:bottom w:w="0" w:type="dxa"/>
              <w:right w:w="108" w:type="dxa"/>
            </w:tcMar>
            <w:hideMark/>
          </w:tcPr>
          <w:p w14:paraId="24574227" w14:textId="77777777" w:rsidR="008526C6" w:rsidRPr="00FB5797" w:rsidRDefault="008526C6" w:rsidP="00342878">
            <w:pPr>
              <w:rPr>
                <w:rFonts w:cs="Arial"/>
                <w:vanish/>
                <w:color w:val="000000" w:themeColor="text1"/>
                <w:sz w:val="18"/>
                <w:rPrChange w:id="4418" w:author="SM Fairus Hasan" w:date="2020-02-27T16:11:00Z">
                  <w:rPr>
                    <w:rFonts w:cs="Arial"/>
                    <w:vanish/>
                    <w:color w:val="BFBFBF" w:themeColor="background1" w:themeShade="BF"/>
                    <w:sz w:val="18"/>
                  </w:rPr>
                </w:rPrChange>
              </w:rPr>
            </w:pPr>
            <w:r w:rsidRPr="00FB5797">
              <w:rPr>
                <w:rFonts w:cs="Arial"/>
                <w:vanish/>
                <w:color w:val="000000" w:themeColor="text1"/>
                <w:sz w:val="18"/>
                <w:rPrChange w:id="4419" w:author="SM Fairus Hasan" w:date="2020-02-27T16:11:00Z">
                  <w:rPr>
                    <w:rFonts w:cs="Arial"/>
                    <w:vanish/>
                    <w:color w:val="BFBFBF" w:themeColor="background1" w:themeShade="BF"/>
                    <w:sz w:val="18"/>
                  </w:rPr>
                </w:rPrChange>
              </w:rPr>
              <w:t>&lt;TestCase trace link&gt;</w:t>
            </w:r>
          </w:p>
        </w:tc>
      </w:tr>
      <w:tr w:rsidR="008526C6" w:rsidRPr="00FB5797" w14:paraId="513E00C2" w14:textId="77777777" w:rsidTr="00342878">
        <w:trPr>
          <w:hidden/>
        </w:trPr>
        <w:tc>
          <w:tcPr>
            <w:tcW w:w="10455" w:type="dxa"/>
            <w:gridSpan w:val="7"/>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65282C72" w14:textId="77777777" w:rsidR="008526C6" w:rsidRPr="00FB5797" w:rsidRDefault="008526C6" w:rsidP="00342878">
            <w:pPr>
              <w:rPr>
                <w:rFonts w:eastAsiaTheme="minorHAnsi" w:cs="Arial"/>
                <w:b/>
                <w:bCs/>
                <w:vanish/>
                <w:color w:val="000000" w:themeColor="text1"/>
                <w:sz w:val="16"/>
                <w:szCs w:val="16"/>
                <w:rPrChange w:id="4420"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421" w:author="SM Fairus Hasan" w:date="2020-02-27T16:11:00Z">
                  <w:rPr>
                    <w:rFonts w:cs="Arial"/>
                    <w:b/>
                    <w:bCs/>
                    <w:vanish/>
                    <w:color w:val="BFBFBF"/>
                    <w:sz w:val="16"/>
                    <w:szCs w:val="16"/>
                  </w:rPr>
                </w:rPrChange>
              </w:rPr>
              <w:t>Notes</w:t>
            </w:r>
          </w:p>
        </w:tc>
      </w:tr>
      <w:tr w:rsidR="008526C6" w:rsidRPr="00FB5797" w14:paraId="4190F688" w14:textId="77777777" w:rsidTr="00342878">
        <w:trPr>
          <w:hidden/>
        </w:trPr>
        <w:tc>
          <w:tcPr>
            <w:tcW w:w="10455" w:type="dxa"/>
            <w:gridSpan w:val="7"/>
            <w:tcBorders>
              <w:top w:val="single" w:sz="12" w:space="0" w:color="A6A6A6"/>
              <w:left w:val="single" w:sz="12" w:space="0" w:color="A6A6A6"/>
              <w:bottom w:val="single" w:sz="12" w:space="0" w:color="A6A6A6" w:themeColor="background1" w:themeShade="A6"/>
              <w:right w:val="single" w:sz="12" w:space="0" w:color="A6A6A6"/>
            </w:tcBorders>
            <w:tcMar>
              <w:top w:w="0" w:type="dxa"/>
              <w:left w:w="108" w:type="dxa"/>
              <w:bottom w:w="0" w:type="dxa"/>
              <w:right w:w="108" w:type="dxa"/>
            </w:tcMar>
            <w:hideMark/>
          </w:tcPr>
          <w:p w14:paraId="52AFE92B" w14:textId="77777777" w:rsidR="008526C6" w:rsidRPr="00FB5797" w:rsidRDefault="008526C6" w:rsidP="00342878">
            <w:pPr>
              <w:rPr>
                <w:rFonts w:cs="Arial"/>
                <w:vanish/>
                <w:color w:val="000000" w:themeColor="text1"/>
                <w:sz w:val="18"/>
                <w:szCs w:val="18"/>
                <w:rPrChange w:id="4422" w:author="SM Fairus Hasan" w:date="2020-02-27T16:11:00Z">
                  <w:rPr>
                    <w:rFonts w:cs="Arial"/>
                    <w:vanish/>
                    <w:color w:val="BFBFBF" w:themeColor="background1" w:themeShade="BF"/>
                    <w:sz w:val="18"/>
                    <w:szCs w:val="18"/>
                  </w:rPr>
                </w:rPrChange>
              </w:rPr>
            </w:pPr>
            <w:r w:rsidRPr="00FB5797">
              <w:rPr>
                <w:rFonts w:cs="Arial"/>
                <w:vanish/>
                <w:color w:val="000000" w:themeColor="text1"/>
                <w:sz w:val="18"/>
                <w:szCs w:val="18"/>
                <w:rPrChange w:id="4423" w:author="SM Fairus Hasan" w:date="2020-02-27T16:11:00Z">
                  <w:rPr>
                    <w:rFonts w:cs="Arial"/>
                    <w:vanish/>
                    <w:color w:val="BFBFBF" w:themeColor="background1" w:themeShade="BF"/>
                    <w:sz w:val="18"/>
                    <w:szCs w:val="18"/>
                  </w:rPr>
                </w:rPrChange>
              </w:rPr>
              <w:t>&lt;Put any notes here&gt;</w:t>
            </w:r>
          </w:p>
        </w:tc>
      </w:tr>
      <w:tr w:rsidR="008526C6" w:rsidRPr="00FB5797" w14:paraId="2C401952" w14:textId="77777777" w:rsidTr="00342878">
        <w:trPr>
          <w:trHeight w:val="133"/>
          <w:hidden/>
        </w:trPr>
        <w:tc>
          <w:tcPr>
            <w:tcW w:w="1951" w:type="dxa"/>
            <w:gridSpan w:val="2"/>
            <w:tcBorders>
              <w:top w:val="single" w:sz="12" w:space="0" w:color="A6A6A6" w:themeColor="background1" w:themeShade="A6"/>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tcPr>
          <w:p w14:paraId="714E8610" w14:textId="77777777" w:rsidR="008526C6" w:rsidRPr="00FB5797" w:rsidRDefault="008526C6" w:rsidP="00342878">
            <w:pPr>
              <w:rPr>
                <w:rFonts w:eastAsiaTheme="minorHAnsi" w:cs="Arial"/>
                <w:b/>
                <w:bCs/>
                <w:vanish/>
                <w:color w:val="000000" w:themeColor="text1"/>
                <w:sz w:val="16"/>
                <w:szCs w:val="16"/>
                <w:rPrChange w:id="4424"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425" w:author="SM Fairus Hasan" w:date="2020-02-27T16:11:00Z">
                  <w:rPr>
                    <w:rFonts w:cs="Arial"/>
                    <w:b/>
                    <w:bCs/>
                    <w:vanish/>
                    <w:color w:val="BFBFBF"/>
                    <w:sz w:val="16"/>
                    <w:szCs w:val="16"/>
                  </w:rPr>
                </w:rPrChange>
              </w:rPr>
              <w:t>Type</w:t>
            </w:r>
          </w:p>
        </w:tc>
        <w:sdt>
          <w:sdtPr>
            <w:rPr>
              <w:rStyle w:val="PlaceholderText"/>
              <w:rFonts w:cs="Arial"/>
              <w:vanish/>
              <w:color w:val="000000" w:themeColor="text1"/>
              <w:sz w:val="18"/>
              <w:szCs w:val="18"/>
            </w:rPr>
            <w:alias w:val="Requirement Type"/>
            <w:tag w:val="Requirements Type"/>
            <w:id w:val="1829939545"/>
            <w:placeholder>
              <w:docPart w:val="DFF37EAD0F7140DB81F7993162BB9079"/>
            </w:placeholder>
            <w:showingPlcHdr/>
            <w:dropDownList>
              <w:listItem w:value="Choose an item."/>
              <w:listItem w:displayText="Functional" w:value="F - Functional"/>
              <w:listItem w:displayText="Performance" w:value="NFP - Non-Functional-Performance"/>
              <w:listItem w:displayText="Security" w:value="NFS - Non-Functional-Security"/>
              <w:listItem w:displayText="Reliability" w:value="NFR - Non-Functional-Reliability"/>
              <w:listItem w:displayText="Maintainability" w:value="NFM - Non-Functional-Maintain"/>
              <w:listItem w:displayText="Interface" w:value="IR - Interface Requirement"/>
              <w:listItem w:value="Other"/>
            </w:dropDownList>
          </w:sdtPr>
          <w:sdtEndPr>
            <w:rPr>
              <w:rStyle w:val="PlaceholderText"/>
            </w:rPr>
          </w:sdtEndPr>
          <w:sdtContent>
            <w:tc>
              <w:tcPr>
                <w:tcW w:w="1843"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hideMark/>
              </w:tcPr>
              <w:p w14:paraId="6C79F8AA" w14:textId="77777777" w:rsidR="008526C6" w:rsidRPr="00FB5797" w:rsidRDefault="008526C6" w:rsidP="00342878">
                <w:pPr>
                  <w:rPr>
                    <w:rStyle w:val="PlaceholderText"/>
                    <w:rFonts w:cs="Arial"/>
                    <w:vanish/>
                    <w:color w:val="000000" w:themeColor="text1"/>
                    <w:sz w:val="18"/>
                    <w:szCs w:val="18"/>
                    <w:rPrChange w:id="4426"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427" w:author="SM Fairus Hasan" w:date="2020-02-27T16:11:00Z">
                      <w:rPr>
                        <w:rStyle w:val="PlaceholderText"/>
                        <w:rFonts w:cs="Arial"/>
                        <w:vanish/>
                        <w:sz w:val="18"/>
                        <w:szCs w:val="18"/>
                      </w:rPr>
                    </w:rPrChange>
                  </w:rPr>
                  <w:t>Choose an item.</w:t>
                </w:r>
              </w:p>
            </w:tc>
          </w:sdtContent>
        </w:sdt>
        <w:tc>
          <w:tcPr>
            <w:tcW w:w="1417" w:type="dxa"/>
            <w:tcBorders>
              <w:top w:val="single" w:sz="12" w:space="0" w:color="A6A6A6" w:themeColor="background1" w:themeShade="A6"/>
              <w:left w:val="nil"/>
              <w:bottom w:val="single" w:sz="12" w:space="0" w:color="A6A6A6"/>
              <w:right w:val="single" w:sz="12" w:space="0" w:color="A6A6A6"/>
            </w:tcBorders>
            <w:shd w:val="clear" w:color="auto" w:fill="F2F2F2"/>
            <w:tcMar>
              <w:top w:w="0" w:type="dxa"/>
              <w:left w:w="108" w:type="dxa"/>
              <w:bottom w:w="0" w:type="dxa"/>
              <w:right w:w="108" w:type="dxa"/>
            </w:tcMar>
            <w:hideMark/>
          </w:tcPr>
          <w:p w14:paraId="1E457E7B" w14:textId="77777777" w:rsidR="008526C6" w:rsidRPr="00FB5797" w:rsidRDefault="008526C6" w:rsidP="00342878">
            <w:pPr>
              <w:rPr>
                <w:rFonts w:cs="Arial"/>
                <w:b/>
                <w:bCs/>
                <w:vanish/>
                <w:color w:val="000000" w:themeColor="text1"/>
                <w:sz w:val="16"/>
                <w:szCs w:val="16"/>
                <w:rPrChange w:id="4428"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429" w:author="SM Fairus Hasan" w:date="2020-02-27T16:11:00Z">
                  <w:rPr>
                    <w:rFonts w:cs="Arial"/>
                    <w:b/>
                    <w:bCs/>
                    <w:vanish/>
                    <w:color w:val="BFBFBF"/>
                    <w:sz w:val="16"/>
                    <w:szCs w:val="16"/>
                  </w:rPr>
                </w:rPrChange>
              </w:rPr>
              <w:t>Source</w:t>
            </w:r>
          </w:p>
        </w:tc>
        <w:tc>
          <w:tcPr>
            <w:tcW w:w="5244" w:type="dxa"/>
            <w:gridSpan w:val="2"/>
            <w:tcBorders>
              <w:top w:val="single" w:sz="12" w:space="0" w:color="A6A6A6" w:themeColor="background1" w:themeShade="A6"/>
              <w:left w:val="nil"/>
              <w:bottom w:val="single" w:sz="12" w:space="0" w:color="A6A6A6"/>
              <w:right w:val="single" w:sz="12" w:space="0" w:color="A6A6A6"/>
            </w:tcBorders>
            <w:tcMar>
              <w:top w:w="0" w:type="dxa"/>
              <w:left w:w="108" w:type="dxa"/>
              <w:bottom w:w="0" w:type="dxa"/>
              <w:right w:w="108" w:type="dxa"/>
            </w:tcMar>
          </w:tcPr>
          <w:p w14:paraId="6B11FDBD" w14:textId="77777777" w:rsidR="008526C6" w:rsidRPr="00FB5797" w:rsidRDefault="008526C6" w:rsidP="00342878">
            <w:pPr>
              <w:rPr>
                <w:rFonts w:cs="Arial"/>
                <w:vanish/>
                <w:color w:val="000000" w:themeColor="text1"/>
                <w:sz w:val="18"/>
                <w:szCs w:val="18"/>
                <w:rPrChange w:id="4430"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4431" w:author="SM Fairus Hasan" w:date="2020-02-27T16:11:00Z">
                  <w:rPr>
                    <w:rFonts w:cs="Arial"/>
                    <w:vanish/>
                    <w:color w:val="BFBFBF" w:themeColor="background1" w:themeShade="BF"/>
                    <w:sz w:val="18"/>
                    <w:szCs w:val="18"/>
                  </w:rPr>
                </w:rPrChange>
              </w:rPr>
              <w:t>&lt;Put any source here, which is not a requirement reference&gt;</w:t>
            </w:r>
          </w:p>
        </w:tc>
      </w:tr>
      <w:tr w:rsidR="008526C6" w:rsidRPr="00FB5797" w14:paraId="7B1ADF78" w14:textId="77777777" w:rsidTr="00342878">
        <w:trPr>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32183ABA" w14:textId="77777777" w:rsidR="008526C6" w:rsidRPr="00FB5797" w:rsidRDefault="008526C6" w:rsidP="00342878">
            <w:pPr>
              <w:rPr>
                <w:rFonts w:eastAsiaTheme="minorHAnsi" w:cs="Arial"/>
                <w:b/>
                <w:bCs/>
                <w:vanish/>
                <w:color w:val="000000" w:themeColor="text1"/>
                <w:sz w:val="16"/>
                <w:szCs w:val="16"/>
                <w:rPrChange w:id="4432"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433" w:author="SM Fairus Hasan" w:date="2020-02-27T16:11:00Z">
                  <w:rPr>
                    <w:rFonts w:cs="Arial"/>
                    <w:b/>
                    <w:bCs/>
                    <w:vanish/>
                    <w:color w:val="BFBFBF"/>
                    <w:sz w:val="16"/>
                    <w:szCs w:val="16"/>
                  </w:rPr>
                </w:rPrChange>
              </w:rPr>
              <w:t>Priority</w:t>
            </w:r>
          </w:p>
        </w:tc>
        <w:sdt>
          <w:sdtPr>
            <w:rPr>
              <w:rStyle w:val="PlaceholderText"/>
              <w:rFonts w:cs="Arial"/>
              <w:vanish/>
              <w:color w:val="000000" w:themeColor="text1"/>
              <w:sz w:val="18"/>
              <w:szCs w:val="18"/>
            </w:rPr>
            <w:alias w:val="Requirement Priority"/>
            <w:tag w:val="Requirement Priority"/>
            <w:id w:val="228651384"/>
            <w:placeholder>
              <w:docPart w:val="4E040A6ECB7D45BD990BCB413B234EEB"/>
            </w:placeholder>
            <w:showingPlcHdr/>
            <w:dropDownList>
              <w:listItem w:value="Choose an item."/>
              <w:listItem w:displayText="High (Mandatory)" w:value="1 - High"/>
              <w:listItem w:displayText="Medium (Highly Recommended)" w:value="2 - Medium"/>
              <w:listItem w:displayText="Low (Optional)" w:value="3 - Low"/>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6691C689" w14:textId="77777777" w:rsidR="008526C6" w:rsidRPr="00FB5797" w:rsidRDefault="008526C6" w:rsidP="00342878">
                <w:pPr>
                  <w:rPr>
                    <w:rStyle w:val="PlaceholderText"/>
                    <w:rFonts w:cs="Arial"/>
                    <w:vanish/>
                    <w:color w:val="000000" w:themeColor="text1"/>
                    <w:sz w:val="18"/>
                    <w:szCs w:val="18"/>
                    <w:rPrChange w:id="4434"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435"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017A753A" w14:textId="77777777" w:rsidR="008526C6" w:rsidRPr="00FB5797" w:rsidRDefault="008526C6" w:rsidP="00342878">
            <w:pPr>
              <w:rPr>
                <w:rFonts w:eastAsiaTheme="minorHAnsi" w:cs="Arial"/>
                <w:b/>
                <w:bCs/>
                <w:vanish/>
                <w:color w:val="000000" w:themeColor="text1"/>
                <w:sz w:val="16"/>
                <w:szCs w:val="16"/>
                <w:rPrChange w:id="4436"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437" w:author="SM Fairus Hasan" w:date="2020-02-27T16:11:00Z">
                  <w:rPr>
                    <w:rFonts w:cs="Arial"/>
                    <w:b/>
                    <w:bCs/>
                    <w:vanish/>
                    <w:color w:val="BFBFBF"/>
                    <w:sz w:val="16"/>
                    <w:szCs w:val="16"/>
                  </w:rPr>
                </w:rPrChange>
              </w:rPr>
              <w:t>Source Req.</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51EFE46C" w14:textId="77777777" w:rsidR="008526C6" w:rsidRPr="00FB5797" w:rsidRDefault="008526C6" w:rsidP="00342878">
            <w:pPr>
              <w:rPr>
                <w:rFonts w:cs="Arial"/>
                <w:vanish/>
                <w:color w:val="000000" w:themeColor="text1"/>
                <w:sz w:val="18"/>
                <w:szCs w:val="18"/>
                <w:rPrChange w:id="4438" w:author="SM Fairus Hasan" w:date="2020-02-27T16:11:00Z">
                  <w:rPr>
                    <w:rFonts w:cs="Arial"/>
                    <w:vanish/>
                    <w:color w:val="A6A6A6" w:themeColor="background1" w:themeShade="A6"/>
                    <w:sz w:val="18"/>
                    <w:szCs w:val="18"/>
                  </w:rPr>
                </w:rPrChange>
              </w:rPr>
            </w:pPr>
            <w:r w:rsidRPr="00FB5797">
              <w:rPr>
                <w:rFonts w:cs="Arial"/>
                <w:vanish/>
                <w:color w:val="000000" w:themeColor="text1"/>
                <w:sz w:val="18"/>
                <w:szCs w:val="18"/>
                <w:rPrChange w:id="4439" w:author="SM Fairus Hasan" w:date="2020-02-27T16:11:00Z">
                  <w:rPr>
                    <w:rFonts w:cs="Arial"/>
                    <w:vanish/>
                    <w:color w:val="BFBFBF" w:themeColor="background1" w:themeShade="BF"/>
                    <w:sz w:val="18"/>
                    <w:szCs w:val="18"/>
                  </w:rPr>
                </w:rPrChange>
              </w:rPr>
              <w:t>&lt;Put any parent requirement trace link here&gt;</w:t>
            </w:r>
          </w:p>
        </w:tc>
      </w:tr>
      <w:tr w:rsidR="008526C6" w:rsidRPr="00FB5797" w14:paraId="2BB9B801" w14:textId="77777777" w:rsidTr="00342878">
        <w:trPr>
          <w:trHeight w:val="205"/>
          <w:hidden/>
        </w:trPr>
        <w:tc>
          <w:tcPr>
            <w:tcW w:w="1951" w:type="dxa"/>
            <w:gridSpan w:val="2"/>
            <w:tcBorders>
              <w:top w:val="nil"/>
              <w:left w:val="single" w:sz="12" w:space="0" w:color="A6A6A6"/>
              <w:bottom w:val="single" w:sz="8" w:space="0" w:color="A6A6A6"/>
              <w:right w:val="single" w:sz="12" w:space="0" w:color="A6A6A6"/>
            </w:tcBorders>
            <w:shd w:val="clear" w:color="auto" w:fill="F2F2F2"/>
            <w:tcMar>
              <w:top w:w="0" w:type="dxa"/>
              <w:left w:w="108" w:type="dxa"/>
              <w:bottom w:w="0" w:type="dxa"/>
              <w:right w:w="108" w:type="dxa"/>
            </w:tcMar>
            <w:hideMark/>
          </w:tcPr>
          <w:p w14:paraId="50FBFAE6" w14:textId="77777777" w:rsidR="008526C6" w:rsidRPr="00FB5797" w:rsidRDefault="008526C6" w:rsidP="00342878">
            <w:pPr>
              <w:rPr>
                <w:rFonts w:cs="Arial"/>
                <w:b/>
                <w:bCs/>
                <w:vanish/>
                <w:color w:val="000000" w:themeColor="text1"/>
                <w:sz w:val="16"/>
                <w:szCs w:val="16"/>
                <w:rPrChange w:id="4440"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441" w:author="SM Fairus Hasan" w:date="2020-02-27T16:11:00Z">
                  <w:rPr>
                    <w:rFonts w:cs="Arial"/>
                    <w:b/>
                    <w:bCs/>
                    <w:vanish/>
                    <w:color w:val="BFBFBF"/>
                    <w:sz w:val="16"/>
                    <w:szCs w:val="16"/>
                  </w:rPr>
                </w:rPrChange>
              </w:rPr>
              <w:t>Status</w:t>
            </w:r>
          </w:p>
        </w:tc>
        <w:sdt>
          <w:sdtPr>
            <w:rPr>
              <w:rStyle w:val="PlaceholderText"/>
              <w:rFonts w:cs="Arial"/>
              <w:vanish/>
              <w:color w:val="000000" w:themeColor="text1"/>
              <w:sz w:val="18"/>
              <w:szCs w:val="18"/>
            </w:rPr>
            <w:alias w:val="Requirement Status"/>
            <w:tag w:val="Requirement Status"/>
            <w:id w:val="-68122814"/>
            <w:placeholder>
              <w:docPart w:val="8AE1B022B71C49F18EA482B3C682321F"/>
            </w:placeholder>
            <w:showingPlcHdr/>
            <w:dropDownList>
              <w:listItem w:value="Choose an item."/>
              <w:listItem w:displayText="Draft" w:value="Draft"/>
              <w:listItem w:displayText="Reviewed" w:value="Reviewed"/>
              <w:listItem w:displayText="Approved" w:value="Approved"/>
            </w:dropDownList>
          </w:sdtPr>
          <w:sdtEndPr>
            <w:rPr>
              <w:rStyle w:val="PlaceholderText"/>
            </w:rPr>
          </w:sdtEndPr>
          <w:sdtContent>
            <w:tc>
              <w:tcPr>
                <w:tcW w:w="1843" w:type="dxa"/>
                <w:gridSpan w:val="2"/>
                <w:tcBorders>
                  <w:top w:val="nil"/>
                  <w:left w:val="nil"/>
                  <w:bottom w:val="single" w:sz="12" w:space="0" w:color="A6A6A6"/>
                  <w:right w:val="single" w:sz="12" w:space="0" w:color="A6A6A6"/>
                </w:tcBorders>
                <w:tcMar>
                  <w:top w:w="0" w:type="dxa"/>
                  <w:left w:w="108" w:type="dxa"/>
                  <w:bottom w:w="0" w:type="dxa"/>
                  <w:right w:w="108" w:type="dxa"/>
                </w:tcMar>
                <w:hideMark/>
              </w:tcPr>
              <w:p w14:paraId="6DD53094" w14:textId="77777777" w:rsidR="008526C6" w:rsidRPr="00FB5797" w:rsidRDefault="008526C6" w:rsidP="00342878">
                <w:pPr>
                  <w:rPr>
                    <w:rStyle w:val="PlaceholderText"/>
                    <w:rFonts w:cs="Arial"/>
                    <w:vanish/>
                    <w:color w:val="000000" w:themeColor="text1"/>
                    <w:sz w:val="18"/>
                    <w:szCs w:val="18"/>
                    <w:rPrChange w:id="4442" w:author="SM Fairus Hasan" w:date="2020-02-27T16:11:00Z">
                      <w:rPr>
                        <w:rStyle w:val="PlaceholderText"/>
                        <w:rFonts w:cs="Arial"/>
                        <w:vanish/>
                        <w:sz w:val="18"/>
                        <w:szCs w:val="18"/>
                      </w:rPr>
                    </w:rPrChange>
                  </w:rPr>
                </w:pPr>
                <w:r w:rsidRPr="00FB5797">
                  <w:rPr>
                    <w:rStyle w:val="PlaceholderText"/>
                    <w:rFonts w:cs="Arial"/>
                    <w:vanish/>
                    <w:color w:val="000000" w:themeColor="text1"/>
                    <w:sz w:val="18"/>
                    <w:szCs w:val="18"/>
                    <w:rPrChange w:id="4443" w:author="SM Fairus Hasan" w:date="2020-02-27T16:11:00Z">
                      <w:rPr>
                        <w:rStyle w:val="PlaceholderText"/>
                        <w:rFonts w:cs="Arial"/>
                        <w:vanish/>
                        <w:sz w:val="18"/>
                        <w:szCs w:val="18"/>
                      </w:rPr>
                    </w:rPrChange>
                  </w:rPr>
                  <w:t>Choose an item.</w:t>
                </w:r>
              </w:p>
            </w:tc>
          </w:sdtContent>
        </w:sdt>
        <w:tc>
          <w:tcPr>
            <w:tcW w:w="1417" w:type="dxa"/>
            <w:tcBorders>
              <w:top w:val="nil"/>
              <w:left w:val="nil"/>
              <w:bottom w:val="single" w:sz="12" w:space="0" w:color="A6A6A6"/>
              <w:right w:val="single" w:sz="12" w:space="0" w:color="A6A6A6"/>
            </w:tcBorders>
            <w:shd w:val="clear" w:color="auto" w:fill="F2F2F2"/>
            <w:tcMar>
              <w:top w:w="0" w:type="dxa"/>
              <w:left w:w="108" w:type="dxa"/>
              <w:bottom w:w="0" w:type="dxa"/>
              <w:right w:w="108" w:type="dxa"/>
            </w:tcMar>
          </w:tcPr>
          <w:p w14:paraId="26B5949B" w14:textId="77777777" w:rsidR="008526C6" w:rsidRPr="00FB5797" w:rsidRDefault="008526C6" w:rsidP="00342878">
            <w:pPr>
              <w:rPr>
                <w:rFonts w:cs="Arial"/>
                <w:b/>
                <w:bCs/>
                <w:vanish/>
                <w:color w:val="000000" w:themeColor="text1"/>
                <w:sz w:val="16"/>
                <w:szCs w:val="16"/>
                <w:rPrChange w:id="4444"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445" w:author="SM Fairus Hasan" w:date="2020-02-27T16:11:00Z">
                  <w:rPr>
                    <w:rFonts w:cs="Arial"/>
                    <w:b/>
                    <w:bCs/>
                    <w:vanish/>
                    <w:color w:val="BFBFBF"/>
                    <w:sz w:val="16"/>
                    <w:szCs w:val="16"/>
                  </w:rPr>
                </w:rPrChange>
              </w:rPr>
              <w:t xml:space="preserve">Owner </w:t>
            </w:r>
          </w:p>
        </w:tc>
        <w:tc>
          <w:tcPr>
            <w:tcW w:w="5244" w:type="dxa"/>
            <w:gridSpan w:val="2"/>
            <w:tcBorders>
              <w:top w:val="nil"/>
              <w:left w:val="nil"/>
              <w:bottom w:val="single" w:sz="12" w:space="0" w:color="A6A6A6"/>
              <w:right w:val="single" w:sz="12" w:space="0" w:color="A6A6A6"/>
            </w:tcBorders>
            <w:tcMar>
              <w:top w:w="0" w:type="dxa"/>
              <w:left w:w="108" w:type="dxa"/>
              <w:bottom w:w="0" w:type="dxa"/>
              <w:right w:w="108" w:type="dxa"/>
            </w:tcMar>
          </w:tcPr>
          <w:p w14:paraId="1F12B515" w14:textId="77777777" w:rsidR="008526C6" w:rsidRPr="00FB5797" w:rsidRDefault="008526C6" w:rsidP="00342878">
            <w:pPr>
              <w:rPr>
                <w:rFonts w:cs="Arial"/>
                <w:vanish/>
                <w:color w:val="000000" w:themeColor="text1"/>
                <w:sz w:val="18"/>
                <w:szCs w:val="18"/>
                <w:rPrChange w:id="4446" w:author="SM Fairus Hasan" w:date="2020-02-27T16:11:00Z">
                  <w:rPr>
                    <w:rFonts w:cs="Arial"/>
                    <w:vanish/>
                    <w:color w:val="A6A6A6" w:themeColor="background1" w:themeShade="A6"/>
                    <w:sz w:val="18"/>
                    <w:szCs w:val="18"/>
                  </w:rPr>
                </w:rPrChange>
              </w:rPr>
            </w:pPr>
          </w:p>
        </w:tc>
      </w:tr>
      <w:tr w:rsidR="008526C6" w:rsidRPr="00FB5797" w14:paraId="12388573" w14:textId="77777777" w:rsidTr="00342878">
        <w:trPr>
          <w:hidden/>
        </w:trPr>
        <w:tc>
          <w:tcPr>
            <w:tcW w:w="10455" w:type="dxa"/>
            <w:gridSpan w:val="7"/>
            <w:tcBorders>
              <w:top w:val="nil"/>
              <w:left w:val="single" w:sz="12" w:space="0" w:color="A6A6A6"/>
              <w:bottom w:val="single" w:sz="8"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0ED4BBE2" w14:textId="77777777" w:rsidR="008526C6" w:rsidRPr="00FB5797" w:rsidRDefault="008526C6" w:rsidP="00342878">
            <w:pPr>
              <w:rPr>
                <w:rFonts w:cs="Arial"/>
                <w:b/>
                <w:bCs/>
                <w:vanish/>
                <w:color w:val="000000" w:themeColor="text1"/>
                <w:sz w:val="16"/>
                <w:szCs w:val="16"/>
                <w:rPrChange w:id="4447"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448" w:author="SM Fairus Hasan" w:date="2020-02-27T16:11:00Z">
                  <w:rPr>
                    <w:rFonts w:cs="Arial"/>
                    <w:b/>
                    <w:bCs/>
                    <w:vanish/>
                    <w:color w:val="BFBFBF"/>
                    <w:sz w:val="16"/>
                    <w:szCs w:val="16"/>
                  </w:rPr>
                </w:rPrChange>
              </w:rPr>
              <w:t>Change Log</w:t>
            </w:r>
          </w:p>
        </w:tc>
      </w:tr>
      <w:tr w:rsidR="008526C6" w:rsidRPr="00FB5797" w14:paraId="14A6AAF1" w14:textId="77777777" w:rsidTr="00342878">
        <w:trPr>
          <w:hidden/>
        </w:trPr>
        <w:tc>
          <w:tcPr>
            <w:tcW w:w="959" w:type="dxa"/>
            <w:tcBorders>
              <w:top w:val="nil"/>
              <w:left w:val="single" w:sz="12" w:space="0" w:color="A6A6A6"/>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D645709" w14:textId="77777777" w:rsidR="008526C6" w:rsidRPr="00FB5797" w:rsidRDefault="008526C6" w:rsidP="00342878">
            <w:pPr>
              <w:rPr>
                <w:rFonts w:cs="Arial"/>
                <w:b/>
                <w:bCs/>
                <w:vanish/>
                <w:color w:val="000000" w:themeColor="text1"/>
                <w:sz w:val="16"/>
                <w:szCs w:val="16"/>
                <w:rPrChange w:id="4449" w:author="SM Fairus Hasan" w:date="2020-02-27T16:11:00Z">
                  <w:rPr>
                    <w:rFonts w:cs="Arial"/>
                    <w:b/>
                    <w:bCs/>
                    <w:vanish/>
                    <w:color w:val="BFBFBF"/>
                    <w:sz w:val="16"/>
                    <w:szCs w:val="16"/>
                  </w:rPr>
                </w:rPrChange>
              </w:rPr>
            </w:pPr>
            <w:r w:rsidRPr="00FB5797">
              <w:rPr>
                <w:rFonts w:cs="Arial"/>
                <w:b/>
                <w:bCs/>
                <w:vanish/>
                <w:color w:val="000000" w:themeColor="text1"/>
                <w:sz w:val="16"/>
                <w:szCs w:val="16"/>
                <w:rPrChange w:id="4450" w:author="SM Fairus Hasan" w:date="2020-02-27T16:11:00Z">
                  <w:rPr>
                    <w:rFonts w:cs="Arial"/>
                    <w:b/>
                    <w:bCs/>
                    <w:vanish/>
                    <w:color w:val="BFBFBF"/>
                    <w:sz w:val="16"/>
                    <w:szCs w:val="16"/>
                  </w:rPr>
                </w:rPrChange>
              </w:rPr>
              <w:t>Version</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D6BA7F9" w14:textId="77777777" w:rsidR="008526C6" w:rsidRPr="00FB5797" w:rsidRDefault="008526C6" w:rsidP="00342878">
            <w:pPr>
              <w:rPr>
                <w:rFonts w:eastAsiaTheme="minorHAnsi" w:cs="Arial"/>
                <w:vanish/>
                <w:color w:val="000000" w:themeColor="text1"/>
                <w:sz w:val="24"/>
                <w:szCs w:val="24"/>
                <w:rPrChange w:id="4451"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4452" w:author="SM Fairus Hasan" w:date="2020-02-27T16:11:00Z">
                  <w:rPr>
                    <w:rFonts w:cs="Arial"/>
                    <w:b/>
                    <w:bCs/>
                    <w:vanish/>
                    <w:color w:val="BFBFBF"/>
                    <w:sz w:val="16"/>
                    <w:szCs w:val="16"/>
                  </w:rPr>
                </w:rPrChange>
              </w:rPr>
              <w:t>Date</w:t>
            </w:r>
          </w:p>
        </w:tc>
        <w:tc>
          <w:tcPr>
            <w:tcW w:w="992" w:type="dxa"/>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1617BBAC" w14:textId="77777777" w:rsidR="008526C6" w:rsidRPr="00FB5797" w:rsidRDefault="008526C6" w:rsidP="00342878">
            <w:pPr>
              <w:rPr>
                <w:rFonts w:eastAsiaTheme="minorHAnsi" w:cs="Arial"/>
                <w:b/>
                <w:bCs/>
                <w:vanish/>
                <w:color w:val="000000" w:themeColor="text1"/>
                <w:sz w:val="16"/>
                <w:szCs w:val="16"/>
                <w:rPrChange w:id="4453" w:author="SM Fairus Hasan" w:date="2020-02-27T16:11:00Z">
                  <w:rPr>
                    <w:rFonts w:eastAsiaTheme="minorHAnsi" w:cs="Arial"/>
                    <w:b/>
                    <w:bCs/>
                    <w:vanish/>
                    <w:color w:val="BFBFBF"/>
                    <w:sz w:val="16"/>
                    <w:szCs w:val="16"/>
                  </w:rPr>
                </w:rPrChange>
              </w:rPr>
            </w:pPr>
            <w:r w:rsidRPr="00FB5797">
              <w:rPr>
                <w:rFonts w:cs="Arial"/>
                <w:b/>
                <w:bCs/>
                <w:vanish/>
                <w:color w:val="000000" w:themeColor="text1"/>
                <w:sz w:val="16"/>
                <w:szCs w:val="16"/>
                <w:rPrChange w:id="4454" w:author="SM Fairus Hasan" w:date="2020-02-27T16:11:00Z">
                  <w:rPr>
                    <w:rFonts w:cs="Arial"/>
                    <w:b/>
                    <w:bCs/>
                    <w:vanish/>
                    <w:color w:val="BFBFBF"/>
                    <w:sz w:val="16"/>
                    <w:szCs w:val="16"/>
                  </w:rPr>
                </w:rPrChange>
              </w:rPr>
              <w:t>Author</w:t>
            </w:r>
          </w:p>
        </w:tc>
        <w:tc>
          <w:tcPr>
            <w:tcW w:w="7512" w:type="dxa"/>
            <w:gridSpan w:val="4"/>
            <w:tcBorders>
              <w:top w:val="nil"/>
              <w:left w:val="nil"/>
              <w:bottom w:val="single" w:sz="12" w:space="0" w:color="A6A6A6"/>
              <w:right w:val="single" w:sz="12" w:space="0" w:color="A6A6A6"/>
            </w:tcBorders>
            <w:shd w:val="clear" w:color="auto" w:fill="F2F2F2" w:themeFill="background1" w:themeFillShade="F2"/>
            <w:tcMar>
              <w:top w:w="0" w:type="dxa"/>
              <w:left w:w="108" w:type="dxa"/>
              <w:bottom w:w="0" w:type="dxa"/>
              <w:right w:w="108" w:type="dxa"/>
            </w:tcMar>
            <w:hideMark/>
          </w:tcPr>
          <w:p w14:paraId="27878283" w14:textId="77777777" w:rsidR="008526C6" w:rsidRPr="00FB5797" w:rsidRDefault="008526C6" w:rsidP="00342878">
            <w:pPr>
              <w:rPr>
                <w:rFonts w:eastAsiaTheme="minorHAnsi" w:cs="Arial"/>
                <w:vanish/>
                <w:color w:val="000000" w:themeColor="text1"/>
                <w:sz w:val="24"/>
                <w:szCs w:val="24"/>
                <w:rPrChange w:id="4455" w:author="SM Fairus Hasan" w:date="2020-02-27T16:11:00Z">
                  <w:rPr>
                    <w:rFonts w:eastAsiaTheme="minorHAnsi" w:cs="Arial"/>
                    <w:vanish/>
                    <w:color w:val="BFBFBF"/>
                    <w:sz w:val="24"/>
                    <w:szCs w:val="24"/>
                  </w:rPr>
                </w:rPrChange>
              </w:rPr>
            </w:pPr>
            <w:r w:rsidRPr="00FB5797">
              <w:rPr>
                <w:rFonts w:cs="Arial"/>
                <w:b/>
                <w:bCs/>
                <w:vanish/>
                <w:color w:val="000000" w:themeColor="text1"/>
                <w:sz w:val="16"/>
                <w:szCs w:val="16"/>
                <w:rPrChange w:id="4456" w:author="SM Fairus Hasan" w:date="2020-02-27T16:11:00Z">
                  <w:rPr>
                    <w:rFonts w:cs="Arial"/>
                    <w:b/>
                    <w:bCs/>
                    <w:vanish/>
                    <w:color w:val="BFBFBF"/>
                    <w:sz w:val="16"/>
                    <w:szCs w:val="16"/>
                  </w:rPr>
                </w:rPrChange>
              </w:rPr>
              <w:t>Change</w:t>
            </w:r>
          </w:p>
        </w:tc>
      </w:tr>
      <w:tr w:rsidR="008526C6" w:rsidRPr="00FB5797" w14:paraId="0FC61CF1" w14:textId="77777777" w:rsidTr="00342878">
        <w:trPr>
          <w:hidden/>
        </w:trPr>
        <w:tc>
          <w:tcPr>
            <w:tcW w:w="959"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58F8A0BD" w14:textId="77777777" w:rsidR="008526C6" w:rsidRPr="00FB5797" w:rsidRDefault="008526C6" w:rsidP="00342878">
            <w:pPr>
              <w:rPr>
                <w:rFonts w:eastAsiaTheme="minorHAnsi" w:cs="Arial"/>
                <w:bCs/>
                <w:vanish/>
                <w:color w:val="000000" w:themeColor="text1"/>
                <w:sz w:val="18"/>
                <w:szCs w:val="18"/>
                <w:rPrChange w:id="4457" w:author="SM Fairus Hasan" w:date="2020-02-27T16:11:00Z">
                  <w:rPr>
                    <w:rFonts w:eastAsiaTheme="minorHAnsi" w:cs="Arial"/>
                    <w:bCs/>
                    <w:vanish/>
                    <w:color w:val="BFBFBF"/>
                    <w:sz w:val="18"/>
                    <w:szCs w:val="18"/>
                  </w:rPr>
                </w:rPrChange>
              </w:rPr>
            </w:pPr>
            <w:r w:rsidRPr="00FB5797">
              <w:rPr>
                <w:rFonts w:cs="Arial"/>
                <w:bCs/>
                <w:vanish/>
                <w:color w:val="000000" w:themeColor="text1"/>
                <w:sz w:val="18"/>
                <w:szCs w:val="18"/>
                <w:rPrChange w:id="4458" w:author="SM Fairus Hasan" w:date="2020-02-27T16:11:00Z">
                  <w:rPr>
                    <w:rFonts w:cs="Arial"/>
                    <w:bCs/>
                    <w:vanish/>
                    <w:color w:val="BFBFBF"/>
                    <w:sz w:val="18"/>
                    <w:szCs w:val="18"/>
                  </w:rPr>
                </w:rPrChange>
              </w:rPr>
              <w:t>1</w:t>
            </w: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553B4D8C" w14:textId="77777777" w:rsidR="008526C6" w:rsidRPr="00FB5797" w:rsidRDefault="008526C6" w:rsidP="00342878">
            <w:pPr>
              <w:rPr>
                <w:rFonts w:eastAsiaTheme="minorHAnsi" w:cs="Arial"/>
                <w:bCs/>
                <w:vanish/>
                <w:color w:val="000000" w:themeColor="text1"/>
                <w:sz w:val="18"/>
                <w:szCs w:val="18"/>
                <w:rPrChange w:id="4459" w:author="SM Fairus Hasan" w:date="2020-02-27T16:11:00Z">
                  <w:rPr>
                    <w:rFonts w:eastAsiaTheme="minorHAnsi" w:cs="Arial"/>
                    <w:bCs/>
                    <w:vanish/>
                    <w:color w:val="BFBFBF"/>
                    <w:sz w:val="18"/>
                    <w:szCs w:val="18"/>
                  </w:rPr>
                </w:rPrChange>
              </w:rPr>
            </w:pPr>
          </w:p>
        </w:tc>
        <w:tc>
          <w:tcPr>
            <w:tcW w:w="992" w:type="dxa"/>
            <w:tcBorders>
              <w:top w:val="nil"/>
              <w:left w:val="nil"/>
              <w:bottom w:val="single" w:sz="12" w:space="0" w:color="A6A6A6"/>
              <w:right w:val="single" w:sz="12" w:space="0" w:color="A6A6A6"/>
            </w:tcBorders>
            <w:tcMar>
              <w:top w:w="0" w:type="dxa"/>
              <w:left w:w="108" w:type="dxa"/>
              <w:bottom w:w="0" w:type="dxa"/>
              <w:right w:w="108" w:type="dxa"/>
            </w:tcMar>
          </w:tcPr>
          <w:p w14:paraId="5F1ADA5C" w14:textId="77777777" w:rsidR="008526C6" w:rsidRPr="00FB5797" w:rsidRDefault="008526C6" w:rsidP="00342878">
            <w:pPr>
              <w:rPr>
                <w:rFonts w:eastAsiaTheme="minorHAnsi" w:cs="Arial"/>
                <w:bCs/>
                <w:vanish/>
                <w:color w:val="000000" w:themeColor="text1"/>
                <w:sz w:val="18"/>
                <w:szCs w:val="18"/>
                <w:rPrChange w:id="4460" w:author="SM Fairus Hasan" w:date="2020-02-27T16:11:00Z">
                  <w:rPr>
                    <w:rFonts w:eastAsiaTheme="minorHAnsi" w:cs="Arial"/>
                    <w:bCs/>
                    <w:vanish/>
                    <w:color w:val="BFBFBF"/>
                    <w:sz w:val="18"/>
                    <w:szCs w:val="18"/>
                  </w:rPr>
                </w:rPrChange>
              </w:rPr>
            </w:pPr>
          </w:p>
        </w:tc>
        <w:tc>
          <w:tcPr>
            <w:tcW w:w="7512" w:type="dxa"/>
            <w:gridSpan w:val="4"/>
            <w:tcBorders>
              <w:top w:val="nil"/>
              <w:left w:val="nil"/>
              <w:bottom w:val="single" w:sz="12" w:space="0" w:color="A6A6A6"/>
              <w:right w:val="single" w:sz="12" w:space="0" w:color="A6A6A6"/>
            </w:tcBorders>
            <w:tcMar>
              <w:top w:w="0" w:type="dxa"/>
              <w:left w:w="108" w:type="dxa"/>
              <w:bottom w:w="0" w:type="dxa"/>
              <w:right w:w="108" w:type="dxa"/>
            </w:tcMar>
            <w:hideMark/>
          </w:tcPr>
          <w:p w14:paraId="2437E7D8" w14:textId="77777777" w:rsidR="008526C6" w:rsidRPr="00FB5797" w:rsidRDefault="008526C6" w:rsidP="00342878">
            <w:pPr>
              <w:rPr>
                <w:rFonts w:eastAsiaTheme="minorHAnsi" w:cs="Arial"/>
                <w:bCs/>
                <w:vanish/>
                <w:color w:val="000000" w:themeColor="text1"/>
                <w:sz w:val="18"/>
                <w:szCs w:val="18"/>
                <w:rPrChange w:id="4461" w:author="SM Fairus Hasan" w:date="2020-02-27T16:11:00Z">
                  <w:rPr>
                    <w:rFonts w:eastAsiaTheme="minorHAnsi" w:cs="Arial"/>
                    <w:bCs/>
                    <w:vanish/>
                    <w:color w:val="BFBFBF"/>
                    <w:sz w:val="18"/>
                    <w:szCs w:val="18"/>
                  </w:rPr>
                </w:rPrChange>
              </w:rPr>
            </w:pPr>
            <w:r w:rsidRPr="00FB5797">
              <w:rPr>
                <w:rFonts w:cs="Arial"/>
                <w:vanish/>
                <w:color w:val="000000" w:themeColor="text1"/>
                <w:sz w:val="18"/>
                <w:szCs w:val="18"/>
                <w:rPrChange w:id="4462" w:author="SM Fairus Hasan" w:date="2020-02-27T16:11:00Z">
                  <w:rPr>
                    <w:rFonts w:cs="Arial"/>
                    <w:vanish/>
                    <w:color w:val="BFBFBF"/>
                    <w:sz w:val="18"/>
                    <w:szCs w:val="18"/>
                  </w:rPr>
                </w:rPrChange>
              </w:rPr>
              <w:t>Initial version</w:t>
            </w:r>
          </w:p>
        </w:tc>
      </w:tr>
    </w:tbl>
    <w:p w14:paraId="3E510A5D" w14:textId="77777777" w:rsidR="008526C6" w:rsidRPr="00FB5797" w:rsidRDefault="008526C6" w:rsidP="008526C6">
      <w:pPr>
        <w:rPr>
          <w:rFonts w:cs="Arial"/>
          <w:color w:val="000000" w:themeColor="text1"/>
          <w:rPrChange w:id="4463" w:author="SM Fairus Hasan" w:date="2020-02-27T16:11:00Z">
            <w:rPr>
              <w:rFonts w:cs="Arial"/>
            </w:rPr>
          </w:rPrChange>
        </w:rPr>
      </w:pPr>
    </w:p>
    <w:p w14:paraId="46077032" w14:textId="77777777" w:rsidR="008526C6" w:rsidRPr="00FB5797" w:rsidRDefault="008526C6" w:rsidP="008526C6">
      <w:pPr>
        <w:pStyle w:val="RERequirement"/>
        <w:rPr>
          <w:color w:val="000000" w:themeColor="text1"/>
          <w:rPrChange w:id="4464" w:author="SM Fairus Hasan" w:date="2020-02-27T16:11:00Z">
            <w:rPr/>
          </w:rPrChange>
        </w:rPr>
      </w:pPr>
      <w:r w:rsidRPr="00FB5797">
        <w:rPr>
          <w:color w:val="000000" w:themeColor="text1"/>
          <w:rPrChange w:id="4465" w:author="SM Fairus Hasan" w:date="2020-02-27T16:11:00Z">
            <w:rPr/>
          </w:rPrChange>
        </w:rPr>
        <w:t>###R_FNC_</w:t>
      </w:r>
      <w:r>
        <w:rPr>
          <w:color w:val="000000" w:themeColor="text1"/>
        </w:rPr>
        <w:t>Trailer Settings and Profile</w:t>
      </w:r>
      <w:r w:rsidRPr="00FB5797">
        <w:rPr>
          <w:color w:val="000000" w:themeColor="text1"/>
          <w:rPrChange w:id="4466" w:author="SM Fairus Hasan" w:date="2020-02-27T16:11:00Z">
            <w:rPr/>
          </w:rPrChange>
        </w:rPr>
        <w:t>_00</w:t>
      </w:r>
      <w:ins w:id="4467" w:author="Gonzalez-sanchez, Mario (M.)" w:date="2020-03-24T08:45:00Z">
        <w:r>
          <w:rPr>
            <w:color w:val="000000" w:themeColor="text1"/>
          </w:rPr>
          <w:t>0</w:t>
        </w:r>
      </w:ins>
      <w:r w:rsidRPr="00FB5797">
        <w:rPr>
          <w:color w:val="000000" w:themeColor="text1"/>
          <w:rPrChange w:id="4468" w:author="SM Fairus Hasan" w:date="2020-02-27T16:11:00Z">
            <w:rPr/>
          </w:rPrChange>
        </w:rPr>
        <w:t>0</w:t>
      </w:r>
      <w:r>
        <w:rPr>
          <w:color w:val="000000" w:themeColor="text1"/>
        </w:rPr>
        <w:t>6</w:t>
      </w:r>
      <w:del w:id="4469" w:author="Hasan, SM Fairus (S.)" w:date="2020-02-17T15:11:00Z">
        <w:r w:rsidRPr="00FB5797" w:rsidDel="008419C3">
          <w:rPr>
            <w:color w:val="000000" w:themeColor="text1"/>
            <w:rPrChange w:id="4470" w:author="SM Fairus Hasan" w:date="2020-02-27T16:11:00Z">
              <w:rPr/>
            </w:rPrChange>
          </w:rPr>
          <w:delText>54</w:delText>
        </w:r>
      </w:del>
      <w:r w:rsidRPr="00FB5797">
        <w:rPr>
          <w:color w:val="000000" w:themeColor="text1"/>
          <w:rPrChange w:id="4471" w:author="SM Fairus Hasan" w:date="2020-02-27T16:11:00Z">
            <w:rPr/>
          </w:rPrChange>
        </w:rPr>
        <w:t>### Vehicle is stationary (manual transmission ONLY)</w:t>
      </w:r>
    </w:p>
    <w:p w14:paraId="266802E9" w14:textId="74E14A87" w:rsidR="008526C6" w:rsidRDefault="008526C6" w:rsidP="008526C6">
      <w:pPr>
        <w:rPr>
          <w:rFonts w:cs="Arial"/>
          <w:color w:val="000000" w:themeColor="text1"/>
        </w:rPr>
      </w:pPr>
      <w:r w:rsidRPr="00FB5797">
        <w:rPr>
          <w:rFonts w:cs="Arial"/>
          <w:color w:val="000000" w:themeColor="text1"/>
          <w:rPrChange w:id="4472" w:author="SM Fairus Hasan" w:date="2020-02-27T16:11:00Z">
            <w:rPr>
              <w:rFonts w:cs="Arial"/>
            </w:rPr>
          </w:rPrChange>
        </w:rPr>
        <w:t xml:space="preserve">When Vehicle_Speed is less than or equal to 4 KPH and </w:t>
      </w:r>
      <w:r w:rsidRPr="00877E8D">
        <w:rPr>
          <w:rFonts w:cs="Arial"/>
          <w:color w:val="000000" w:themeColor="text1"/>
        </w:rPr>
        <w:t>Ignition_Status</w:t>
      </w:r>
      <w:r>
        <w:rPr>
          <w:rFonts w:cs="Arial"/>
          <w:color w:val="000000" w:themeColor="text1"/>
        </w:rPr>
        <w:t xml:space="preserve"> = 0x4 (RUN</w:t>
      </w:r>
      <w:r w:rsidRPr="00FB5797">
        <w:rPr>
          <w:rFonts w:cs="Arial"/>
          <w:color w:val="000000" w:themeColor="text1"/>
          <w:rPrChange w:id="4473" w:author="SM Fairus Hasan" w:date="2020-02-27T16:11:00Z">
            <w:rPr>
              <w:rFonts w:cs="Arial"/>
            </w:rPr>
          </w:rPrChange>
        </w:rPr>
        <w:t>), the</w:t>
      </w:r>
      <w:r>
        <w:rPr>
          <w:rFonts w:cs="Arial"/>
          <w:color w:val="000000" w:themeColor="text1"/>
        </w:rPr>
        <w:t xml:space="preserve"> Feature Settings and Profile precondition is met.</w:t>
      </w:r>
    </w:p>
    <w:p w14:paraId="01F50772" w14:textId="162D82D8" w:rsidR="008730E5" w:rsidRDefault="008730E5" w:rsidP="008526C6">
      <w:pPr>
        <w:rPr>
          <w:rFonts w:cs="Arial"/>
          <w:color w:val="000000" w:themeColor="text1"/>
        </w:rPr>
      </w:pPr>
    </w:p>
    <w:p w14:paraId="27A21CBC" w14:textId="1E87CFE6" w:rsidR="008730E5" w:rsidRPr="00FB5797" w:rsidRDefault="008730E5" w:rsidP="008730E5">
      <w:pPr>
        <w:pStyle w:val="RERequirement"/>
        <w:rPr>
          <w:color w:val="000000" w:themeColor="text1"/>
          <w:rPrChange w:id="4474" w:author="SM Fairus Hasan" w:date="2020-02-27T16:11:00Z">
            <w:rPr/>
          </w:rPrChange>
        </w:rPr>
      </w:pPr>
      <w:r w:rsidRPr="00FB5797">
        <w:rPr>
          <w:color w:val="000000" w:themeColor="text1"/>
          <w:rPrChange w:id="4475" w:author="SM Fairus Hasan" w:date="2020-02-27T16:11:00Z">
            <w:rPr/>
          </w:rPrChange>
        </w:rPr>
        <w:t>###R_FNC_</w:t>
      </w:r>
      <w:r>
        <w:rPr>
          <w:color w:val="000000" w:themeColor="text1"/>
        </w:rPr>
        <w:t>Trailer Settings and Profile</w:t>
      </w:r>
      <w:r w:rsidRPr="00FB5797">
        <w:rPr>
          <w:color w:val="000000" w:themeColor="text1"/>
          <w:rPrChange w:id="4476" w:author="SM Fairus Hasan" w:date="2020-02-27T16:11:00Z">
            <w:rPr/>
          </w:rPrChange>
        </w:rPr>
        <w:t>_00</w:t>
      </w:r>
      <w:ins w:id="4477" w:author="Gonzalez-sanchez, Mario (M.)" w:date="2020-03-24T08:45:00Z">
        <w:r>
          <w:rPr>
            <w:color w:val="000000" w:themeColor="text1"/>
          </w:rPr>
          <w:t>0</w:t>
        </w:r>
      </w:ins>
      <w:r w:rsidRPr="00FB5797">
        <w:rPr>
          <w:color w:val="000000" w:themeColor="text1"/>
          <w:rPrChange w:id="4478" w:author="SM Fairus Hasan" w:date="2020-02-27T16:11:00Z">
            <w:rPr/>
          </w:rPrChange>
        </w:rPr>
        <w:t>0</w:t>
      </w:r>
      <w:r>
        <w:rPr>
          <w:color w:val="000000" w:themeColor="text1"/>
        </w:rPr>
        <w:t>7</w:t>
      </w:r>
      <w:del w:id="4479" w:author="Hasan, SM Fairus (S.)" w:date="2020-02-17T15:11:00Z">
        <w:r w:rsidRPr="00FB5797" w:rsidDel="008419C3">
          <w:rPr>
            <w:color w:val="000000" w:themeColor="text1"/>
            <w:rPrChange w:id="4480" w:author="SM Fairus Hasan" w:date="2020-02-27T16:11:00Z">
              <w:rPr/>
            </w:rPrChange>
          </w:rPr>
          <w:delText>54</w:delText>
        </w:r>
      </w:del>
      <w:r w:rsidRPr="00FB5797">
        <w:rPr>
          <w:color w:val="000000" w:themeColor="text1"/>
          <w:rPrChange w:id="4481" w:author="SM Fairus Hasan" w:date="2020-02-27T16:11:00Z">
            <w:rPr/>
          </w:rPrChange>
        </w:rPr>
        <w:t xml:space="preserve">### </w:t>
      </w:r>
      <w:r>
        <w:rPr>
          <w:color w:val="000000" w:themeColor="text1"/>
        </w:rPr>
        <w:t>Trailer Trip Menu access</w:t>
      </w:r>
    </w:p>
    <w:p w14:paraId="2BE7BD8A" w14:textId="35E4F6F8" w:rsidR="008730E5" w:rsidRDefault="008730E5" w:rsidP="008730E5">
      <w:pPr>
        <w:rPr>
          <w:rFonts w:cs="Arial"/>
          <w:color w:val="000000" w:themeColor="text1"/>
        </w:rPr>
      </w:pPr>
      <w:r>
        <w:rPr>
          <w:rFonts w:cs="Arial"/>
          <w:color w:val="000000" w:themeColor="text1"/>
        </w:rPr>
        <w:t>When the user tries to enter the Trailer Trip Menu, the user shall have access the function in the Active Trailer Profile.</w:t>
      </w:r>
    </w:p>
    <w:p w14:paraId="6B015DDA" w14:textId="368EF1DB" w:rsidR="008730E5" w:rsidRDefault="008730E5" w:rsidP="008526C6">
      <w:pPr>
        <w:rPr>
          <w:rFonts w:cs="Arial"/>
          <w:color w:val="000000" w:themeColor="text1"/>
        </w:rPr>
      </w:pPr>
    </w:p>
    <w:p w14:paraId="320FD971" w14:textId="4A3C38B5" w:rsidR="008730E5" w:rsidRPr="00FB5797" w:rsidRDefault="008730E5" w:rsidP="008730E5">
      <w:pPr>
        <w:pStyle w:val="RERequirement"/>
        <w:rPr>
          <w:color w:val="000000" w:themeColor="text1"/>
          <w:rPrChange w:id="4482" w:author="SM Fairus Hasan" w:date="2020-02-27T16:11:00Z">
            <w:rPr/>
          </w:rPrChange>
        </w:rPr>
      </w:pPr>
      <w:r w:rsidRPr="00FB5797">
        <w:rPr>
          <w:color w:val="000000" w:themeColor="text1"/>
          <w:rPrChange w:id="4483" w:author="SM Fairus Hasan" w:date="2020-02-27T16:11:00Z">
            <w:rPr/>
          </w:rPrChange>
        </w:rPr>
        <w:t>###R_FNC_</w:t>
      </w:r>
      <w:r>
        <w:rPr>
          <w:color w:val="000000" w:themeColor="text1"/>
        </w:rPr>
        <w:t>Trailer Settings and Profile</w:t>
      </w:r>
      <w:r w:rsidRPr="00FB5797">
        <w:rPr>
          <w:color w:val="000000" w:themeColor="text1"/>
          <w:rPrChange w:id="4484" w:author="SM Fairus Hasan" w:date="2020-02-27T16:11:00Z">
            <w:rPr/>
          </w:rPrChange>
        </w:rPr>
        <w:t>_00</w:t>
      </w:r>
      <w:ins w:id="4485" w:author="Gonzalez-sanchez, Mario (M.)" w:date="2020-03-24T08:45:00Z">
        <w:r>
          <w:rPr>
            <w:color w:val="000000" w:themeColor="text1"/>
          </w:rPr>
          <w:t>0</w:t>
        </w:r>
      </w:ins>
      <w:r w:rsidRPr="00FB5797">
        <w:rPr>
          <w:color w:val="000000" w:themeColor="text1"/>
          <w:rPrChange w:id="4486" w:author="SM Fairus Hasan" w:date="2020-02-27T16:11:00Z">
            <w:rPr/>
          </w:rPrChange>
        </w:rPr>
        <w:t>0</w:t>
      </w:r>
      <w:r>
        <w:rPr>
          <w:color w:val="000000" w:themeColor="text1"/>
        </w:rPr>
        <w:t>8</w:t>
      </w:r>
      <w:del w:id="4487" w:author="Hasan, SM Fairus (S.)" w:date="2020-02-17T15:11:00Z">
        <w:r w:rsidRPr="00FB5797" w:rsidDel="008419C3">
          <w:rPr>
            <w:color w:val="000000" w:themeColor="text1"/>
            <w:rPrChange w:id="4488" w:author="SM Fairus Hasan" w:date="2020-02-27T16:11:00Z">
              <w:rPr/>
            </w:rPrChange>
          </w:rPr>
          <w:delText>54</w:delText>
        </w:r>
      </w:del>
      <w:r w:rsidRPr="00FB5797">
        <w:rPr>
          <w:color w:val="000000" w:themeColor="text1"/>
          <w:rPrChange w:id="4489" w:author="SM Fairus Hasan" w:date="2020-02-27T16:11:00Z">
            <w:rPr/>
          </w:rPrChange>
        </w:rPr>
        <w:t xml:space="preserve">### </w:t>
      </w:r>
      <w:r>
        <w:rPr>
          <w:color w:val="000000" w:themeColor="text1"/>
        </w:rPr>
        <w:t>Trailer Trip Menu for EV vehicles</w:t>
      </w:r>
    </w:p>
    <w:p w14:paraId="25158C49" w14:textId="5C71AAA1" w:rsidR="008730E5" w:rsidRDefault="008730E5" w:rsidP="008730E5">
      <w:pPr>
        <w:rPr>
          <w:rFonts w:cs="Arial"/>
          <w:color w:val="000000" w:themeColor="text1"/>
        </w:rPr>
      </w:pPr>
      <w:r>
        <w:rPr>
          <w:rFonts w:cs="Arial"/>
          <w:color w:val="000000" w:themeColor="text1"/>
        </w:rPr>
        <w:t>When the user enters the Trailer Trip Menu, the system shall display the following HMI:</w:t>
      </w:r>
    </w:p>
    <w:p w14:paraId="0FABC339" w14:textId="1CE0FFDA" w:rsidR="008730E5" w:rsidRDefault="008730E5" w:rsidP="008730E5">
      <w:pPr>
        <w:rPr>
          <w:rFonts w:cs="Arial"/>
          <w:color w:val="000000" w:themeColor="text1"/>
        </w:rPr>
      </w:pPr>
      <w:r>
        <w:rPr>
          <w:rFonts w:cs="Arial"/>
          <w:color w:val="000000" w:themeColor="text1"/>
        </w:rPr>
        <w:t>[Header] Trailer Trip</w:t>
      </w:r>
    </w:p>
    <w:p w14:paraId="7EC41E24" w14:textId="3B146607" w:rsidR="008730E5" w:rsidRDefault="008730E5" w:rsidP="008730E5">
      <w:pPr>
        <w:rPr>
          <w:rFonts w:cs="Arial"/>
          <w:color w:val="000000" w:themeColor="text1"/>
        </w:rPr>
      </w:pPr>
      <w:r>
        <w:rPr>
          <w:rFonts w:cs="Arial"/>
          <w:color w:val="000000" w:themeColor="text1"/>
        </w:rPr>
        <w:t>[Content] Edit Trailer Distance soft button</w:t>
      </w:r>
    </w:p>
    <w:p w14:paraId="189AEBEB" w14:textId="78004326" w:rsidR="008730E5" w:rsidRDefault="008730E5" w:rsidP="008730E5">
      <w:pPr>
        <w:rPr>
          <w:rFonts w:cs="Arial"/>
          <w:color w:val="000000" w:themeColor="text1"/>
        </w:rPr>
      </w:pPr>
      <w:r>
        <w:rPr>
          <w:rFonts w:cs="Arial"/>
          <w:color w:val="000000" w:themeColor="text1"/>
        </w:rPr>
        <w:tab/>
        <w:t xml:space="preserve">   Reset Trailer Fuel Economy</w:t>
      </w:r>
      <w:r w:rsidR="00FF2EFB">
        <w:rPr>
          <w:rFonts w:cs="Arial"/>
          <w:color w:val="000000" w:themeColor="text1"/>
        </w:rPr>
        <w:t xml:space="preserve"> soft button</w:t>
      </w:r>
    </w:p>
    <w:p w14:paraId="64EFE09C" w14:textId="32AD26C4" w:rsidR="00FF2EFB" w:rsidRDefault="00FF2EFB" w:rsidP="008730E5">
      <w:pPr>
        <w:rPr>
          <w:rFonts w:cs="Arial"/>
          <w:color w:val="000000" w:themeColor="text1"/>
        </w:rPr>
      </w:pPr>
      <w:r>
        <w:rPr>
          <w:rFonts w:cs="Arial"/>
          <w:color w:val="000000" w:themeColor="text1"/>
        </w:rPr>
        <w:tab/>
        <w:t xml:space="preserve">   Reset All soft button</w:t>
      </w:r>
    </w:p>
    <w:p w14:paraId="37B4F4B0" w14:textId="2CF1CCF3" w:rsidR="00FF2EFB" w:rsidRDefault="00FF2EFB" w:rsidP="008730E5">
      <w:pPr>
        <w:rPr>
          <w:rFonts w:cs="Arial"/>
          <w:color w:val="000000" w:themeColor="text1"/>
        </w:rPr>
      </w:pPr>
      <w:r>
        <w:rPr>
          <w:rFonts w:cs="Arial"/>
          <w:color w:val="000000" w:themeColor="text1"/>
        </w:rPr>
        <w:tab/>
        <w:t xml:space="preserve">   Back soft button</w:t>
      </w:r>
    </w:p>
    <w:p w14:paraId="6CEA1E20" w14:textId="11F90E04" w:rsidR="00FF2EFB" w:rsidRDefault="00FF2EFB" w:rsidP="00FF2EFB">
      <w:pPr>
        <w:jc w:val="center"/>
        <w:rPr>
          <w:rFonts w:cs="Arial"/>
          <w:color w:val="000000" w:themeColor="text1"/>
        </w:rPr>
      </w:pPr>
      <w:r>
        <w:object w:dxaOrig="9946" w:dyaOrig="6121" w14:anchorId="772BF7CD">
          <v:shape id="_x0000_i1050" type="#_x0000_t75" style="width:301.5pt;height:185.25pt" o:ole="">
            <v:imagedata r:id="rId80" o:title=""/>
          </v:shape>
          <o:OLEObject Type="Embed" ProgID="Visio.Drawing.15" ShapeID="_x0000_i1050" DrawAspect="Content" ObjectID="_1706962401" r:id="rId81"/>
        </w:object>
      </w:r>
    </w:p>
    <w:p w14:paraId="16B1966F" w14:textId="43DDC252" w:rsidR="00FF2EFB" w:rsidRDefault="00FF2EFB" w:rsidP="00FF2EFB">
      <w:pPr>
        <w:jc w:val="center"/>
        <w:rPr>
          <w:rFonts w:cs="Arial"/>
          <w:color w:val="000000" w:themeColor="text1"/>
        </w:rPr>
      </w:pPr>
      <w:r>
        <w:t>Fig 5.5.5.1 HMI Proposal just for reference</w:t>
      </w:r>
    </w:p>
    <w:p w14:paraId="24E14224" w14:textId="77777777" w:rsidR="008730E5" w:rsidRPr="00FB5797" w:rsidRDefault="008730E5" w:rsidP="008526C6">
      <w:pPr>
        <w:rPr>
          <w:rFonts w:cs="Arial"/>
          <w:color w:val="000000" w:themeColor="text1"/>
          <w:rPrChange w:id="4490" w:author="SM Fairus Hasan" w:date="2020-02-27T16:11:00Z">
            <w:rPr>
              <w:rFonts w:cs="Arial"/>
            </w:rPr>
          </w:rPrChange>
        </w:rPr>
      </w:pPr>
    </w:p>
    <w:p w14:paraId="2A49CD10" w14:textId="34FF1A49" w:rsidR="00FF2EFB" w:rsidRPr="00FB5797" w:rsidRDefault="00FF2EFB" w:rsidP="00FF2EFB">
      <w:pPr>
        <w:pStyle w:val="RERequirement"/>
        <w:rPr>
          <w:color w:val="000000" w:themeColor="text1"/>
          <w:rPrChange w:id="4491" w:author="SM Fairus Hasan" w:date="2020-02-27T16:11:00Z">
            <w:rPr/>
          </w:rPrChange>
        </w:rPr>
      </w:pPr>
      <w:r w:rsidRPr="00FB5797">
        <w:rPr>
          <w:color w:val="000000" w:themeColor="text1"/>
          <w:rPrChange w:id="4492" w:author="SM Fairus Hasan" w:date="2020-02-27T16:11:00Z">
            <w:rPr/>
          </w:rPrChange>
        </w:rPr>
        <w:t>###R_FNC_</w:t>
      </w:r>
      <w:r>
        <w:rPr>
          <w:color w:val="000000" w:themeColor="text1"/>
        </w:rPr>
        <w:t>Trailer Settings and Profile</w:t>
      </w:r>
      <w:r w:rsidRPr="00FB5797">
        <w:rPr>
          <w:color w:val="000000" w:themeColor="text1"/>
          <w:rPrChange w:id="4493" w:author="SM Fairus Hasan" w:date="2020-02-27T16:11:00Z">
            <w:rPr/>
          </w:rPrChange>
        </w:rPr>
        <w:t>_00</w:t>
      </w:r>
      <w:ins w:id="4494" w:author="Gonzalez-sanchez, Mario (M.)" w:date="2020-03-24T08:45:00Z">
        <w:r>
          <w:rPr>
            <w:color w:val="000000" w:themeColor="text1"/>
          </w:rPr>
          <w:t>0</w:t>
        </w:r>
      </w:ins>
      <w:r w:rsidRPr="00FB5797">
        <w:rPr>
          <w:color w:val="000000" w:themeColor="text1"/>
          <w:rPrChange w:id="4495" w:author="SM Fairus Hasan" w:date="2020-02-27T16:11:00Z">
            <w:rPr/>
          </w:rPrChange>
        </w:rPr>
        <w:t>0</w:t>
      </w:r>
      <w:r>
        <w:rPr>
          <w:color w:val="000000" w:themeColor="text1"/>
        </w:rPr>
        <w:t>8</w:t>
      </w:r>
      <w:del w:id="4496" w:author="Hasan, SM Fairus (S.)" w:date="2020-02-17T15:11:00Z">
        <w:r w:rsidRPr="00FB5797" w:rsidDel="008419C3">
          <w:rPr>
            <w:color w:val="000000" w:themeColor="text1"/>
            <w:rPrChange w:id="4497" w:author="SM Fairus Hasan" w:date="2020-02-27T16:11:00Z">
              <w:rPr/>
            </w:rPrChange>
          </w:rPr>
          <w:delText>54</w:delText>
        </w:r>
      </w:del>
      <w:r w:rsidRPr="00FB5797">
        <w:rPr>
          <w:color w:val="000000" w:themeColor="text1"/>
          <w:rPrChange w:id="4498" w:author="SM Fairus Hasan" w:date="2020-02-27T16:11:00Z">
            <w:rPr/>
          </w:rPrChange>
        </w:rPr>
        <w:t xml:space="preserve">### </w:t>
      </w:r>
      <w:r>
        <w:rPr>
          <w:color w:val="000000" w:themeColor="text1"/>
        </w:rPr>
        <w:t>Trailer Trip Menu for Non EV vehicles</w:t>
      </w:r>
    </w:p>
    <w:p w14:paraId="6C4C9D86" w14:textId="77777777" w:rsidR="00FF2EFB" w:rsidRDefault="00FF2EFB" w:rsidP="00FF2EFB">
      <w:pPr>
        <w:rPr>
          <w:rFonts w:cs="Arial"/>
          <w:color w:val="000000" w:themeColor="text1"/>
        </w:rPr>
      </w:pPr>
      <w:r>
        <w:rPr>
          <w:rFonts w:cs="Arial"/>
          <w:color w:val="000000" w:themeColor="text1"/>
        </w:rPr>
        <w:t>When the user enters the Trailer Trip Menu, the system shall display the following HMI:</w:t>
      </w:r>
    </w:p>
    <w:p w14:paraId="52441F28" w14:textId="77777777" w:rsidR="00FF2EFB" w:rsidRDefault="00FF2EFB" w:rsidP="00FF2EFB">
      <w:pPr>
        <w:rPr>
          <w:rFonts w:cs="Arial"/>
          <w:color w:val="000000" w:themeColor="text1"/>
        </w:rPr>
      </w:pPr>
      <w:r>
        <w:rPr>
          <w:rFonts w:cs="Arial"/>
          <w:color w:val="000000" w:themeColor="text1"/>
        </w:rPr>
        <w:t>[Header] Trailer Trip</w:t>
      </w:r>
    </w:p>
    <w:p w14:paraId="1A6C1694" w14:textId="3AC71892" w:rsidR="00FF2EFB" w:rsidRDefault="00FF2EFB" w:rsidP="00FF2EFB">
      <w:pPr>
        <w:rPr>
          <w:rFonts w:cs="Arial"/>
          <w:color w:val="000000" w:themeColor="text1"/>
        </w:rPr>
      </w:pPr>
      <w:r>
        <w:rPr>
          <w:rFonts w:cs="Arial"/>
          <w:color w:val="000000" w:themeColor="text1"/>
        </w:rPr>
        <w:t>[Content] Edit Trailer Distance soft button</w:t>
      </w:r>
    </w:p>
    <w:p w14:paraId="030675BB" w14:textId="16ACC49C" w:rsidR="00FF2EFB" w:rsidRDefault="00FF2EFB" w:rsidP="00FF2EFB">
      <w:pPr>
        <w:rPr>
          <w:rFonts w:cs="Arial"/>
          <w:color w:val="000000" w:themeColor="text1"/>
        </w:rPr>
      </w:pPr>
      <w:r>
        <w:rPr>
          <w:rFonts w:cs="Arial"/>
          <w:color w:val="000000" w:themeColor="text1"/>
        </w:rPr>
        <w:tab/>
        <w:t xml:space="preserve">   Reset Trailer Fuel Economy soft button</w:t>
      </w:r>
    </w:p>
    <w:p w14:paraId="6648FA02" w14:textId="500EE155" w:rsidR="00FF2EFB" w:rsidRDefault="00FF2EFB" w:rsidP="00FF2EFB">
      <w:pPr>
        <w:rPr>
          <w:rFonts w:cs="Arial"/>
          <w:color w:val="000000" w:themeColor="text1"/>
        </w:rPr>
      </w:pPr>
      <w:r>
        <w:rPr>
          <w:rFonts w:cs="Arial"/>
          <w:color w:val="000000" w:themeColor="text1"/>
        </w:rPr>
        <w:t xml:space="preserve">                Reset All soft button</w:t>
      </w:r>
    </w:p>
    <w:p w14:paraId="18AC19FC" w14:textId="77777777" w:rsidR="00FF2EFB" w:rsidRDefault="00FF2EFB" w:rsidP="00FF2EFB">
      <w:pPr>
        <w:rPr>
          <w:rFonts w:cs="Arial"/>
          <w:color w:val="000000" w:themeColor="text1"/>
        </w:rPr>
      </w:pPr>
      <w:r>
        <w:rPr>
          <w:rFonts w:cs="Arial"/>
          <w:color w:val="000000" w:themeColor="text1"/>
        </w:rPr>
        <w:tab/>
        <w:t xml:space="preserve">   Back soft button</w:t>
      </w:r>
    </w:p>
    <w:p w14:paraId="07D8CCB9" w14:textId="17FE9114" w:rsidR="00FF2EFB" w:rsidRDefault="00FF2EFB" w:rsidP="00FF2EFB">
      <w:pPr>
        <w:jc w:val="center"/>
        <w:rPr>
          <w:rFonts w:cs="Arial"/>
          <w:color w:val="000000" w:themeColor="text1"/>
        </w:rPr>
      </w:pPr>
      <w:r>
        <w:object w:dxaOrig="9946" w:dyaOrig="6121" w14:anchorId="15137AE9">
          <v:shape id="_x0000_i1051" type="#_x0000_t75" style="width:279.75pt;height:171.75pt" o:ole="">
            <v:imagedata r:id="rId82" o:title=""/>
          </v:shape>
          <o:OLEObject Type="Embed" ProgID="Visio.Drawing.15" ShapeID="_x0000_i1051" DrawAspect="Content" ObjectID="_1706962402" r:id="rId83"/>
        </w:object>
      </w:r>
    </w:p>
    <w:p w14:paraId="5082177F" w14:textId="0E7E187E" w:rsidR="00FF2EFB" w:rsidRDefault="00FF2EFB" w:rsidP="00FF2EFB">
      <w:pPr>
        <w:jc w:val="center"/>
      </w:pPr>
      <w:r>
        <w:t>Fig 5.5.5.2 HMI Proposal just for reference</w:t>
      </w:r>
    </w:p>
    <w:p w14:paraId="167E5139" w14:textId="77777777" w:rsidR="0026237F" w:rsidRDefault="0026237F" w:rsidP="00FF2EFB">
      <w:pPr>
        <w:jc w:val="center"/>
        <w:rPr>
          <w:rFonts w:cs="Arial"/>
          <w:color w:val="000000" w:themeColor="text1"/>
        </w:rPr>
      </w:pPr>
    </w:p>
    <w:p w14:paraId="3FFC7303" w14:textId="083A6C2C" w:rsidR="00FF2EFB" w:rsidRPr="00FB5797" w:rsidRDefault="00FF2EFB" w:rsidP="00FF2EFB">
      <w:pPr>
        <w:pStyle w:val="RERequirement"/>
        <w:rPr>
          <w:color w:val="000000" w:themeColor="text1"/>
          <w:rPrChange w:id="4499" w:author="SM Fairus Hasan" w:date="2020-02-27T16:11:00Z">
            <w:rPr/>
          </w:rPrChange>
        </w:rPr>
      </w:pPr>
      <w:r w:rsidRPr="00FB5797">
        <w:rPr>
          <w:color w:val="000000" w:themeColor="text1"/>
          <w:rPrChange w:id="4500" w:author="SM Fairus Hasan" w:date="2020-02-27T16:11:00Z">
            <w:rPr/>
          </w:rPrChange>
        </w:rPr>
        <w:t>###R_FNC_</w:t>
      </w:r>
      <w:r>
        <w:rPr>
          <w:color w:val="000000" w:themeColor="text1"/>
        </w:rPr>
        <w:t>Trailer Settings and Profile</w:t>
      </w:r>
      <w:r w:rsidRPr="00FB5797">
        <w:rPr>
          <w:color w:val="000000" w:themeColor="text1"/>
          <w:rPrChange w:id="4501" w:author="SM Fairus Hasan" w:date="2020-02-27T16:11:00Z">
            <w:rPr/>
          </w:rPrChange>
        </w:rPr>
        <w:t>_00</w:t>
      </w:r>
      <w:ins w:id="4502" w:author="Gonzalez-sanchez, Mario (M.)" w:date="2020-03-24T08:45:00Z">
        <w:r>
          <w:rPr>
            <w:color w:val="000000" w:themeColor="text1"/>
          </w:rPr>
          <w:t>0</w:t>
        </w:r>
      </w:ins>
      <w:r w:rsidRPr="00FB5797">
        <w:rPr>
          <w:color w:val="000000" w:themeColor="text1"/>
          <w:rPrChange w:id="4503" w:author="SM Fairus Hasan" w:date="2020-02-27T16:11:00Z">
            <w:rPr/>
          </w:rPrChange>
        </w:rPr>
        <w:t>0</w:t>
      </w:r>
      <w:r w:rsidR="0026237F">
        <w:rPr>
          <w:color w:val="000000" w:themeColor="text1"/>
        </w:rPr>
        <w:t>9</w:t>
      </w:r>
      <w:del w:id="4504" w:author="Hasan, SM Fairus (S.)" w:date="2020-02-17T15:11:00Z">
        <w:r w:rsidRPr="00FB5797" w:rsidDel="008419C3">
          <w:rPr>
            <w:color w:val="000000" w:themeColor="text1"/>
            <w:rPrChange w:id="4505" w:author="SM Fairus Hasan" w:date="2020-02-27T16:11:00Z">
              <w:rPr/>
            </w:rPrChange>
          </w:rPr>
          <w:delText>54</w:delText>
        </w:r>
      </w:del>
      <w:r w:rsidRPr="00FB5797">
        <w:rPr>
          <w:color w:val="000000" w:themeColor="text1"/>
          <w:rPrChange w:id="4506" w:author="SM Fairus Hasan" w:date="2020-02-27T16:11:00Z">
            <w:rPr/>
          </w:rPrChange>
        </w:rPr>
        <w:t xml:space="preserve">### </w:t>
      </w:r>
      <w:r>
        <w:rPr>
          <w:color w:val="000000" w:themeColor="text1"/>
        </w:rPr>
        <w:t>Trailer Trip Reset Notification</w:t>
      </w:r>
    </w:p>
    <w:p w14:paraId="52D51A39" w14:textId="67D24F12" w:rsidR="00FF2EFB" w:rsidRDefault="00FF2EFB" w:rsidP="00FF2EFB">
      <w:pPr>
        <w:rPr>
          <w:rFonts w:cs="Arial"/>
          <w:color w:val="000000" w:themeColor="text1"/>
        </w:rPr>
      </w:pPr>
      <w:r>
        <w:rPr>
          <w:rFonts w:cs="Arial"/>
          <w:color w:val="000000" w:themeColor="text1"/>
        </w:rPr>
        <w:t>When the user reset the Trailer distance and/or Trailer Fuel Economy Menu, Trailer Range per Full Charge, the system shall display the following HMI:</w:t>
      </w:r>
    </w:p>
    <w:p w14:paraId="545BD845" w14:textId="038A003D" w:rsidR="00FF2EFB" w:rsidRDefault="00FF2EFB" w:rsidP="00FF2EFB">
      <w:pPr>
        <w:rPr>
          <w:rFonts w:cs="Arial"/>
          <w:color w:val="000000" w:themeColor="text1"/>
        </w:rPr>
      </w:pPr>
      <w:r>
        <w:rPr>
          <w:rFonts w:cs="Arial"/>
          <w:color w:val="000000" w:themeColor="text1"/>
        </w:rPr>
        <w:t>[Header] {Trailer Trip reset text}</w:t>
      </w:r>
    </w:p>
    <w:p w14:paraId="6284A78E" w14:textId="0DDAF433" w:rsidR="00FF2EFB" w:rsidRDefault="0026237F" w:rsidP="0026237F">
      <w:pPr>
        <w:jc w:val="center"/>
      </w:pPr>
      <w:r>
        <w:object w:dxaOrig="4771" w:dyaOrig="3150" w14:anchorId="57A9C226">
          <v:shape id="_x0000_i1052" type="#_x0000_t75" style="width:129.75pt;height:85.5pt" o:ole="">
            <v:imagedata r:id="rId84" o:title=""/>
          </v:shape>
          <o:OLEObject Type="Embed" ProgID="Visio.Drawing.15" ShapeID="_x0000_i1052" DrawAspect="Content" ObjectID="_1706962403" r:id="rId85"/>
        </w:object>
      </w:r>
    </w:p>
    <w:p w14:paraId="00FF980D" w14:textId="32E32BD0" w:rsidR="0026237F" w:rsidRDefault="0026237F" w:rsidP="0026237F">
      <w:pPr>
        <w:jc w:val="center"/>
      </w:pPr>
      <w:r>
        <w:t>Fig 5.5.5.3 HMI Proposal just for reference</w:t>
      </w:r>
    </w:p>
    <w:p w14:paraId="23D6FE41" w14:textId="77777777" w:rsidR="0026237F" w:rsidRDefault="0026237F" w:rsidP="0026237F">
      <w:pPr>
        <w:jc w:val="center"/>
        <w:rPr>
          <w:rFonts w:cs="Arial"/>
          <w:color w:val="000000" w:themeColor="text1"/>
        </w:rPr>
      </w:pPr>
    </w:p>
    <w:p w14:paraId="689525F5" w14:textId="4DAA262E" w:rsidR="0026237F" w:rsidRPr="00FB5797" w:rsidRDefault="0026237F" w:rsidP="0026237F">
      <w:pPr>
        <w:pStyle w:val="RERequirement"/>
        <w:rPr>
          <w:color w:val="000000" w:themeColor="text1"/>
          <w:rPrChange w:id="4507" w:author="SM Fairus Hasan" w:date="2020-02-27T16:11:00Z">
            <w:rPr/>
          </w:rPrChange>
        </w:rPr>
      </w:pPr>
      <w:r w:rsidRPr="00FB5797">
        <w:rPr>
          <w:color w:val="000000" w:themeColor="text1"/>
          <w:rPrChange w:id="4508" w:author="SM Fairus Hasan" w:date="2020-02-27T16:11:00Z">
            <w:rPr/>
          </w:rPrChange>
        </w:rPr>
        <w:t>###R_FNC_</w:t>
      </w:r>
      <w:r>
        <w:rPr>
          <w:color w:val="000000" w:themeColor="text1"/>
        </w:rPr>
        <w:t>Trailer Settings and Profile</w:t>
      </w:r>
      <w:r w:rsidRPr="00FB5797">
        <w:rPr>
          <w:color w:val="000000" w:themeColor="text1"/>
          <w:rPrChange w:id="4509" w:author="SM Fairus Hasan" w:date="2020-02-27T16:11:00Z">
            <w:rPr/>
          </w:rPrChange>
        </w:rPr>
        <w:t>_00</w:t>
      </w:r>
      <w:ins w:id="4510" w:author="Gonzalez-sanchez, Mario (M.)" w:date="2020-03-24T08:45:00Z">
        <w:r>
          <w:rPr>
            <w:color w:val="000000" w:themeColor="text1"/>
          </w:rPr>
          <w:t>0</w:t>
        </w:r>
      </w:ins>
      <w:r>
        <w:rPr>
          <w:color w:val="000000" w:themeColor="text1"/>
        </w:rPr>
        <w:t>10</w:t>
      </w:r>
      <w:del w:id="4511" w:author="Hasan, SM Fairus (S.)" w:date="2020-02-17T15:11:00Z">
        <w:r w:rsidRPr="00FB5797" w:rsidDel="008419C3">
          <w:rPr>
            <w:color w:val="000000" w:themeColor="text1"/>
            <w:rPrChange w:id="4512" w:author="SM Fairus Hasan" w:date="2020-02-27T16:11:00Z">
              <w:rPr/>
            </w:rPrChange>
          </w:rPr>
          <w:delText>54</w:delText>
        </w:r>
      </w:del>
      <w:r w:rsidRPr="00FB5797">
        <w:rPr>
          <w:color w:val="000000" w:themeColor="text1"/>
          <w:rPrChange w:id="4513" w:author="SM Fairus Hasan" w:date="2020-02-27T16:11:00Z">
            <w:rPr/>
          </w:rPrChange>
        </w:rPr>
        <w:t xml:space="preserve">### </w:t>
      </w:r>
      <w:r>
        <w:rPr>
          <w:color w:val="000000" w:themeColor="text1"/>
        </w:rPr>
        <w:t>Trailer Trip Edit/Update</w:t>
      </w:r>
    </w:p>
    <w:p w14:paraId="3CDE1852" w14:textId="50434A1B" w:rsidR="0026237F" w:rsidRDefault="0026237F" w:rsidP="0026237F">
      <w:pPr>
        <w:rPr>
          <w:rFonts w:cs="Arial"/>
          <w:color w:val="000000" w:themeColor="text1"/>
        </w:rPr>
      </w:pPr>
      <w:r>
        <w:rPr>
          <w:rFonts w:cs="Arial"/>
          <w:color w:val="000000" w:themeColor="text1"/>
        </w:rPr>
        <w:lastRenderedPageBreak/>
        <w:t>When the user updates the Trailer distance or Trailer Fuel Economy Menu, Trailer Range per Full Charge, the system shall display the following HMI:</w:t>
      </w:r>
    </w:p>
    <w:p w14:paraId="2F57E658" w14:textId="62632C49" w:rsidR="0026237F" w:rsidRDefault="0026237F" w:rsidP="0026237F">
      <w:pPr>
        <w:rPr>
          <w:rFonts w:cs="Arial"/>
          <w:color w:val="000000" w:themeColor="text1"/>
        </w:rPr>
      </w:pPr>
      <w:r>
        <w:rPr>
          <w:rFonts w:cs="Arial"/>
          <w:color w:val="000000" w:themeColor="text1"/>
        </w:rPr>
        <w:t>[Header] Edit Trailer Distance for {Trailer name}</w:t>
      </w:r>
    </w:p>
    <w:p w14:paraId="11A6D44C" w14:textId="61E95933" w:rsidR="0026237F" w:rsidRDefault="0026237F" w:rsidP="0026237F">
      <w:pPr>
        <w:rPr>
          <w:rFonts w:cs="Arial"/>
          <w:color w:val="000000" w:themeColor="text1"/>
        </w:rPr>
      </w:pPr>
      <w:r>
        <w:rPr>
          <w:rFonts w:cs="Arial"/>
          <w:color w:val="000000" w:themeColor="text1"/>
        </w:rPr>
        <w:t>-Back Menu soft button</w:t>
      </w:r>
    </w:p>
    <w:p w14:paraId="500FE3B3" w14:textId="69CBF6DA" w:rsidR="0026237F" w:rsidRDefault="0026237F" w:rsidP="0026237F">
      <w:pPr>
        <w:rPr>
          <w:rFonts w:cs="Arial"/>
          <w:color w:val="000000" w:themeColor="text1"/>
        </w:rPr>
      </w:pPr>
      <w:r>
        <w:rPr>
          <w:rFonts w:cs="Arial"/>
          <w:color w:val="000000" w:themeColor="text1"/>
        </w:rPr>
        <w:t>-Reset soft button</w:t>
      </w:r>
    </w:p>
    <w:p w14:paraId="50C9FFE2" w14:textId="32BE8092" w:rsidR="0026237F" w:rsidRDefault="0026237F" w:rsidP="0026237F">
      <w:pPr>
        <w:rPr>
          <w:rFonts w:cs="Arial"/>
          <w:color w:val="000000" w:themeColor="text1"/>
        </w:rPr>
      </w:pPr>
      <w:r>
        <w:rPr>
          <w:rFonts w:cs="Arial"/>
          <w:color w:val="000000" w:themeColor="text1"/>
        </w:rPr>
        <w:t>-Numbers pad</w:t>
      </w:r>
    </w:p>
    <w:p w14:paraId="2733B619" w14:textId="2AC04F0C" w:rsidR="0026237F" w:rsidRDefault="0026237F" w:rsidP="0026237F">
      <w:pPr>
        <w:rPr>
          <w:rFonts w:cs="Arial"/>
          <w:color w:val="000000" w:themeColor="text1"/>
        </w:rPr>
      </w:pPr>
    </w:p>
    <w:p w14:paraId="2EA55335" w14:textId="66093F75" w:rsidR="0026237F" w:rsidRDefault="0026237F" w:rsidP="0026237F">
      <w:pPr>
        <w:jc w:val="center"/>
        <w:rPr>
          <w:rFonts w:cs="Arial"/>
          <w:color w:val="000000" w:themeColor="text1"/>
        </w:rPr>
      </w:pPr>
      <w:r>
        <w:object w:dxaOrig="9946" w:dyaOrig="6001" w14:anchorId="6D8203AA">
          <v:shape id="_x0000_i1053" type="#_x0000_t75" style="width:291pt;height:175.5pt" o:ole="">
            <v:imagedata r:id="rId86" o:title=""/>
          </v:shape>
          <o:OLEObject Type="Embed" ProgID="Visio.Drawing.15" ShapeID="_x0000_i1053" DrawAspect="Content" ObjectID="_1706962404" r:id="rId87"/>
        </w:object>
      </w:r>
    </w:p>
    <w:p w14:paraId="67957345" w14:textId="43103B8D" w:rsidR="0026237F" w:rsidRDefault="0026237F" w:rsidP="0026237F">
      <w:pPr>
        <w:jc w:val="center"/>
      </w:pPr>
      <w:r>
        <w:t>Fig 5.5.5.4 HMI Proposal just for reference</w:t>
      </w:r>
    </w:p>
    <w:p w14:paraId="7F4468D3" w14:textId="1D9D0623" w:rsidR="008526C6" w:rsidRDefault="008526C6" w:rsidP="008526C6"/>
    <w:p w14:paraId="61185A9E" w14:textId="7DE903D1" w:rsidR="00392FB9" w:rsidRPr="00FB5797" w:rsidRDefault="00392FB9" w:rsidP="00392FB9">
      <w:pPr>
        <w:pStyle w:val="RERequirement"/>
        <w:rPr>
          <w:color w:val="000000" w:themeColor="text1"/>
          <w:rPrChange w:id="4514" w:author="SM Fairus Hasan" w:date="2020-02-27T16:11:00Z">
            <w:rPr/>
          </w:rPrChange>
        </w:rPr>
      </w:pPr>
      <w:r w:rsidRPr="00FB5797">
        <w:rPr>
          <w:color w:val="000000" w:themeColor="text1"/>
          <w:rPrChange w:id="4515" w:author="SM Fairus Hasan" w:date="2020-02-27T16:11:00Z">
            <w:rPr/>
          </w:rPrChange>
        </w:rPr>
        <w:t>###R_FNC_</w:t>
      </w:r>
      <w:r>
        <w:rPr>
          <w:color w:val="000000" w:themeColor="text1"/>
        </w:rPr>
        <w:t>Trailer Settings and Profile</w:t>
      </w:r>
      <w:r w:rsidRPr="00FB5797">
        <w:rPr>
          <w:color w:val="000000" w:themeColor="text1"/>
          <w:rPrChange w:id="4516" w:author="SM Fairus Hasan" w:date="2020-02-27T16:11:00Z">
            <w:rPr/>
          </w:rPrChange>
        </w:rPr>
        <w:t>_00</w:t>
      </w:r>
      <w:ins w:id="4517" w:author="Gonzalez-sanchez, Mario (M.)" w:date="2020-03-24T08:45:00Z">
        <w:r>
          <w:rPr>
            <w:color w:val="000000" w:themeColor="text1"/>
          </w:rPr>
          <w:t>0</w:t>
        </w:r>
      </w:ins>
      <w:r>
        <w:rPr>
          <w:color w:val="000000" w:themeColor="text1"/>
        </w:rPr>
        <w:t>10</w:t>
      </w:r>
      <w:del w:id="4518" w:author="Hasan, SM Fairus (S.)" w:date="2020-02-17T15:11:00Z">
        <w:r w:rsidRPr="00FB5797" w:rsidDel="008419C3">
          <w:rPr>
            <w:color w:val="000000" w:themeColor="text1"/>
            <w:rPrChange w:id="4519" w:author="SM Fairus Hasan" w:date="2020-02-27T16:11:00Z">
              <w:rPr/>
            </w:rPrChange>
          </w:rPr>
          <w:delText>54</w:delText>
        </w:r>
      </w:del>
      <w:r w:rsidRPr="00FB5797">
        <w:rPr>
          <w:color w:val="000000" w:themeColor="text1"/>
          <w:rPrChange w:id="4520" w:author="SM Fairus Hasan" w:date="2020-02-27T16:11:00Z">
            <w:rPr/>
          </w:rPrChange>
        </w:rPr>
        <w:t xml:space="preserve">### </w:t>
      </w:r>
      <w:r>
        <w:rPr>
          <w:color w:val="000000" w:themeColor="text1"/>
        </w:rPr>
        <w:t>Cluste IOD Trailer Trip Status</w:t>
      </w:r>
    </w:p>
    <w:p w14:paraId="7E593CD5" w14:textId="3F463A01" w:rsidR="00392FB9" w:rsidRDefault="00392FB9" w:rsidP="00392FB9">
      <w:pPr>
        <w:rPr>
          <w:rFonts w:cs="Arial"/>
          <w:color w:val="000000" w:themeColor="text1"/>
        </w:rPr>
      </w:pPr>
      <w:r>
        <w:rPr>
          <w:rFonts w:cs="Arial"/>
          <w:color w:val="000000" w:themeColor="text1"/>
        </w:rPr>
        <w:t>When the Trailer Trip parameter are updated, the system shall display the following HMI in the Cluster IOD:</w:t>
      </w:r>
    </w:p>
    <w:p w14:paraId="33B1171D" w14:textId="77777777" w:rsidR="00392FB9" w:rsidRDefault="00392FB9" w:rsidP="00392FB9">
      <w:pPr>
        <w:rPr>
          <w:rFonts w:cs="Arial"/>
          <w:color w:val="000000" w:themeColor="text1"/>
        </w:rPr>
      </w:pPr>
      <w:r>
        <w:rPr>
          <w:rFonts w:cs="Arial"/>
          <w:color w:val="000000" w:themeColor="text1"/>
        </w:rPr>
        <w:t xml:space="preserve">[Content] </w:t>
      </w:r>
    </w:p>
    <w:p w14:paraId="042C0D7C" w14:textId="4EBD953A" w:rsidR="00392FB9" w:rsidRDefault="00392FB9" w:rsidP="00392FB9">
      <w:pPr>
        <w:rPr>
          <w:rFonts w:cs="Arial"/>
          <w:color w:val="000000" w:themeColor="text1"/>
        </w:rPr>
      </w:pPr>
      <w:r>
        <w:rPr>
          <w:rFonts w:cs="Arial"/>
          <w:color w:val="000000" w:themeColor="text1"/>
        </w:rPr>
        <w:t>-Trailer Name</w:t>
      </w:r>
    </w:p>
    <w:p w14:paraId="5A12A6AA" w14:textId="4DD36CD4" w:rsidR="00392FB9" w:rsidRDefault="00392FB9" w:rsidP="00392FB9">
      <w:pPr>
        <w:rPr>
          <w:rFonts w:cs="Arial"/>
          <w:color w:val="000000" w:themeColor="text1"/>
        </w:rPr>
      </w:pPr>
      <w:r>
        <w:rPr>
          <w:rFonts w:cs="Arial"/>
          <w:color w:val="000000" w:themeColor="text1"/>
        </w:rPr>
        <w:t>-Trailer Distance</w:t>
      </w:r>
    </w:p>
    <w:p w14:paraId="4302DC0E" w14:textId="3FD2A018" w:rsidR="00392FB9" w:rsidRDefault="00392FB9" w:rsidP="00392FB9">
      <w:pPr>
        <w:rPr>
          <w:rFonts w:cs="Arial"/>
          <w:color w:val="000000" w:themeColor="text1"/>
        </w:rPr>
      </w:pPr>
      <w:r>
        <w:rPr>
          <w:rFonts w:cs="Arial"/>
          <w:color w:val="000000" w:themeColor="text1"/>
        </w:rPr>
        <w:t>-Trailer Fuel Economy</w:t>
      </w:r>
    </w:p>
    <w:p w14:paraId="2C012849" w14:textId="2CB97822" w:rsidR="0026237F" w:rsidRDefault="00392FB9" w:rsidP="00392FB9">
      <w:pPr>
        <w:jc w:val="center"/>
      </w:pPr>
      <w:r>
        <w:rPr>
          <w:noProof/>
        </w:rPr>
        <w:drawing>
          <wp:inline distT="0" distB="0" distL="0" distR="0" wp14:anchorId="20CE0B45" wp14:editId="25DD6904">
            <wp:extent cx="2552700" cy="1409700"/>
            <wp:effectExtent l="0" t="0" r="0" b="0"/>
            <wp:docPr id="27" name="Picture 1"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age preview"/>
                    <pic:cNvPicPr>
                      <a:picLocks noChangeAspect="1" noChangeArrowheads="1"/>
                    </pic:cNvPicPr>
                  </pic:nvPicPr>
                  <pic:blipFill rotWithShape="1">
                    <a:blip r:embed="rId88">
                      <a:extLst>
                        <a:ext uri="{28A0092B-C50C-407E-A947-70E740481C1C}">
                          <a14:useLocalDpi xmlns:a14="http://schemas.microsoft.com/office/drawing/2010/main" val="0"/>
                        </a:ext>
                      </a:extLst>
                    </a:blip>
                    <a:srcRect b="40562"/>
                    <a:stretch/>
                  </pic:blipFill>
                  <pic:spPr bwMode="auto">
                    <a:xfrm>
                      <a:off x="0" y="0"/>
                      <a:ext cx="2552700"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22EE6965" w14:textId="5BABC0B2" w:rsidR="00392FB9" w:rsidRDefault="00392FB9" w:rsidP="00392FB9">
      <w:pPr>
        <w:jc w:val="center"/>
      </w:pPr>
      <w:r>
        <w:t>Fig 5.5.5.5 HMI Proposal just for reference</w:t>
      </w:r>
    </w:p>
    <w:p w14:paraId="62427582" w14:textId="4C3D1198" w:rsidR="00392FB9" w:rsidRDefault="00392FB9" w:rsidP="00392FB9">
      <w:pPr>
        <w:jc w:val="center"/>
      </w:pPr>
    </w:p>
    <w:p w14:paraId="5DD8C54A" w14:textId="43D7036C" w:rsidR="00392FB9" w:rsidRDefault="00392FB9" w:rsidP="00392FB9">
      <w:pPr>
        <w:jc w:val="center"/>
      </w:pPr>
    </w:p>
    <w:p w14:paraId="2AAB149C" w14:textId="603D9A32" w:rsidR="00392FB9" w:rsidRDefault="00392FB9" w:rsidP="00392FB9">
      <w:pPr>
        <w:jc w:val="center"/>
      </w:pPr>
    </w:p>
    <w:p w14:paraId="36515FCF" w14:textId="77777777" w:rsidR="00392FB9" w:rsidRDefault="00392FB9" w:rsidP="00392FB9">
      <w:pPr>
        <w:jc w:val="center"/>
      </w:pPr>
    </w:p>
    <w:p w14:paraId="1E082B12" w14:textId="77777777" w:rsidR="00392FB9" w:rsidRDefault="00392FB9" w:rsidP="00392FB9">
      <w:pPr>
        <w:jc w:val="center"/>
      </w:pPr>
    </w:p>
    <w:p w14:paraId="7E767217" w14:textId="77777777" w:rsidR="008526C6" w:rsidRDefault="008526C6" w:rsidP="008526C6">
      <w:pPr>
        <w:pStyle w:val="Heading4"/>
      </w:pPr>
      <w:r>
        <w:t>Non-Functional Requirements</w:t>
      </w:r>
    </w:p>
    <w:p w14:paraId="2103DDE9" w14:textId="77777777" w:rsidR="008526C6" w:rsidRPr="00877E8D" w:rsidRDefault="008526C6" w:rsidP="008526C6">
      <w:r w:rsidRPr="00877E8D">
        <w:t>No applicable for this Feature</w:t>
      </w:r>
    </w:p>
    <w:p w14:paraId="2C64E95F" w14:textId="77777777" w:rsidR="008526C6" w:rsidRPr="00A0582E" w:rsidRDefault="008526C6" w:rsidP="008526C6"/>
    <w:p w14:paraId="36599E0E" w14:textId="77777777" w:rsidR="008526C6" w:rsidRDefault="008526C6" w:rsidP="008526C6">
      <w:pPr>
        <w:pStyle w:val="Heading4"/>
      </w:pPr>
      <w:r>
        <w:t>Functional Safety Requirements</w:t>
      </w:r>
    </w:p>
    <w:p w14:paraId="27114FEF" w14:textId="77777777" w:rsidR="008526C6" w:rsidRPr="00877E8D" w:rsidRDefault="008526C6" w:rsidP="008526C6">
      <w:r w:rsidRPr="00877E8D">
        <w:t>No applicable for this Feature</w:t>
      </w:r>
    </w:p>
    <w:p w14:paraId="5E345D49" w14:textId="77777777" w:rsidR="008526C6" w:rsidRPr="00417F40" w:rsidRDefault="008526C6" w:rsidP="008526C6"/>
    <w:p w14:paraId="114C1209" w14:textId="77777777" w:rsidR="008526C6" w:rsidRPr="00417F40" w:rsidRDefault="008526C6" w:rsidP="00A2469E"/>
    <w:p w14:paraId="5D22F11D" w14:textId="77777777" w:rsidR="003C743C" w:rsidRDefault="007659FD"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521" w:name="_Toc35002599"/>
      <w:r>
        <w:rPr>
          <w:lang w:val="en-GB"/>
        </w:rPr>
        <w:lastRenderedPageBreak/>
        <w:t>Feature Implementation Specification</w:t>
      </w:r>
      <w:bookmarkEnd w:id="4521"/>
    </w:p>
    <w:bookmarkStart w:id="4522" w:name="_Toc445394777"/>
    <w:p w14:paraId="3A140CAF" w14:textId="77777777" w:rsidR="001D1E25" w:rsidRDefault="00752EE1" w:rsidP="001D1E25">
      <w:pPr>
        <w:pStyle w:val="Heading2"/>
      </w:pPr>
      <w:r>
        <w:rPr>
          <w:lang w:val="en-GB"/>
        </w:rPr>
        <w:fldChar w:fldCharType="begin"/>
      </w:r>
      <w:r>
        <w:rPr>
          <w:lang w:val="en-GB"/>
        </w:rPr>
        <w:instrText xml:space="preserve"> DOCPROPERTY  ProductType  \* MERGEFORMAT </w:instrText>
      </w:r>
      <w:r>
        <w:rPr>
          <w:lang w:val="en-GB"/>
        </w:rPr>
        <w:fldChar w:fldCharType="separate"/>
      </w:r>
      <w:bookmarkStart w:id="4523" w:name="_Toc35002600"/>
      <w:r w:rsidR="00AE665F">
        <w:rPr>
          <w:lang w:val="en-GB"/>
        </w:rPr>
        <w:t>Feature</w:t>
      </w:r>
      <w:r>
        <w:rPr>
          <w:lang w:val="en-GB"/>
        </w:rPr>
        <w:fldChar w:fldCharType="end"/>
      </w:r>
      <w:r>
        <w:rPr>
          <w:lang w:val="en-GB"/>
        </w:rPr>
        <w:t xml:space="preserve"> </w:t>
      </w:r>
      <w:r w:rsidR="004151F7">
        <w:t>Implementation</w:t>
      </w:r>
      <w:r w:rsidR="001D1E25">
        <w:t xml:space="preserve"> </w:t>
      </w:r>
      <w:bookmarkEnd w:id="4522"/>
      <w:r w:rsidR="006B40CF">
        <w:t>Overview</w:t>
      </w:r>
      <w:bookmarkEnd w:id="4523"/>
    </w:p>
    <w:p w14:paraId="2E376E11" w14:textId="77777777" w:rsidR="001D1E25" w:rsidRDefault="006B40CF" w:rsidP="001D1E25">
      <w:pPr>
        <w:pStyle w:val="Heading3"/>
      </w:pPr>
      <w:bookmarkStart w:id="4524" w:name="_Toc35002601"/>
      <w:r>
        <w:t>Description</w:t>
      </w:r>
      <w:bookmarkEnd w:id="4524"/>
    </w:p>
    <w:p w14:paraId="7DBED711" w14:textId="1E247886" w:rsidR="00226250" w:rsidRPr="00226250" w:rsidRDefault="005B74D6" w:rsidP="00226250">
      <w:r>
        <w:t>All vehicle with architecture FNV 3.0 and above have the capability to support the Trailer Settings and Profile functionality. Trailer Settings and Profile feature will be providing the Trailer Maintenance and Trailer Trip information to the user by using IPC and Sync Screen.</w:t>
      </w:r>
    </w:p>
    <w:p w14:paraId="1D4D9506" w14:textId="77777777" w:rsidR="001D1E25" w:rsidRDefault="001D1E25" w:rsidP="001D1E25">
      <w:pPr>
        <w:pStyle w:val="Heading3"/>
      </w:pPr>
      <w:bookmarkStart w:id="4525" w:name="_Toc35002602"/>
      <w:r>
        <w:t>Input Requirements</w:t>
      </w:r>
      <w:r w:rsidR="008D71FD">
        <w:t>/Documents</w:t>
      </w:r>
      <w:bookmarkEnd w:id="4525"/>
    </w:p>
    <w:p w14:paraId="48EC5A99" w14:textId="77777777" w:rsidR="008D71FD" w:rsidRDefault="008D71FD" w:rsidP="008D71FD">
      <w:pPr>
        <w:rPr>
          <w:rStyle w:val="SubtleEmphasis"/>
        </w:rPr>
      </w:pPr>
      <w:bookmarkStart w:id="4526" w:name="_Toc423616423"/>
      <w:bookmarkStart w:id="4527" w:name="_Ref420396972"/>
      <w:bookmarkStart w:id="4528" w:name="_Toc445394780"/>
    </w:p>
    <w:tbl>
      <w:tblPr>
        <w:tblStyle w:val="TableGrid"/>
        <w:tblW w:w="10206" w:type="dxa"/>
        <w:tblInd w:w="0" w:type="dxa"/>
        <w:tblLayout w:type="fixed"/>
        <w:tblLook w:val="0600" w:firstRow="0" w:lastRow="0" w:firstColumn="0" w:lastColumn="0" w:noHBand="1" w:noVBand="1"/>
      </w:tblPr>
      <w:tblGrid>
        <w:gridCol w:w="1560"/>
        <w:gridCol w:w="2693"/>
        <w:gridCol w:w="2693"/>
        <w:gridCol w:w="3260"/>
      </w:tblGrid>
      <w:tr w:rsidR="008D71FD" w:rsidRPr="007C20FA" w14:paraId="1A76C6A8" w14:textId="77777777" w:rsidTr="0079539A">
        <w:trPr>
          <w:trHeight w:val="20"/>
        </w:trPr>
        <w:tc>
          <w:tcPr>
            <w:tcW w:w="1560" w:type="dxa"/>
            <w:shd w:val="clear" w:color="auto" w:fill="D9D9D9" w:themeFill="background1" w:themeFillShade="D9"/>
          </w:tcPr>
          <w:p w14:paraId="2E5C7EE4" w14:textId="77777777" w:rsidR="008D71FD" w:rsidRPr="00B723AB" w:rsidRDefault="008D71FD" w:rsidP="0079539A">
            <w:pPr>
              <w:rPr>
                <w:rFonts w:ascii="Helvetica" w:hAnsi="Helvetica" w:cs="Helvetica"/>
                <w:b/>
              </w:rPr>
            </w:pPr>
            <w:r w:rsidRPr="00B723AB">
              <w:rPr>
                <w:rFonts w:ascii="Helvetica" w:hAnsi="Helvetica" w:cs="Helvetica"/>
                <w:b/>
              </w:rPr>
              <w:t>Reference</w:t>
            </w:r>
          </w:p>
          <w:p w14:paraId="2D7CCC78" w14:textId="77777777" w:rsidR="008D71FD" w:rsidRDefault="008D71FD" w:rsidP="0079539A">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_Ref521178447 \h  \* MERGEFORMAT </w:instrText>
            </w:r>
            <w:r>
              <w:rPr>
                <w:rFonts w:ascii="Helvetica" w:hAnsi="Helvetica" w:cs="Helvetica"/>
                <w:sz w:val="16"/>
              </w:rPr>
            </w:r>
            <w:r>
              <w:rPr>
                <w:rFonts w:ascii="Helvetica" w:hAnsi="Helvetica" w:cs="Helvetica"/>
                <w:sz w:val="16"/>
              </w:rPr>
              <w:fldChar w:fldCharType="separate"/>
            </w:r>
            <w:r w:rsidR="00AE665F" w:rsidRPr="00AE665F">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27BCD0B1" w14:textId="77777777" w:rsidR="008D71FD" w:rsidRPr="00B723AB" w:rsidRDefault="008D71FD" w:rsidP="0079539A">
            <w:pPr>
              <w:rPr>
                <w:rFonts w:ascii="Helvetica" w:hAnsi="Helvetica" w:cs="Helvetica"/>
                <w:sz w:val="16"/>
              </w:rPr>
            </w:pPr>
          </w:p>
        </w:tc>
        <w:tc>
          <w:tcPr>
            <w:tcW w:w="2693" w:type="dxa"/>
            <w:shd w:val="clear" w:color="auto" w:fill="D9D9D9" w:themeFill="background1" w:themeFillShade="D9"/>
          </w:tcPr>
          <w:p w14:paraId="119ED984" w14:textId="77777777" w:rsidR="008D71FD" w:rsidRPr="007C20FA" w:rsidRDefault="008D71FD" w:rsidP="0079539A">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160B4DCF" w14:textId="77777777" w:rsidR="008D71FD" w:rsidRPr="007C20FA" w:rsidRDefault="008D71FD" w:rsidP="0079539A">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4AB4C229" w14:textId="77777777" w:rsidR="008D71FD" w:rsidRDefault="008D71FD" w:rsidP="0079539A">
            <w:pPr>
              <w:rPr>
                <w:rFonts w:ascii="Helvetica" w:hAnsi="Helvetica" w:cs="Helvetica"/>
                <w:b/>
              </w:rPr>
            </w:pPr>
            <w:r>
              <w:rPr>
                <w:rFonts w:ascii="Helvetica" w:hAnsi="Helvetica" w:cs="Helvetica"/>
                <w:b/>
              </w:rPr>
              <w:t>Derived Requirement</w:t>
            </w:r>
          </w:p>
          <w:p w14:paraId="13896F12" w14:textId="77777777" w:rsidR="008D71FD" w:rsidRPr="00B574CB" w:rsidRDefault="008D71FD" w:rsidP="0079539A">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_Ref26885569 \h  \* MERGEFORMAT </w:instrText>
            </w:r>
            <w:r>
              <w:rPr>
                <w:rFonts w:ascii="Helvetica" w:hAnsi="Helvetica" w:cs="Helvetica"/>
                <w:sz w:val="16"/>
              </w:rPr>
            </w:r>
            <w:r>
              <w:rPr>
                <w:rFonts w:ascii="Helvetica" w:hAnsi="Helvetica" w:cs="Helvetica"/>
                <w:sz w:val="16"/>
              </w:rPr>
              <w:fldChar w:fldCharType="separate"/>
            </w:r>
            <w:r w:rsidR="00AE665F" w:rsidRPr="00AE665F">
              <w:rPr>
                <w:rFonts w:ascii="Helvetica" w:hAnsi="Helvetica" w:cs="Helvetica"/>
                <w:sz w:val="16"/>
              </w:rPr>
              <w:t>Feature</w:t>
            </w:r>
            <w:r w:rsidR="00AE665F">
              <w:t xml:space="preserve"> Implementation Requirements</w:t>
            </w:r>
            <w:r>
              <w:rPr>
                <w:rFonts w:ascii="Helvetica" w:hAnsi="Helvetica" w:cs="Helvetica"/>
                <w:sz w:val="16"/>
              </w:rPr>
              <w:fldChar w:fldCharType="end"/>
            </w:r>
            <w:r w:rsidRPr="00B574CB">
              <w:rPr>
                <w:rFonts w:ascii="Helvetica" w:hAnsi="Helvetica" w:cs="Helvetica"/>
                <w:sz w:val="16"/>
              </w:rPr>
              <w:t>”)</w:t>
            </w:r>
          </w:p>
        </w:tc>
      </w:tr>
      <w:tr w:rsidR="008D71FD" w:rsidRPr="007C20FA" w14:paraId="47AF0D1D" w14:textId="77777777" w:rsidTr="0079539A">
        <w:trPr>
          <w:trHeight w:val="20"/>
        </w:trPr>
        <w:tc>
          <w:tcPr>
            <w:tcW w:w="10206" w:type="dxa"/>
            <w:gridSpan w:val="4"/>
            <w:shd w:val="clear" w:color="auto" w:fill="F2F2F2" w:themeFill="background1" w:themeFillShade="F2"/>
          </w:tcPr>
          <w:p w14:paraId="59AFC896" w14:textId="77777777" w:rsidR="008D71FD" w:rsidRDefault="008D71FD" w:rsidP="0079539A">
            <w:pPr>
              <w:rPr>
                <w:rFonts w:ascii="Helvetica" w:hAnsi="Helvetica" w:cs="Helvetica"/>
                <w:b/>
              </w:rPr>
            </w:pPr>
            <w:r>
              <w:rPr>
                <w:rFonts w:ascii="Helvetica" w:hAnsi="Helvetica" w:cs="Helvetica"/>
                <w:b/>
              </w:rPr>
              <w:t>Feature/Function Requirements</w:t>
            </w:r>
          </w:p>
        </w:tc>
      </w:tr>
      <w:tr w:rsidR="008D71FD" w:rsidRPr="007C20FA" w14:paraId="5F3FDF25" w14:textId="77777777" w:rsidTr="0079539A">
        <w:trPr>
          <w:trHeight w:val="20"/>
        </w:trPr>
        <w:tc>
          <w:tcPr>
            <w:tcW w:w="1560" w:type="dxa"/>
          </w:tcPr>
          <w:p w14:paraId="2196FD95" w14:textId="77777777" w:rsidR="008D71FD" w:rsidRPr="00D410AE" w:rsidRDefault="008D71FD" w:rsidP="0079539A">
            <w:pPr>
              <w:rPr>
                <w:rFonts w:cs="Arial"/>
              </w:rPr>
            </w:pPr>
          </w:p>
        </w:tc>
        <w:tc>
          <w:tcPr>
            <w:tcW w:w="2693" w:type="dxa"/>
          </w:tcPr>
          <w:p w14:paraId="4A8FBEAE" w14:textId="11510FB3" w:rsidR="008D71FD" w:rsidRPr="00D410AE" w:rsidRDefault="008D71FD" w:rsidP="0079539A">
            <w:pPr>
              <w:rPr>
                <w:rFonts w:cs="Arial"/>
              </w:rPr>
            </w:pPr>
          </w:p>
        </w:tc>
        <w:tc>
          <w:tcPr>
            <w:tcW w:w="2693" w:type="dxa"/>
          </w:tcPr>
          <w:p w14:paraId="0792F5C0" w14:textId="50636CC8" w:rsidR="008D71FD" w:rsidRPr="00D410AE" w:rsidRDefault="008D71FD" w:rsidP="0079539A">
            <w:pPr>
              <w:rPr>
                <w:rFonts w:cs="Arial"/>
              </w:rPr>
            </w:pPr>
          </w:p>
        </w:tc>
        <w:tc>
          <w:tcPr>
            <w:tcW w:w="3260" w:type="dxa"/>
          </w:tcPr>
          <w:p w14:paraId="2BEA86BE" w14:textId="76AC7077" w:rsidR="008D71FD" w:rsidRDefault="008D71FD" w:rsidP="0079539A">
            <w:pPr>
              <w:rPr>
                <w:rFonts w:cs="Arial"/>
              </w:rPr>
            </w:pPr>
          </w:p>
        </w:tc>
      </w:tr>
      <w:tr w:rsidR="008D71FD" w:rsidRPr="007C20FA" w14:paraId="7BB93184" w14:textId="77777777" w:rsidTr="0079539A">
        <w:trPr>
          <w:trHeight w:val="20"/>
        </w:trPr>
        <w:tc>
          <w:tcPr>
            <w:tcW w:w="1560" w:type="dxa"/>
          </w:tcPr>
          <w:p w14:paraId="30606A28" w14:textId="77777777" w:rsidR="008D71FD" w:rsidRPr="00D410AE" w:rsidRDefault="008D71FD" w:rsidP="0079539A">
            <w:pPr>
              <w:rPr>
                <w:rFonts w:cs="Arial"/>
              </w:rPr>
            </w:pPr>
          </w:p>
        </w:tc>
        <w:tc>
          <w:tcPr>
            <w:tcW w:w="2693" w:type="dxa"/>
          </w:tcPr>
          <w:p w14:paraId="7DD54097" w14:textId="77777777" w:rsidR="008D71FD" w:rsidRDefault="008D71FD" w:rsidP="0079539A">
            <w:pPr>
              <w:rPr>
                <w:rFonts w:cs="Arial"/>
              </w:rPr>
            </w:pPr>
          </w:p>
        </w:tc>
        <w:tc>
          <w:tcPr>
            <w:tcW w:w="2693" w:type="dxa"/>
          </w:tcPr>
          <w:p w14:paraId="791BECAB" w14:textId="77777777" w:rsidR="008D71FD" w:rsidRDefault="008D71FD" w:rsidP="0079539A">
            <w:pPr>
              <w:rPr>
                <w:rFonts w:cs="Arial"/>
              </w:rPr>
            </w:pPr>
          </w:p>
        </w:tc>
        <w:tc>
          <w:tcPr>
            <w:tcW w:w="3260" w:type="dxa"/>
          </w:tcPr>
          <w:p w14:paraId="3F535A3A" w14:textId="77777777" w:rsidR="008D71FD" w:rsidRDefault="008D71FD" w:rsidP="0079539A">
            <w:pPr>
              <w:rPr>
                <w:rFonts w:cs="Arial"/>
              </w:rPr>
            </w:pPr>
          </w:p>
        </w:tc>
      </w:tr>
      <w:tr w:rsidR="008D71FD" w:rsidRPr="007C20FA" w14:paraId="41458596" w14:textId="77777777" w:rsidTr="0079539A">
        <w:trPr>
          <w:trHeight w:val="20"/>
        </w:trPr>
        <w:tc>
          <w:tcPr>
            <w:tcW w:w="10206" w:type="dxa"/>
            <w:gridSpan w:val="4"/>
            <w:shd w:val="clear" w:color="auto" w:fill="F2F2F2" w:themeFill="background1" w:themeFillShade="F2"/>
          </w:tcPr>
          <w:p w14:paraId="0AAD9BFA" w14:textId="77777777" w:rsidR="008D71FD" w:rsidRDefault="008D71FD" w:rsidP="0079539A">
            <w:pPr>
              <w:rPr>
                <w:rFonts w:ascii="Helvetica" w:hAnsi="Helvetica" w:cs="Helvetica"/>
                <w:b/>
              </w:rPr>
            </w:pPr>
            <w:r>
              <w:rPr>
                <w:rFonts w:ascii="Helvetica" w:hAnsi="Helvetica" w:cs="Helvetica"/>
                <w:b/>
              </w:rPr>
              <w:t>Ford Engineering Standards</w:t>
            </w:r>
          </w:p>
        </w:tc>
      </w:tr>
      <w:tr w:rsidR="008D71FD" w:rsidRPr="007C20FA" w14:paraId="6EEBF885" w14:textId="77777777" w:rsidTr="0079539A">
        <w:trPr>
          <w:trHeight w:val="20"/>
        </w:trPr>
        <w:tc>
          <w:tcPr>
            <w:tcW w:w="1560" w:type="dxa"/>
          </w:tcPr>
          <w:p w14:paraId="23229513" w14:textId="77777777" w:rsidR="008D71FD" w:rsidRPr="00D410AE" w:rsidRDefault="008D71FD" w:rsidP="0079539A">
            <w:pPr>
              <w:rPr>
                <w:rFonts w:cs="Arial"/>
              </w:rPr>
            </w:pPr>
          </w:p>
        </w:tc>
        <w:tc>
          <w:tcPr>
            <w:tcW w:w="2693" w:type="dxa"/>
          </w:tcPr>
          <w:p w14:paraId="00BDBB9E" w14:textId="0329D272" w:rsidR="008D71FD" w:rsidRPr="00D410AE" w:rsidRDefault="008D71FD" w:rsidP="0079539A">
            <w:pPr>
              <w:rPr>
                <w:rFonts w:cs="Arial"/>
              </w:rPr>
            </w:pPr>
          </w:p>
        </w:tc>
        <w:tc>
          <w:tcPr>
            <w:tcW w:w="2693" w:type="dxa"/>
          </w:tcPr>
          <w:p w14:paraId="09D35B58" w14:textId="77777777" w:rsidR="008D71FD" w:rsidRPr="00D410AE" w:rsidRDefault="008D71FD" w:rsidP="0079539A">
            <w:pPr>
              <w:rPr>
                <w:rFonts w:cs="Arial"/>
              </w:rPr>
            </w:pPr>
          </w:p>
        </w:tc>
        <w:tc>
          <w:tcPr>
            <w:tcW w:w="3260" w:type="dxa"/>
          </w:tcPr>
          <w:p w14:paraId="0C63E244" w14:textId="77777777" w:rsidR="008D71FD" w:rsidRDefault="008D71FD" w:rsidP="0079539A">
            <w:pPr>
              <w:rPr>
                <w:rFonts w:cs="Arial"/>
              </w:rPr>
            </w:pPr>
          </w:p>
        </w:tc>
      </w:tr>
      <w:tr w:rsidR="008D71FD" w:rsidRPr="007C20FA" w14:paraId="26D4345A" w14:textId="77777777" w:rsidTr="0079539A">
        <w:trPr>
          <w:trHeight w:val="20"/>
        </w:trPr>
        <w:tc>
          <w:tcPr>
            <w:tcW w:w="1560" w:type="dxa"/>
          </w:tcPr>
          <w:p w14:paraId="6DA9F625" w14:textId="77777777" w:rsidR="008D71FD" w:rsidRDefault="008D71FD" w:rsidP="0079539A">
            <w:pPr>
              <w:rPr>
                <w:rFonts w:cs="Arial"/>
              </w:rPr>
            </w:pPr>
          </w:p>
        </w:tc>
        <w:tc>
          <w:tcPr>
            <w:tcW w:w="2693" w:type="dxa"/>
          </w:tcPr>
          <w:p w14:paraId="2C54DA5C" w14:textId="77777777" w:rsidR="008D71FD" w:rsidRDefault="008D71FD" w:rsidP="0079539A">
            <w:pPr>
              <w:rPr>
                <w:rFonts w:cs="Arial"/>
              </w:rPr>
            </w:pPr>
          </w:p>
        </w:tc>
        <w:tc>
          <w:tcPr>
            <w:tcW w:w="2693" w:type="dxa"/>
          </w:tcPr>
          <w:p w14:paraId="4E49CB12" w14:textId="77777777" w:rsidR="008D71FD" w:rsidRDefault="008D71FD" w:rsidP="0079539A">
            <w:pPr>
              <w:rPr>
                <w:rFonts w:cs="Arial"/>
              </w:rPr>
            </w:pPr>
          </w:p>
        </w:tc>
        <w:tc>
          <w:tcPr>
            <w:tcW w:w="3260" w:type="dxa"/>
          </w:tcPr>
          <w:p w14:paraId="00004E9B" w14:textId="77777777" w:rsidR="008D71FD" w:rsidRDefault="008D71FD" w:rsidP="0079539A">
            <w:pPr>
              <w:rPr>
                <w:rFonts w:cs="Arial"/>
              </w:rPr>
            </w:pPr>
          </w:p>
        </w:tc>
      </w:tr>
      <w:tr w:rsidR="008D71FD" w:rsidRPr="007C20FA" w14:paraId="4BD70300" w14:textId="77777777" w:rsidTr="0079539A">
        <w:trPr>
          <w:trHeight w:val="20"/>
        </w:trPr>
        <w:tc>
          <w:tcPr>
            <w:tcW w:w="10206" w:type="dxa"/>
            <w:gridSpan w:val="4"/>
            <w:shd w:val="clear" w:color="auto" w:fill="F2F2F2" w:themeFill="background1" w:themeFillShade="F2"/>
          </w:tcPr>
          <w:p w14:paraId="35E92256" w14:textId="77777777" w:rsidR="008D71FD" w:rsidRPr="006623A0" w:rsidRDefault="008D71FD" w:rsidP="0079539A">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8D71FD" w:rsidRPr="007C20FA" w14:paraId="42A7B485" w14:textId="77777777" w:rsidTr="0079539A">
        <w:trPr>
          <w:trHeight w:val="20"/>
        </w:trPr>
        <w:tc>
          <w:tcPr>
            <w:tcW w:w="1560" w:type="dxa"/>
          </w:tcPr>
          <w:p w14:paraId="129AF4F7" w14:textId="77777777" w:rsidR="008D71FD" w:rsidRPr="00D410AE" w:rsidRDefault="008D71FD" w:rsidP="0079539A">
            <w:pPr>
              <w:rPr>
                <w:rFonts w:cs="Arial"/>
              </w:rPr>
            </w:pPr>
          </w:p>
        </w:tc>
        <w:tc>
          <w:tcPr>
            <w:tcW w:w="2693" w:type="dxa"/>
          </w:tcPr>
          <w:p w14:paraId="5DB452AA" w14:textId="31EB1C33" w:rsidR="008D71FD" w:rsidRPr="00D410AE" w:rsidRDefault="008D71FD" w:rsidP="0079539A">
            <w:pPr>
              <w:rPr>
                <w:rFonts w:cs="Arial"/>
              </w:rPr>
            </w:pPr>
          </w:p>
        </w:tc>
        <w:tc>
          <w:tcPr>
            <w:tcW w:w="2693" w:type="dxa"/>
          </w:tcPr>
          <w:p w14:paraId="69D420AB" w14:textId="77777777" w:rsidR="008D71FD" w:rsidRPr="00D410AE" w:rsidRDefault="008D71FD" w:rsidP="0079539A">
            <w:pPr>
              <w:rPr>
                <w:rFonts w:cs="Arial"/>
              </w:rPr>
            </w:pPr>
          </w:p>
        </w:tc>
        <w:tc>
          <w:tcPr>
            <w:tcW w:w="3260" w:type="dxa"/>
          </w:tcPr>
          <w:p w14:paraId="09F622F5" w14:textId="77777777" w:rsidR="008D71FD" w:rsidRPr="00D410AE" w:rsidRDefault="008D71FD" w:rsidP="0079539A">
            <w:pPr>
              <w:rPr>
                <w:rFonts w:cs="Arial"/>
              </w:rPr>
            </w:pPr>
          </w:p>
        </w:tc>
      </w:tr>
      <w:tr w:rsidR="008D71FD" w:rsidRPr="007C20FA" w14:paraId="507B83CE" w14:textId="77777777" w:rsidTr="0079539A">
        <w:trPr>
          <w:trHeight w:val="20"/>
        </w:trPr>
        <w:tc>
          <w:tcPr>
            <w:tcW w:w="1560" w:type="dxa"/>
          </w:tcPr>
          <w:p w14:paraId="36C52FE7" w14:textId="77777777" w:rsidR="008D71FD" w:rsidRPr="00D410AE" w:rsidRDefault="008D71FD" w:rsidP="0079539A">
            <w:pPr>
              <w:rPr>
                <w:rFonts w:cs="Arial"/>
              </w:rPr>
            </w:pPr>
          </w:p>
        </w:tc>
        <w:tc>
          <w:tcPr>
            <w:tcW w:w="2693" w:type="dxa"/>
          </w:tcPr>
          <w:p w14:paraId="45CB85BD" w14:textId="77777777" w:rsidR="008D71FD" w:rsidRPr="00D410AE" w:rsidRDefault="008D71FD" w:rsidP="0079539A">
            <w:pPr>
              <w:rPr>
                <w:rFonts w:cs="Arial"/>
              </w:rPr>
            </w:pPr>
          </w:p>
        </w:tc>
        <w:tc>
          <w:tcPr>
            <w:tcW w:w="2693" w:type="dxa"/>
          </w:tcPr>
          <w:p w14:paraId="2BD66ED1" w14:textId="77777777" w:rsidR="008D71FD" w:rsidRPr="00D410AE" w:rsidRDefault="008D71FD" w:rsidP="0079539A">
            <w:pPr>
              <w:rPr>
                <w:rFonts w:cs="Arial"/>
              </w:rPr>
            </w:pPr>
          </w:p>
        </w:tc>
        <w:tc>
          <w:tcPr>
            <w:tcW w:w="3260" w:type="dxa"/>
          </w:tcPr>
          <w:p w14:paraId="5C660285" w14:textId="77777777" w:rsidR="008D71FD" w:rsidRPr="00D410AE" w:rsidRDefault="008D71FD" w:rsidP="0079539A">
            <w:pPr>
              <w:rPr>
                <w:rFonts w:cs="Arial"/>
              </w:rPr>
            </w:pPr>
          </w:p>
        </w:tc>
      </w:tr>
      <w:tr w:rsidR="008D71FD" w:rsidRPr="007C20FA" w14:paraId="13CA5FE1" w14:textId="77777777" w:rsidTr="0079539A">
        <w:trPr>
          <w:trHeight w:val="20"/>
        </w:trPr>
        <w:tc>
          <w:tcPr>
            <w:tcW w:w="10206" w:type="dxa"/>
            <w:gridSpan w:val="4"/>
            <w:shd w:val="clear" w:color="auto" w:fill="F2F2F2" w:themeFill="background1" w:themeFillShade="F2"/>
          </w:tcPr>
          <w:p w14:paraId="2D7C475C" w14:textId="77777777" w:rsidR="008D71FD" w:rsidRDefault="008D71FD" w:rsidP="0079539A">
            <w:pPr>
              <w:rPr>
                <w:rFonts w:ascii="Helvetica" w:hAnsi="Helvetica" w:cs="Helvetica"/>
                <w:b/>
              </w:rPr>
            </w:pPr>
            <w:r>
              <w:rPr>
                <w:rFonts w:ascii="Helvetica" w:hAnsi="Helvetica" w:cs="Helvetica"/>
                <w:b/>
              </w:rPr>
              <w:t>Industry Standards</w:t>
            </w:r>
          </w:p>
        </w:tc>
      </w:tr>
      <w:tr w:rsidR="008D71FD" w:rsidRPr="007C20FA" w14:paraId="00950F13" w14:textId="77777777" w:rsidTr="0079539A">
        <w:trPr>
          <w:trHeight w:val="20"/>
        </w:trPr>
        <w:tc>
          <w:tcPr>
            <w:tcW w:w="1560" w:type="dxa"/>
          </w:tcPr>
          <w:p w14:paraId="55CCEAD7" w14:textId="77777777" w:rsidR="008D71FD" w:rsidRPr="00D410AE" w:rsidRDefault="008D71FD" w:rsidP="0079539A">
            <w:pPr>
              <w:rPr>
                <w:rFonts w:cs="Arial"/>
              </w:rPr>
            </w:pPr>
          </w:p>
        </w:tc>
        <w:tc>
          <w:tcPr>
            <w:tcW w:w="2693" w:type="dxa"/>
          </w:tcPr>
          <w:p w14:paraId="315A2B79" w14:textId="2EBB7211" w:rsidR="008D71FD" w:rsidRPr="00D410AE" w:rsidRDefault="008D71FD" w:rsidP="0079539A">
            <w:pPr>
              <w:rPr>
                <w:rFonts w:cs="Arial"/>
              </w:rPr>
            </w:pPr>
          </w:p>
        </w:tc>
        <w:tc>
          <w:tcPr>
            <w:tcW w:w="2693" w:type="dxa"/>
          </w:tcPr>
          <w:p w14:paraId="6B4293FA" w14:textId="77777777" w:rsidR="008D71FD" w:rsidRPr="00D410AE" w:rsidRDefault="008D71FD" w:rsidP="0079539A">
            <w:pPr>
              <w:rPr>
                <w:rFonts w:cs="Arial"/>
              </w:rPr>
            </w:pPr>
          </w:p>
        </w:tc>
        <w:tc>
          <w:tcPr>
            <w:tcW w:w="3260" w:type="dxa"/>
          </w:tcPr>
          <w:p w14:paraId="7433C18C" w14:textId="77777777" w:rsidR="008D71FD" w:rsidRPr="00D410AE" w:rsidRDefault="008D71FD" w:rsidP="0079539A">
            <w:pPr>
              <w:rPr>
                <w:rFonts w:cs="Arial"/>
              </w:rPr>
            </w:pPr>
          </w:p>
        </w:tc>
      </w:tr>
      <w:tr w:rsidR="008D71FD" w:rsidRPr="007C20FA" w14:paraId="3CFF0972" w14:textId="77777777" w:rsidTr="0079539A">
        <w:trPr>
          <w:trHeight w:val="20"/>
        </w:trPr>
        <w:tc>
          <w:tcPr>
            <w:tcW w:w="1560" w:type="dxa"/>
          </w:tcPr>
          <w:p w14:paraId="716FFF13" w14:textId="77777777" w:rsidR="008D71FD" w:rsidRPr="00D410AE" w:rsidRDefault="008D71FD" w:rsidP="0079539A">
            <w:pPr>
              <w:rPr>
                <w:rFonts w:cs="Arial"/>
              </w:rPr>
            </w:pPr>
          </w:p>
        </w:tc>
        <w:tc>
          <w:tcPr>
            <w:tcW w:w="2693" w:type="dxa"/>
          </w:tcPr>
          <w:p w14:paraId="70997E6D" w14:textId="77777777" w:rsidR="008D71FD" w:rsidRPr="00D410AE" w:rsidRDefault="008D71FD" w:rsidP="0079539A">
            <w:pPr>
              <w:rPr>
                <w:rFonts w:cs="Arial"/>
              </w:rPr>
            </w:pPr>
          </w:p>
        </w:tc>
        <w:tc>
          <w:tcPr>
            <w:tcW w:w="2693" w:type="dxa"/>
          </w:tcPr>
          <w:p w14:paraId="4B941103" w14:textId="77777777" w:rsidR="008D71FD" w:rsidRPr="00D410AE" w:rsidRDefault="008D71FD" w:rsidP="0079539A">
            <w:pPr>
              <w:rPr>
                <w:rFonts w:cs="Arial"/>
              </w:rPr>
            </w:pPr>
          </w:p>
        </w:tc>
        <w:tc>
          <w:tcPr>
            <w:tcW w:w="3260" w:type="dxa"/>
          </w:tcPr>
          <w:p w14:paraId="0A5D6BD9" w14:textId="77777777" w:rsidR="008D71FD" w:rsidRPr="00D410AE" w:rsidRDefault="008D71FD" w:rsidP="0079539A">
            <w:pPr>
              <w:rPr>
                <w:rFonts w:cs="Arial"/>
              </w:rPr>
            </w:pPr>
          </w:p>
        </w:tc>
      </w:tr>
      <w:tr w:rsidR="008D71FD" w:rsidRPr="007C20FA" w14:paraId="4C61A721" w14:textId="77777777" w:rsidTr="0079539A">
        <w:trPr>
          <w:trHeight w:val="20"/>
        </w:trPr>
        <w:tc>
          <w:tcPr>
            <w:tcW w:w="10206" w:type="dxa"/>
            <w:gridSpan w:val="4"/>
            <w:shd w:val="clear" w:color="auto" w:fill="F2F2F2" w:themeFill="background1" w:themeFillShade="F2"/>
          </w:tcPr>
          <w:p w14:paraId="1F1A3B4C" w14:textId="77777777" w:rsidR="008D71FD" w:rsidRDefault="008D71FD" w:rsidP="0079539A">
            <w:pPr>
              <w:rPr>
                <w:rFonts w:ascii="Helvetica" w:hAnsi="Helvetica" w:cs="Helvetica"/>
                <w:b/>
              </w:rPr>
            </w:pPr>
            <w:r>
              <w:rPr>
                <w:rFonts w:ascii="Helvetica" w:hAnsi="Helvetica" w:cs="Helvetica"/>
                <w:b/>
              </w:rPr>
              <w:t>Other Sources</w:t>
            </w:r>
          </w:p>
        </w:tc>
      </w:tr>
      <w:tr w:rsidR="00C3633D" w:rsidRPr="007C20FA" w14:paraId="233A811D" w14:textId="77777777" w:rsidTr="0079539A">
        <w:trPr>
          <w:trHeight w:val="20"/>
        </w:trPr>
        <w:tc>
          <w:tcPr>
            <w:tcW w:w="1560" w:type="dxa"/>
          </w:tcPr>
          <w:p w14:paraId="595572A1" w14:textId="182FEE28" w:rsidR="00C3633D" w:rsidRPr="00D410AE" w:rsidRDefault="00C3633D" w:rsidP="00C3633D">
            <w:pPr>
              <w:rPr>
                <w:rFonts w:cs="Arial"/>
              </w:rPr>
            </w:pPr>
            <w:r>
              <w:rPr>
                <w:rFonts w:cs="Arial"/>
              </w:rPr>
              <w:t>NATM</w:t>
            </w:r>
          </w:p>
        </w:tc>
        <w:tc>
          <w:tcPr>
            <w:tcW w:w="2693" w:type="dxa"/>
          </w:tcPr>
          <w:p w14:paraId="3E1B7BEE" w14:textId="2C984400" w:rsidR="00C3633D" w:rsidRPr="00D410AE" w:rsidRDefault="00C3633D" w:rsidP="00C3633D">
            <w:pPr>
              <w:rPr>
                <w:rFonts w:cs="Arial"/>
              </w:rPr>
            </w:pPr>
            <w:r>
              <w:rPr>
                <w:rFonts w:cs="Arial"/>
              </w:rPr>
              <w:t>The Trailer Handbook</w:t>
            </w:r>
          </w:p>
        </w:tc>
        <w:tc>
          <w:tcPr>
            <w:tcW w:w="2693" w:type="dxa"/>
          </w:tcPr>
          <w:p w14:paraId="3F6E3373" w14:textId="6875775C" w:rsidR="00C3633D" w:rsidRPr="00D410AE" w:rsidRDefault="00C3633D" w:rsidP="00C3633D">
            <w:pPr>
              <w:rPr>
                <w:rFonts w:cs="Arial"/>
              </w:rPr>
            </w:pPr>
            <w:r>
              <w:rPr>
                <w:rFonts w:cs="Arial"/>
              </w:rPr>
              <w:t>Trailer Maintenance and Inspection Schedules.</w:t>
            </w:r>
          </w:p>
        </w:tc>
        <w:tc>
          <w:tcPr>
            <w:tcW w:w="3260" w:type="dxa"/>
          </w:tcPr>
          <w:p w14:paraId="01B8A264" w14:textId="7D710093" w:rsidR="00C3633D" w:rsidRPr="00D410AE" w:rsidRDefault="004F0BA5" w:rsidP="00C3633D">
            <w:pPr>
              <w:rPr>
                <w:rFonts w:cs="Arial"/>
              </w:rPr>
            </w:pPr>
            <w:hyperlink r:id="rId89" w:tgtFrame="_blank" w:history="1">
              <w:r w:rsidR="00C3633D">
                <w:rPr>
                  <w:rStyle w:val="Hyperlink"/>
                  <w:rFonts w:ascii="Calibri" w:hAnsi="Calibri" w:cs="Calibri"/>
                  <w:sz w:val="22"/>
                  <w:szCs w:val="22"/>
                  <w:bdr w:val="none" w:sz="0" w:space="0" w:color="auto" w:frame="1"/>
                  <w:shd w:val="clear" w:color="auto" w:fill="FFFFFF"/>
                </w:rPr>
                <w:t>https://www.trailersafetyweek.com/trailer-maintenance</w:t>
              </w:r>
            </w:hyperlink>
          </w:p>
        </w:tc>
      </w:tr>
      <w:tr w:rsidR="008D71FD" w:rsidRPr="007C20FA" w14:paraId="15F2ADD2" w14:textId="77777777" w:rsidTr="0079539A">
        <w:trPr>
          <w:trHeight w:val="20"/>
        </w:trPr>
        <w:tc>
          <w:tcPr>
            <w:tcW w:w="1560" w:type="dxa"/>
          </w:tcPr>
          <w:p w14:paraId="16780484" w14:textId="77777777" w:rsidR="008D71FD" w:rsidRPr="00D410AE" w:rsidRDefault="008D71FD" w:rsidP="0079539A">
            <w:pPr>
              <w:rPr>
                <w:rFonts w:cs="Arial"/>
              </w:rPr>
            </w:pPr>
          </w:p>
        </w:tc>
        <w:tc>
          <w:tcPr>
            <w:tcW w:w="2693" w:type="dxa"/>
          </w:tcPr>
          <w:p w14:paraId="1551F14E" w14:textId="77777777" w:rsidR="008D71FD" w:rsidRDefault="008D71FD" w:rsidP="0079539A">
            <w:pPr>
              <w:rPr>
                <w:rFonts w:cs="Arial"/>
              </w:rPr>
            </w:pPr>
          </w:p>
        </w:tc>
        <w:tc>
          <w:tcPr>
            <w:tcW w:w="2693" w:type="dxa"/>
          </w:tcPr>
          <w:p w14:paraId="03A2FD67" w14:textId="77777777" w:rsidR="008D71FD" w:rsidRPr="00D410AE" w:rsidRDefault="008D71FD" w:rsidP="0079539A">
            <w:pPr>
              <w:rPr>
                <w:rFonts w:cs="Arial"/>
              </w:rPr>
            </w:pPr>
          </w:p>
        </w:tc>
        <w:tc>
          <w:tcPr>
            <w:tcW w:w="3260" w:type="dxa"/>
          </w:tcPr>
          <w:p w14:paraId="1EE01783" w14:textId="77777777" w:rsidR="008D71FD" w:rsidRPr="00D410AE" w:rsidRDefault="008D71FD" w:rsidP="0079539A">
            <w:pPr>
              <w:rPr>
                <w:rFonts w:cs="Arial"/>
              </w:rPr>
            </w:pPr>
          </w:p>
        </w:tc>
      </w:tr>
    </w:tbl>
    <w:p w14:paraId="1A0311BB" w14:textId="77777777" w:rsidR="008D71FD" w:rsidRPr="00C7649D" w:rsidRDefault="008D71FD" w:rsidP="008D71FD">
      <w:pPr>
        <w:pStyle w:val="Caption"/>
      </w:pPr>
      <w:bookmarkStart w:id="4529" w:name="_Toc25321850"/>
      <w:bookmarkStart w:id="4530" w:name="_Toc26437994"/>
      <w:bookmarkStart w:id="4531" w:name="_Toc35002703"/>
      <w:r w:rsidRPr="001B1565">
        <w:t xml:space="preserve">Table </w:t>
      </w:r>
      <w:r>
        <w:rPr>
          <w:noProof/>
        </w:rPr>
        <w:fldChar w:fldCharType="begin"/>
      </w:r>
      <w:r>
        <w:rPr>
          <w:noProof/>
        </w:rPr>
        <w:instrText xml:space="preserve"> SEQ Table \* ARABIC </w:instrText>
      </w:r>
      <w:r>
        <w:rPr>
          <w:noProof/>
        </w:rPr>
        <w:fldChar w:fldCharType="separate"/>
      </w:r>
      <w:r w:rsidR="00AE665F">
        <w:rPr>
          <w:noProof/>
        </w:rPr>
        <w:t>23</w:t>
      </w:r>
      <w:r>
        <w:rPr>
          <w:noProof/>
        </w:rPr>
        <w:fldChar w:fldCharType="end"/>
      </w:r>
      <w:r w:rsidRPr="001B1565">
        <w:t xml:space="preserve">: </w:t>
      </w:r>
      <w:r>
        <w:t>Input Requirements/Documents</w:t>
      </w:r>
      <w:bookmarkEnd w:id="4529"/>
      <w:bookmarkEnd w:id="4530"/>
      <w:bookmarkEnd w:id="4531"/>
    </w:p>
    <w:p w14:paraId="02CBEE81" w14:textId="77777777" w:rsidR="00EA442C" w:rsidRDefault="00EA442C" w:rsidP="00EA442C">
      <w:pPr>
        <w:pStyle w:val="Heading3"/>
      </w:pPr>
      <w:bookmarkStart w:id="4532" w:name="_Toc26437905"/>
      <w:bookmarkStart w:id="4533" w:name="_Toc35002603"/>
      <w:r>
        <w:t>Lessons Learned</w:t>
      </w:r>
      <w:bookmarkEnd w:id="4532"/>
      <w:bookmarkEnd w:id="4533"/>
    </w:p>
    <w:p w14:paraId="1B6CFD92" w14:textId="77777777" w:rsidR="001D1E25" w:rsidRDefault="001D1E25" w:rsidP="001D1E25">
      <w:pPr>
        <w:pStyle w:val="Heading3"/>
      </w:pPr>
      <w:bookmarkStart w:id="4534" w:name="_Toc35002604"/>
      <w:r>
        <w:t>Assumptions</w:t>
      </w:r>
      <w:bookmarkEnd w:id="4526"/>
      <w:bookmarkEnd w:id="4527"/>
      <w:bookmarkEnd w:id="4528"/>
      <w:bookmarkEnd w:id="4534"/>
    </w:p>
    <w:p w14:paraId="48976E5E" w14:textId="77777777" w:rsidR="00C3633D" w:rsidRDefault="00C3633D" w:rsidP="00C3633D">
      <w:pPr>
        <w:spacing w:line="240" w:lineRule="atLeast"/>
        <w:jc w:val="both"/>
        <w:rPr>
          <w:b/>
          <w:bCs/>
          <w:u w:val="single"/>
        </w:rPr>
      </w:pPr>
      <w:r>
        <w:rPr>
          <w:b/>
          <w:bCs/>
          <w:u w:val="single"/>
        </w:rPr>
        <w:t>Assumptions</w:t>
      </w:r>
    </w:p>
    <w:p w14:paraId="7471E097" w14:textId="77777777" w:rsidR="00C3633D" w:rsidRDefault="00C3633D" w:rsidP="00C3633D">
      <w:pPr>
        <w:spacing w:line="240" w:lineRule="atLeast"/>
        <w:jc w:val="both"/>
      </w:pPr>
    </w:p>
    <w:p w14:paraId="4FC1F5E5" w14:textId="77777777" w:rsidR="00C3633D" w:rsidRPr="00E41AE8" w:rsidRDefault="00C3633D" w:rsidP="00C3633D">
      <w:pPr>
        <w:pStyle w:val="ListParagraph"/>
        <w:spacing w:line="240" w:lineRule="atLeast"/>
        <w:ind w:left="1080"/>
        <w:jc w:val="both"/>
      </w:pPr>
    </w:p>
    <w:p w14:paraId="5F03218A" w14:textId="77777777" w:rsidR="00C3633D" w:rsidRDefault="00C3633D" w:rsidP="00C3633D">
      <w:pPr>
        <w:pStyle w:val="ListParagraph"/>
        <w:numPr>
          <w:ilvl w:val="0"/>
          <w:numId w:val="102"/>
        </w:numPr>
        <w:spacing w:line="240" w:lineRule="atLeast"/>
        <w:jc w:val="both"/>
      </w:pPr>
      <w:r>
        <w:t>APIM will serve as the feature arbitrator.</w:t>
      </w:r>
    </w:p>
    <w:p w14:paraId="162A92B0" w14:textId="77777777" w:rsidR="00C3633D" w:rsidRDefault="00C3633D" w:rsidP="00C3633D">
      <w:pPr>
        <w:pStyle w:val="ListParagraph"/>
        <w:numPr>
          <w:ilvl w:val="0"/>
          <w:numId w:val="102"/>
        </w:numPr>
        <w:spacing w:line="240" w:lineRule="atLeast"/>
        <w:jc w:val="both"/>
      </w:pPr>
      <w:r>
        <w:t>High Speed and Medium Speed CAN interfaces between the modules are already implemented</w:t>
      </w:r>
    </w:p>
    <w:p w14:paraId="7A4A1E76" w14:textId="77777777" w:rsidR="00C3633D" w:rsidRDefault="00C3633D" w:rsidP="00C3633D">
      <w:pPr>
        <w:pStyle w:val="ListParagraph"/>
        <w:numPr>
          <w:ilvl w:val="0"/>
          <w:numId w:val="102"/>
        </w:numPr>
        <w:spacing w:line="240" w:lineRule="atLeast"/>
        <w:jc w:val="both"/>
      </w:pPr>
      <w:r>
        <w:t>Battery status and SOC monitoring function is already implemented on the power supply module</w:t>
      </w:r>
    </w:p>
    <w:p w14:paraId="087F7B5F" w14:textId="77777777" w:rsidR="00C3633D" w:rsidRDefault="00C3633D" w:rsidP="00C3633D">
      <w:pPr>
        <w:pStyle w:val="ListParagraph"/>
        <w:numPr>
          <w:ilvl w:val="0"/>
          <w:numId w:val="102"/>
        </w:numPr>
        <w:spacing w:line="240" w:lineRule="atLeast"/>
        <w:jc w:val="both"/>
      </w:pPr>
      <w:r>
        <w:t>12V primary battery supported/not and transmission status monitoring functions are already implemented on the PCM/ECM/TCM</w:t>
      </w:r>
    </w:p>
    <w:p w14:paraId="1DACB192" w14:textId="77777777" w:rsidR="00C3633D" w:rsidRDefault="00C3633D" w:rsidP="00C3633D">
      <w:pPr>
        <w:pStyle w:val="ListParagraph"/>
        <w:numPr>
          <w:ilvl w:val="0"/>
          <w:numId w:val="102"/>
        </w:numPr>
        <w:spacing w:line="240" w:lineRule="atLeast"/>
        <w:jc w:val="both"/>
      </w:pPr>
      <w:r>
        <w:t>Vehicle Speed monitoring function is already implemented on the ABS and PCM/ECM/TCM</w:t>
      </w:r>
    </w:p>
    <w:p w14:paraId="05250183" w14:textId="77777777" w:rsidR="00C3633D" w:rsidRDefault="00C3633D" w:rsidP="00C3633D">
      <w:pPr>
        <w:pStyle w:val="ListParagraph"/>
        <w:numPr>
          <w:ilvl w:val="0"/>
          <w:numId w:val="102"/>
        </w:numPr>
        <w:spacing w:line="240" w:lineRule="atLeast"/>
        <w:jc w:val="both"/>
      </w:pPr>
      <w:r>
        <w:t>HMI has already a way to read and process the user inputs</w:t>
      </w:r>
    </w:p>
    <w:p w14:paraId="77B7BF66" w14:textId="77777777" w:rsidR="00C3633D" w:rsidRDefault="00C3633D" w:rsidP="00C3633D">
      <w:pPr>
        <w:pStyle w:val="ListParagraph"/>
        <w:numPr>
          <w:ilvl w:val="0"/>
          <w:numId w:val="102"/>
        </w:numPr>
        <w:spacing w:line="240" w:lineRule="atLeast"/>
        <w:jc w:val="both"/>
      </w:pPr>
      <w:r>
        <w:t>This Feature will provide suggested/recommended Trailer maintenance steps and intervals, but It will not replace the Trailer Owner Manual.</w:t>
      </w:r>
    </w:p>
    <w:p w14:paraId="5F36B0D3" w14:textId="77777777" w:rsidR="00C3633D" w:rsidRPr="004C7F74" w:rsidRDefault="00C3633D" w:rsidP="00C3633D">
      <w:pPr>
        <w:pStyle w:val="ListParagraph"/>
        <w:spacing w:line="240" w:lineRule="atLeast"/>
        <w:ind w:left="1080"/>
        <w:jc w:val="both"/>
      </w:pPr>
    </w:p>
    <w:p w14:paraId="502A89C2" w14:textId="77777777" w:rsidR="00C3633D" w:rsidRPr="004C7F74" w:rsidRDefault="00C3633D" w:rsidP="00C3633D">
      <w:pPr>
        <w:spacing w:line="240" w:lineRule="atLeast"/>
        <w:ind w:left="1440"/>
        <w:jc w:val="both"/>
      </w:pPr>
    </w:p>
    <w:p w14:paraId="0AF3C207" w14:textId="77777777" w:rsidR="00C3633D" w:rsidRDefault="00C3633D" w:rsidP="00C3633D">
      <w:pPr>
        <w:spacing w:line="240" w:lineRule="atLeast"/>
        <w:jc w:val="both"/>
        <w:rPr>
          <w:b/>
          <w:bCs/>
          <w:u w:val="single"/>
        </w:rPr>
      </w:pPr>
      <w:r w:rsidRPr="004C7F74">
        <w:rPr>
          <w:b/>
          <w:bCs/>
          <w:u w:val="single"/>
        </w:rPr>
        <w:t>Constraints</w:t>
      </w:r>
    </w:p>
    <w:p w14:paraId="44674542" w14:textId="77777777" w:rsidR="00C3633D" w:rsidRPr="00D82274" w:rsidRDefault="00C3633D" w:rsidP="00C3633D">
      <w:pPr>
        <w:pStyle w:val="ListParagraph"/>
        <w:spacing w:line="240" w:lineRule="atLeast"/>
        <w:ind w:left="1080"/>
        <w:jc w:val="both"/>
      </w:pPr>
    </w:p>
    <w:p w14:paraId="48D8D017" w14:textId="5BBD2B11" w:rsidR="00C3633D" w:rsidRPr="009B6F4C" w:rsidRDefault="00C3633D" w:rsidP="00C3633D">
      <w:pPr>
        <w:pStyle w:val="ListParagraph"/>
        <w:numPr>
          <w:ilvl w:val="0"/>
          <w:numId w:val="103"/>
        </w:numPr>
        <w:spacing w:line="240" w:lineRule="atLeast"/>
        <w:jc w:val="both"/>
      </w:pPr>
      <w:r>
        <w:t>Vehicle User trailer information inputs determine the accuracy of the Feature functions</w:t>
      </w:r>
      <w:r w:rsidRPr="009B6F4C">
        <w:t>.</w:t>
      </w:r>
    </w:p>
    <w:p w14:paraId="40B3D766" w14:textId="126B24B8" w:rsidR="00C3633D" w:rsidRPr="009B6F4C" w:rsidRDefault="00C3633D" w:rsidP="00C3633D">
      <w:pPr>
        <w:pStyle w:val="ListParagraph"/>
        <w:numPr>
          <w:ilvl w:val="0"/>
          <w:numId w:val="103"/>
        </w:numPr>
        <w:spacing w:line="240" w:lineRule="atLeast"/>
        <w:jc w:val="both"/>
      </w:pPr>
      <w:r>
        <w:t>SYNC Notification hierarchy determine when the Feature Notifications are shown.</w:t>
      </w:r>
    </w:p>
    <w:p w14:paraId="4E5B441D" w14:textId="77777777" w:rsidR="00C3633D" w:rsidRDefault="00C3633D" w:rsidP="00C3633D">
      <w:pPr>
        <w:pStyle w:val="ListParagraph"/>
        <w:numPr>
          <w:ilvl w:val="0"/>
          <w:numId w:val="103"/>
        </w:numPr>
        <w:spacing w:line="240" w:lineRule="atLeast"/>
        <w:jc w:val="both"/>
      </w:pPr>
      <w:r>
        <w:t xml:space="preserve">SYNC/APIM software versions </w:t>
      </w:r>
    </w:p>
    <w:p w14:paraId="1E50E122" w14:textId="77777777" w:rsidR="00C3633D" w:rsidRDefault="00C3633D" w:rsidP="00C3633D">
      <w:pPr>
        <w:pStyle w:val="ListParagraph"/>
        <w:numPr>
          <w:ilvl w:val="0"/>
          <w:numId w:val="103"/>
        </w:numPr>
        <w:spacing w:line="240" w:lineRule="atLeast"/>
      </w:pPr>
      <w:r>
        <w:lastRenderedPageBreak/>
        <w:t>Applicable for vehicles equipped with automatic transmission and manual transmissions with electric park brake</w:t>
      </w:r>
    </w:p>
    <w:p w14:paraId="1FD98B9A" w14:textId="77777777" w:rsidR="00C3633D" w:rsidRDefault="00C3633D" w:rsidP="00C3633D">
      <w:pPr>
        <w:pStyle w:val="ListParagraph"/>
        <w:numPr>
          <w:ilvl w:val="0"/>
          <w:numId w:val="103"/>
        </w:numPr>
        <w:spacing w:line="240" w:lineRule="atLeast"/>
      </w:pPr>
      <w:r>
        <w:t>Capability of modules to implement the function</w:t>
      </w:r>
    </w:p>
    <w:p w14:paraId="77CD59E6" w14:textId="77777777" w:rsidR="00C3633D" w:rsidRDefault="00C3633D" w:rsidP="00C3633D">
      <w:pPr>
        <w:pStyle w:val="ListParagraph"/>
        <w:numPr>
          <w:ilvl w:val="0"/>
          <w:numId w:val="103"/>
        </w:numPr>
        <w:spacing w:line="240" w:lineRule="atLeast"/>
      </w:pPr>
      <w:r>
        <w:t>Memory of the modules</w:t>
      </w:r>
    </w:p>
    <w:p w14:paraId="1BFECD49" w14:textId="77777777" w:rsidR="00C3633D" w:rsidRDefault="00C3633D" w:rsidP="00C3633D">
      <w:pPr>
        <w:pStyle w:val="ListParagraph"/>
        <w:numPr>
          <w:ilvl w:val="0"/>
          <w:numId w:val="103"/>
        </w:numPr>
        <w:spacing w:line="240" w:lineRule="atLeast"/>
      </w:pPr>
      <w:r>
        <w:t>Bandwidth of the buses</w:t>
      </w:r>
    </w:p>
    <w:p w14:paraId="19161F65" w14:textId="225319E1" w:rsidR="00C3633D" w:rsidRDefault="00C3633D" w:rsidP="00C3633D">
      <w:pPr>
        <w:pStyle w:val="ListParagraph"/>
        <w:numPr>
          <w:ilvl w:val="0"/>
          <w:numId w:val="103"/>
        </w:numPr>
        <w:spacing w:line="240" w:lineRule="atLeast"/>
      </w:pPr>
      <w:r>
        <w:t>Netcom regulations for CAN interfaces</w:t>
      </w:r>
    </w:p>
    <w:p w14:paraId="00BF302D" w14:textId="77777777" w:rsidR="00C3633D" w:rsidRDefault="00C3633D" w:rsidP="00C3633D">
      <w:pPr>
        <w:pStyle w:val="ListParagraph"/>
        <w:numPr>
          <w:ilvl w:val="0"/>
          <w:numId w:val="103"/>
        </w:numPr>
        <w:spacing w:line="240" w:lineRule="atLeast"/>
      </w:pPr>
      <w:r>
        <w:t>Existing messages on the vehicle network.</w:t>
      </w:r>
    </w:p>
    <w:p w14:paraId="41A7D097" w14:textId="77777777" w:rsidR="00C3633D" w:rsidRDefault="00C3633D" w:rsidP="00C3633D">
      <w:pPr>
        <w:pStyle w:val="ListParagraph"/>
        <w:numPr>
          <w:ilvl w:val="0"/>
          <w:numId w:val="103"/>
        </w:numPr>
        <w:spacing w:line="240" w:lineRule="atLeast"/>
      </w:pPr>
      <w:r>
        <w:t xml:space="preserve">HMI structure design </w:t>
      </w:r>
    </w:p>
    <w:p w14:paraId="5DFA0B12" w14:textId="77777777" w:rsidR="00C3633D" w:rsidRDefault="00C3633D" w:rsidP="00C3633D">
      <w:pPr>
        <w:pStyle w:val="ListParagraph"/>
        <w:numPr>
          <w:ilvl w:val="0"/>
          <w:numId w:val="103"/>
        </w:numPr>
        <w:spacing w:line="240" w:lineRule="atLeast"/>
      </w:pPr>
      <w:r>
        <w:t>Display capability of the HMI screen</w:t>
      </w:r>
    </w:p>
    <w:p w14:paraId="5C878B27" w14:textId="77777777" w:rsidR="00C3633D" w:rsidRDefault="00C3633D" w:rsidP="00C3633D">
      <w:pPr>
        <w:pStyle w:val="ListParagraph"/>
        <w:numPr>
          <w:ilvl w:val="0"/>
          <w:numId w:val="103"/>
        </w:numPr>
        <w:spacing w:line="240" w:lineRule="atLeast"/>
      </w:pPr>
      <w:r>
        <w:t>Vehicle battery usage by other features</w:t>
      </w:r>
    </w:p>
    <w:p w14:paraId="56F23A4C" w14:textId="77777777" w:rsidR="00C3633D" w:rsidRDefault="00C3633D" w:rsidP="00C3633D">
      <w:pPr>
        <w:spacing w:line="240" w:lineRule="atLeast"/>
      </w:pPr>
    </w:p>
    <w:p w14:paraId="25B35B5D" w14:textId="77777777" w:rsidR="00C3633D" w:rsidRDefault="00C3633D" w:rsidP="00C3633D">
      <w:pPr>
        <w:spacing w:line="240" w:lineRule="atLeast"/>
        <w:jc w:val="both"/>
        <w:rPr>
          <w:b/>
          <w:bCs/>
          <w:u w:val="single"/>
        </w:rPr>
      </w:pPr>
    </w:p>
    <w:p w14:paraId="6CC4CBE2" w14:textId="77777777" w:rsidR="00C3633D" w:rsidRDefault="00C3633D" w:rsidP="00C3633D">
      <w:pPr>
        <w:spacing w:line="240" w:lineRule="atLeast"/>
        <w:jc w:val="both"/>
        <w:rPr>
          <w:b/>
          <w:bCs/>
          <w:u w:val="single"/>
        </w:rPr>
      </w:pPr>
      <w:r>
        <w:rPr>
          <w:b/>
          <w:bCs/>
          <w:u w:val="single"/>
        </w:rPr>
        <w:t>Dependencies</w:t>
      </w:r>
    </w:p>
    <w:p w14:paraId="54CE99C8" w14:textId="77777777" w:rsidR="00C3633D" w:rsidRDefault="00C3633D" w:rsidP="00C3633D">
      <w:pPr>
        <w:spacing w:line="240" w:lineRule="atLeast"/>
        <w:jc w:val="both"/>
      </w:pPr>
      <w:r>
        <w:tab/>
      </w:r>
    </w:p>
    <w:p w14:paraId="14EE7117" w14:textId="77777777" w:rsidR="00C3633D" w:rsidRDefault="00C3633D" w:rsidP="00C3633D">
      <w:pPr>
        <w:pStyle w:val="ListParagraph"/>
        <w:numPr>
          <w:ilvl w:val="0"/>
          <w:numId w:val="104"/>
        </w:numPr>
        <w:spacing w:line="240" w:lineRule="atLeast"/>
        <w:jc w:val="both"/>
      </w:pPr>
      <w:r>
        <w:t>Implementation depends on vehicle electrical architecture.</w:t>
      </w:r>
    </w:p>
    <w:p w14:paraId="1A753442" w14:textId="77777777" w:rsidR="00C3633D" w:rsidRDefault="00C3633D" w:rsidP="00C3633D">
      <w:pPr>
        <w:pStyle w:val="ListParagraph"/>
        <w:numPr>
          <w:ilvl w:val="0"/>
          <w:numId w:val="104"/>
        </w:numPr>
        <w:spacing w:line="240" w:lineRule="atLeast"/>
        <w:jc w:val="both"/>
      </w:pPr>
      <w:r>
        <w:t>Configuration of the modules</w:t>
      </w:r>
    </w:p>
    <w:p w14:paraId="1D628499" w14:textId="77777777" w:rsidR="00C3633D" w:rsidRDefault="00C3633D" w:rsidP="00C3633D">
      <w:pPr>
        <w:pStyle w:val="ListParagraph"/>
        <w:numPr>
          <w:ilvl w:val="0"/>
          <w:numId w:val="104"/>
        </w:numPr>
        <w:spacing w:line="240" w:lineRule="atLeast"/>
        <w:jc w:val="both"/>
      </w:pPr>
      <w:r>
        <w:t>Customer usage and maintenance</w:t>
      </w:r>
    </w:p>
    <w:p w14:paraId="67859308" w14:textId="77777777" w:rsidR="00C3633D" w:rsidRPr="00D82274" w:rsidRDefault="00C3633D" w:rsidP="00C3633D">
      <w:pPr>
        <w:pStyle w:val="ListParagraph"/>
        <w:numPr>
          <w:ilvl w:val="0"/>
          <w:numId w:val="104"/>
        </w:numPr>
        <w:spacing w:line="240" w:lineRule="atLeast"/>
        <w:jc w:val="both"/>
      </w:pPr>
      <w:r w:rsidRPr="00D82274">
        <w:t>Vehicle ar</w:t>
      </w:r>
      <w:r>
        <w:t>chitecture must be at least FNV3</w:t>
      </w:r>
      <w:r w:rsidRPr="00D82274">
        <w:t xml:space="preserve"> </w:t>
      </w:r>
    </w:p>
    <w:p w14:paraId="0A66959E" w14:textId="77777777" w:rsidR="00C3633D" w:rsidRDefault="00C3633D" w:rsidP="00C3633D">
      <w:pPr>
        <w:pStyle w:val="ListParagraph"/>
        <w:numPr>
          <w:ilvl w:val="0"/>
          <w:numId w:val="104"/>
        </w:numPr>
        <w:spacing w:line="240" w:lineRule="atLeast"/>
        <w:jc w:val="both"/>
      </w:pPr>
      <w:r w:rsidRPr="00D82274">
        <w:t>Vehicles with at least SYNC 4.0 shall have this feature</w:t>
      </w:r>
    </w:p>
    <w:p w14:paraId="1C867D9B" w14:textId="77777777" w:rsidR="00C3633D" w:rsidRDefault="00C3633D" w:rsidP="00C3633D">
      <w:pPr>
        <w:pStyle w:val="ListParagraph"/>
        <w:numPr>
          <w:ilvl w:val="0"/>
          <w:numId w:val="104"/>
        </w:numPr>
        <w:spacing w:line="240" w:lineRule="atLeast"/>
        <w:jc w:val="both"/>
      </w:pPr>
      <w:r>
        <w:t>BCM version must be at least BCM Gen 1 M</w:t>
      </w:r>
    </w:p>
    <w:p w14:paraId="23C3B4FF" w14:textId="77777777" w:rsidR="00EA442C" w:rsidRPr="00F7196D" w:rsidRDefault="00EA442C" w:rsidP="00EA442C"/>
    <w:p w14:paraId="260372E7" w14:textId="77777777" w:rsidR="00EA442C" w:rsidRPr="00EA442C" w:rsidRDefault="00EA442C" w:rsidP="00EA442C"/>
    <w:p w14:paraId="6D5BE0B5" w14:textId="77777777" w:rsidR="000F3700" w:rsidRDefault="000F3700" w:rsidP="00B33D24">
      <w:pPr>
        <w:pStyle w:val="Heading2"/>
        <w:numPr>
          <w:ilvl w:val="1"/>
          <w:numId w:val="5"/>
        </w:numPr>
        <w:rPr>
          <w:lang w:val="en-GB"/>
        </w:rPr>
      </w:pPr>
      <w:bookmarkStart w:id="4535" w:name="_Toc35002605"/>
      <w:bookmarkStart w:id="4536" w:name="_Toc442860283"/>
      <w:bookmarkStart w:id="4537" w:name="_Toc444778244"/>
      <w:r>
        <w:rPr>
          <w:lang w:val="en-GB"/>
        </w:rPr>
        <w:t>Functional Architecture</w:t>
      </w:r>
      <w:bookmarkEnd w:id="4535"/>
    </w:p>
    <w:p w14:paraId="41C12ECF" w14:textId="77777777" w:rsidR="00591DDF" w:rsidRDefault="00591DDF" w:rsidP="00B33D24">
      <w:pPr>
        <w:pStyle w:val="Heading2"/>
        <w:numPr>
          <w:ilvl w:val="1"/>
          <w:numId w:val="5"/>
        </w:numPr>
        <w:rPr>
          <w:lang w:val="en-GB"/>
        </w:rPr>
      </w:pPr>
      <w:bookmarkStart w:id="4538" w:name="_Toc35002606"/>
      <w:r>
        <w:rPr>
          <w:lang w:val="en-GB"/>
        </w:rPr>
        <w:t>Physical Architecture</w:t>
      </w:r>
      <w:bookmarkEnd w:id="4538"/>
    </w:p>
    <w:p w14:paraId="2B2D823C" w14:textId="77777777" w:rsidR="00591DDF" w:rsidRDefault="00591DDF" w:rsidP="00591DDF">
      <w:pPr>
        <w:pStyle w:val="Heading3"/>
        <w:tabs>
          <w:tab w:val="left" w:pos="851"/>
        </w:tabs>
      </w:pPr>
      <w:bookmarkStart w:id="4539" w:name="_Toc35002607"/>
      <w:bookmarkStart w:id="4540" w:name="_Toc521190393"/>
      <w:bookmarkStart w:id="4541" w:name="_Toc442860286"/>
      <w:bookmarkStart w:id="4542" w:name="_Toc444778246"/>
      <w:bookmarkEnd w:id="4536"/>
      <w:bookmarkEnd w:id="4537"/>
      <w:r>
        <w:t>E/E Architecture</w:t>
      </w:r>
      <w:bookmarkEnd w:id="4539"/>
    </w:p>
    <w:p w14:paraId="0BE9F2C5" w14:textId="4356BF95" w:rsidR="00591DDF" w:rsidRDefault="00591DDF" w:rsidP="00591DDF">
      <w:pPr>
        <w:pStyle w:val="Heading4"/>
        <w:tabs>
          <w:tab w:val="left" w:pos="851"/>
        </w:tabs>
      </w:pPr>
      <w:bookmarkStart w:id="4543" w:name="_Ref532397192"/>
      <w:bookmarkStart w:id="4544" w:name="_Toc35002608"/>
      <w:r>
        <w:t xml:space="preserve">E/E Architecture </w:t>
      </w:r>
      <w:r w:rsidRPr="009E3B7C">
        <w:t>Variants</w:t>
      </w:r>
      <w:bookmarkEnd w:id="4540"/>
      <w:bookmarkEnd w:id="4543"/>
      <w:bookmarkEnd w:id="4544"/>
    </w:p>
    <w:p w14:paraId="720094C9" w14:textId="0E4826A2" w:rsidR="00FB0913" w:rsidRDefault="00FB0913" w:rsidP="00FB0913">
      <w:r>
        <w:t>No Variants Defined</w:t>
      </w:r>
    </w:p>
    <w:p w14:paraId="7CED816E" w14:textId="77777777" w:rsidR="00FB0913" w:rsidRPr="00FB0913" w:rsidRDefault="00FB0913" w:rsidP="00FB0913"/>
    <w:tbl>
      <w:tblPr>
        <w:tblStyle w:val="TableGrid"/>
        <w:tblW w:w="10206" w:type="dxa"/>
        <w:tblInd w:w="-5" w:type="dxa"/>
        <w:tblLook w:val="0620" w:firstRow="1" w:lastRow="0" w:firstColumn="0" w:lastColumn="0" w:noHBand="1" w:noVBand="1"/>
      </w:tblPr>
      <w:tblGrid>
        <w:gridCol w:w="2492"/>
        <w:gridCol w:w="4567"/>
        <w:gridCol w:w="3147"/>
      </w:tblGrid>
      <w:tr w:rsidR="00173608" w:rsidRPr="009E3B7C" w14:paraId="37446A32" w14:textId="77777777" w:rsidTr="00445B84">
        <w:trPr>
          <w:trHeight w:val="314"/>
        </w:trPr>
        <w:tc>
          <w:tcPr>
            <w:tcW w:w="2492" w:type="dxa"/>
            <w:shd w:val="clear" w:color="auto" w:fill="D9D9D9" w:themeFill="background1" w:themeFillShade="D9"/>
          </w:tcPr>
          <w:p w14:paraId="144A8F3C" w14:textId="77777777" w:rsidR="00173608" w:rsidRPr="009E3B7C" w:rsidRDefault="00173608" w:rsidP="00B31F77">
            <w:pPr>
              <w:pStyle w:val="Caption"/>
              <w:rPr>
                <w:rFonts w:cs="Arial"/>
                <w:lang w:val="en-GB"/>
              </w:rPr>
            </w:pPr>
            <w:bookmarkStart w:id="4545" w:name="_Toc521190394"/>
            <w:r>
              <w:rPr>
                <w:rFonts w:cs="Arial"/>
                <w:lang w:val="en-GB"/>
              </w:rPr>
              <w:t xml:space="preserve">E/E Architecture </w:t>
            </w:r>
            <w:r w:rsidRPr="009E3B7C">
              <w:rPr>
                <w:rFonts w:cs="Arial"/>
                <w:lang w:val="en-GB"/>
              </w:rPr>
              <w:t>Variant Name</w:t>
            </w:r>
          </w:p>
        </w:tc>
        <w:tc>
          <w:tcPr>
            <w:tcW w:w="4567" w:type="dxa"/>
            <w:shd w:val="clear" w:color="auto" w:fill="D9D9D9" w:themeFill="background1" w:themeFillShade="D9"/>
          </w:tcPr>
          <w:p w14:paraId="0B65A566" w14:textId="77777777" w:rsidR="00173608" w:rsidRPr="009E3B7C" w:rsidRDefault="00173608" w:rsidP="00B31F77">
            <w:pPr>
              <w:pStyle w:val="Caption"/>
              <w:rPr>
                <w:rFonts w:cs="Arial"/>
                <w:lang w:val="en-GB"/>
              </w:rPr>
            </w:pPr>
            <w:r w:rsidRPr="009E3B7C">
              <w:rPr>
                <w:rFonts w:cs="Arial"/>
                <w:lang w:val="en-GB"/>
              </w:rPr>
              <w:t>Variant Description</w:t>
            </w:r>
          </w:p>
        </w:tc>
        <w:tc>
          <w:tcPr>
            <w:tcW w:w="3147" w:type="dxa"/>
            <w:shd w:val="clear" w:color="auto" w:fill="D9D9D9" w:themeFill="background1" w:themeFillShade="D9"/>
          </w:tcPr>
          <w:p w14:paraId="55870129" w14:textId="77777777" w:rsidR="00173608" w:rsidRPr="008F7552" w:rsidRDefault="00173608" w:rsidP="00B31F77">
            <w:pPr>
              <w:pStyle w:val="Caption"/>
              <w:rPr>
                <w:lang w:val="en-GB"/>
              </w:rPr>
            </w:pPr>
            <w:r>
              <w:rPr>
                <w:rFonts w:cs="Arial"/>
                <w:lang w:val="en-GB"/>
              </w:rPr>
              <w:t>Variant Condition</w:t>
            </w:r>
            <w:r>
              <w:rPr>
                <w:rFonts w:cs="Arial"/>
                <w:lang w:val="en-GB"/>
              </w:rPr>
              <w:br/>
            </w:r>
            <w:r w:rsidRPr="00930D36">
              <w:rPr>
                <w:b w:val="0"/>
                <w:sz w:val="18"/>
                <w:lang w:val="en-GB"/>
              </w:rPr>
              <w:t>(optional)</w:t>
            </w:r>
          </w:p>
        </w:tc>
      </w:tr>
      <w:tr w:rsidR="00173608" w:rsidRPr="00DF060F" w14:paraId="0EF86631" w14:textId="77777777" w:rsidTr="00445B84">
        <w:trPr>
          <w:trHeight w:val="64"/>
        </w:trPr>
        <w:tc>
          <w:tcPr>
            <w:tcW w:w="2492" w:type="dxa"/>
          </w:tcPr>
          <w:p w14:paraId="56AAD402" w14:textId="5709568F" w:rsidR="00173608" w:rsidRPr="005A69C9" w:rsidRDefault="00173608" w:rsidP="00B31F77">
            <w:pPr>
              <w:rPr>
                <w:rFonts w:cs="Arial"/>
              </w:rPr>
            </w:pPr>
          </w:p>
        </w:tc>
        <w:tc>
          <w:tcPr>
            <w:tcW w:w="4567" w:type="dxa"/>
          </w:tcPr>
          <w:p w14:paraId="72943461" w14:textId="77777777" w:rsidR="00173608" w:rsidRPr="009E3B7C" w:rsidRDefault="00173608" w:rsidP="00B31F77">
            <w:pPr>
              <w:overflowPunct/>
              <w:autoSpaceDE/>
              <w:autoSpaceDN/>
              <w:adjustRightInd/>
              <w:textAlignment w:val="center"/>
              <w:rPr>
                <w:rFonts w:cs="Arial"/>
              </w:rPr>
            </w:pPr>
          </w:p>
        </w:tc>
        <w:tc>
          <w:tcPr>
            <w:tcW w:w="3147" w:type="dxa"/>
          </w:tcPr>
          <w:p w14:paraId="4DA0054E" w14:textId="4FF72312" w:rsidR="00173608" w:rsidRPr="00C3633D" w:rsidRDefault="00173608" w:rsidP="00C3633D">
            <w:pPr>
              <w:overflowPunct/>
              <w:autoSpaceDE/>
              <w:autoSpaceDN/>
              <w:adjustRightInd/>
              <w:contextualSpacing/>
              <w:textAlignment w:val="auto"/>
              <w:rPr>
                <w:rFonts w:cs="Arial"/>
                <w:lang w:val="en-GB"/>
              </w:rPr>
            </w:pPr>
          </w:p>
        </w:tc>
      </w:tr>
      <w:tr w:rsidR="00173608" w:rsidRPr="00930D36" w14:paraId="4F7138EE" w14:textId="77777777" w:rsidTr="00445B84">
        <w:trPr>
          <w:trHeight w:val="64"/>
        </w:trPr>
        <w:tc>
          <w:tcPr>
            <w:tcW w:w="2492" w:type="dxa"/>
          </w:tcPr>
          <w:p w14:paraId="6A752C02" w14:textId="73A1F50A" w:rsidR="00173608" w:rsidRDefault="00173608" w:rsidP="00B31F77">
            <w:pPr>
              <w:rPr>
                <w:rFonts w:cs="Arial"/>
              </w:rPr>
            </w:pPr>
          </w:p>
        </w:tc>
        <w:tc>
          <w:tcPr>
            <w:tcW w:w="4567" w:type="dxa"/>
          </w:tcPr>
          <w:p w14:paraId="2C262A23" w14:textId="77777777" w:rsidR="00173608" w:rsidRPr="009E3B7C" w:rsidRDefault="00173608" w:rsidP="00B31F77">
            <w:pPr>
              <w:overflowPunct/>
              <w:autoSpaceDE/>
              <w:autoSpaceDN/>
              <w:adjustRightInd/>
              <w:textAlignment w:val="center"/>
              <w:rPr>
                <w:rFonts w:cs="Arial"/>
              </w:rPr>
            </w:pPr>
          </w:p>
        </w:tc>
        <w:tc>
          <w:tcPr>
            <w:tcW w:w="3147" w:type="dxa"/>
          </w:tcPr>
          <w:p w14:paraId="38F5F97E" w14:textId="1C4A90CE" w:rsidR="00173608" w:rsidRPr="00C3633D" w:rsidRDefault="00173608" w:rsidP="00C3633D">
            <w:pPr>
              <w:overflowPunct/>
              <w:autoSpaceDE/>
              <w:autoSpaceDN/>
              <w:adjustRightInd/>
              <w:contextualSpacing/>
              <w:textAlignment w:val="auto"/>
              <w:rPr>
                <w:rFonts w:cs="Arial"/>
                <w:lang w:val="en-GB"/>
              </w:rPr>
            </w:pPr>
          </w:p>
        </w:tc>
      </w:tr>
      <w:tr w:rsidR="00173608" w:rsidRPr="00DF060F" w14:paraId="00298BE9" w14:textId="77777777" w:rsidTr="00445B84">
        <w:trPr>
          <w:trHeight w:val="64"/>
        </w:trPr>
        <w:tc>
          <w:tcPr>
            <w:tcW w:w="2492" w:type="dxa"/>
          </w:tcPr>
          <w:p w14:paraId="45A1DA5A" w14:textId="77777777" w:rsidR="00173608" w:rsidRPr="005A69C9" w:rsidRDefault="00173608" w:rsidP="00B31F77">
            <w:pPr>
              <w:rPr>
                <w:rFonts w:cs="Arial"/>
              </w:rPr>
            </w:pPr>
          </w:p>
        </w:tc>
        <w:tc>
          <w:tcPr>
            <w:tcW w:w="4567" w:type="dxa"/>
          </w:tcPr>
          <w:p w14:paraId="6D428B01" w14:textId="77777777" w:rsidR="00173608" w:rsidRPr="009E3B7C" w:rsidRDefault="00173608" w:rsidP="00B31F77">
            <w:pPr>
              <w:overflowPunct/>
              <w:autoSpaceDE/>
              <w:autoSpaceDN/>
              <w:adjustRightInd/>
              <w:textAlignment w:val="center"/>
              <w:rPr>
                <w:rFonts w:cs="Arial"/>
              </w:rPr>
            </w:pPr>
          </w:p>
        </w:tc>
        <w:tc>
          <w:tcPr>
            <w:tcW w:w="3147" w:type="dxa"/>
          </w:tcPr>
          <w:p w14:paraId="2CDB9D2D" w14:textId="77777777" w:rsidR="00173608" w:rsidRPr="00DF060F" w:rsidRDefault="00173608" w:rsidP="00B31F77">
            <w:pPr>
              <w:rPr>
                <w:rFonts w:cs="Arial"/>
                <w:lang w:val="en-GB"/>
              </w:rPr>
            </w:pPr>
          </w:p>
        </w:tc>
      </w:tr>
      <w:tr w:rsidR="00173608" w:rsidRPr="00DF060F" w14:paraId="67E43142" w14:textId="77777777" w:rsidTr="00445B84">
        <w:trPr>
          <w:trHeight w:val="64"/>
        </w:trPr>
        <w:tc>
          <w:tcPr>
            <w:tcW w:w="2492" w:type="dxa"/>
          </w:tcPr>
          <w:p w14:paraId="54E924D6" w14:textId="77777777" w:rsidR="00173608" w:rsidRPr="005A69C9" w:rsidRDefault="00173608" w:rsidP="00B31F77">
            <w:pPr>
              <w:rPr>
                <w:rFonts w:cs="Arial"/>
              </w:rPr>
            </w:pPr>
          </w:p>
        </w:tc>
        <w:tc>
          <w:tcPr>
            <w:tcW w:w="4567" w:type="dxa"/>
          </w:tcPr>
          <w:p w14:paraId="0F37129E" w14:textId="77777777" w:rsidR="00173608" w:rsidRPr="009E3B7C" w:rsidRDefault="00173608" w:rsidP="00B31F77">
            <w:pPr>
              <w:overflowPunct/>
              <w:autoSpaceDE/>
              <w:autoSpaceDN/>
              <w:adjustRightInd/>
              <w:textAlignment w:val="center"/>
              <w:rPr>
                <w:rFonts w:cs="Arial"/>
              </w:rPr>
            </w:pPr>
          </w:p>
        </w:tc>
        <w:tc>
          <w:tcPr>
            <w:tcW w:w="3147" w:type="dxa"/>
          </w:tcPr>
          <w:p w14:paraId="4ED1F656" w14:textId="77777777" w:rsidR="00173608" w:rsidRDefault="00173608" w:rsidP="00B31F77">
            <w:pPr>
              <w:rPr>
                <w:rFonts w:cs="Arial"/>
                <w:lang w:val="en-GB"/>
              </w:rPr>
            </w:pPr>
          </w:p>
        </w:tc>
      </w:tr>
      <w:tr w:rsidR="00173608" w14:paraId="478CE311" w14:textId="77777777" w:rsidTr="00445B84">
        <w:trPr>
          <w:trHeight w:val="64"/>
        </w:trPr>
        <w:tc>
          <w:tcPr>
            <w:tcW w:w="2492" w:type="dxa"/>
          </w:tcPr>
          <w:p w14:paraId="3842A005" w14:textId="77777777" w:rsidR="00173608" w:rsidRPr="005A69C9" w:rsidRDefault="00173608" w:rsidP="00B31F77">
            <w:pPr>
              <w:rPr>
                <w:rFonts w:cs="Arial"/>
              </w:rPr>
            </w:pPr>
          </w:p>
        </w:tc>
        <w:tc>
          <w:tcPr>
            <w:tcW w:w="4567" w:type="dxa"/>
          </w:tcPr>
          <w:p w14:paraId="6F01C0FF" w14:textId="77777777" w:rsidR="00173608" w:rsidRPr="009E3B7C" w:rsidRDefault="00173608" w:rsidP="00B31F77">
            <w:pPr>
              <w:overflowPunct/>
              <w:autoSpaceDE/>
              <w:autoSpaceDN/>
              <w:adjustRightInd/>
              <w:textAlignment w:val="center"/>
              <w:rPr>
                <w:rFonts w:cs="Arial"/>
              </w:rPr>
            </w:pPr>
          </w:p>
        </w:tc>
        <w:tc>
          <w:tcPr>
            <w:tcW w:w="3147" w:type="dxa"/>
          </w:tcPr>
          <w:p w14:paraId="3155E708" w14:textId="77777777" w:rsidR="00173608" w:rsidRDefault="00173608" w:rsidP="00B31F77">
            <w:pPr>
              <w:rPr>
                <w:rFonts w:cs="Arial"/>
                <w:lang w:val="en-GB"/>
              </w:rPr>
            </w:pPr>
          </w:p>
        </w:tc>
      </w:tr>
      <w:tr w:rsidR="00173608" w14:paraId="5C104FCA" w14:textId="77777777" w:rsidTr="00445B84">
        <w:trPr>
          <w:trHeight w:val="64"/>
        </w:trPr>
        <w:tc>
          <w:tcPr>
            <w:tcW w:w="2492" w:type="dxa"/>
          </w:tcPr>
          <w:p w14:paraId="02EFCFC2" w14:textId="77777777" w:rsidR="00173608" w:rsidRPr="005A69C9" w:rsidRDefault="00173608" w:rsidP="00B31F77"/>
        </w:tc>
        <w:tc>
          <w:tcPr>
            <w:tcW w:w="4567" w:type="dxa"/>
          </w:tcPr>
          <w:p w14:paraId="4501EB04" w14:textId="77777777" w:rsidR="00173608" w:rsidRPr="009E3B7C" w:rsidRDefault="00173608" w:rsidP="00B31F77">
            <w:pPr>
              <w:overflowPunct/>
              <w:autoSpaceDE/>
              <w:autoSpaceDN/>
              <w:adjustRightInd/>
              <w:textAlignment w:val="center"/>
              <w:rPr>
                <w:rFonts w:cs="Arial"/>
              </w:rPr>
            </w:pPr>
          </w:p>
        </w:tc>
        <w:tc>
          <w:tcPr>
            <w:tcW w:w="3147" w:type="dxa"/>
          </w:tcPr>
          <w:p w14:paraId="75A1D25E" w14:textId="77777777" w:rsidR="00173608" w:rsidRDefault="00173608" w:rsidP="00B31F77">
            <w:pPr>
              <w:rPr>
                <w:rFonts w:cs="Arial"/>
                <w:lang w:val="en-GB"/>
              </w:rPr>
            </w:pPr>
          </w:p>
        </w:tc>
      </w:tr>
    </w:tbl>
    <w:p w14:paraId="78D1EB18" w14:textId="77777777" w:rsidR="00173608" w:rsidRPr="003E3741" w:rsidRDefault="00173608" w:rsidP="00173608">
      <w:pPr>
        <w:rPr>
          <w:rFonts w:cs="Arial"/>
        </w:rPr>
      </w:pPr>
    </w:p>
    <w:p w14:paraId="2834FB72" w14:textId="66084534" w:rsidR="00591DDF" w:rsidRPr="009E3B7C" w:rsidRDefault="00591DDF" w:rsidP="00591DDF">
      <w:pPr>
        <w:pStyle w:val="Heading5"/>
        <w:tabs>
          <w:tab w:val="clear" w:pos="1134"/>
          <w:tab w:val="left" w:pos="992"/>
        </w:tabs>
      </w:pPr>
      <w:bookmarkStart w:id="4546" w:name="_Toc35002609"/>
      <w:r>
        <w:lastRenderedPageBreak/>
        <w:t>E/E Architecture</w:t>
      </w:r>
      <w:bookmarkEnd w:id="4545"/>
      <w:bookmarkEnd w:id="4546"/>
    </w:p>
    <w:p w14:paraId="03F6EEE0" w14:textId="67AD644E" w:rsidR="00591DDF" w:rsidRPr="00FB0913" w:rsidRDefault="004F0BA5" w:rsidP="00FB0913">
      <w:pPr>
        <w:shd w:val="clear" w:color="auto" w:fill="D6E3BC" w:themeFill="accent3" w:themeFillTint="66"/>
        <w:rPr>
          <w:i/>
          <w:iCs/>
          <w:color w:val="808080" w:themeColor="text1" w:themeTint="7F"/>
        </w:rPr>
      </w:pPr>
      <w:r>
        <w:rPr>
          <w:noProof/>
        </w:rPr>
        <w:object w:dxaOrig="1440" w:dyaOrig="1440" w14:anchorId="41DBAC6F">
          <v:shape id="_x0000_s1091" type="#_x0000_t75" style="position:absolute;margin-left:6.4pt;margin-top:11.6pt;width:525.85pt;height:313.35pt;z-index:251707392;mso-position-horizontal-relative:text;mso-position-vertical-relative:text">
            <v:imagedata r:id="rId34" o:title=""/>
            <w10:wrap type="topAndBottom"/>
          </v:shape>
          <o:OLEObject Type="Embed" ProgID="Visio.Drawing.11" ShapeID="_x0000_s1091" DrawAspect="Content" ObjectID="_1706962421" r:id="rId90"/>
        </w:object>
      </w:r>
    </w:p>
    <w:p w14:paraId="55A8814E" w14:textId="550C9A00" w:rsidR="00591DDF" w:rsidRPr="009E3B7C" w:rsidRDefault="00591DDF" w:rsidP="00591DDF">
      <w:pPr>
        <w:rPr>
          <w:rFonts w:cs="Arial"/>
          <w:b/>
        </w:rPr>
      </w:pPr>
    </w:p>
    <w:p w14:paraId="7FE430EE" w14:textId="77777777" w:rsidR="00DF19B0" w:rsidRDefault="00DF19B0" w:rsidP="00DF19B0">
      <w:pPr>
        <w:pStyle w:val="Heading4"/>
        <w:keepNext w:val="0"/>
        <w:tabs>
          <w:tab w:val="clear" w:pos="1134"/>
          <w:tab w:val="left" w:pos="709"/>
          <w:tab w:val="left" w:pos="992"/>
        </w:tabs>
      </w:pPr>
      <w:bookmarkStart w:id="4547" w:name="_Toc481143810"/>
      <w:bookmarkStart w:id="4548" w:name="_Toc35002611"/>
      <w:bookmarkStart w:id="4549" w:name="_Toc521190398"/>
      <w:bookmarkEnd w:id="4541"/>
      <w:bookmarkEnd w:id="4542"/>
      <w:r w:rsidRPr="00B14A40">
        <w:t>E/E Components</w:t>
      </w:r>
      <w:bookmarkEnd w:id="4547"/>
      <w:bookmarkEnd w:id="4548"/>
    </w:p>
    <w:p w14:paraId="71D52429" w14:textId="77777777" w:rsidR="003C2489" w:rsidRDefault="003C2489" w:rsidP="003C2489"/>
    <w:tbl>
      <w:tblPr>
        <w:tblStyle w:val="TableGrid"/>
        <w:tblW w:w="10201" w:type="dxa"/>
        <w:tblInd w:w="0" w:type="dxa"/>
        <w:tblLook w:val="01E0" w:firstRow="1" w:lastRow="1" w:firstColumn="1" w:lastColumn="1" w:noHBand="0" w:noVBand="0"/>
      </w:tblPr>
      <w:tblGrid>
        <w:gridCol w:w="2093"/>
        <w:gridCol w:w="8108"/>
      </w:tblGrid>
      <w:tr w:rsidR="00DF19B0" w:rsidRPr="001B6F3D" w14:paraId="3EA21E6A" w14:textId="77777777" w:rsidTr="00AE665F">
        <w:tc>
          <w:tcPr>
            <w:tcW w:w="2093" w:type="dxa"/>
            <w:shd w:val="clear" w:color="auto" w:fill="D9D9D9" w:themeFill="background1" w:themeFillShade="D9"/>
          </w:tcPr>
          <w:p w14:paraId="18D93222" w14:textId="77777777" w:rsidR="00DF19B0" w:rsidRPr="0008696C" w:rsidRDefault="00DF19B0" w:rsidP="00AE665F">
            <w:r>
              <w:t>Component Name</w:t>
            </w:r>
          </w:p>
        </w:tc>
        <w:tc>
          <w:tcPr>
            <w:tcW w:w="8108" w:type="dxa"/>
            <w:shd w:val="clear" w:color="auto" w:fill="D9D9D9" w:themeFill="background1" w:themeFillShade="D9"/>
          </w:tcPr>
          <w:p w14:paraId="5F64F1EE" w14:textId="77777777" w:rsidR="00DF19B0" w:rsidRPr="0008696C" w:rsidRDefault="00DF19B0" w:rsidP="00AE665F">
            <w:pPr>
              <w:pStyle w:val="scriptNormal"/>
              <w:rPr>
                <w:b/>
                <w:color w:val="000000" w:themeColor="text1"/>
              </w:rPr>
            </w:pPr>
            <w:r w:rsidRPr="0008696C">
              <w:rPr>
                <w:b/>
                <w:color w:val="000000" w:themeColor="text1"/>
              </w:rPr>
              <w:t>Description</w:t>
            </w:r>
          </w:p>
        </w:tc>
      </w:tr>
      <w:tr w:rsidR="00DF19B0" w:rsidRPr="001B6F3D" w14:paraId="4C7D8D96" w14:textId="77777777" w:rsidTr="00AE665F">
        <w:tc>
          <w:tcPr>
            <w:tcW w:w="2093" w:type="dxa"/>
          </w:tcPr>
          <w:p w14:paraId="6C759203" w14:textId="77777777" w:rsidR="00DF19B0" w:rsidRPr="00B77171" w:rsidRDefault="003F0B90" w:rsidP="00AE665F">
            <w:pPr>
              <w:rPr>
                <w:sz w:val="16"/>
                <w:szCs w:val="16"/>
              </w:rPr>
            </w:pPr>
            <w:r>
              <w:rPr>
                <w:color w:val="000000" w:themeColor="text1"/>
              </w:rPr>
              <w:t>BCM</w:t>
            </w:r>
          </w:p>
        </w:tc>
        <w:tc>
          <w:tcPr>
            <w:tcW w:w="8108" w:type="dxa"/>
          </w:tcPr>
          <w:p w14:paraId="756F5E32" w14:textId="77777777" w:rsidR="00DF19B0" w:rsidRPr="0008696C" w:rsidRDefault="00DF19B0" w:rsidP="00AE665F">
            <w:pPr>
              <w:rPr>
                <w:color w:val="000000" w:themeColor="text1"/>
              </w:rPr>
            </w:pPr>
            <w:r w:rsidRPr="00B77171">
              <w:rPr>
                <w:color w:val="000000" w:themeColor="text1"/>
              </w:rPr>
              <w:t>Body Control Module</w:t>
            </w:r>
          </w:p>
        </w:tc>
      </w:tr>
      <w:tr w:rsidR="00DF19B0" w:rsidRPr="001B6F3D" w14:paraId="622C0DAF" w14:textId="77777777" w:rsidTr="00AE665F">
        <w:tc>
          <w:tcPr>
            <w:tcW w:w="2093" w:type="dxa"/>
          </w:tcPr>
          <w:p w14:paraId="07ADA337" w14:textId="77777777" w:rsidR="003F0B90" w:rsidRPr="0008696C" w:rsidRDefault="003F0B90" w:rsidP="00AE665F">
            <w:r>
              <w:t>PCM</w:t>
            </w:r>
          </w:p>
        </w:tc>
        <w:tc>
          <w:tcPr>
            <w:tcW w:w="8108" w:type="dxa"/>
          </w:tcPr>
          <w:p w14:paraId="2B5B21CA" w14:textId="77777777" w:rsidR="00DF19B0" w:rsidRPr="0008696C" w:rsidRDefault="003F0B90" w:rsidP="00AE665F">
            <w:pPr>
              <w:pStyle w:val="scriptNormal"/>
              <w:rPr>
                <w:color w:val="000000" w:themeColor="text1"/>
              </w:rPr>
            </w:pPr>
            <w:r>
              <w:rPr>
                <w:color w:val="000000" w:themeColor="text1"/>
              </w:rPr>
              <w:t>Powertrain Control Module</w:t>
            </w:r>
          </w:p>
        </w:tc>
      </w:tr>
      <w:tr w:rsidR="00DF19B0" w:rsidRPr="001B6F3D" w14:paraId="263C8961" w14:textId="77777777" w:rsidTr="00AE665F">
        <w:tc>
          <w:tcPr>
            <w:tcW w:w="2093" w:type="dxa"/>
          </w:tcPr>
          <w:p w14:paraId="4F15E178" w14:textId="77777777" w:rsidR="00DF19B0" w:rsidRPr="0008696C" w:rsidRDefault="003F0B90" w:rsidP="00AE665F">
            <w:r>
              <w:t>ITRM</w:t>
            </w:r>
          </w:p>
        </w:tc>
        <w:tc>
          <w:tcPr>
            <w:tcW w:w="8108" w:type="dxa"/>
          </w:tcPr>
          <w:p w14:paraId="15778BD8" w14:textId="77777777" w:rsidR="00DF19B0" w:rsidRPr="0008696C" w:rsidRDefault="003F0B90" w:rsidP="00AE665F">
            <w:pPr>
              <w:pStyle w:val="scriptNormal"/>
              <w:tabs>
                <w:tab w:val="clear" w:pos="3402"/>
                <w:tab w:val="clear" w:pos="4536"/>
                <w:tab w:val="clear" w:pos="5670"/>
                <w:tab w:val="clear" w:pos="6804"/>
                <w:tab w:val="clear" w:pos="7938"/>
                <w:tab w:val="clear" w:pos="9072"/>
                <w:tab w:val="left" w:pos="5280"/>
              </w:tabs>
              <w:rPr>
                <w:color w:val="000000" w:themeColor="text1"/>
              </w:rPr>
            </w:pPr>
            <w:r>
              <w:rPr>
                <w:color w:val="000000" w:themeColor="text1"/>
              </w:rPr>
              <w:t>Trailer Tow Module</w:t>
            </w:r>
          </w:p>
        </w:tc>
      </w:tr>
      <w:tr w:rsidR="00DF19B0" w:rsidRPr="001B6F3D" w14:paraId="68F37BD8" w14:textId="77777777" w:rsidTr="00AE665F">
        <w:tc>
          <w:tcPr>
            <w:tcW w:w="2093" w:type="dxa"/>
          </w:tcPr>
          <w:p w14:paraId="7B6F12A5" w14:textId="77777777" w:rsidR="00DF19B0" w:rsidRPr="0008696C" w:rsidRDefault="003F0B90" w:rsidP="00AE665F">
            <w:r>
              <w:t>ECG</w:t>
            </w:r>
          </w:p>
        </w:tc>
        <w:tc>
          <w:tcPr>
            <w:tcW w:w="8108" w:type="dxa"/>
          </w:tcPr>
          <w:p w14:paraId="6F2B3DEC" w14:textId="77777777" w:rsidR="00DF19B0" w:rsidRPr="0008696C" w:rsidRDefault="003F0B90" w:rsidP="00AE665F">
            <w:pPr>
              <w:pStyle w:val="scriptNormal"/>
              <w:rPr>
                <w:color w:val="000000" w:themeColor="text1"/>
              </w:rPr>
            </w:pPr>
            <w:r>
              <w:rPr>
                <w:color w:val="000000" w:themeColor="text1"/>
              </w:rPr>
              <w:t>Enhanced Gateway Module</w:t>
            </w:r>
          </w:p>
        </w:tc>
      </w:tr>
      <w:tr w:rsidR="003F0B90" w:rsidRPr="001B6F3D" w14:paraId="445561BB" w14:textId="77777777" w:rsidTr="00AE665F">
        <w:tc>
          <w:tcPr>
            <w:tcW w:w="2093" w:type="dxa"/>
          </w:tcPr>
          <w:p w14:paraId="4EBFD63A" w14:textId="77777777" w:rsidR="003F0B90" w:rsidRPr="0008696C" w:rsidRDefault="003F0B90" w:rsidP="00AE665F">
            <w:r>
              <w:t>APIM</w:t>
            </w:r>
          </w:p>
        </w:tc>
        <w:tc>
          <w:tcPr>
            <w:tcW w:w="8108" w:type="dxa"/>
          </w:tcPr>
          <w:p w14:paraId="308A4A69" w14:textId="77777777" w:rsidR="003F0B90" w:rsidRPr="0008696C" w:rsidRDefault="003F0B90" w:rsidP="00AE665F">
            <w:pPr>
              <w:pStyle w:val="scriptNormal"/>
              <w:rPr>
                <w:color w:val="000000" w:themeColor="text1"/>
              </w:rPr>
            </w:pPr>
            <w:r>
              <w:rPr>
                <w:color w:val="000000" w:themeColor="text1"/>
              </w:rPr>
              <w:t>SYNC User Interface</w:t>
            </w:r>
          </w:p>
        </w:tc>
      </w:tr>
      <w:tr w:rsidR="003F0B90" w:rsidRPr="001B6F3D" w14:paraId="52C0674D" w14:textId="77777777" w:rsidTr="00AE665F">
        <w:tc>
          <w:tcPr>
            <w:tcW w:w="2093" w:type="dxa"/>
          </w:tcPr>
          <w:p w14:paraId="1A9316A2" w14:textId="77777777" w:rsidR="003F0B90" w:rsidRPr="0008696C" w:rsidRDefault="003F0B90" w:rsidP="00AE665F">
            <w:r>
              <w:t>IPC</w:t>
            </w:r>
          </w:p>
        </w:tc>
        <w:tc>
          <w:tcPr>
            <w:tcW w:w="8108" w:type="dxa"/>
          </w:tcPr>
          <w:p w14:paraId="17D7F436" w14:textId="77777777" w:rsidR="003F0B90" w:rsidRPr="0008696C" w:rsidRDefault="003F0B90" w:rsidP="00AE665F">
            <w:pPr>
              <w:pStyle w:val="scriptNormal"/>
              <w:rPr>
                <w:color w:val="000000" w:themeColor="text1"/>
              </w:rPr>
            </w:pPr>
            <w:r>
              <w:rPr>
                <w:color w:val="000000" w:themeColor="text1"/>
              </w:rPr>
              <w:t>Instrument Panel Control</w:t>
            </w:r>
          </w:p>
        </w:tc>
      </w:tr>
      <w:tr w:rsidR="003F0B90" w:rsidRPr="001B6F3D" w14:paraId="248191FC" w14:textId="77777777" w:rsidTr="00AE665F">
        <w:tc>
          <w:tcPr>
            <w:tcW w:w="2093" w:type="dxa"/>
          </w:tcPr>
          <w:p w14:paraId="3A47CAD7" w14:textId="77777777" w:rsidR="003F0B90" w:rsidRPr="0008696C" w:rsidRDefault="003F0B90" w:rsidP="00AE665F"/>
        </w:tc>
        <w:tc>
          <w:tcPr>
            <w:tcW w:w="8108" w:type="dxa"/>
          </w:tcPr>
          <w:p w14:paraId="6F3D7A16" w14:textId="77777777" w:rsidR="003F0B90" w:rsidRPr="0008696C" w:rsidRDefault="003F0B90" w:rsidP="00AE665F">
            <w:pPr>
              <w:pStyle w:val="scriptNormal"/>
              <w:rPr>
                <w:color w:val="000000" w:themeColor="text1"/>
              </w:rPr>
            </w:pPr>
          </w:p>
        </w:tc>
      </w:tr>
    </w:tbl>
    <w:p w14:paraId="19CA2AEB" w14:textId="77777777" w:rsidR="00DF19B0" w:rsidRDefault="00DF19B0" w:rsidP="00DF19B0">
      <w:pPr>
        <w:pStyle w:val="Caption"/>
      </w:pPr>
      <w:bookmarkStart w:id="4550" w:name="_Toc34990633"/>
      <w:bookmarkStart w:id="4551" w:name="_Toc35002704"/>
      <w:bookmarkStart w:id="4552" w:name="_Toc444778291"/>
      <w:bookmarkStart w:id="4553" w:name="_Toc455752896"/>
      <w:bookmarkStart w:id="4554" w:name="_Toc520108489"/>
      <w:r>
        <w:t xml:space="preserve">Table </w:t>
      </w:r>
      <w:r w:rsidRPr="00DF19B0">
        <w:rPr>
          <w:rStyle w:val="TableChar"/>
        </w:rPr>
        <w:fldChar w:fldCharType="begin"/>
      </w:r>
      <w:r w:rsidRPr="00DF19B0">
        <w:rPr>
          <w:rStyle w:val="TableChar"/>
        </w:rPr>
        <w:instrText xml:space="preserve"> STYLEREF 1 \s </w:instrText>
      </w:r>
      <w:r w:rsidRPr="00DF19B0">
        <w:rPr>
          <w:rStyle w:val="TableChar"/>
        </w:rPr>
        <w:fldChar w:fldCharType="separate"/>
      </w:r>
      <w:r w:rsidR="00AE665F">
        <w:rPr>
          <w:rStyle w:val="TableChar"/>
          <w:noProof/>
        </w:rPr>
        <w:t>5</w:t>
      </w:r>
      <w:r w:rsidRPr="00DF19B0">
        <w:rPr>
          <w:rStyle w:val="TableChar"/>
        </w:rPr>
        <w:fldChar w:fldCharType="end"/>
      </w:r>
      <w:r w:rsidRPr="00DF19B0">
        <w:rPr>
          <w:rStyle w:val="TableChar"/>
        </w:rPr>
        <w:noBreakHyphen/>
      </w:r>
      <w:r w:rsidRPr="00DF19B0">
        <w:rPr>
          <w:rStyle w:val="TableChar"/>
        </w:rPr>
        <w:fldChar w:fldCharType="begin"/>
      </w:r>
      <w:r w:rsidRPr="00DF19B0">
        <w:rPr>
          <w:rStyle w:val="TableChar"/>
        </w:rPr>
        <w:instrText xml:space="preserve"> SEQ Table \* ARABIC \s 1 </w:instrText>
      </w:r>
      <w:r w:rsidRPr="00DF19B0">
        <w:rPr>
          <w:rStyle w:val="TableChar"/>
        </w:rPr>
        <w:fldChar w:fldCharType="separate"/>
      </w:r>
      <w:r w:rsidR="00AE665F">
        <w:rPr>
          <w:rStyle w:val="TableChar"/>
          <w:noProof/>
        </w:rPr>
        <w:t>24</w:t>
      </w:r>
      <w:r w:rsidRPr="00DF19B0">
        <w:rPr>
          <w:rStyle w:val="TableChar"/>
        </w:rPr>
        <w:fldChar w:fldCharType="end"/>
      </w:r>
      <w:r>
        <w:t xml:space="preserve">: </w:t>
      </w:r>
      <w:r w:rsidRPr="0008696C">
        <w:rPr>
          <w:color w:val="000000" w:themeColor="text1"/>
        </w:rPr>
        <w:t>Electrical Components</w:t>
      </w:r>
      <w:bookmarkEnd w:id="4550"/>
      <w:bookmarkEnd w:id="4551"/>
    </w:p>
    <w:bookmarkEnd w:id="4552"/>
    <w:bookmarkEnd w:id="4553"/>
    <w:bookmarkEnd w:id="4554"/>
    <w:p w14:paraId="7BDD3FF3" w14:textId="77777777" w:rsidR="00DF19B0" w:rsidRPr="008207B9" w:rsidRDefault="00DF19B0" w:rsidP="00DF19B0"/>
    <w:p w14:paraId="71EB5186" w14:textId="77777777" w:rsidR="00DF19B0" w:rsidRPr="00B14A40" w:rsidRDefault="00DF19B0" w:rsidP="00DF19B0">
      <w:pPr>
        <w:pStyle w:val="Heading4"/>
        <w:keepNext w:val="0"/>
        <w:tabs>
          <w:tab w:val="clear" w:pos="1134"/>
          <w:tab w:val="left" w:pos="709"/>
          <w:tab w:val="left" w:pos="992"/>
        </w:tabs>
      </w:pPr>
      <w:bookmarkStart w:id="4555" w:name="_Toc444778247"/>
      <w:bookmarkStart w:id="4556" w:name="_Toc481143811"/>
      <w:bookmarkStart w:id="4557" w:name="_Ref532376786"/>
      <w:bookmarkStart w:id="4558" w:name="_Ref22739178"/>
      <w:bookmarkStart w:id="4559" w:name="_Ref35001037"/>
      <w:bookmarkStart w:id="4560" w:name="_Toc35002612"/>
      <w:r w:rsidRPr="00B14A40">
        <w:t>E/E Connections</w:t>
      </w:r>
      <w:bookmarkEnd w:id="4555"/>
      <w:bookmarkEnd w:id="4556"/>
      <w:bookmarkEnd w:id="4557"/>
      <w:bookmarkEnd w:id="4558"/>
      <w:bookmarkEnd w:id="4559"/>
      <w:bookmarkEnd w:id="4560"/>
    </w:p>
    <w:p w14:paraId="19FE1515" w14:textId="77777777" w:rsidR="00DF19B0" w:rsidRDefault="00DF19B0" w:rsidP="00DF19B0"/>
    <w:tbl>
      <w:tblPr>
        <w:tblStyle w:val="TableGrid"/>
        <w:tblW w:w="10200" w:type="dxa"/>
        <w:tblInd w:w="0" w:type="dxa"/>
        <w:tblLayout w:type="fixed"/>
        <w:tblLook w:val="0620" w:firstRow="1" w:lastRow="0" w:firstColumn="0" w:lastColumn="0" w:noHBand="1" w:noVBand="1"/>
      </w:tblPr>
      <w:tblGrid>
        <w:gridCol w:w="2093"/>
        <w:gridCol w:w="1163"/>
        <w:gridCol w:w="1417"/>
        <w:gridCol w:w="1559"/>
        <w:gridCol w:w="2127"/>
        <w:gridCol w:w="1841"/>
      </w:tblGrid>
      <w:tr w:rsidR="00DF19B0" w:rsidRPr="001B6F3D" w14:paraId="082AF22A" w14:textId="77777777" w:rsidTr="00AE665F">
        <w:tc>
          <w:tcPr>
            <w:tcW w:w="2093" w:type="dxa"/>
            <w:shd w:val="clear" w:color="auto" w:fill="D9D9D9" w:themeFill="background1" w:themeFillShade="D9"/>
          </w:tcPr>
          <w:p w14:paraId="437B9228" w14:textId="77777777" w:rsidR="00DF19B0" w:rsidRPr="0008696C" w:rsidRDefault="00DF19B0" w:rsidP="00AE665F">
            <w:r w:rsidRPr="0008696C">
              <w:t>Connection Name</w:t>
            </w:r>
          </w:p>
        </w:tc>
        <w:tc>
          <w:tcPr>
            <w:tcW w:w="1163" w:type="dxa"/>
            <w:shd w:val="clear" w:color="auto" w:fill="D9D9D9" w:themeFill="background1" w:themeFillShade="D9"/>
          </w:tcPr>
          <w:p w14:paraId="76A2E5F7" w14:textId="77777777" w:rsidR="00DF19B0" w:rsidRPr="0008696C" w:rsidRDefault="00DF19B0" w:rsidP="00AE665F">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625D21F9" w14:textId="77777777" w:rsidR="00DF19B0" w:rsidRDefault="00DF19B0" w:rsidP="00AE665F">
            <w:pPr>
              <w:pStyle w:val="scriptNormal"/>
              <w:rPr>
                <w:b/>
                <w:color w:val="000000" w:themeColor="text1"/>
              </w:rPr>
            </w:pPr>
            <w:r>
              <w:rPr>
                <w:b/>
                <w:color w:val="000000" w:themeColor="text1"/>
              </w:rPr>
              <w:t>Protocol</w:t>
            </w:r>
          </w:p>
          <w:p w14:paraId="29ED475E" w14:textId="77777777" w:rsidR="00DF19B0" w:rsidRDefault="00DF19B0" w:rsidP="00AE665F">
            <w:pPr>
              <w:pStyle w:val="scriptNormal"/>
              <w:rPr>
                <w:color w:val="auto"/>
                <w:sz w:val="16"/>
              </w:rPr>
            </w:pPr>
          </w:p>
          <w:p w14:paraId="0ED7A8EF" w14:textId="77777777" w:rsidR="00DF19B0" w:rsidRDefault="00DF19B0" w:rsidP="00AE665F">
            <w:pPr>
              <w:pStyle w:val="scriptNormal"/>
              <w:rPr>
                <w:b/>
                <w:color w:val="000000" w:themeColor="text1"/>
              </w:rPr>
            </w:pPr>
            <w:r>
              <w:rPr>
                <w:color w:val="auto"/>
                <w:sz w:val="16"/>
              </w:rPr>
              <w:t>Only if ‘Connection Type’ is “Network”</w:t>
            </w:r>
            <w:r w:rsidRPr="00053F3C">
              <w:rPr>
                <w:color w:val="auto"/>
                <w:sz w:val="16"/>
              </w:rPr>
              <w:t>/”RF-Digital”</w:t>
            </w:r>
          </w:p>
        </w:tc>
        <w:tc>
          <w:tcPr>
            <w:tcW w:w="1559" w:type="dxa"/>
            <w:shd w:val="clear" w:color="auto" w:fill="D9D9D9" w:themeFill="background1" w:themeFillShade="D9"/>
          </w:tcPr>
          <w:p w14:paraId="02788CC1" w14:textId="77777777" w:rsidR="00DF19B0" w:rsidRDefault="00DF19B0" w:rsidP="00AE665F">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65BC76DE" w14:textId="77777777" w:rsidR="00DF19B0" w:rsidRDefault="00DF19B0" w:rsidP="00AE665F">
            <w:pPr>
              <w:pStyle w:val="scriptNormal"/>
              <w:rPr>
                <w:b/>
                <w:color w:val="000000" w:themeColor="text1"/>
              </w:rPr>
            </w:pPr>
            <w:r>
              <w:rPr>
                <w:b/>
                <w:color w:val="000000" w:themeColor="text1"/>
              </w:rPr>
              <w:t>Allocated Messages</w:t>
            </w:r>
          </w:p>
          <w:p w14:paraId="0A2909AE" w14:textId="77777777" w:rsidR="00DF19B0" w:rsidRDefault="00DF19B0" w:rsidP="00AE665F">
            <w:pPr>
              <w:pStyle w:val="scriptNormal"/>
              <w:rPr>
                <w:color w:val="auto"/>
                <w:sz w:val="16"/>
              </w:rPr>
            </w:pPr>
          </w:p>
          <w:p w14:paraId="63651952" w14:textId="77777777" w:rsidR="00DF19B0" w:rsidRPr="008D2226" w:rsidRDefault="00DF19B0" w:rsidP="00AE665F">
            <w:pPr>
              <w:pStyle w:val="scriptNormal"/>
              <w:rPr>
                <w:color w:val="000000" w:themeColor="text1"/>
              </w:rPr>
            </w:pPr>
            <w:r>
              <w:rPr>
                <w:color w:val="auto"/>
                <w:sz w:val="16"/>
              </w:rPr>
              <w:t>Only if ‘Connection Type’ is “Network”</w:t>
            </w:r>
            <w:r w:rsidRPr="00053F3C">
              <w:rPr>
                <w:color w:val="auto"/>
                <w:sz w:val="16"/>
              </w:rPr>
              <w:t>/”RF-Digital”</w:t>
            </w:r>
          </w:p>
        </w:tc>
        <w:tc>
          <w:tcPr>
            <w:tcW w:w="1841" w:type="dxa"/>
            <w:shd w:val="clear" w:color="auto" w:fill="D9D9D9" w:themeFill="background1" w:themeFillShade="D9"/>
          </w:tcPr>
          <w:p w14:paraId="38895913" w14:textId="77777777" w:rsidR="00DF19B0" w:rsidRPr="0008696C" w:rsidRDefault="00DF19B0" w:rsidP="00AE665F">
            <w:pPr>
              <w:pStyle w:val="scriptNormal"/>
              <w:rPr>
                <w:b/>
                <w:color w:val="000000" w:themeColor="text1"/>
              </w:rPr>
            </w:pPr>
            <w:r w:rsidRPr="0008696C">
              <w:rPr>
                <w:b/>
                <w:color w:val="000000" w:themeColor="text1"/>
              </w:rPr>
              <w:t>Connected Nodes</w:t>
            </w:r>
          </w:p>
        </w:tc>
      </w:tr>
      <w:tr w:rsidR="00DF19B0" w:rsidRPr="00922826" w14:paraId="59E8B671" w14:textId="77777777" w:rsidTr="00AE665F">
        <w:tc>
          <w:tcPr>
            <w:tcW w:w="2093" w:type="dxa"/>
            <w:shd w:val="clear" w:color="auto" w:fill="auto"/>
          </w:tcPr>
          <w:p w14:paraId="0343AC9D" w14:textId="3B5C9A93" w:rsidR="00DF19B0" w:rsidRPr="008D2226" w:rsidRDefault="00FB0913" w:rsidP="00FB0913">
            <w:pPr>
              <w:rPr>
                <w:color w:val="000000" w:themeColor="text1"/>
              </w:rPr>
            </w:pPr>
            <w:r>
              <w:rPr>
                <w:color w:val="000000" w:themeColor="text1"/>
              </w:rPr>
              <w:t>HS3</w:t>
            </w:r>
          </w:p>
        </w:tc>
        <w:sdt>
          <w:sdtPr>
            <w:rPr>
              <w:color w:val="000000" w:themeColor="text1"/>
            </w:rPr>
            <w:alias w:val="Connection Type"/>
            <w:tag w:val="Connection Type"/>
            <w:id w:val="1185867008"/>
            <w:placeholder>
              <w:docPart w:val="358BBABC5E614D9A88E0F771D6BF4654"/>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5641B769" w14:textId="2BE85CA7" w:rsidR="00DF19B0" w:rsidRPr="0008696C" w:rsidRDefault="00FB0913" w:rsidP="00AE665F">
                <w:pPr>
                  <w:rPr>
                    <w:color w:val="000000" w:themeColor="text1"/>
                  </w:rPr>
                </w:pPr>
                <w:r>
                  <w:rPr>
                    <w:color w:val="000000" w:themeColor="text1"/>
                  </w:rPr>
                  <w:t>Network</w:t>
                </w:r>
              </w:p>
            </w:tc>
          </w:sdtContent>
        </w:sdt>
        <w:sdt>
          <w:sdtPr>
            <w:rPr>
              <w:color w:val="000000" w:themeColor="text1"/>
            </w:rPr>
            <w:alias w:val="Protocol Type"/>
            <w:tag w:val="Protocol Type"/>
            <w:id w:val="-1517995927"/>
            <w:placeholder>
              <w:docPart w:val="E6018E3B39D845EBB45ECDF0A9857DC3"/>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32260FB7" w14:textId="2D0F4AB8" w:rsidR="00DF19B0" w:rsidRPr="0008696C" w:rsidRDefault="00FB0913" w:rsidP="00AE665F">
                <w:pPr>
                  <w:rPr>
                    <w:color w:val="000000" w:themeColor="text1"/>
                  </w:rPr>
                </w:pPr>
                <w:r>
                  <w:rPr>
                    <w:color w:val="000000" w:themeColor="text1"/>
                  </w:rPr>
                  <w:t>CAN (High Speed)</w:t>
                </w:r>
              </w:p>
            </w:tc>
          </w:sdtContent>
        </w:sdt>
        <w:tc>
          <w:tcPr>
            <w:tcW w:w="1559" w:type="dxa"/>
          </w:tcPr>
          <w:p w14:paraId="79359E6B" w14:textId="53DE0ADB" w:rsidR="00DF19B0" w:rsidRPr="00C25DE3" w:rsidRDefault="00FB0913" w:rsidP="00AE665F">
            <w:pPr>
              <w:rPr>
                <w:color w:val="000000" w:themeColor="text1"/>
              </w:rPr>
            </w:pPr>
            <w:r w:rsidRPr="001C0FC1">
              <w:rPr>
                <w:rFonts w:cs="Arial"/>
                <w:iCs/>
              </w:rPr>
              <w:t>High speed</w:t>
            </w:r>
            <w:r>
              <w:rPr>
                <w:rFonts w:cs="Arial"/>
                <w:iCs/>
              </w:rPr>
              <w:t xml:space="preserve"> 3</w:t>
            </w:r>
            <w:r w:rsidRPr="001C0FC1">
              <w:rPr>
                <w:rFonts w:cs="Arial"/>
                <w:iCs/>
              </w:rPr>
              <w:t xml:space="preserve"> CAN network</w:t>
            </w:r>
          </w:p>
        </w:tc>
        <w:tc>
          <w:tcPr>
            <w:tcW w:w="2127" w:type="dxa"/>
            <w:shd w:val="clear" w:color="auto" w:fill="auto"/>
          </w:tcPr>
          <w:p w14:paraId="7B3C6FF6" w14:textId="03EB4A47" w:rsidR="00FB0913" w:rsidRPr="000C6A5D" w:rsidRDefault="00FB0913" w:rsidP="00FB0913">
            <w:pPr>
              <w:rPr>
                <w:rFonts w:cs="Arial"/>
                <w:sz w:val="16"/>
                <w:szCs w:val="16"/>
              </w:rPr>
            </w:pPr>
            <w:r w:rsidRPr="00362FD1">
              <w:rPr>
                <w:rFonts w:cs="Arial"/>
                <w:iCs/>
              </w:rPr>
              <w:t>Trailerinfo_HS3</w:t>
            </w:r>
          </w:p>
        </w:tc>
        <w:tc>
          <w:tcPr>
            <w:tcW w:w="1841" w:type="dxa"/>
          </w:tcPr>
          <w:p w14:paraId="58A03810" w14:textId="11EA3074" w:rsidR="00DF19B0" w:rsidRDefault="00FB0913" w:rsidP="00AE665F">
            <w:pPr>
              <w:rPr>
                <w:color w:val="000000" w:themeColor="text1"/>
              </w:rPr>
            </w:pPr>
            <w:r>
              <w:rPr>
                <w:color w:val="000000" w:themeColor="text1"/>
              </w:rPr>
              <w:t>TRM_ITRM, GWM_ECG</w:t>
            </w:r>
          </w:p>
          <w:p w14:paraId="159395DB" w14:textId="77777777" w:rsidR="00DF19B0" w:rsidRPr="0008696C" w:rsidRDefault="00DF19B0" w:rsidP="00AE665F">
            <w:pPr>
              <w:rPr>
                <w:color w:val="000000" w:themeColor="text1"/>
              </w:rPr>
            </w:pPr>
          </w:p>
        </w:tc>
      </w:tr>
      <w:tr w:rsidR="00DF19B0" w:rsidRPr="00922826" w14:paraId="0DBB34F6" w14:textId="77777777" w:rsidTr="00AE665F">
        <w:tc>
          <w:tcPr>
            <w:tcW w:w="2093" w:type="dxa"/>
          </w:tcPr>
          <w:p w14:paraId="4FABFC9E" w14:textId="66CF1A86" w:rsidR="00DF19B0" w:rsidRPr="008D2226" w:rsidRDefault="00FB0913" w:rsidP="00AE665F">
            <w:pPr>
              <w:rPr>
                <w:color w:val="000000" w:themeColor="text1"/>
              </w:rPr>
            </w:pPr>
            <w:r>
              <w:rPr>
                <w:color w:val="000000" w:themeColor="text1"/>
              </w:rPr>
              <w:t>CAN FD1</w:t>
            </w:r>
          </w:p>
        </w:tc>
        <w:sdt>
          <w:sdtPr>
            <w:rPr>
              <w:color w:val="000000" w:themeColor="text1"/>
            </w:rPr>
            <w:alias w:val="Connection Type"/>
            <w:tag w:val="Connection Type"/>
            <w:id w:val="-500740752"/>
            <w:placeholder>
              <w:docPart w:val="E09FE44AB8EE40AAAA500FD38EA403BE"/>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14072500" w14:textId="77777777" w:rsidR="00DF19B0" w:rsidRDefault="00DF19B0" w:rsidP="00AE665F">
                <w:pPr>
                  <w:rPr>
                    <w:color w:val="000000" w:themeColor="text1"/>
                  </w:rPr>
                </w:pPr>
                <w:r>
                  <w:rPr>
                    <w:color w:val="000000" w:themeColor="text1"/>
                  </w:rPr>
                  <w:t>Network</w:t>
                </w:r>
              </w:p>
            </w:tc>
          </w:sdtContent>
        </w:sdt>
        <w:sdt>
          <w:sdtPr>
            <w:rPr>
              <w:color w:val="000000" w:themeColor="text1"/>
            </w:rPr>
            <w:alias w:val="Protocol Type"/>
            <w:tag w:val="Protocol Type"/>
            <w:id w:val="718629880"/>
            <w:placeholder>
              <w:docPart w:val="62280D0344FC40F9BB978D7A94124DAE"/>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71231E2E" w14:textId="7A1A2404" w:rsidR="00DF19B0" w:rsidRDefault="00FB0913" w:rsidP="00AE665F">
                <w:pPr>
                  <w:rPr>
                    <w:color w:val="000000" w:themeColor="text1"/>
                  </w:rPr>
                </w:pPr>
                <w:r>
                  <w:rPr>
                    <w:color w:val="000000" w:themeColor="text1"/>
                  </w:rPr>
                  <w:t>CAN FD</w:t>
                </w:r>
              </w:p>
            </w:tc>
          </w:sdtContent>
        </w:sdt>
        <w:tc>
          <w:tcPr>
            <w:tcW w:w="1559" w:type="dxa"/>
          </w:tcPr>
          <w:p w14:paraId="6B49B8DA" w14:textId="1EE6481F" w:rsidR="00DF19B0" w:rsidRDefault="00362FD1" w:rsidP="00AE665F">
            <w:pPr>
              <w:rPr>
                <w:color w:val="000000" w:themeColor="text1"/>
              </w:rPr>
            </w:pPr>
            <w:r>
              <w:rPr>
                <w:rFonts w:cs="Arial"/>
                <w:iCs/>
              </w:rPr>
              <w:t>CAN – Flexible Data-rate</w:t>
            </w:r>
          </w:p>
        </w:tc>
        <w:tc>
          <w:tcPr>
            <w:tcW w:w="2127" w:type="dxa"/>
          </w:tcPr>
          <w:p w14:paraId="06458400" w14:textId="2D634033" w:rsidR="00DF19B0" w:rsidRDefault="00362FD1" w:rsidP="00AE665F">
            <w:pPr>
              <w:rPr>
                <w:color w:val="000000" w:themeColor="text1"/>
              </w:rPr>
            </w:pPr>
            <w:r>
              <w:rPr>
                <w:color w:val="000000" w:themeColor="text1"/>
              </w:rPr>
              <w:t>TransGearData</w:t>
            </w:r>
          </w:p>
        </w:tc>
        <w:tc>
          <w:tcPr>
            <w:tcW w:w="1841" w:type="dxa"/>
          </w:tcPr>
          <w:p w14:paraId="33E5B0C5" w14:textId="3028BA81" w:rsidR="00DF19B0" w:rsidRPr="0008696C" w:rsidRDefault="00362FD1" w:rsidP="00AE665F">
            <w:pPr>
              <w:rPr>
                <w:color w:val="000000" w:themeColor="text1"/>
              </w:rPr>
            </w:pPr>
            <w:r>
              <w:rPr>
                <w:color w:val="000000" w:themeColor="text1"/>
              </w:rPr>
              <w:t>PCM TCM_DSL, GWM_ECG</w:t>
            </w:r>
          </w:p>
        </w:tc>
      </w:tr>
      <w:tr w:rsidR="00362FD1" w:rsidRPr="00922826" w14:paraId="6FCA2AD8" w14:textId="77777777" w:rsidTr="00AE665F">
        <w:tc>
          <w:tcPr>
            <w:tcW w:w="2093" w:type="dxa"/>
          </w:tcPr>
          <w:p w14:paraId="7A8B01CA" w14:textId="70641CD4" w:rsidR="00362FD1" w:rsidRDefault="00362FD1" w:rsidP="00362FD1">
            <w:pPr>
              <w:rPr>
                <w:color w:val="000000" w:themeColor="text1"/>
              </w:rPr>
            </w:pPr>
            <w:r>
              <w:rPr>
                <w:color w:val="000000" w:themeColor="text1"/>
              </w:rPr>
              <w:lastRenderedPageBreak/>
              <w:t>CAN FD1</w:t>
            </w:r>
          </w:p>
        </w:tc>
        <w:sdt>
          <w:sdtPr>
            <w:rPr>
              <w:color w:val="000000" w:themeColor="text1"/>
            </w:rPr>
            <w:alias w:val="Connection Type"/>
            <w:tag w:val="Connection Type"/>
            <w:id w:val="-1399973539"/>
            <w:placeholder>
              <w:docPart w:val="169CEF607F174CFF8344EF4FBB0B6D97"/>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41D08DE8" w14:textId="4BB2DC3D" w:rsidR="00362FD1" w:rsidRDefault="00362FD1" w:rsidP="00362FD1">
                <w:pPr>
                  <w:rPr>
                    <w:color w:val="000000" w:themeColor="text1"/>
                  </w:rPr>
                </w:pPr>
                <w:r>
                  <w:rPr>
                    <w:color w:val="000000" w:themeColor="text1"/>
                  </w:rPr>
                  <w:t>Network</w:t>
                </w:r>
              </w:p>
            </w:tc>
          </w:sdtContent>
        </w:sdt>
        <w:sdt>
          <w:sdtPr>
            <w:rPr>
              <w:color w:val="000000" w:themeColor="text1"/>
            </w:rPr>
            <w:alias w:val="Protocol Type"/>
            <w:tag w:val="Protocol Type"/>
            <w:id w:val="1329867663"/>
            <w:placeholder>
              <w:docPart w:val="38414CBDC427409D83144CEA75909283"/>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78E0C9EE" w14:textId="10162E60" w:rsidR="00362FD1" w:rsidRDefault="00362FD1" w:rsidP="00362FD1">
                <w:pPr>
                  <w:rPr>
                    <w:color w:val="000000" w:themeColor="text1"/>
                  </w:rPr>
                </w:pPr>
                <w:r>
                  <w:rPr>
                    <w:color w:val="000000" w:themeColor="text1"/>
                  </w:rPr>
                  <w:t>CAN FD</w:t>
                </w:r>
              </w:p>
            </w:tc>
          </w:sdtContent>
        </w:sdt>
        <w:tc>
          <w:tcPr>
            <w:tcW w:w="1559" w:type="dxa"/>
          </w:tcPr>
          <w:p w14:paraId="62AFA8B1" w14:textId="09A54CF0" w:rsidR="00362FD1" w:rsidRDefault="00362FD1" w:rsidP="00362FD1">
            <w:pPr>
              <w:rPr>
                <w:rFonts w:cs="Arial"/>
                <w:iCs/>
              </w:rPr>
            </w:pPr>
            <w:r>
              <w:rPr>
                <w:rFonts w:cs="Arial"/>
                <w:iCs/>
              </w:rPr>
              <w:t>CAN – Flexible Data-rate</w:t>
            </w:r>
          </w:p>
        </w:tc>
        <w:tc>
          <w:tcPr>
            <w:tcW w:w="2127" w:type="dxa"/>
          </w:tcPr>
          <w:p w14:paraId="07E78A9C" w14:textId="059379DA" w:rsidR="00362FD1" w:rsidRDefault="00362FD1" w:rsidP="00362FD1">
            <w:pPr>
              <w:rPr>
                <w:color w:val="000000" w:themeColor="text1"/>
              </w:rPr>
            </w:pPr>
            <w:r>
              <w:rPr>
                <w:color w:val="000000" w:themeColor="text1"/>
              </w:rPr>
              <w:t>Battery_Mgmt_3</w:t>
            </w:r>
          </w:p>
        </w:tc>
        <w:tc>
          <w:tcPr>
            <w:tcW w:w="1841" w:type="dxa"/>
          </w:tcPr>
          <w:p w14:paraId="58BD4342" w14:textId="50949128" w:rsidR="00362FD1" w:rsidRDefault="00362FD1" w:rsidP="00362FD1">
            <w:pPr>
              <w:rPr>
                <w:color w:val="000000" w:themeColor="text1"/>
              </w:rPr>
            </w:pPr>
            <w:r>
              <w:rPr>
                <w:color w:val="000000" w:themeColor="text1"/>
              </w:rPr>
              <w:t>BCM, GWM_ECG</w:t>
            </w:r>
          </w:p>
        </w:tc>
      </w:tr>
      <w:tr w:rsidR="00362FD1" w:rsidRPr="00922826" w14:paraId="25A5FA6E" w14:textId="77777777" w:rsidTr="00AE665F">
        <w:tc>
          <w:tcPr>
            <w:tcW w:w="2093" w:type="dxa"/>
          </w:tcPr>
          <w:p w14:paraId="5A47C4AB" w14:textId="54293A01" w:rsidR="00362FD1" w:rsidRDefault="00362FD1" w:rsidP="00362FD1">
            <w:pPr>
              <w:rPr>
                <w:color w:val="000000" w:themeColor="text1"/>
              </w:rPr>
            </w:pPr>
            <w:r>
              <w:rPr>
                <w:color w:val="000000" w:themeColor="text1"/>
              </w:rPr>
              <w:t>CAN FD1</w:t>
            </w:r>
          </w:p>
        </w:tc>
        <w:sdt>
          <w:sdtPr>
            <w:rPr>
              <w:color w:val="000000" w:themeColor="text1"/>
            </w:rPr>
            <w:alias w:val="Connection Type"/>
            <w:tag w:val="Connection Type"/>
            <w:id w:val="-425812653"/>
            <w:placeholder>
              <w:docPart w:val="209F2B1D642B47E4A8D6A0E9089FAB23"/>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0E50C3D8" w14:textId="4CA3211D" w:rsidR="00362FD1" w:rsidRDefault="00362FD1" w:rsidP="00362FD1">
                <w:pPr>
                  <w:rPr>
                    <w:color w:val="000000" w:themeColor="text1"/>
                  </w:rPr>
                </w:pPr>
                <w:r>
                  <w:rPr>
                    <w:color w:val="000000" w:themeColor="text1"/>
                  </w:rPr>
                  <w:t>Network</w:t>
                </w:r>
              </w:p>
            </w:tc>
          </w:sdtContent>
        </w:sdt>
        <w:sdt>
          <w:sdtPr>
            <w:rPr>
              <w:color w:val="000000" w:themeColor="text1"/>
            </w:rPr>
            <w:alias w:val="Protocol Type"/>
            <w:tag w:val="Protocol Type"/>
            <w:id w:val="-922954114"/>
            <w:placeholder>
              <w:docPart w:val="88BA22C0A574432C8900179D56FB215D"/>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4B75E247" w14:textId="38AF6E10" w:rsidR="00362FD1" w:rsidRDefault="00362FD1" w:rsidP="00362FD1">
                <w:pPr>
                  <w:rPr>
                    <w:color w:val="000000" w:themeColor="text1"/>
                  </w:rPr>
                </w:pPr>
                <w:r>
                  <w:rPr>
                    <w:color w:val="000000" w:themeColor="text1"/>
                  </w:rPr>
                  <w:t>CAN FD</w:t>
                </w:r>
              </w:p>
            </w:tc>
          </w:sdtContent>
        </w:sdt>
        <w:tc>
          <w:tcPr>
            <w:tcW w:w="1559" w:type="dxa"/>
          </w:tcPr>
          <w:p w14:paraId="0476891A" w14:textId="7EC47F6F" w:rsidR="00362FD1" w:rsidRDefault="00362FD1" w:rsidP="00362FD1">
            <w:pPr>
              <w:rPr>
                <w:rFonts w:cs="Arial"/>
                <w:iCs/>
              </w:rPr>
            </w:pPr>
            <w:r>
              <w:rPr>
                <w:rFonts w:cs="Arial"/>
                <w:iCs/>
              </w:rPr>
              <w:t>CAN – Flexible Data-rate</w:t>
            </w:r>
          </w:p>
        </w:tc>
        <w:tc>
          <w:tcPr>
            <w:tcW w:w="2127" w:type="dxa"/>
          </w:tcPr>
          <w:p w14:paraId="52764C9D" w14:textId="610AD73F" w:rsidR="00362FD1" w:rsidRDefault="00362FD1" w:rsidP="00362FD1">
            <w:pPr>
              <w:rPr>
                <w:color w:val="000000" w:themeColor="text1"/>
              </w:rPr>
            </w:pPr>
            <w:r>
              <w:rPr>
                <w:color w:val="000000" w:themeColor="text1"/>
              </w:rPr>
              <w:t>BodyInfo_3</w:t>
            </w:r>
          </w:p>
        </w:tc>
        <w:tc>
          <w:tcPr>
            <w:tcW w:w="1841" w:type="dxa"/>
          </w:tcPr>
          <w:p w14:paraId="1F65F648" w14:textId="37884BF2" w:rsidR="00362FD1" w:rsidRDefault="00362FD1" w:rsidP="00362FD1">
            <w:pPr>
              <w:rPr>
                <w:color w:val="000000" w:themeColor="text1"/>
              </w:rPr>
            </w:pPr>
            <w:r>
              <w:rPr>
                <w:color w:val="000000" w:themeColor="text1"/>
              </w:rPr>
              <w:t>BCM, GWM_ECG</w:t>
            </w:r>
          </w:p>
        </w:tc>
      </w:tr>
      <w:tr w:rsidR="00362FD1" w:rsidRPr="00922826" w14:paraId="089BCECD" w14:textId="77777777" w:rsidTr="00AE665F">
        <w:tc>
          <w:tcPr>
            <w:tcW w:w="2093" w:type="dxa"/>
          </w:tcPr>
          <w:p w14:paraId="65E42D1B" w14:textId="77777777" w:rsidR="00362FD1" w:rsidRPr="004A1170" w:rsidRDefault="00362FD1" w:rsidP="00362FD1">
            <w:pPr>
              <w:rPr>
                <w:rFonts w:cs="Arial"/>
              </w:rPr>
            </w:pPr>
          </w:p>
        </w:tc>
        <w:tc>
          <w:tcPr>
            <w:tcW w:w="1163" w:type="dxa"/>
          </w:tcPr>
          <w:p w14:paraId="7DA3586B" w14:textId="77777777" w:rsidR="00362FD1" w:rsidRPr="0008696C" w:rsidRDefault="00362FD1" w:rsidP="00362FD1">
            <w:pPr>
              <w:rPr>
                <w:color w:val="000000" w:themeColor="text1"/>
              </w:rPr>
            </w:pPr>
          </w:p>
        </w:tc>
        <w:tc>
          <w:tcPr>
            <w:tcW w:w="1417" w:type="dxa"/>
          </w:tcPr>
          <w:p w14:paraId="7E840B7C" w14:textId="77777777" w:rsidR="00362FD1" w:rsidRPr="0008696C" w:rsidRDefault="00362FD1" w:rsidP="00362FD1">
            <w:pPr>
              <w:rPr>
                <w:color w:val="000000" w:themeColor="text1"/>
              </w:rPr>
            </w:pPr>
          </w:p>
        </w:tc>
        <w:tc>
          <w:tcPr>
            <w:tcW w:w="1559" w:type="dxa"/>
          </w:tcPr>
          <w:p w14:paraId="2AB995C0" w14:textId="77777777" w:rsidR="00362FD1" w:rsidRPr="0008696C" w:rsidRDefault="00362FD1" w:rsidP="00362FD1">
            <w:pPr>
              <w:rPr>
                <w:color w:val="000000" w:themeColor="text1"/>
              </w:rPr>
            </w:pPr>
          </w:p>
        </w:tc>
        <w:tc>
          <w:tcPr>
            <w:tcW w:w="2127" w:type="dxa"/>
          </w:tcPr>
          <w:p w14:paraId="2CB2AA69" w14:textId="77777777" w:rsidR="00362FD1" w:rsidRPr="0008696C" w:rsidRDefault="00362FD1" w:rsidP="00362FD1">
            <w:pPr>
              <w:rPr>
                <w:color w:val="000000" w:themeColor="text1"/>
              </w:rPr>
            </w:pPr>
          </w:p>
        </w:tc>
        <w:tc>
          <w:tcPr>
            <w:tcW w:w="1841" w:type="dxa"/>
          </w:tcPr>
          <w:p w14:paraId="5D4058CE" w14:textId="77777777" w:rsidR="00362FD1" w:rsidRPr="0008696C" w:rsidRDefault="00362FD1" w:rsidP="00362FD1">
            <w:pPr>
              <w:rPr>
                <w:color w:val="000000" w:themeColor="text1"/>
              </w:rPr>
            </w:pPr>
          </w:p>
        </w:tc>
      </w:tr>
    </w:tbl>
    <w:p w14:paraId="5C593A87" w14:textId="3BBFEAB8" w:rsidR="00DF19B0" w:rsidRDefault="00DF19B0" w:rsidP="00DF19B0">
      <w:pPr>
        <w:pStyle w:val="Caption"/>
        <w:rPr>
          <w:color w:val="000000" w:themeColor="text1"/>
        </w:rPr>
      </w:pPr>
      <w:bookmarkStart w:id="4561" w:name="_Toc444778292"/>
      <w:bookmarkStart w:id="4562" w:name="_Toc455752897"/>
      <w:bookmarkStart w:id="4563" w:name="_Toc520108490"/>
      <w:bookmarkStart w:id="4564" w:name="_Toc34990634"/>
      <w:bookmarkStart w:id="4565" w:name="_Toc35002705"/>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AE665F">
        <w:rPr>
          <w:noProof/>
          <w:color w:val="000000" w:themeColor="text1"/>
        </w:rPr>
        <w:t>5</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sidR="00AE665F">
        <w:rPr>
          <w:noProof/>
          <w:color w:val="000000" w:themeColor="text1"/>
        </w:rPr>
        <w:t>25</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4561"/>
      <w:bookmarkEnd w:id="4562"/>
      <w:bookmarkEnd w:id="4563"/>
      <w:bookmarkEnd w:id="4564"/>
      <w:bookmarkEnd w:id="4565"/>
    </w:p>
    <w:p w14:paraId="4C9C5E6C" w14:textId="58D900FD" w:rsidR="00362FD1" w:rsidRDefault="00362FD1" w:rsidP="00362FD1"/>
    <w:p w14:paraId="5FA54A98" w14:textId="7450E3BA" w:rsidR="00362FD1" w:rsidRDefault="00906759" w:rsidP="00362FD1">
      <w:pPr>
        <w:pStyle w:val="Heading5"/>
        <w:numPr>
          <w:ilvl w:val="4"/>
          <w:numId w:val="5"/>
        </w:numPr>
        <w:spacing w:line="240" w:lineRule="atLeast"/>
        <w:ind w:left="0"/>
      </w:pPr>
      <w:r>
        <w:t>HS3</w:t>
      </w:r>
      <w:r w:rsidR="00362FD1">
        <w:t xml:space="preserve"> CAN message list</w:t>
      </w:r>
    </w:p>
    <w:p w14:paraId="632B9EB4" w14:textId="77777777" w:rsidR="00362FD1" w:rsidRPr="00544E72" w:rsidRDefault="00362FD1" w:rsidP="00362FD1">
      <w:pPr>
        <w:spacing w:line="240" w:lineRule="atLeast"/>
      </w:pPr>
    </w:p>
    <w:tbl>
      <w:tblPr>
        <w:tblStyle w:val="TableGrid"/>
        <w:tblW w:w="10490" w:type="dxa"/>
        <w:tblInd w:w="-34" w:type="dxa"/>
        <w:tblLayout w:type="fixed"/>
        <w:tblLook w:val="0620" w:firstRow="1" w:lastRow="0" w:firstColumn="0" w:lastColumn="0" w:noHBand="1" w:noVBand="1"/>
      </w:tblPr>
      <w:tblGrid>
        <w:gridCol w:w="1702"/>
        <w:gridCol w:w="708"/>
        <w:gridCol w:w="1560"/>
        <w:gridCol w:w="919"/>
        <w:gridCol w:w="2908"/>
        <w:gridCol w:w="1412"/>
        <w:gridCol w:w="1281"/>
      </w:tblGrid>
      <w:tr w:rsidR="00362FD1" w:rsidRPr="00C94E47" w14:paraId="70617E25" w14:textId="77777777" w:rsidTr="00A967DB">
        <w:trPr>
          <w:trHeight w:val="166"/>
        </w:trPr>
        <w:tc>
          <w:tcPr>
            <w:tcW w:w="1702" w:type="dxa"/>
            <w:shd w:val="clear" w:color="auto" w:fill="BFBFBF" w:themeFill="background1" w:themeFillShade="BF"/>
          </w:tcPr>
          <w:p w14:paraId="1B745867" w14:textId="77777777" w:rsidR="00362FD1" w:rsidRPr="00C94E47" w:rsidRDefault="00362FD1" w:rsidP="004A67BF">
            <w:pPr>
              <w:spacing w:line="240" w:lineRule="atLeast"/>
              <w:rPr>
                <w:rFonts w:cs="Arial"/>
                <w:b/>
              </w:rPr>
            </w:pPr>
            <w:r w:rsidRPr="00C94E47">
              <w:rPr>
                <w:rFonts w:cs="Arial"/>
                <w:b/>
              </w:rPr>
              <w:t>Message Name</w:t>
            </w:r>
          </w:p>
        </w:tc>
        <w:tc>
          <w:tcPr>
            <w:tcW w:w="708" w:type="dxa"/>
            <w:shd w:val="clear" w:color="auto" w:fill="BFBFBF" w:themeFill="background1" w:themeFillShade="BF"/>
          </w:tcPr>
          <w:p w14:paraId="5970284E" w14:textId="77777777" w:rsidR="00362FD1" w:rsidRPr="00C94E47" w:rsidRDefault="00362FD1" w:rsidP="004A67BF">
            <w:pPr>
              <w:spacing w:line="240" w:lineRule="atLeast"/>
              <w:rPr>
                <w:rFonts w:cs="Arial"/>
                <w:b/>
              </w:rPr>
            </w:pPr>
            <w:r w:rsidRPr="00C94E47">
              <w:rPr>
                <w:rFonts w:cs="Arial"/>
                <w:b/>
              </w:rPr>
              <w:t>CAN ID</w:t>
            </w:r>
          </w:p>
        </w:tc>
        <w:tc>
          <w:tcPr>
            <w:tcW w:w="1560" w:type="dxa"/>
            <w:shd w:val="clear" w:color="auto" w:fill="BFBFBF" w:themeFill="background1" w:themeFillShade="BF"/>
          </w:tcPr>
          <w:p w14:paraId="3EC71DB7" w14:textId="77777777" w:rsidR="00362FD1" w:rsidRPr="00C94E47" w:rsidRDefault="00362FD1" w:rsidP="004A67BF">
            <w:pPr>
              <w:spacing w:line="240" w:lineRule="atLeast"/>
              <w:rPr>
                <w:rFonts w:cs="Arial"/>
                <w:b/>
              </w:rPr>
            </w:pPr>
            <w:r w:rsidRPr="00C94E47">
              <w:rPr>
                <w:rFonts w:cs="Arial"/>
                <w:b/>
              </w:rPr>
              <w:t>Transmission Mode</w:t>
            </w:r>
          </w:p>
        </w:tc>
        <w:tc>
          <w:tcPr>
            <w:tcW w:w="919" w:type="dxa"/>
            <w:shd w:val="clear" w:color="auto" w:fill="BFBFBF" w:themeFill="background1" w:themeFillShade="BF"/>
          </w:tcPr>
          <w:p w14:paraId="77CBC61A" w14:textId="77777777" w:rsidR="00362FD1" w:rsidRPr="00C94E47" w:rsidRDefault="00362FD1" w:rsidP="004A67BF">
            <w:pPr>
              <w:spacing w:line="240" w:lineRule="atLeast"/>
              <w:rPr>
                <w:rFonts w:cs="Arial"/>
                <w:b/>
              </w:rPr>
            </w:pPr>
            <w:r w:rsidRPr="00C94E47">
              <w:rPr>
                <w:rFonts w:cs="Arial"/>
                <w:b/>
              </w:rPr>
              <w:t>Period</w:t>
            </w:r>
          </w:p>
        </w:tc>
        <w:tc>
          <w:tcPr>
            <w:tcW w:w="2908" w:type="dxa"/>
            <w:shd w:val="clear" w:color="auto" w:fill="BFBFBF" w:themeFill="background1" w:themeFillShade="BF"/>
          </w:tcPr>
          <w:p w14:paraId="5F7BBE5E" w14:textId="77777777" w:rsidR="00362FD1" w:rsidRPr="00C94E47" w:rsidRDefault="00362FD1" w:rsidP="004A67BF">
            <w:pPr>
              <w:spacing w:line="240" w:lineRule="atLeast"/>
              <w:rPr>
                <w:rFonts w:cs="Arial"/>
                <w:b/>
              </w:rPr>
            </w:pPr>
            <w:r>
              <w:rPr>
                <w:rFonts w:cs="Arial"/>
                <w:b/>
              </w:rPr>
              <w:t xml:space="preserve">Technical </w:t>
            </w:r>
            <w:r w:rsidRPr="00C94E47">
              <w:rPr>
                <w:rFonts w:cs="Arial"/>
                <w:b/>
              </w:rPr>
              <w:t>Signal Name</w:t>
            </w:r>
          </w:p>
        </w:tc>
        <w:tc>
          <w:tcPr>
            <w:tcW w:w="1412" w:type="dxa"/>
            <w:shd w:val="clear" w:color="auto" w:fill="BFBFBF" w:themeFill="background1" w:themeFillShade="BF"/>
          </w:tcPr>
          <w:p w14:paraId="2942FDC8" w14:textId="77777777" w:rsidR="00362FD1" w:rsidRPr="00C94E47" w:rsidRDefault="00362FD1" w:rsidP="004A67BF">
            <w:pPr>
              <w:spacing w:line="240" w:lineRule="atLeast"/>
              <w:rPr>
                <w:rFonts w:cs="Arial"/>
                <w:b/>
              </w:rPr>
            </w:pPr>
            <w:r w:rsidRPr="00C94E47">
              <w:rPr>
                <w:rFonts w:cs="Arial"/>
                <w:b/>
              </w:rPr>
              <w:t>Transmitters</w:t>
            </w:r>
          </w:p>
        </w:tc>
        <w:tc>
          <w:tcPr>
            <w:tcW w:w="1281" w:type="dxa"/>
            <w:shd w:val="clear" w:color="auto" w:fill="BFBFBF" w:themeFill="background1" w:themeFillShade="BF"/>
          </w:tcPr>
          <w:p w14:paraId="0A0EAF23" w14:textId="77777777" w:rsidR="00362FD1" w:rsidRPr="00C94E47" w:rsidRDefault="00362FD1" w:rsidP="004A67BF">
            <w:pPr>
              <w:spacing w:line="240" w:lineRule="atLeast"/>
              <w:rPr>
                <w:rFonts w:cs="Arial"/>
                <w:b/>
              </w:rPr>
            </w:pPr>
            <w:r w:rsidRPr="00C94E47">
              <w:rPr>
                <w:rFonts w:cs="Arial"/>
                <w:b/>
              </w:rPr>
              <w:t>Receiver</w:t>
            </w:r>
          </w:p>
        </w:tc>
      </w:tr>
      <w:tr w:rsidR="00362FD1" w14:paraId="19DA9424" w14:textId="77777777" w:rsidTr="00A967DB">
        <w:trPr>
          <w:trHeight w:val="866"/>
        </w:trPr>
        <w:tc>
          <w:tcPr>
            <w:tcW w:w="1702" w:type="dxa"/>
          </w:tcPr>
          <w:p w14:paraId="673146A1" w14:textId="61B7A737" w:rsidR="00362FD1" w:rsidRPr="00BC753F" w:rsidRDefault="00A967DB" w:rsidP="004A67BF">
            <w:pPr>
              <w:spacing w:line="240" w:lineRule="atLeast"/>
              <w:rPr>
                <w:rFonts w:cs="Arial"/>
              </w:rPr>
            </w:pPr>
            <w:r>
              <w:rPr>
                <w:rFonts w:cs="Arial"/>
              </w:rPr>
              <w:t>TrailerInfo_HS3</w:t>
            </w:r>
          </w:p>
        </w:tc>
        <w:tc>
          <w:tcPr>
            <w:tcW w:w="708" w:type="dxa"/>
          </w:tcPr>
          <w:p w14:paraId="686F6B9F" w14:textId="39034388" w:rsidR="00362FD1" w:rsidRDefault="00A967DB" w:rsidP="004A67BF">
            <w:pPr>
              <w:spacing w:line="240" w:lineRule="atLeast"/>
              <w:rPr>
                <w:rFonts w:cs="Arial"/>
              </w:rPr>
            </w:pPr>
            <w:r>
              <w:rPr>
                <w:rFonts w:cs="Arial"/>
              </w:rPr>
              <w:t>0x443</w:t>
            </w:r>
          </w:p>
        </w:tc>
        <w:tc>
          <w:tcPr>
            <w:tcW w:w="1560" w:type="dxa"/>
          </w:tcPr>
          <w:p w14:paraId="1580AA80" w14:textId="77777777" w:rsidR="00362FD1" w:rsidRPr="00C94E47" w:rsidRDefault="00362FD1" w:rsidP="004A67BF">
            <w:pPr>
              <w:spacing w:line="240" w:lineRule="atLeast"/>
              <w:rPr>
                <w:rFonts w:cs="Arial"/>
              </w:rPr>
            </w:pPr>
            <w:r>
              <w:rPr>
                <w:rFonts w:cs="Arial"/>
              </w:rPr>
              <w:t>Event Periodic</w:t>
            </w:r>
          </w:p>
        </w:tc>
        <w:tc>
          <w:tcPr>
            <w:tcW w:w="919" w:type="dxa"/>
          </w:tcPr>
          <w:p w14:paraId="0419AE05" w14:textId="77777777" w:rsidR="00362FD1" w:rsidRPr="00C94E47" w:rsidRDefault="00362FD1" w:rsidP="004A67BF">
            <w:pPr>
              <w:spacing w:line="240" w:lineRule="atLeast"/>
              <w:rPr>
                <w:rFonts w:cs="Arial"/>
              </w:rPr>
            </w:pPr>
            <w:r>
              <w:rPr>
                <w:rFonts w:cs="Arial"/>
              </w:rPr>
              <w:t>1000</w:t>
            </w:r>
          </w:p>
        </w:tc>
        <w:tc>
          <w:tcPr>
            <w:tcW w:w="2908" w:type="dxa"/>
          </w:tcPr>
          <w:p w14:paraId="6835AE29" w14:textId="2B23A251" w:rsidR="00362FD1" w:rsidRDefault="00A967DB" w:rsidP="004A67BF">
            <w:pPr>
              <w:overflowPunct/>
              <w:autoSpaceDE/>
              <w:autoSpaceDN/>
              <w:adjustRightInd/>
              <w:spacing w:line="240" w:lineRule="atLeast"/>
              <w:textAlignment w:val="auto"/>
              <w:rPr>
                <w:rFonts w:cs="Arial"/>
              </w:rPr>
            </w:pPr>
            <w:r>
              <w:rPr>
                <w:rFonts w:cs="Arial"/>
              </w:rPr>
              <w:t>TrlrLampCnnct_B_Actl</w:t>
            </w:r>
          </w:p>
          <w:p w14:paraId="6E674B82" w14:textId="77777777" w:rsidR="00362FD1" w:rsidRPr="004A3B65" w:rsidRDefault="00362FD1" w:rsidP="004A67BF">
            <w:pPr>
              <w:spacing w:line="240" w:lineRule="atLeast"/>
              <w:rPr>
                <w:rFonts w:cs="Arial"/>
              </w:rPr>
            </w:pPr>
          </w:p>
        </w:tc>
        <w:tc>
          <w:tcPr>
            <w:tcW w:w="1412" w:type="dxa"/>
          </w:tcPr>
          <w:p w14:paraId="0BC8BAA8" w14:textId="5A3EF31F" w:rsidR="00362FD1" w:rsidRDefault="00A967DB" w:rsidP="004A67BF">
            <w:pPr>
              <w:spacing w:line="240" w:lineRule="atLeast"/>
              <w:rPr>
                <w:rStyle w:val="Hyperlink"/>
                <w:rFonts w:cs="Arial"/>
              </w:rPr>
            </w:pPr>
            <w:r>
              <w:rPr>
                <w:rStyle w:val="Hyperlink"/>
                <w:rFonts w:cs="Arial"/>
              </w:rPr>
              <w:t>TRM_ITRM</w:t>
            </w:r>
          </w:p>
        </w:tc>
        <w:tc>
          <w:tcPr>
            <w:tcW w:w="1281" w:type="dxa"/>
          </w:tcPr>
          <w:p w14:paraId="50FD20A7" w14:textId="77777777" w:rsidR="00362FD1" w:rsidRDefault="00362FD1" w:rsidP="004A67BF">
            <w:pPr>
              <w:keepNext/>
              <w:spacing w:line="240" w:lineRule="atLeast"/>
              <w:rPr>
                <w:rFonts w:cs="Arial"/>
                <w:iCs/>
              </w:rPr>
            </w:pPr>
            <w:r>
              <w:rPr>
                <w:rStyle w:val="Hyperlink"/>
                <w:rFonts w:cs="Arial"/>
              </w:rPr>
              <w:t>GWM_ECG(Gateway)</w:t>
            </w:r>
          </w:p>
        </w:tc>
      </w:tr>
      <w:tr w:rsidR="009C3676" w14:paraId="4DC50231" w14:textId="77777777" w:rsidTr="00A967DB">
        <w:trPr>
          <w:trHeight w:val="866"/>
        </w:trPr>
        <w:tc>
          <w:tcPr>
            <w:tcW w:w="1702" w:type="dxa"/>
            <w:vMerge w:val="restart"/>
          </w:tcPr>
          <w:p w14:paraId="484C5794" w14:textId="0E2C248F" w:rsidR="009C3676" w:rsidRDefault="009C3676" w:rsidP="004A67BF">
            <w:pPr>
              <w:spacing w:line="240" w:lineRule="atLeast"/>
              <w:rPr>
                <w:rFonts w:cs="Arial"/>
              </w:rPr>
            </w:pPr>
            <w:r>
              <w:rPr>
                <w:rFonts w:cs="Arial"/>
              </w:rPr>
              <w:t>MFD_DataTime</w:t>
            </w:r>
          </w:p>
        </w:tc>
        <w:tc>
          <w:tcPr>
            <w:tcW w:w="708" w:type="dxa"/>
            <w:vMerge w:val="restart"/>
          </w:tcPr>
          <w:p w14:paraId="33C8A215" w14:textId="2C7EB03B" w:rsidR="009C3676" w:rsidRDefault="009C3676" w:rsidP="004A67BF">
            <w:pPr>
              <w:spacing w:line="240" w:lineRule="atLeast"/>
              <w:rPr>
                <w:rFonts w:cs="Arial"/>
              </w:rPr>
            </w:pPr>
            <w:r>
              <w:rPr>
                <w:rFonts w:cs="Arial"/>
              </w:rPr>
              <w:t>0x91</w:t>
            </w:r>
          </w:p>
        </w:tc>
        <w:tc>
          <w:tcPr>
            <w:tcW w:w="1560" w:type="dxa"/>
            <w:vMerge w:val="restart"/>
          </w:tcPr>
          <w:p w14:paraId="32FEC6E3" w14:textId="1E969E21" w:rsidR="009C3676" w:rsidRDefault="009C3676" w:rsidP="004A67BF">
            <w:pPr>
              <w:spacing w:line="240" w:lineRule="atLeast"/>
              <w:rPr>
                <w:rFonts w:cs="Arial"/>
              </w:rPr>
            </w:pPr>
            <w:r>
              <w:rPr>
                <w:rFonts w:cs="Arial"/>
              </w:rPr>
              <w:t>Event</w:t>
            </w:r>
          </w:p>
        </w:tc>
        <w:tc>
          <w:tcPr>
            <w:tcW w:w="919" w:type="dxa"/>
          </w:tcPr>
          <w:p w14:paraId="7320C256" w14:textId="77777777" w:rsidR="009C3676" w:rsidRDefault="009C3676" w:rsidP="004A67BF">
            <w:pPr>
              <w:spacing w:line="240" w:lineRule="atLeast"/>
              <w:rPr>
                <w:rFonts w:cs="Arial"/>
              </w:rPr>
            </w:pPr>
          </w:p>
        </w:tc>
        <w:tc>
          <w:tcPr>
            <w:tcW w:w="2908" w:type="dxa"/>
          </w:tcPr>
          <w:p w14:paraId="4ACC4F35" w14:textId="1DEA8CE5" w:rsidR="009C3676" w:rsidRDefault="009C3676" w:rsidP="004A67BF">
            <w:pPr>
              <w:overflowPunct/>
              <w:autoSpaceDE/>
              <w:autoSpaceDN/>
              <w:adjustRightInd/>
              <w:spacing w:line="240" w:lineRule="atLeast"/>
              <w:textAlignment w:val="auto"/>
              <w:rPr>
                <w:rFonts w:cs="Arial"/>
              </w:rPr>
            </w:pPr>
            <w:r w:rsidRPr="00906759">
              <w:rPr>
                <w:rFonts w:cs="Arial"/>
              </w:rPr>
              <w:t>MFD_Year</w:t>
            </w:r>
          </w:p>
        </w:tc>
        <w:tc>
          <w:tcPr>
            <w:tcW w:w="1412" w:type="dxa"/>
            <w:vMerge w:val="restart"/>
          </w:tcPr>
          <w:p w14:paraId="1B0788BC" w14:textId="24B9F18A" w:rsidR="009C3676" w:rsidRDefault="009C3676" w:rsidP="004A67BF">
            <w:pPr>
              <w:spacing w:line="240" w:lineRule="atLeast"/>
              <w:rPr>
                <w:rStyle w:val="Hyperlink"/>
                <w:rFonts w:cs="Arial"/>
              </w:rPr>
            </w:pPr>
            <w:r>
              <w:rPr>
                <w:rStyle w:val="Hyperlink"/>
                <w:rFonts w:cs="Arial"/>
              </w:rPr>
              <w:t>APIM</w:t>
            </w:r>
          </w:p>
        </w:tc>
        <w:tc>
          <w:tcPr>
            <w:tcW w:w="1281" w:type="dxa"/>
            <w:vMerge w:val="restart"/>
          </w:tcPr>
          <w:p w14:paraId="0B155E08" w14:textId="3CB68188" w:rsidR="009C3676" w:rsidRDefault="009C3676" w:rsidP="004A67BF">
            <w:pPr>
              <w:keepNext/>
              <w:spacing w:line="240" w:lineRule="atLeast"/>
              <w:rPr>
                <w:rStyle w:val="Hyperlink"/>
                <w:rFonts w:cs="Arial"/>
              </w:rPr>
            </w:pPr>
            <w:r>
              <w:rPr>
                <w:rStyle w:val="Hyperlink"/>
                <w:rFonts w:cs="Arial"/>
              </w:rPr>
              <w:t>INTERNAL</w:t>
            </w:r>
          </w:p>
        </w:tc>
      </w:tr>
      <w:tr w:rsidR="009C3676" w14:paraId="68E78A71" w14:textId="77777777" w:rsidTr="00A967DB">
        <w:trPr>
          <w:trHeight w:val="866"/>
        </w:trPr>
        <w:tc>
          <w:tcPr>
            <w:tcW w:w="1702" w:type="dxa"/>
            <w:vMerge/>
          </w:tcPr>
          <w:p w14:paraId="1A27E2A9" w14:textId="77777777" w:rsidR="009C3676" w:rsidRDefault="009C3676" w:rsidP="004A67BF">
            <w:pPr>
              <w:spacing w:line="240" w:lineRule="atLeast"/>
              <w:rPr>
                <w:rFonts w:cs="Arial"/>
              </w:rPr>
            </w:pPr>
          </w:p>
        </w:tc>
        <w:tc>
          <w:tcPr>
            <w:tcW w:w="708" w:type="dxa"/>
            <w:vMerge/>
          </w:tcPr>
          <w:p w14:paraId="072F2EA9" w14:textId="77777777" w:rsidR="009C3676" w:rsidRDefault="009C3676" w:rsidP="004A67BF">
            <w:pPr>
              <w:spacing w:line="240" w:lineRule="atLeast"/>
              <w:rPr>
                <w:rFonts w:cs="Arial"/>
              </w:rPr>
            </w:pPr>
          </w:p>
        </w:tc>
        <w:tc>
          <w:tcPr>
            <w:tcW w:w="1560" w:type="dxa"/>
            <w:vMerge/>
          </w:tcPr>
          <w:p w14:paraId="381DC4E3" w14:textId="50B93B1C" w:rsidR="009C3676" w:rsidRDefault="009C3676" w:rsidP="004A67BF">
            <w:pPr>
              <w:spacing w:line="240" w:lineRule="atLeast"/>
              <w:rPr>
                <w:rFonts w:cs="Arial"/>
              </w:rPr>
            </w:pPr>
          </w:p>
        </w:tc>
        <w:tc>
          <w:tcPr>
            <w:tcW w:w="919" w:type="dxa"/>
          </w:tcPr>
          <w:p w14:paraId="69171AD8" w14:textId="77777777" w:rsidR="009C3676" w:rsidRDefault="009C3676" w:rsidP="004A67BF">
            <w:pPr>
              <w:spacing w:line="240" w:lineRule="atLeast"/>
              <w:rPr>
                <w:rFonts w:cs="Arial"/>
              </w:rPr>
            </w:pPr>
          </w:p>
        </w:tc>
        <w:tc>
          <w:tcPr>
            <w:tcW w:w="2908" w:type="dxa"/>
          </w:tcPr>
          <w:p w14:paraId="366DBD44" w14:textId="4E1A43F4" w:rsidR="009C3676" w:rsidRPr="00906759" w:rsidRDefault="009C3676" w:rsidP="004A67BF">
            <w:pPr>
              <w:overflowPunct/>
              <w:autoSpaceDE/>
              <w:autoSpaceDN/>
              <w:adjustRightInd/>
              <w:spacing w:line="240" w:lineRule="atLeast"/>
              <w:textAlignment w:val="auto"/>
              <w:rPr>
                <w:rFonts w:cs="Arial"/>
              </w:rPr>
            </w:pPr>
            <w:r w:rsidRPr="00906759">
              <w:rPr>
                <w:rFonts w:cs="Arial"/>
              </w:rPr>
              <w:t>MFD_Month</w:t>
            </w:r>
          </w:p>
        </w:tc>
        <w:tc>
          <w:tcPr>
            <w:tcW w:w="1412" w:type="dxa"/>
            <w:vMerge/>
          </w:tcPr>
          <w:p w14:paraId="2B02A9A7" w14:textId="77777777" w:rsidR="009C3676" w:rsidRDefault="009C3676" w:rsidP="004A67BF">
            <w:pPr>
              <w:spacing w:line="240" w:lineRule="atLeast"/>
              <w:rPr>
                <w:rStyle w:val="Hyperlink"/>
                <w:rFonts w:cs="Arial"/>
              </w:rPr>
            </w:pPr>
          </w:p>
        </w:tc>
        <w:tc>
          <w:tcPr>
            <w:tcW w:w="1281" w:type="dxa"/>
            <w:vMerge/>
          </w:tcPr>
          <w:p w14:paraId="20333E3E" w14:textId="77777777" w:rsidR="009C3676" w:rsidRDefault="009C3676" w:rsidP="004A67BF">
            <w:pPr>
              <w:keepNext/>
              <w:spacing w:line="240" w:lineRule="atLeast"/>
              <w:rPr>
                <w:rStyle w:val="Hyperlink"/>
                <w:rFonts w:cs="Arial"/>
              </w:rPr>
            </w:pPr>
          </w:p>
        </w:tc>
      </w:tr>
      <w:tr w:rsidR="009C3676" w14:paraId="0DBC7A77" w14:textId="77777777" w:rsidTr="00A967DB">
        <w:trPr>
          <w:trHeight w:val="866"/>
        </w:trPr>
        <w:tc>
          <w:tcPr>
            <w:tcW w:w="1702" w:type="dxa"/>
            <w:vMerge/>
          </w:tcPr>
          <w:p w14:paraId="7DEFE2DC" w14:textId="77777777" w:rsidR="009C3676" w:rsidRDefault="009C3676" w:rsidP="004A67BF">
            <w:pPr>
              <w:spacing w:line="240" w:lineRule="atLeast"/>
              <w:rPr>
                <w:rFonts w:cs="Arial"/>
              </w:rPr>
            </w:pPr>
          </w:p>
        </w:tc>
        <w:tc>
          <w:tcPr>
            <w:tcW w:w="708" w:type="dxa"/>
            <w:vMerge/>
          </w:tcPr>
          <w:p w14:paraId="76DF19D7" w14:textId="77777777" w:rsidR="009C3676" w:rsidRDefault="009C3676" w:rsidP="004A67BF">
            <w:pPr>
              <w:spacing w:line="240" w:lineRule="atLeast"/>
              <w:rPr>
                <w:rFonts w:cs="Arial"/>
              </w:rPr>
            </w:pPr>
          </w:p>
        </w:tc>
        <w:tc>
          <w:tcPr>
            <w:tcW w:w="1560" w:type="dxa"/>
            <w:vMerge/>
          </w:tcPr>
          <w:p w14:paraId="67EF3A20" w14:textId="4B5C8266" w:rsidR="009C3676" w:rsidRDefault="009C3676" w:rsidP="004A67BF">
            <w:pPr>
              <w:spacing w:line="240" w:lineRule="atLeast"/>
              <w:rPr>
                <w:rFonts w:cs="Arial"/>
              </w:rPr>
            </w:pPr>
          </w:p>
        </w:tc>
        <w:tc>
          <w:tcPr>
            <w:tcW w:w="919" w:type="dxa"/>
          </w:tcPr>
          <w:p w14:paraId="5F95C28D" w14:textId="77777777" w:rsidR="009C3676" w:rsidRDefault="009C3676" w:rsidP="004A67BF">
            <w:pPr>
              <w:spacing w:line="240" w:lineRule="atLeast"/>
              <w:rPr>
                <w:rFonts w:cs="Arial"/>
              </w:rPr>
            </w:pPr>
          </w:p>
        </w:tc>
        <w:tc>
          <w:tcPr>
            <w:tcW w:w="2908" w:type="dxa"/>
          </w:tcPr>
          <w:p w14:paraId="0F558EC4" w14:textId="30AA2691" w:rsidR="009C3676" w:rsidRPr="00906759" w:rsidRDefault="009C3676" w:rsidP="004A67BF">
            <w:pPr>
              <w:overflowPunct/>
              <w:autoSpaceDE/>
              <w:autoSpaceDN/>
              <w:adjustRightInd/>
              <w:spacing w:line="240" w:lineRule="atLeast"/>
              <w:textAlignment w:val="auto"/>
              <w:rPr>
                <w:rFonts w:cs="Arial"/>
              </w:rPr>
            </w:pPr>
            <w:r w:rsidRPr="00906759">
              <w:rPr>
                <w:rFonts w:cs="Arial"/>
              </w:rPr>
              <w:t>MFD_Day</w:t>
            </w:r>
          </w:p>
        </w:tc>
        <w:tc>
          <w:tcPr>
            <w:tcW w:w="1412" w:type="dxa"/>
            <w:vMerge/>
          </w:tcPr>
          <w:p w14:paraId="6052AC20" w14:textId="77777777" w:rsidR="009C3676" w:rsidRDefault="009C3676" w:rsidP="004A67BF">
            <w:pPr>
              <w:spacing w:line="240" w:lineRule="atLeast"/>
              <w:rPr>
                <w:rStyle w:val="Hyperlink"/>
                <w:rFonts w:cs="Arial"/>
              </w:rPr>
            </w:pPr>
          </w:p>
        </w:tc>
        <w:tc>
          <w:tcPr>
            <w:tcW w:w="1281" w:type="dxa"/>
            <w:vMerge/>
          </w:tcPr>
          <w:p w14:paraId="5EA226EF" w14:textId="77777777" w:rsidR="009C3676" w:rsidRDefault="009C3676" w:rsidP="004A67BF">
            <w:pPr>
              <w:keepNext/>
              <w:spacing w:line="240" w:lineRule="atLeast"/>
              <w:rPr>
                <w:rStyle w:val="Hyperlink"/>
                <w:rFonts w:cs="Arial"/>
              </w:rPr>
            </w:pPr>
          </w:p>
        </w:tc>
      </w:tr>
    </w:tbl>
    <w:p w14:paraId="1AB03EC9" w14:textId="0ADA83D0" w:rsidR="00362FD1" w:rsidRDefault="00362FD1" w:rsidP="00362FD1">
      <w:pPr>
        <w:pStyle w:val="Caption"/>
        <w:spacing w:line="240" w:lineRule="atLeast"/>
      </w:pPr>
      <w:bookmarkStart w:id="4566" w:name="_Toc37162868"/>
      <w:r>
        <w:t xml:space="preserve">Table </w:t>
      </w:r>
      <w:r>
        <w:rPr>
          <w:noProof/>
        </w:rPr>
        <w:fldChar w:fldCharType="begin"/>
      </w:r>
      <w:r>
        <w:rPr>
          <w:noProof/>
        </w:rPr>
        <w:instrText xml:space="preserve"> SEQ Table \* ARABIC </w:instrText>
      </w:r>
      <w:r>
        <w:rPr>
          <w:noProof/>
        </w:rPr>
        <w:fldChar w:fldCharType="separate"/>
      </w:r>
      <w:r>
        <w:rPr>
          <w:noProof/>
        </w:rPr>
        <w:t>110</w:t>
      </w:r>
      <w:r>
        <w:rPr>
          <w:noProof/>
        </w:rPr>
        <w:fldChar w:fldCharType="end"/>
      </w:r>
      <w:r>
        <w:t>: HS</w:t>
      </w:r>
      <w:r w:rsidR="00066997">
        <w:t>3</w:t>
      </w:r>
      <w:r>
        <w:t xml:space="preserve"> CAN message list</w:t>
      </w:r>
      <w:bookmarkEnd w:id="4566"/>
    </w:p>
    <w:p w14:paraId="38A87C80" w14:textId="11C25FD9" w:rsidR="00A967DB" w:rsidRDefault="00A967DB" w:rsidP="00A967DB"/>
    <w:p w14:paraId="7E5F1D1A" w14:textId="40AB9620" w:rsidR="00A967DB" w:rsidRDefault="00A967DB" w:rsidP="00A967DB">
      <w:pPr>
        <w:pStyle w:val="Heading5"/>
        <w:numPr>
          <w:ilvl w:val="4"/>
          <w:numId w:val="5"/>
        </w:numPr>
        <w:spacing w:line="240" w:lineRule="atLeast"/>
        <w:ind w:left="0"/>
      </w:pPr>
      <w:r>
        <w:t>FD1 CAN message list</w:t>
      </w:r>
    </w:p>
    <w:p w14:paraId="21EC68BB" w14:textId="77777777" w:rsidR="00A967DB" w:rsidRPr="00544E72" w:rsidRDefault="00A967DB" w:rsidP="00A967DB">
      <w:pPr>
        <w:spacing w:line="240" w:lineRule="atLeast"/>
      </w:pPr>
    </w:p>
    <w:tbl>
      <w:tblPr>
        <w:tblStyle w:val="TableGrid"/>
        <w:tblW w:w="10490" w:type="dxa"/>
        <w:tblInd w:w="-34" w:type="dxa"/>
        <w:tblLayout w:type="fixed"/>
        <w:tblLook w:val="0620" w:firstRow="1" w:lastRow="0" w:firstColumn="0" w:lastColumn="0" w:noHBand="1" w:noVBand="1"/>
      </w:tblPr>
      <w:tblGrid>
        <w:gridCol w:w="1702"/>
        <w:gridCol w:w="708"/>
        <w:gridCol w:w="1560"/>
        <w:gridCol w:w="919"/>
        <w:gridCol w:w="2908"/>
        <w:gridCol w:w="1412"/>
        <w:gridCol w:w="1281"/>
      </w:tblGrid>
      <w:tr w:rsidR="00A967DB" w:rsidRPr="00C94E47" w14:paraId="4E2380CB" w14:textId="77777777" w:rsidTr="00A967DB">
        <w:trPr>
          <w:trHeight w:val="166"/>
        </w:trPr>
        <w:tc>
          <w:tcPr>
            <w:tcW w:w="1702" w:type="dxa"/>
            <w:shd w:val="clear" w:color="auto" w:fill="BFBFBF" w:themeFill="background1" w:themeFillShade="BF"/>
          </w:tcPr>
          <w:p w14:paraId="057A9232" w14:textId="77777777" w:rsidR="00A967DB" w:rsidRPr="00C94E47" w:rsidRDefault="00A967DB" w:rsidP="004A67BF">
            <w:pPr>
              <w:spacing w:line="240" w:lineRule="atLeast"/>
              <w:rPr>
                <w:rFonts w:cs="Arial"/>
                <w:b/>
              </w:rPr>
            </w:pPr>
            <w:r w:rsidRPr="00C94E47">
              <w:rPr>
                <w:rFonts w:cs="Arial"/>
                <w:b/>
              </w:rPr>
              <w:t>Message Name</w:t>
            </w:r>
          </w:p>
        </w:tc>
        <w:tc>
          <w:tcPr>
            <w:tcW w:w="708" w:type="dxa"/>
            <w:shd w:val="clear" w:color="auto" w:fill="BFBFBF" w:themeFill="background1" w:themeFillShade="BF"/>
          </w:tcPr>
          <w:p w14:paraId="4A474DD9" w14:textId="77777777" w:rsidR="00A967DB" w:rsidRPr="00C94E47" w:rsidRDefault="00A967DB" w:rsidP="004A67BF">
            <w:pPr>
              <w:spacing w:line="240" w:lineRule="atLeast"/>
              <w:rPr>
                <w:rFonts w:cs="Arial"/>
                <w:b/>
              </w:rPr>
            </w:pPr>
            <w:r w:rsidRPr="00C94E47">
              <w:rPr>
                <w:rFonts w:cs="Arial"/>
                <w:b/>
              </w:rPr>
              <w:t>CAN ID</w:t>
            </w:r>
          </w:p>
        </w:tc>
        <w:tc>
          <w:tcPr>
            <w:tcW w:w="1560" w:type="dxa"/>
            <w:shd w:val="clear" w:color="auto" w:fill="BFBFBF" w:themeFill="background1" w:themeFillShade="BF"/>
          </w:tcPr>
          <w:p w14:paraId="2C8254D3" w14:textId="77777777" w:rsidR="00A967DB" w:rsidRPr="00C94E47" w:rsidRDefault="00A967DB" w:rsidP="004A67BF">
            <w:pPr>
              <w:spacing w:line="240" w:lineRule="atLeast"/>
              <w:rPr>
                <w:rFonts w:cs="Arial"/>
                <w:b/>
              </w:rPr>
            </w:pPr>
            <w:r w:rsidRPr="00C94E47">
              <w:rPr>
                <w:rFonts w:cs="Arial"/>
                <w:b/>
              </w:rPr>
              <w:t>Transmission Mode</w:t>
            </w:r>
          </w:p>
        </w:tc>
        <w:tc>
          <w:tcPr>
            <w:tcW w:w="919" w:type="dxa"/>
            <w:shd w:val="clear" w:color="auto" w:fill="BFBFBF" w:themeFill="background1" w:themeFillShade="BF"/>
          </w:tcPr>
          <w:p w14:paraId="1EFCF813" w14:textId="77777777" w:rsidR="00A967DB" w:rsidRPr="00C94E47" w:rsidRDefault="00A967DB" w:rsidP="004A67BF">
            <w:pPr>
              <w:spacing w:line="240" w:lineRule="atLeast"/>
              <w:rPr>
                <w:rFonts w:cs="Arial"/>
                <w:b/>
              </w:rPr>
            </w:pPr>
            <w:r w:rsidRPr="00C94E47">
              <w:rPr>
                <w:rFonts w:cs="Arial"/>
                <w:b/>
              </w:rPr>
              <w:t>Period</w:t>
            </w:r>
          </w:p>
        </w:tc>
        <w:tc>
          <w:tcPr>
            <w:tcW w:w="2908" w:type="dxa"/>
            <w:shd w:val="clear" w:color="auto" w:fill="BFBFBF" w:themeFill="background1" w:themeFillShade="BF"/>
          </w:tcPr>
          <w:p w14:paraId="69C5A713" w14:textId="77777777" w:rsidR="00A967DB" w:rsidRPr="00C94E47" w:rsidRDefault="00A967DB" w:rsidP="004A67BF">
            <w:pPr>
              <w:spacing w:line="240" w:lineRule="atLeast"/>
              <w:rPr>
                <w:rFonts w:cs="Arial"/>
                <w:b/>
              </w:rPr>
            </w:pPr>
            <w:r>
              <w:rPr>
                <w:rFonts w:cs="Arial"/>
                <w:b/>
              </w:rPr>
              <w:t xml:space="preserve">Technical </w:t>
            </w:r>
            <w:r w:rsidRPr="00C94E47">
              <w:rPr>
                <w:rFonts w:cs="Arial"/>
                <w:b/>
              </w:rPr>
              <w:t>Signal Name</w:t>
            </w:r>
          </w:p>
        </w:tc>
        <w:tc>
          <w:tcPr>
            <w:tcW w:w="1412" w:type="dxa"/>
            <w:shd w:val="clear" w:color="auto" w:fill="BFBFBF" w:themeFill="background1" w:themeFillShade="BF"/>
          </w:tcPr>
          <w:p w14:paraId="5EA76A41" w14:textId="77777777" w:rsidR="00A967DB" w:rsidRPr="00C94E47" w:rsidRDefault="00A967DB" w:rsidP="004A67BF">
            <w:pPr>
              <w:spacing w:line="240" w:lineRule="atLeast"/>
              <w:rPr>
                <w:rFonts w:cs="Arial"/>
                <w:b/>
              </w:rPr>
            </w:pPr>
            <w:r w:rsidRPr="00C94E47">
              <w:rPr>
                <w:rFonts w:cs="Arial"/>
                <w:b/>
              </w:rPr>
              <w:t>Transmitters</w:t>
            </w:r>
          </w:p>
        </w:tc>
        <w:tc>
          <w:tcPr>
            <w:tcW w:w="1281" w:type="dxa"/>
            <w:shd w:val="clear" w:color="auto" w:fill="BFBFBF" w:themeFill="background1" w:themeFillShade="BF"/>
          </w:tcPr>
          <w:p w14:paraId="57A41E19" w14:textId="77777777" w:rsidR="00A967DB" w:rsidRPr="00C94E47" w:rsidRDefault="00A967DB" w:rsidP="004A67BF">
            <w:pPr>
              <w:spacing w:line="240" w:lineRule="atLeast"/>
              <w:rPr>
                <w:rFonts w:cs="Arial"/>
                <w:b/>
              </w:rPr>
            </w:pPr>
            <w:r w:rsidRPr="00C94E47">
              <w:rPr>
                <w:rFonts w:cs="Arial"/>
                <w:b/>
              </w:rPr>
              <w:t>Receiver</w:t>
            </w:r>
          </w:p>
        </w:tc>
      </w:tr>
      <w:tr w:rsidR="00A967DB" w14:paraId="62D0A8B3" w14:textId="77777777" w:rsidTr="00A967DB">
        <w:trPr>
          <w:trHeight w:val="866"/>
        </w:trPr>
        <w:tc>
          <w:tcPr>
            <w:tcW w:w="1702" w:type="dxa"/>
          </w:tcPr>
          <w:p w14:paraId="4310D22C" w14:textId="09E795D0" w:rsidR="00A967DB" w:rsidRPr="00BC753F" w:rsidRDefault="00A967DB" w:rsidP="004A67BF">
            <w:pPr>
              <w:spacing w:line="240" w:lineRule="atLeast"/>
              <w:rPr>
                <w:rFonts w:cs="Arial"/>
              </w:rPr>
            </w:pPr>
            <w:r>
              <w:rPr>
                <w:rFonts w:cs="Arial"/>
              </w:rPr>
              <w:t>TransGearData</w:t>
            </w:r>
          </w:p>
        </w:tc>
        <w:tc>
          <w:tcPr>
            <w:tcW w:w="708" w:type="dxa"/>
          </w:tcPr>
          <w:p w14:paraId="775BC76F" w14:textId="0CD7D612" w:rsidR="00A967DB" w:rsidRDefault="00A967DB" w:rsidP="004A67BF">
            <w:pPr>
              <w:spacing w:line="240" w:lineRule="atLeast"/>
              <w:rPr>
                <w:rFonts w:cs="Arial"/>
              </w:rPr>
            </w:pPr>
            <w:r>
              <w:rPr>
                <w:rFonts w:cs="Arial"/>
              </w:rPr>
              <w:t>0x230</w:t>
            </w:r>
          </w:p>
        </w:tc>
        <w:tc>
          <w:tcPr>
            <w:tcW w:w="1560" w:type="dxa"/>
          </w:tcPr>
          <w:p w14:paraId="16FEEB48" w14:textId="2A212D98" w:rsidR="00A967DB" w:rsidRPr="00C94E47" w:rsidRDefault="00A967DB" w:rsidP="004A67BF">
            <w:pPr>
              <w:spacing w:line="240" w:lineRule="atLeast"/>
              <w:rPr>
                <w:rFonts w:cs="Arial"/>
              </w:rPr>
            </w:pPr>
            <w:r>
              <w:rPr>
                <w:rFonts w:cs="Arial"/>
              </w:rPr>
              <w:t>Fixed Periodic</w:t>
            </w:r>
          </w:p>
        </w:tc>
        <w:tc>
          <w:tcPr>
            <w:tcW w:w="919" w:type="dxa"/>
          </w:tcPr>
          <w:p w14:paraId="4C94E9AB" w14:textId="0E65842A" w:rsidR="00A967DB" w:rsidRPr="00C94E47" w:rsidRDefault="00A967DB" w:rsidP="004A67BF">
            <w:pPr>
              <w:spacing w:line="240" w:lineRule="atLeast"/>
              <w:rPr>
                <w:rFonts w:cs="Arial"/>
              </w:rPr>
            </w:pPr>
            <w:r>
              <w:rPr>
                <w:rFonts w:cs="Arial"/>
              </w:rPr>
              <w:t>20</w:t>
            </w:r>
          </w:p>
        </w:tc>
        <w:tc>
          <w:tcPr>
            <w:tcW w:w="2908" w:type="dxa"/>
          </w:tcPr>
          <w:p w14:paraId="07D52E06" w14:textId="6165CEA1" w:rsidR="00A967DB" w:rsidRDefault="00A967DB" w:rsidP="004A67BF">
            <w:pPr>
              <w:overflowPunct/>
              <w:autoSpaceDE/>
              <w:autoSpaceDN/>
              <w:adjustRightInd/>
              <w:spacing w:line="240" w:lineRule="atLeast"/>
              <w:textAlignment w:val="auto"/>
              <w:rPr>
                <w:rFonts w:cs="Arial"/>
              </w:rPr>
            </w:pPr>
            <w:r>
              <w:rPr>
                <w:rFonts w:cs="Arial"/>
              </w:rPr>
              <w:t>GearLvrPos_D_Actl</w:t>
            </w:r>
          </w:p>
          <w:p w14:paraId="18535B0C" w14:textId="77777777" w:rsidR="00A967DB" w:rsidRPr="004A3B65" w:rsidRDefault="00A967DB" w:rsidP="004A67BF">
            <w:pPr>
              <w:spacing w:line="240" w:lineRule="atLeast"/>
              <w:rPr>
                <w:rFonts w:cs="Arial"/>
              </w:rPr>
            </w:pPr>
          </w:p>
        </w:tc>
        <w:tc>
          <w:tcPr>
            <w:tcW w:w="1412" w:type="dxa"/>
          </w:tcPr>
          <w:p w14:paraId="50D89E0B" w14:textId="7AF09C0B" w:rsidR="00A967DB" w:rsidRDefault="00A967DB" w:rsidP="004A67BF">
            <w:pPr>
              <w:spacing w:line="240" w:lineRule="atLeast"/>
              <w:rPr>
                <w:rStyle w:val="Hyperlink"/>
                <w:rFonts w:cs="Arial"/>
              </w:rPr>
            </w:pPr>
            <w:r>
              <w:rPr>
                <w:rStyle w:val="Hyperlink"/>
                <w:rFonts w:cs="Arial"/>
              </w:rPr>
              <w:t>PCM TCM_DSL</w:t>
            </w:r>
          </w:p>
        </w:tc>
        <w:tc>
          <w:tcPr>
            <w:tcW w:w="1281" w:type="dxa"/>
          </w:tcPr>
          <w:p w14:paraId="2133FF2A" w14:textId="77777777" w:rsidR="00A967DB" w:rsidRDefault="00A967DB" w:rsidP="004A67BF">
            <w:pPr>
              <w:keepNext/>
              <w:spacing w:line="240" w:lineRule="atLeast"/>
              <w:rPr>
                <w:rFonts w:cs="Arial"/>
                <w:iCs/>
              </w:rPr>
            </w:pPr>
            <w:r>
              <w:rPr>
                <w:rStyle w:val="Hyperlink"/>
                <w:rFonts w:cs="Arial"/>
              </w:rPr>
              <w:t>GWM_ECG(Gateway)</w:t>
            </w:r>
          </w:p>
        </w:tc>
      </w:tr>
      <w:tr w:rsidR="00A967DB" w14:paraId="4C8BB9D2" w14:textId="77777777" w:rsidTr="00A967DB">
        <w:trPr>
          <w:trHeight w:val="866"/>
        </w:trPr>
        <w:tc>
          <w:tcPr>
            <w:tcW w:w="1702" w:type="dxa"/>
          </w:tcPr>
          <w:p w14:paraId="2261DC7F" w14:textId="7B40AFAB" w:rsidR="00A967DB" w:rsidRDefault="00A967DB" w:rsidP="004A67BF">
            <w:pPr>
              <w:spacing w:line="240" w:lineRule="atLeast"/>
              <w:rPr>
                <w:rFonts w:cs="Arial"/>
              </w:rPr>
            </w:pPr>
            <w:r>
              <w:rPr>
                <w:rFonts w:cs="Arial"/>
              </w:rPr>
              <w:t>BodyInfo_3</w:t>
            </w:r>
          </w:p>
        </w:tc>
        <w:tc>
          <w:tcPr>
            <w:tcW w:w="708" w:type="dxa"/>
          </w:tcPr>
          <w:p w14:paraId="1F54A930" w14:textId="0C8EE08B" w:rsidR="00A967DB" w:rsidRDefault="00A967DB" w:rsidP="004A67BF">
            <w:pPr>
              <w:spacing w:line="240" w:lineRule="atLeast"/>
              <w:rPr>
                <w:rFonts w:cs="Arial"/>
              </w:rPr>
            </w:pPr>
            <w:r>
              <w:rPr>
                <w:rFonts w:cs="Arial"/>
              </w:rPr>
              <w:t>0x3B3</w:t>
            </w:r>
          </w:p>
        </w:tc>
        <w:tc>
          <w:tcPr>
            <w:tcW w:w="1560" w:type="dxa"/>
          </w:tcPr>
          <w:p w14:paraId="0DEB60FF" w14:textId="2767FFE9" w:rsidR="00A967DB" w:rsidRDefault="00A967DB" w:rsidP="004A67BF">
            <w:pPr>
              <w:spacing w:line="240" w:lineRule="atLeast"/>
              <w:rPr>
                <w:rFonts w:cs="Arial"/>
              </w:rPr>
            </w:pPr>
            <w:r>
              <w:rPr>
                <w:rFonts w:cs="Arial"/>
              </w:rPr>
              <w:t>Event Periodic</w:t>
            </w:r>
          </w:p>
        </w:tc>
        <w:tc>
          <w:tcPr>
            <w:tcW w:w="919" w:type="dxa"/>
          </w:tcPr>
          <w:p w14:paraId="19F4BFDA" w14:textId="605FEF77" w:rsidR="00A967DB" w:rsidRDefault="00A967DB" w:rsidP="004A67BF">
            <w:pPr>
              <w:spacing w:line="240" w:lineRule="atLeast"/>
              <w:rPr>
                <w:rFonts w:cs="Arial"/>
              </w:rPr>
            </w:pPr>
            <w:r>
              <w:rPr>
                <w:rFonts w:cs="Arial"/>
              </w:rPr>
              <w:t>500</w:t>
            </w:r>
          </w:p>
        </w:tc>
        <w:tc>
          <w:tcPr>
            <w:tcW w:w="2908" w:type="dxa"/>
          </w:tcPr>
          <w:p w14:paraId="5D70BDEC" w14:textId="11B4FAFE" w:rsidR="00A967DB" w:rsidRDefault="00A967DB" w:rsidP="004A67BF">
            <w:pPr>
              <w:overflowPunct/>
              <w:autoSpaceDE/>
              <w:autoSpaceDN/>
              <w:adjustRightInd/>
              <w:spacing w:line="240" w:lineRule="atLeast"/>
              <w:textAlignment w:val="auto"/>
              <w:rPr>
                <w:rFonts w:cs="Arial"/>
              </w:rPr>
            </w:pPr>
            <w:r>
              <w:rPr>
                <w:rFonts w:cs="Arial"/>
              </w:rPr>
              <w:t>Ignition_Status</w:t>
            </w:r>
          </w:p>
        </w:tc>
        <w:tc>
          <w:tcPr>
            <w:tcW w:w="1412" w:type="dxa"/>
          </w:tcPr>
          <w:p w14:paraId="4932FB9F" w14:textId="67B7EC04" w:rsidR="00A967DB" w:rsidRDefault="00A967DB" w:rsidP="004A67BF">
            <w:pPr>
              <w:spacing w:line="240" w:lineRule="atLeast"/>
              <w:rPr>
                <w:rStyle w:val="Hyperlink"/>
                <w:rFonts w:cs="Arial"/>
              </w:rPr>
            </w:pPr>
            <w:r>
              <w:rPr>
                <w:rStyle w:val="Hyperlink"/>
                <w:rFonts w:cs="Arial"/>
              </w:rPr>
              <w:t>BCM</w:t>
            </w:r>
          </w:p>
        </w:tc>
        <w:tc>
          <w:tcPr>
            <w:tcW w:w="1281" w:type="dxa"/>
          </w:tcPr>
          <w:p w14:paraId="43EBEA63" w14:textId="02C49E85" w:rsidR="00A967DB" w:rsidRDefault="00A967DB" w:rsidP="004A67BF">
            <w:pPr>
              <w:keepNext/>
              <w:spacing w:line="240" w:lineRule="atLeast"/>
              <w:rPr>
                <w:rStyle w:val="Hyperlink"/>
                <w:rFonts w:cs="Arial"/>
              </w:rPr>
            </w:pPr>
            <w:r>
              <w:rPr>
                <w:rStyle w:val="Hyperlink"/>
                <w:rFonts w:cs="Arial"/>
              </w:rPr>
              <w:t>GWM_ECG(Gateway)</w:t>
            </w:r>
          </w:p>
        </w:tc>
      </w:tr>
      <w:tr w:rsidR="00A967DB" w14:paraId="2807A35A" w14:textId="77777777" w:rsidTr="00A967DB">
        <w:trPr>
          <w:trHeight w:val="866"/>
        </w:trPr>
        <w:tc>
          <w:tcPr>
            <w:tcW w:w="1702" w:type="dxa"/>
          </w:tcPr>
          <w:p w14:paraId="0AC104D6" w14:textId="2E25F542" w:rsidR="00A967DB" w:rsidRDefault="00A967DB" w:rsidP="004A67BF">
            <w:pPr>
              <w:spacing w:line="240" w:lineRule="atLeast"/>
              <w:rPr>
                <w:rFonts w:cs="Arial"/>
              </w:rPr>
            </w:pPr>
            <w:r>
              <w:rPr>
                <w:rFonts w:cs="Arial"/>
              </w:rPr>
              <w:t>BatteryMgmt_3</w:t>
            </w:r>
          </w:p>
        </w:tc>
        <w:tc>
          <w:tcPr>
            <w:tcW w:w="708" w:type="dxa"/>
          </w:tcPr>
          <w:p w14:paraId="29E33B78" w14:textId="4F66AB45" w:rsidR="00A967DB" w:rsidRDefault="00A967DB" w:rsidP="004A67BF">
            <w:pPr>
              <w:spacing w:line="240" w:lineRule="atLeast"/>
              <w:rPr>
                <w:rFonts w:cs="Arial"/>
              </w:rPr>
            </w:pPr>
            <w:r>
              <w:rPr>
                <w:rFonts w:cs="Arial"/>
              </w:rPr>
              <w:t>0x43C</w:t>
            </w:r>
          </w:p>
        </w:tc>
        <w:tc>
          <w:tcPr>
            <w:tcW w:w="1560" w:type="dxa"/>
          </w:tcPr>
          <w:p w14:paraId="0D6D2724" w14:textId="75279446" w:rsidR="00A967DB" w:rsidRDefault="00A967DB" w:rsidP="004A67BF">
            <w:pPr>
              <w:spacing w:line="240" w:lineRule="atLeast"/>
              <w:rPr>
                <w:rFonts w:cs="Arial"/>
              </w:rPr>
            </w:pPr>
            <w:r>
              <w:rPr>
                <w:rFonts w:cs="Arial"/>
              </w:rPr>
              <w:t>Fixed Periodic</w:t>
            </w:r>
          </w:p>
        </w:tc>
        <w:tc>
          <w:tcPr>
            <w:tcW w:w="919" w:type="dxa"/>
          </w:tcPr>
          <w:p w14:paraId="2F833A90" w14:textId="5A0B2852" w:rsidR="00A967DB" w:rsidRDefault="00A967DB" w:rsidP="004A67BF">
            <w:pPr>
              <w:spacing w:line="240" w:lineRule="atLeast"/>
              <w:rPr>
                <w:rFonts w:cs="Arial"/>
              </w:rPr>
            </w:pPr>
            <w:r>
              <w:rPr>
                <w:rFonts w:cs="Arial"/>
              </w:rPr>
              <w:t>1000</w:t>
            </w:r>
          </w:p>
        </w:tc>
        <w:tc>
          <w:tcPr>
            <w:tcW w:w="2908" w:type="dxa"/>
          </w:tcPr>
          <w:p w14:paraId="586A7FC7" w14:textId="203711DB" w:rsidR="00A967DB" w:rsidRDefault="00A967DB" w:rsidP="004A67BF">
            <w:pPr>
              <w:overflowPunct/>
              <w:autoSpaceDE/>
              <w:autoSpaceDN/>
              <w:adjustRightInd/>
              <w:spacing w:line="240" w:lineRule="atLeast"/>
              <w:textAlignment w:val="auto"/>
              <w:rPr>
                <w:rFonts w:cs="Arial"/>
              </w:rPr>
            </w:pPr>
            <w:r>
              <w:rPr>
                <w:rFonts w:cs="Arial"/>
              </w:rPr>
              <w:t>BSBattSOC</w:t>
            </w:r>
          </w:p>
        </w:tc>
        <w:tc>
          <w:tcPr>
            <w:tcW w:w="1412" w:type="dxa"/>
          </w:tcPr>
          <w:p w14:paraId="08B4CA7D" w14:textId="58F38485" w:rsidR="00A967DB" w:rsidRDefault="00A967DB" w:rsidP="004A67BF">
            <w:pPr>
              <w:spacing w:line="240" w:lineRule="atLeast"/>
              <w:rPr>
                <w:rStyle w:val="Hyperlink"/>
                <w:rFonts w:cs="Arial"/>
              </w:rPr>
            </w:pPr>
            <w:r>
              <w:rPr>
                <w:rStyle w:val="Hyperlink"/>
                <w:rFonts w:cs="Arial"/>
              </w:rPr>
              <w:t>BCM</w:t>
            </w:r>
          </w:p>
        </w:tc>
        <w:tc>
          <w:tcPr>
            <w:tcW w:w="1281" w:type="dxa"/>
          </w:tcPr>
          <w:p w14:paraId="1AC8E50B" w14:textId="2F627EA8" w:rsidR="00A967DB" w:rsidRDefault="00A967DB" w:rsidP="004A67BF">
            <w:pPr>
              <w:keepNext/>
              <w:spacing w:line="240" w:lineRule="atLeast"/>
              <w:rPr>
                <w:rStyle w:val="Hyperlink"/>
                <w:rFonts w:cs="Arial"/>
              </w:rPr>
            </w:pPr>
            <w:r>
              <w:rPr>
                <w:rStyle w:val="Hyperlink"/>
                <w:rFonts w:cs="Arial"/>
              </w:rPr>
              <w:t>GWM_ECG(Gateway)</w:t>
            </w:r>
          </w:p>
        </w:tc>
      </w:tr>
    </w:tbl>
    <w:p w14:paraId="0E1325C7" w14:textId="18E46C20" w:rsidR="00C26E3C" w:rsidRDefault="00425E93" w:rsidP="00425E93">
      <w:pPr>
        <w:pStyle w:val="Caption"/>
        <w:spacing w:line="240" w:lineRule="atLeast"/>
      </w:pPr>
      <w:r>
        <w:t>Table 6.3.1.1</w:t>
      </w:r>
      <w:r w:rsidR="00A967DB">
        <w:t>: FD1 CAN message list</w:t>
      </w:r>
    </w:p>
    <w:p w14:paraId="69644A3A" w14:textId="0E451A85" w:rsidR="00C26E3C" w:rsidRDefault="00C26E3C" w:rsidP="00C26E3C"/>
    <w:p w14:paraId="0C171572" w14:textId="77777777" w:rsidR="00C26E3C" w:rsidRPr="00C26E3C" w:rsidRDefault="00C26E3C" w:rsidP="00C26E3C"/>
    <w:p w14:paraId="0BABC87F" w14:textId="584C7605" w:rsidR="00591DDF" w:rsidRDefault="00591DDF" w:rsidP="00D80029">
      <w:pPr>
        <w:pStyle w:val="Heading4"/>
        <w:tabs>
          <w:tab w:val="left" w:pos="851"/>
        </w:tabs>
        <w:rPr>
          <w:sz w:val="28"/>
          <w:szCs w:val="20"/>
          <w:lang w:val="en-GB"/>
        </w:rPr>
      </w:pPr>
      <w:bookmarkStart w:id="4567" w:name="_Toc35002613"/>
      <w:r w:rsidRPr="00EE06CE">
        <w:rPr>
          <w:sz w:val="28"/>
          <w:szCs w:val="20"/>
          <w:lang w:val="en-GB"/>
        </w:rPr>
        <w:t>Signal List</w:t>
      </w:r>
      <w:bookmarkEnd w:id="4549"/>
      <w:bookmarkEnd w:id="4567"/>
    </w:p>
    <w:p w14:paraId="3BF663BB" w14:textId="77777777" w:rsidR="00C26E3C" w:rsidRDefault="00C26E3C" w:rsidP="00C26E3C">
      <w:pPr>
        <w:pStyle w:val="Heading5"/>
      </w:pPr>
      <w:bookmarkStart w:id="4568" w:name="_Toc442860292"/>
      <w:bookmarkStart w:id="4569" w:name="_Toc444778255"/>
      <w:r>
        <w:t>Signal / Parameter Mapping</w:t>
      </w:r>
      <w:bookmarkEnd w:id="4568"/>
      <w:bookmarkEnd w:id="4569"/>
    </w:p>
    <w:p w14:paraId="765CD965" w14:textId="77777777" w:rsidR="00C26E3C" w:rsidRDefault="00C26E3C" w:rsidP="00C26E3C">
      <w:pPr>
        <w:spacing w:line="240" w:lineRule="atLeast"/>
      </w:pPr>
    </w:p>
    <w:p w14:paraId="630CE28A" w14:textId="77777777" w:rsidR="00C26E3C" w:rsidRPr="006B1E28" w:rsidRDefault="00C26E3C" w:rsidP="00C26E3C">
      <w:pPr>
        <w:spacing w:line="240" w:lineRule="atLeast"/>
      </w:pPr>
    </w:p>
    <w:tbl>
      <w:tblPr>
        <w:tblStyle w:val="TableGrid"/>
        <w:tblW w:w="10080" w:type="dxa"/>
        <w:tblInd w:w="5" w:type="dxa"/>
        <w:tblLayout w:type="fixed"/>
        <w:tblLook w:val="0620" w:firstRow="1" w:lastRow="0" w:firstColumn="0" w:lastColumn="0" w:noHBand="1" w:noVBand="1"/>
      </w:tblPr>
      <w:tblGrid>
        <w:gridCol w:w="1440"/>
        <w:gridCol w:w="2250"/>
        <w:gridCol w:w="810"/>
        <w:gridCol w:w="1620"/>
        <w:gridCol w:w="2160"/>
        <w:gridCol w:w="1800"/>
      </w:tblGrid>
      <w:tr w:rsidR="00C26E3C" w:rsidRPr="00F73168" w14:paraId="2EA0B995" w14:textId="77777777" w:rsidTr="004A67BF">
        <w:trPr>
          <w:trHeight w:val="332"/>
        </w:trPr>
        <w:tc>
          <w:tcPr>
            <w:tcW w:w="1440" w:type="dxa"/>
            <w:vMerge w:val="restart"/>
            <w:shd w:val="clear" w:color="auto" w:fill="D9D9D9" w:themeFill="background1" w:themeFillShade="D9"/>
          </w:tcPr>
          <w:p w14:paraId="005BA2E0" w14:textId="77777777" w:rsidR="00C26E3C" w:rsidRPr="009D081F" w:rsidRDefault="00C26E3C" w:rsidP="004A67BF">
            <w:pPr>
              <w:pStyle w:val="TableHeading"/>
              <w:spacing w:line="240" w:lineRule="atLeast"/>
              <w:jc w:val="center"/>
            </w:pPr>
            <w:r>
              <w:lastRenderedPageBreak/>
              <w:t xml:space="preserve">Logical </w:t>
            </w:r>
            <w:r w:rsidRPr="009D081F">
              <w:t>Signal Name</w:t>
            </w:r>
          </w:p>
        </w:tc>
        <w:tc>
          <w:tcPr>
            <w:tcW w:w="2250" w:type="dxa"/>
            <w:vMerge w:val="restart"/>
            <w:shd w:val="clear" w:color="auto" w:fill="D9D9D9" w:themeFill="background1" w:themeFillShade="D9"/>
          </w:tcPr>
          <w:p w14:paraId="56841D93" w14:textId="77777777" w:rsidR="00C26E3C" w:rsidRDefault="00C26E3C" w:rsidP="004A67BF">
            <w:pPr>
              <w:pStyle w:val="TableHeading"/>
              <w:spacing w:line="240" w:lineRule="atLeast"/>
              <w:jc w:val="center"/>
            </w:pPr>
            <w:r>
              <w:t>Value</w:t>
            </w:r>
          </w:p>
        </w:tc>
        <w:tc>
          <w:tcPr>
            <w:tcW w:w="810" w:type="dxa"/>
            <w:vMerge w:val="restart"/>
            <w:tcBorders>
              <w:right w:val="double" w:sz="4" w:space="0" w:color="auto"/>
            </w:tcBorders>
            <w:shd w:val="clear" w:color="auto" w:fill="D9D9D9" w:themeFill="background1" w:themeFillShade="D9"/>
          </w:tcPr>
          <w:p w14:paraId="256F8512" w14:textId="77777777" w:rsidR="00C26E3C" w:rsidRDefault="00C26E3C" w:rsidP="004A67BF">
            <w:pPr>
              <w:pStyle w:val="TableHeading"/>
              <w:spacing w:line="240" w:lineRule="atLeast"/>
              <w:jc w:val="center"/>
            </w:pPr>
            <w:r>
              <w:t>Type</w:t>
            </w:r>
          </w:p>
        </w:tc>
        <w:tc>
          <w:tcPr>
            <w:tcW w:w="5580" w:type="dxa"/>
            <w:gridSpan w:val="3"/>
            <w:tcBorders>
              <w:left w:val="double" w:sz="4" w:space="0" w:color="auto"/>
            </w:tcBorders>
            <w:shd w:val="clear" w:color="auto" w:fill="D9D9D9" w:themeFill="background1" w:themeFillShade="D9"/>
          </w:tcPr>
          <w:p w14:paraId="4250BE48" w14:textId="77777777" w:rsidR="00C26E3C" w:rsidRPr="00F73168" w:rsidRDefault="00C26E3C" w:rsidP="004A67BF">
            <w:pPr>
              <w:pStyle w:val="TableHeading"/>
              <w:spacing w:line="240" w:lineRule="atLeast"/>
              <w:jc w:val="center"/>
            </w:pPr>
            <w:r>
              <w:t>Mapped to</w:t>
            </w:r>
          </w:p>
        </w:tc>
      </w:tr>
      <w:tr w:rsidR="00C26E3C" w:rsidRPr="00F73168" w14:paraId="1842C8A1" w14:textId="77777777" w:rsidTr="004A67BF">
        <w:trPr>
          <w:trHeight w:val="642"/>
        </w:trPr>
        <w:tc>
          <w:tcPr>
            <w:tcW w:w="1440" w:type="dxa"/>
            <w:vMerge/>
            <w:shd w:val="clear" w:color="auto" w:fill="D9D9D9" w:themeFill="background1" w:themeFillShade="D9"/>
          </w:tcPr>
          <w:p w14:paraId="66FC5268" w14:textId="77777777" w:rsidR="00C26E3C" w:rsidRDefault="00C26E3C" w:rsidP="004A67BF">
            <w:pPr>
              <w:pStyle w:val="TableHeading"/>
              <w:spacing w:line="240" w:lineRule="atLeast"/>
              <w:jc w:val="center"/>
            </w:pPr>
          </w:p>
        </w:tc>
        <w:tc>
          <w:tcPr>
            <w:tcW w:w="2250" w:type="dxa"/>
            <w:vMerge/>
            <w:shd w:val="clear" w:color="auto" w:fill="D9D9D9" w:themeFill="background1" w:themeFillShade="D9"/>
          </w:tcPr>
          <w:p w14:paraId="78F25258" w14:textId="77777777" w:rsidR="00C26E3C" w:rsidRDefault="00C26E3C" w:rsidP="004A67BF">
            <w:pPr>
              <w:pStyle w:val="TableHeading"/>
              <w:spacing w:line="240" w:lineRule="atLeast"/>
              <w:jc w:val="center"/>
            </w:pPr>
          </w:p>
        </w:tc>
        <w:tc>
          <w:tcPr>
            <w:tcW w:w="810" w:type="dxa"/>
            <w:vMerge/>
            <w:tcBorders>
              <w:right w:val="double" w:sz="4" w:space="0" w:color="auto"/>
            </w:tcBorders>
            <w:shd w:val="clear" w:color="auto" w:fill="D9D9D9" w:themeFill="background1" w:themeFillShade="D9"/>
          </w:tcPr>
          <w:p w14:paraId="034DEFC3" w14:textId="77777777" w:rsidR="00C26E3C" w:rsidRDefault="00C26E3C" w:rsidP="004A67BF">
            <w:pPr>
              <w:pStyle w:val="TableHeading"/>
              <w:spacing w:line="240" w:lineRule="atLeast"/>
              <w:jc w:val="center"/>
            </w:pPr>
          </w:p>
        </w:tc>
        <w:tc>
          <w:tcPr>
            <w:tcW w:w="1620" w:type="dxa"/>
            <w:tcBorders>
              <w:left w:val="double" w:sz="4" w:space="0" w:color="auto"/>
            </w:tcBorders>
            <w:shd w:val="clear" w:color="auto" w:fill="D9D9D9" w:themeFill="background1" w:themeFillShade="D9"/>
          </w:tcPr>
          <w:p w14:paraId="5FF3ADA2" w14:textId="77777777" w:rsidR="00C26E3C" w:rsidRDefault="00C26E3C" w:rsidP="004A67BF">
            <w:pPr>
              <w:pStyle w:val="TableHeading"/>
              <w:spacing w:line="240" w:lineRule="atLeast"/>
              <w:jc w:val="center"/>
            </w:pPr>
            <w:r>
              <w:t>Technical (CAN) Signal Name</w:t>
            </w:r>
          </w:p>
        </w:tc>
        <w:tc>
          <w:tcPr>
            <w:tcW w:w="2160" w:type="dxa"/>
            <w:shd w:val="clear" w:color="auto" w:fill="D9D9D9" w:themeFill="background1" w:themeFillShade="D9"/>
          </w:tcPr>
          <w:p w14:paraId="2258F69F" w14:textId="77777777" w:rsidR="00C26E3C" w:rsidRDefault="00C26E3C" w:rsidP="004A67BF">
            <w:pPr>
              <w:pStyle w:val="TableHeading"/>
              <w:spacing w:line="240" w:lineRule="atLeast"/>
              <w:jc w:val="center"/>
            </w:pPr>
            <w:r w:rsidRPr="00F73168">
              <w:t>Value</w:t>
            </w:r>
          </w:p>
        </w:tc>
        <w:tc>
          <w:tcPr>
            <w:tcW w:w="1800" w:type="dxa"/>
            <w:shd w:val="clear" w:color="auto" w:fill="D9D9D9" w:themeFill="background1" w:themeFillShade="D9"/>
          </w:tcPr>
          <w:p w14:paraId="49FA0947" w14:textId="77777777" w:rsidR="00C26E3C" w:rsidRPr="00F73168" w:rsidRDefault="00C26E3C" w:rsidP="004A67BF">
            <w:pPr>
              <w:pStyle w:val="TableHeading"/>
              <w:spacing w:line="240" w:lineRule="atLeast"/>
              <w:jc w:val="center"/>
            </w:pPr>
            <w:r>
              <w:t>Connection</w:t>
            </w:r>
          </w:p>
        </w:tc>
      </w:tr>
      <w:tr w:rsidR="00425E93" w:rsidRPr="00B30EB5" w14:paraId="57F52C6E" w14:textId="77777777" w:rsidTr="004A67BF">
        <w:trPr>
          <w:trHeight w:val="178"/>
        </w:trPr>
        <w:tc>
          <w:tcPr>
            <w:tcW w:w="1440" w:type="dxa"/>
            <w:vAlign w:val="center"/>
          </w:tcPr>
          <w:p w14:paraId="5517882D" w14:textId="40FFBA60" w:rsidR="00425E93" w:rsidRPr="005066DD" w:rsidRDefault="00425E93" w:rsidP="00425E93">
            <w:pPr>
              <w:spacing w:line="240" w:lineRule="atLeast"/>
              <w:rPr>
                <w:rFonts w:cs="Arial"/>
                <w:iCs/>
              </w:rPr>
            </w:pPr>
            <w:r>
              <w:rPr>
                <w:rFonts w:cs="Arial"/>
                <w:iCs/>
              </w:rPr>
              <w:t>Trailer Connected</w:t>
            </w:r>
          </w:p>
        </w:tc>
        <w:tc>
          <w:tcPr>
            <w:tcW w:w="2250" w:type="dxa"/>
            <w:vAlign w:val="center"/>
          </w:tcPr>
          <w:p w14:paraId="02D00F54" w14:textId="15F341F8" w:rsidR="00425E93" w:rsidRPr="00FA7695" w:rsidRDefault="00425E93" w:rsidP="00425E93">
            <w:pPr>
              <w:pStyle w:val="BodyText"/>
              <w:spacing w:line="240" w:lineRule="atLeast"/>
              <w:ind w:hanging="16"/>
              <w:rPr>
                <w:lang w:val="en-US"/>
              </w:rPr>
            </w:pPr>
            <w:r w:rsidRPr="00FA7695">
              <w:rPr>
                <w:lang w:val="en-US"/>
              </w:rPr>
              <w:t xml:space="preserve">0x0 – </w:t>
            </w:r>
            <w:r>
              <w:rPr>
                <w:lang w:val="en-US"/>
              </w:rPr>
              <w:t>No</w:t>
            </w:r>
          </w:p>
          <w:p w14:paraId="02E8A8FD" w14:textId="51A84B09" w:rsidR="00425E93" w:rsidRPr="00FA7695" w:rsidRDefault="00425E93" w:rsidP="00425E93">
            <w:pPr>
              <w:pStyle w:val="BodyText"/>
              <w:spacing w:line="240" w:lineRule="atLeast"/>
              <w:ind w:hanging="16"/>
              <w:rPr>
                <w:lang w:val="en-US"/>
              </w:rPr>
            </w:pPr>
            <w:r w:rsidRPr="00FA7695">
              <w:rPr>
                <w:lang w:val="en-US"/>
              </w:rPr>
              <w:t xml:space="preserve">0x1 – </w:t>
            </w:r>
            <w:r>
              <w:rPr>
                <w:lang w:val="en-US"/>
              </w:rPr>
              <w:t>Yes</w:t>
            </w:r>
          </w:p>
          <w:p w14:paraId="662A1C7E" w14:textId="053C16EA" w:rsidR="00425E93" w:rsidRPr="005066DD" w:rsidRDefault="00425E93" w:rsidP="00425E93">
            <w:pPr>
              <w:spacing w:line="240" w:lineRule="atLeast"/>
              <w:rPr>
                <w:rFonts w:cs="Arial"/>
              </w:rPr>
            </w:pPr>
          </w:p>
        </w:tc>
        <w:tc>
          <w:tcPr>
            <w:tcW w:w="810" w:type="dxa"/>
            <w:tcBorders>
              <w:right w:val="double" w:sz="4" w:space="0" w:color="auto"/>
            </w:tcBorders>
          </w:tcPr>
          <w:p w14:paraId="789400B6" w14:textId="77777777" w:rsidR="00425E93" w:rsidRPr="00B30EB5" w:rsidRDefault="00425E93" w:rsidP="00425E93">
            <w:pPr>
              <w:spacing w:line="240" w:lineRule="atLeast"/>
              <w:jc w:val="center"/>
              <w:rPr>
                <w:rFonts w:cs="Arial"/>
              </w:rPr>
            </w:pPr>
            <w:r w:rsidRPr="00C162CE">
              <w:rPr>
                <w:rFonts w:cs="Arial"/>
              </w:rPr>
              <w:t>CAN signal</w:t>
            </w:r>
          </w:p>
        </w:tc>
        <w:tc>
          <w:tcPr>
            <w:tcW w:w="1620" w:type="dxa"/>
            <w:tcBorders>
              <w:left w:val="double" w:sz="4" w:space="0" w:color="auto"/>
            </w:tcBorders>
            <w:vAlign w:val="center"/>
          </w:tcPr>
          <w:p w14:paraId="60EC3862" w14:textId="3DA1C8BB" w:rsidR="00425E93" w:rsidRPr="00B30EB5" w:rsidRDefault="00425E93" w:rsidP="00425E93">
            <w:pPr>
              <w:spacing w:line="240" w:lineRule="atLeast"/>
              <w:rPr>
                <w:rFonts w:cs="Arial"/>
              </w:rPr>
            </w:pPr>
            <w:r>
              <w:rPr>
                <w:rFonts w:cs="Arial"/>
                <w:iCs/>
              </w:rPr>
              <w:t>TrlrLampCnnct_B_Actl</w:t>
            </w:r>
          </w:p>
        </w:tc>
        <w:tc>
          <w:tcPr>
            <w:tcW w:w="2160" w:type="dxa"/>
            <w:vAlign w:val="center"/>
          </w:tcPr>
          <w:p w14:paraId="1E465A1B" w14:textId="77777777" w:rsidR="00425E93" w:rsidRPr="00FA7695" w:rsidRDefault="00425E93" w:rsidP="00425E93">
            <w:pPr>
              <w:pStyle w:val="BodyText"/>
              <w:spacing w:line="240" w:lineRule="atLeast"/>
              <w:ind w:hanging="16"/>
              <w:rPr>
                <w:lang w:val="en-US"/>
              </w:rPr>
            </w:pPr>
            <w:r w:rsidRPr="00FA7695">
              <w:rPr>
                <w:lang w:val="en-US"/>
              </w:rPr>
              <w:t xml:space="preserve">0x0 – </w:t>
            </w:r>
            <w:r>
              <w:rPr>
                <w:lang w:val="en-US"/>
              </w:rPr>
              <w:t>No</w:t>
            </w:r>
          </w:p>
          <w:p w14:paraId="0BFB708A" w14:textId="77777777" w:rsidR="00425E93" w:rsidRPr="00FA7695" w:rsidRDefault="00425E93" w:rsidP="00425E93">
            <w:pPr>
              <w:pStyle w:val="BodyText"/>
              <w:spacing w:line="240" w:lineRule="atLeast"/>
              <w:ind w:hanging="16"/>
              <w:rPr>
                <w:lang w:val="en-US"/>
              </w:rPr>
            </w:pPr>
            <w:r w:rsidRPr="00FA7695">
              <w:rPr>
                <w:lang w:val="en-US"/>
              </w:rPr>
              <w:t xml:space="preserve">0x1 – </w:t>
            </w:r>
            <w:r>
              <w:rPr>
                <w:lang w:val="en-US"/>
              </w:rPr>
              <w:t>Yes</w:t>
            </w:r>
          </w:p>
          <w:p w14:paraId="27348B37" w14:textId="48B2E260" w:rsidR="00425E93" w:rsidRPr="00B30EB5" w:rsidRDefault="00425E93" w:rsidP="00425E93">
            <w:pPr>
              <w:spacing w:line="240" w:lineRule="atLeast"/>
              <w:rPr>
                <w:rFonts w:cs="Arial"/>
              </w:rPr>
            </w:pPr>
          </w:p>
        </w:tc>
        <w:tc>
          <w:tcPr>
            <w:tcW w:w="1800" w:type="dxa"/>
          </w:tcPr>
          <w:p w14:paraId="25CD81B1" w14:textId="74CDF70C" w:rsidR="00425E93" w:rsidRPr="00B30EB5" w:rsidRDefault="00425E93" w:rsidP="00425E93">
            <w:pPr>
              <w:spacing w:line="240" w:lineRule="atLeast"/>
              <w:rPr>
                <w:rFonts w:cs="Arial"/>
              </w:rPr>
            </w:pPr>
            <w:r>
              <w:rPr>
                <w:rFonts w:cs="Arial"/>
              </w:rPr>
              <w:t>TRM_ITRM to APIM (via GWM_ECG)</w:t>
            </w:r>
          </w:p>
        </w:tc>
      </w:tr>
      <w:tr w:rsidR="00425E93" w:rsidRPr="00B30EB5" w14:paraId="02794564" w14:textId="77777777" w:rsidTr="004A67BF">
        <w:trPr>
          <w:trHeight w:val="178"/>
        </w:trPr>
        <w:tc>
          <w:tcPr>
            <w:tcW w:w="1440" w:type="dxa"/>
            <w:vAlign w:val="center"/>
          </w:tcPr>
          <w:p w14:paraId="73B65C96" w14:textId="549FBEEF" w:rsidR="00425E93" w:rsidRPr="004C6A08" w:rsidRDefault="00425E93" w:rsidP="00425E93">
            <w:pPr>
              <w:spacing w:line="240" w:lineRule="atLeast"/>
              <w:rPr>
                <w:rFonts w:cs="Arial"/>
                <w:iCs/>
                <w:strike/>
                <w:color w:val="FF0000"/>
              </w:rPr>
            </w:pPr>
            <w:r>
              <w:rPr>
                <w:rFonts w:cs="Arial"/>
                <w:iCs/>
              </w:rPr>
              <w:t>Shifter Position</w:t>
            </w:r>
          </w:p>
        </w:tc>
        <w:tc>
          <w:tcPr>
            <w:tcW w:w="2250" w:type="dxa"/>
          </w:tcPr>
          <w:p w14:paraId="360AE486" w14:textId="3276BAF0" w:rsidR="00425E93" w:rsidRPr="00FB2416" w:rsidRDefault="00425E93" w:rsidP="00425E93">
            <w:pPr>
              <w:pStyle w:val="BodyText"/>
              <w:spacing w:line="240" w:lineRule="atLeast"/>
              <w:ind w:hanging="16"/>
              <w:rPr>
                <w:color w:val="FF0000"/>
                <w:lang w:val="en-US"/>
              </w:rPr>
            </w:pPr>
            <w:r w:rsidRPr="00E303BE">
              <w:rPr>
                <w:lang w:val="en-US"/>
              </w:rPr>
              <w:t xml:space="preserve">0x0 – </w:t>
            </w:r>
            <w:r>
              <w:rPr>
                <w:lang w:val="en-US"/>
              </w:rPr>
              <w:t>Park</w:t>
            </w:r>
          </w:p>
          <w:p w14:paraId="5AEDB03C" w14:textId="57F289FE" w:rsidR="00425E93" w:rsidRDefault="00425E93" w:rsidP="00425E93">
            <w:pPr>
              <w:pStyle w:val="BodyText"/>
              <w:spacing w:line="240" w:lineRule="atLeast"/>
              <w:ind w:hanging="16"/>
              <w:rPr>
                <w:lang w:val="en-US"/>
              </w:rPr>
            </w:pPr>
            <w:r>
              <w:rPr>
                <w:lang w:val="en-US"/>
              </w:rPr>
              <w:t>0x1 – Reverse</w:t>
            </w:r>
          </w:p>
          <w:p w14:paraId="6B8ED98B" w14:textId="440C8581" w:rsidR="00425E93" w:rsidRDefault="00425E93" w:rsidP="00425E93">
            <w:pPr>
              <w:pStyle w:val="BodyText"/>
              <w:spacing w:line="240" w:lineRule="atLeast"/>
              <w:ind w:hanging="16"/>
              <w:rPr>
                <w:lang w:val="en-US"/>
              </w:rPr>
            </w:pPr>
            <w:r>
              <w:rPr>
                <w:lang w:val="en-US"/>
              </w:rPr>
              <w:t>0x2 – Neutral</w:t>
            </w:r>
          </w:p>
          <w:p w14:paraId="623C8AFA" w14:textId="3247FC68" w:rsidR="00425E93" w:rsidRDefault="00425E93" w:rsidP="00425E93">
            <w:pPr>
              <w:pStyle w:val="BodyText"/>
              <w:spacing w:line="240" w:lineRule="atLeast"/>
              <w:ind w:hanging="16"/>
            </w:pPr>
            <w:r>
              <w:t>0x3 – Drive</w:t>
            </w:r>
          </w:p>
          <w:p w14:paraId="47AC7ECC" w14:textId="4BC775E5" w:rsidR="00425E93" w:rsidRDefault="00425E93" w:rsidP="00425E93">
            <w:pPr>
              <w:pStyle w:val="BodyText"/>
              <w:spacing w:line="240" w:lineRule="atLeast"/>
              <w:ind w:hanging="16"/>
            </w:pPr>
            <w:r>
              <w:t>0x4 – Sport_DriveSport</w:t>
            </w:r>
          </w:p>
          <w:p w14:paraId="3F893A1E" w14:textId="038DFE9A" w:rsidR="00425E93" w:rsidRDefault="00425E93" w:rsidP="00425E93">
            <w:pPr>
              <w:pStyle w:val="BodyText"/>
              <w:spacing w:line="240" w:lineRule="atLeast"/>
              <w:ind w:hanging="16"/>
            </w:pPr>
            <w:r>
              <w:t>0x5 – Low</w:t>
            </w:r>
          </w:p>
          <w:p w14:paraId="18445427" w14:textId="0F0EE2B7" w:rsidR="00425E93" w:rsidRDefault="00425E93" w:rsidP="00425E93">
            <w:pPr>
              <w:pStyle w:val="BodyText"/>
              <w:spacing w:line="240" w:lineRule="atLeast"/>
              <w:ind w:hanging="16"/>
            </w:pPr>
            <w:r>
              <w:t>0x6 – First</w:t>
            </w:r>
          </w:p>
          <w:p w14:paraId="13AAE566" w14:textId="115F1C5C" w:rsidR="00425E93" w:rsidRDefault="00425E93" w:rsidP="00425E93">
            <w:pPr>
              <w:pStyle w:val="BodyText"/>
              <w:spacing w:line="240" w:lineRule="atLeast"/>
              <w:ind w:hanging="16"/>
            </w:pPr>
            <w:r>
              <w:t>0x7 – Second</w:t>
            </w:r>
          </w:p>
          <w:p w14:paraId="437A59F7" w14:textId="394AA90A" w:rsidR="00425E93" w:rsidRDefault="00425E93" w:rsidP="00425E93">
            <w:pPr>
              <w:pStyle w:val="BodyText"/>
              <w:spacing w:line="240" w:lineRule="atLeast"/>
              <w:ind w:hanging="16"/>
            </w:pPr>
            <w:r>
              <w:t>0x8 – Third</w:t>
            </w:r>
          </w:p>
          <w:p w14:paraId="71AD823C" w14:textId="0D516BDB" w:rsidR="00425E93" w:rsidRDefault="00425E93" w:rsidP="00425E93">
            <w:pPr>
              <w:pStyle w:val="BodyText"/>
              <w:spacing w:line="240" w:lineRule="atLeast"/>
              <w:ind w:hanging="16"/>
            </w:pPr>
            <w:r>
              <w:t>0x9 – Fourth</w:t>
            </w:r>
          </w:p>
          <w:p w14:paraId="506CA32B" w14:textId="0B758991" w:rsidR="00425E93" w:rsidRDefault="00425E93" w:rsidP="00425E93">
            <w:pPr>
              <w:pStyle w:val="BodyText"/>
              <w:spacing w:line="240" w:lineRule="atLeast"/>
              <w:ind w:hanging="16"/>
            </w:pPr>
            <w:r>
              <w:t>0xA – Fifth</w:t>
            </w:r>
          </w:p>
          <w:p w14:paraId="6C1F2F43" w14:textId="2B6EA9A8" w:rsidR="00425E93" w:rsidRDefault="00425E93" w:rsidP="00425E93">
            <w:pPr>
              <w:pStyle w:val="BodyText"/>
              <w:spacing w:line="240" w:lineRule="atLeast"/>
              <w:ind w:hanging="16"/>
            </w:pPr>
            <w:r>
              <w:t>0xC – Sixth</w:t>
            </w:r>
          </w:p>
          <w:p w14:paraId="663B8893" w14:textId="55D641D8" w:rsidR="00425E93" w:rsidRDefault="00425E93" w:rsidP="00425E93">
            <w:pPr>
              <w:pStyle w:val="BodyText"/>
              <w:spacing w:line="240" w:lineRule="atLeast"/>
              <w:ind w:hanging="16"/>
            </w:pPr>
            <w:r>
              <w:t>0xD – Undefined_Treat_as_Fault</w:t>
            </w:r>
          </w:p>
          <w:p w14:paraId="762FB356" w14:textId="4C4B23BF" w:rsidR="00425E93" w:rsidRDefault="00425E93" w:rsidP="00425E93">
            <w:pPr>
              <w:pStyle w:val="BodyText"/>
              <w:spacing w:line="240" w:lineRule="atLeast"/>
              <w:ind w:hanging="16"/>
            </w:pPr>
            <w:r>
              <w:t>0xE –</w:t>
            </w:r>
          </w:p>
          <w:p w14:paraId="2CB2F8DC" w14:textId="2BE5D33D" w:rsidR="00425E93" w:rsidRDefault="00425E93" w:rsidP="00425E93">
            <w:pPr>
              <w:pStyle w:val="BodyText"/>
              <w:spacing w:line="240" w:lineRule="atLeast"/>
              <w:ind w:hanging="16"/>
            </w:pPr>
            <w:r>
              <w:t>0xF –</w:t>
            </w:r>
          </w:p>
          <w:p w14:paraId="0E875ADB" w14:textId="2478C8F0" w:rsidR="00425E93" w:rsidRPr="004C6A08" w:rsidRDefault="00425E93" w:rsidP="00425E93">
            <w:pPr>
              <w:pStyle w:val="BodyText"/>
              <w:spacing w:line="240" w:lineRule="atLeast"/>
              <w:rPr>
                <w:strike/>
                <w:color w:val="FF0000"/>
                <w:lang w:val="en-US"/>
              </w:rPr>
            </w:pPr>
          </w:p>
        </w:tc>
        <w:tc>
          <w:tcPr>
            <w:tcW w:w="810" w:type="dxa"/>
            <w:tcBorders>
              <w:right w:val="double" w:sz="4" w:space="0" w:color="auto"/>
            </w:tcBorders>
          </w:tcPr>
          <w:p w14:paraId="79B541BF" w14:textId="77777777" w:rsidR="00425E93" w:rsidRPr="004C6A08" w:rsidRDefault="00425E93" w:rsidP="00425E93">
            <w:pPr>
              <w:spacing w:line="240" w:lineRule="atLeast"/>
              <w:jc w:val="center"/>
              <w:rPr>
                <w:rFonts w:cs="Arial"/>
                <w:strike/>
                <w:color w:val="FF0000"/>
              </w:rPr>
            </w:pPr>
            <w:r w:rsidRPr="00C162CE">
              <w:rPr>
                <w:rFonts w:cs="Arial"/>
              </w:rPr>
              <w:t>CAN signal</w:t>
            </w:r>
          </w:p>
        </w:tc>
        <w:tc>
          <w:tcPr>
            <w:tcW w:w="1620" w:type="dxa"/>
            <w:tcBorders>
              <w:left w:val="double" w:sz="4" w:space="0" w:color="auto"/>
            </w:tcBorders>
            <w:vAlign w:val="center"/>
          </w:tcPr>
          <w:p w14:paraId="39A83373" w14:textId="029E8095" w:rsidR="00425E93" w:rsidRPr="004C6A08" w:rsidRDefault="00425E93" w:rsidP="00425E93">
            <w:pPr>
              <w:spacing w:line="240" w:lineRule="atLeast"/>
              <w:rPr>
                <w:rFonts w:cs="Arial"/>
                <w:strike/>
                <w:color w:val="FF0000"/>
              </w:rPr>
            </w:pPr>
            <w:r>
              <w:rPr>
                <w:rFonts w:cs="Arial"/>
                <w:iCs/>
              </w:rPr>
              <w:t>GearLvrPos_D_Actl</w:t>
            </w:r>
          </w:p>
        </w:tc>
        <w:tc>
          <w:tcPr>
            <w:tcW w:w="2160" w:type="dxa"/>
          </w:tcPr>
          <w:p w14:paraId="4819107C" w14:textId="77777777" w:rsidR="00425E93" w:rsidRPr="00FB2416" w:rsidRDefault="00425E93" w:rsidP="00425E93">
            <w:pPr>
              <w:pStyle w:val="BodyText"/>
              <w:spacing w:line="240" w:lineRule="atLeast"/>
              <w:ind w:hanging="16"/>
              <w:rPr>
                <w:color w:val="FF0000"/>
                <w:lang w:val="en-US"/>
              </w:rPr>
            </w:pPr>
            <w:r w:rsidRPr="00E303BE">
              <w:rPr>
                <w:lang w:val="en-US"/>
              </w:rPr>
              <w:t xml:space="preserve">0x0 – </w:t>
            </w:r>
            <w:r>
              <w:rPr>
                <w:lang w:val="en-US"/>
              </w:rPr>
              <w:t>Park</w:t>
            </w:r>
          </w:p>
          <w:p w14:paraId="049A414A" w14:textId="77777777" w:rsidR="00425E93" w:rsidRDefault="00425E93" w:rsidP="00425E93">
            <w:pPr>
              <w:pStyle w:val="BodyText"/>
              <w:spacing w:line="240" w:lineRule="atLeast"/>
              <w:ind w:hanging="16"/>
              <w:rPr>
                <w:lang w:val="en-US"/>
              </w:rPr>
            </w:pPr>
            <w:r>
              <w:rPr>
                <w:lang w:val="en-US"/>
              </w:rPr>
              <w:t>0x1 – Reverse</w:t>
            </w:r>
          </w:p>
          <w:p w14:paraId="2CC75800" w14:textId="77777777" w:rsidR="00425E93" w:rsidRDefault="00425E93" w:rsidP="00425E93">
            <w:pPr>
              <w:pStyle w:val="BodyText"/>
              <w:spacing w:line="240" w:lineRule="atLeast"/>
              <w:ind w:hanging="16"/>
              <w:rPr>
                <w:lang w:val="en-US"/>
              </w:rPr>
            </w:pPr>
            <w:r>
              <w:rPr>
                <w:lang w:val="en-US"/>
              </w:rPr>
              <w:t>0x2 – Neutral</w:t>
            </w:r>
          </w:p>
          <w:p w14:paraId="7687C09A" w14:textId="77777777" w:rsidR="00425E93" w:rsidRDefault="00425E93" w:rsidP="00425E93">
            <w:pPr>
              <w:pStyle w:val="BodyText"/>
              <w:spacing w:line="240" w:lineRule="atLeast"/>
              <w:ind w:hanging="16"/>
            </w:pPr>
            <w:r>
              <w:t>0x3 – Drive</w:t>
            </w:r>
          </w:p>
          <w:p w14:paraId="50F4D486" w14:textId="77777777" w:rsidR="00425E93" w:rsidRDefault="00425E93" w:rsidP="00425E93">
            <w:pPr>
              <w:pStyle w:val="BodyText"/>
              <w:spacing w:line="240" w:lineRule="atLeast"/>
              <w:ind w:hanging="16"/>
            </w:pPr>
            <w:r>
              <w:t>0x4 – Sport_DriveSport</w:t>
            </w:r>
          </w:p>
          <w:p w14:paraId="5B89E6D4" w14:textId="77777777" w:rsidR="00425E93" w:rsidRDefault="00425E93" w:rsidP="00425E93">
            <w:pPr>
              <w:pStyle w:val="BodyText"/>
              <w:spacing w:line="240" w:lineRule="atLeast"/>
              <w:ind w:hanging="16"/>
            </w:pPr>
            <w:r>
              <w:t>0x5 – Low</w:t>
            </w:r>
          </w:p>
          <w:p w14:paraId="54693E2A" w14:textId="77777777" w:rsidR="00425E93" w:rsidRDefault="00425E93" w:rsidP="00425E93">
            <w:pPr>
              <w:pStyle w:val="BodyText"/>
              <w:spacing w:line="240" w:lineRule="atLeast"/>
              <w:ind w:hanging="16"/>
            </w:pPr>
            <w:r>
              <w:t>0x6 – First</w:t>
            </w:r>
          </w:p>
          <w:p w14:paraId="6482A15B" w14:textId="77777777" w:rsidR="00425E93" w:rsidRDefault="00425E93" w:rsidP="00425E93">
            <w:pPr>
              <w:pStyle w:val="BodyText"/>
              <w:spacing w:line="240" w:lineRule="atLeast"/>
              <w:ind w:hanging="16"/>
            </w:pPr>
            <w:r>
              <w:t>0x7 – Second</w:t>
            </w:r>
          </w:p>
          <w:p w14:paraId="02750092" w14:textId="77777777" w:rsidR="00425E93" w:rsidRDefault="00425E93" w:rsidP="00425E93">
            <w:pPr>
              <w:pStyle w:val="BodyText"/>
              <w:spacing w:line="240" w:lineRule="atLeast"/>
              <w:ind w:hanging="16"/>
            </w:pPr>
            <w:r>
              <w:t>0x8 – Third</w:t>
            </w:r>
          </w:p>
          <w:p w14:paraId="5DA392B7" w14:textId="77777777" w:rsidR="00425E93" w:rsidRDefault="00425E93" w:rsidP="00425E93">
            <w:pPr>
              <w:pStyle w:val="BodyText"/>
              <w:spacing w:line="240" w:lineRule="atLeast"/>
              <w:ind w:hanging="16"/>
            </w:pPr>
            <w:r>
              <w:t>0x9 – Fourth</w:t>
            </w:r>
          </w:p>
          <w:p w14:paraId="674060BB" w14:textId="77777777" w:rsidR="00425E93" w:rsidRDefault="00425E93" w:rsidP="00425E93">
            <w:pPr>
              <w:pStyle w:val="BodyText"/>
              <w:spacing w:line="240" w:lineRule="atLeast"/>
              <w:ind w:hanging="16"/>
            </w:pPr>
            <w:r>
              <w:t>0xA – Fifth</w:t>
            </w:r>
          </w:p>
          <w:p w14:paraId="2BCBC625" w14:textId="77777777" w:rsidR="00425E93" w:rsidRDefault="00425E93" w:rsidP="00425E93">
            <w:pPr>
              <w:pStyle w:val="BodyText"/>
              <w:spacing w:line="240" w:lineRule="atLeast"/>
              <w:ind w:hanging="16"/>
            </w:pPr>
            <w:r>
              <w:t>0xC – Sixth</w:t>
            </w:r>
          </w:p>
          <w:p w14:paraId="437D359C" w14:textId="77777777" w:rsidR="00425E93" w:rsidRDefault="00425E93" w:rsidP="00425E93">
            <w:pPr>
              <w:pStyle w:val="BodyText"/>
              <w:spacing w:line="240" w:lineRule="atLeast"/>
              <w:ind w:hanging="16"/>
            </w:pPr>
            <w:r>
              <w:t>0xD – Undefined_Treat_as_Fault</w:t>
            </w:r>
          </w:p>
          <w:p w14:paraId="357E760B" w14:textId="77777777" w:rsidR="00425E93" w:rsidRDefault="00425E93" w:rsidP="00425E93">
            <w:pPr>
              <w:pStyle w:val="BodyText"/>
              <w:spacing w:line="240" w:lineRule="atLeast"/>
              <w:ind w:hanging="16"/>
            </w:pPr>
            <w:r>
              <w:t>0xE –</w:t>
            </w:r>
          </w:p>
          <w:p w14:paraId="4F834BB4" w14:textId="77777777" w:rsidR="00425E93" w:rsidRDefault="00425E93" w:rsidP="00425E93">
            <w:pPr>
              <w:pStyle w:val="BodyText"/>
              <w:spacing w:line="240" w:lineRule="atLeast"/>
              <w:ind w:hanging="16"/>
            </w:pPr>
            <w:r>
              <w:t>0xF –</w:t>
            </w:r>
          </w:p>
          <w:p w14:paraId="2C41710E" w14:textId="43818DCC" w:rsidR="00425E93" w:rsidRPr="004C6A08" w:rsidRDefault="00425E93" w:rsidP="00425E93">
            <w:pPr>
              <w:spacing w:line="240" w:lineRule="atLeast"/>
              <w:rPr>
                <w:rFonts w:cs="Arial"/>
                <w:strike/>
                <w:color w:val="FF0000"/>
              </w:rPr>
            </w:pPr>
          </w:p>
        </w:tc>
        <w:tc>
          <w:tcPr>
            <w:tcW w:w="1800" w:type="dxa"/>
          </w:tcPr>
          <w:p w14:paraId="659AE613" w14:textId="3BEFD0B0" w:rsidR="00425E93" w:rsidRPr="004C6A08" w:rsidRDefault="00425E93" w:rsidP="00425E93">
            <w:pPr>
              <w:spacing w:line="240" w:lineRule="atLeast"/>
              <w:rPr>
                <w:rFonts w:cs="Arial"/>
                <w:strike/>
                <w:color w:val="FF0000"/>
              </w:rPr>
            </w:pPr>
            <w:r>
              <w:rPr>
                <w:rFonts w:cs="Arial"/>
              </w:rPr>
              <w:t>PCM to APIM (via GWM_ECG)</w:t>
            </w:r>
          </w:p>
        </w:tc>
      </w:tr>
      <w:tr w:rsidR="00425E93" w:rsidRPr="00B30EB5" w14:paraId="69943F99" w14:textId="77777777" w:rsidTr="004A67BF">
        <w:trPr>
          <w:trHeight w:val="178"/>
        </w:trPr>
        <w:tc>
          <w:tcPr>
            <w:tcW w:w="1440" w:type="dxa"/>
            <w:vAlign w:val="center"/>
          </w:tcPr>
          <w:p w14:paraId="0167C2AE" w14:textId="4D6C6732" w:rsidR="00425E93" w:rsidRPr="00706282" w:rsidRDefault="00425E93" w:rsidP="00425E93">
            <w:pPr>
              <w:spacing w:line="240" w:lineRule="atLeast"/>
              <w:rPr>
                <w:rFonts w:cs="Arial"/>
                <w:iCs/>
                <w:color w:val="FF0000"/>
              </w:rPr>
            </w:pPr>
            <w:r>
              <w:rPr>
                <w:rFonts w:cs="Arial"/>
                <w:iCs/>
              </w:rPr>
              <w:t>Battery SOC</w:t>
            </w:r>
          </w:p>
        </w:tc>
        <w:tc>
          <w:tcPr>
            <w:tcW w:w="2250" w:type="dxa"/>
          </w:tcPr>
          <w:p w14:paraId="04A44D48" w14:textId="2E5BE52A" w:rsidR="00425E93" w:rsidRPr="00E303BE" w:rsidRDefault="00425E93" w:rsidP="00425E93">
            <w:pPr>
              <w:pStyle w:val="BodyText"/>
              <w:spacing w:line="240" w:lineRule="atLeast"/>
              <w:ind w:hanging="16"/>
              <w:rPr>
                <w:lang w:val="en-US"/>
              </w:rPr>
            </w:pPr>
            <w:r w:rsidRPr="00E303BE">
              <w:rPr>
                <w:lang w:val="en-US"/>
              </w:rPr>
              <w:t xml:space="preserve">0x0 – </w:t>
            </w:r>
            <w:r>
              <w:rPr>
                <w:lang w:val="en-US"/>
              </w:rPr>
              <w:t>0</w:t>
            </w:r>
          </w:p>
          <w:p w14:paraId="30E428C8" w14:textId="4D64E8D7" w:rsidR="00425E93" w:rsidRPr="00A116AB" w:rsidRDefault="00425E93" w:rsidP="00425E93">
            <w:pPr>
              <w:pStyle w:val="BodyText"/>
              <w:spacing w:line="240" w:lineRule="atLeast"/>
              <w:ind w:hanging="16"/>
              <w:rPr>
                <w:lang w:val="en-US"/>
              </w:rPr>
            </w:pPr>
            <w:r>
              <w:rPr>
                <w:lang w:val="en-US"/>
              </w:rPr>
              <w:t>0x7F – 127</w:t>
            </w:r>
          </w:p>
        </w:tc>
        <w:tc>
          <w:tcPr>
            <w:tcW w:w="810" w:type="dxa"/>
            <w:tcBorders>
              <w:right w:val="double" w:sz="4" w:space="0" w:color="auto"/>
            </w:tcBorders>
          </w:tcPr>
          <w:p w14:paraId="3BFD4DFC" w14:textId="77777777" w:rsidR="00425E93" w:rsidRDefault="00425E93" w:rsidP="00425E93">
            <w:pPr>
              <w:spacing w:line="240" w:lineRule="atLeast"/>
              <w:jc w:val="center"/>
              <w:rPr>
                <w:rFonts w:cs="Arial"/>
              </w:rPr>
            </w:pPr>
            <w:r w:rsidRPr="00C162CE">
              <w:rPr>
                <w:rFonts w:cs="Arial"/>
              </w:rPr>
              <w:t>CAN signal</w:t>
            </w:r>
          </w:p>
        </w:tc>
        <w:tc>
          <w:tcPr>
            <w:tcW w:w="1620" w:type="dxa"/>
            <w:tcBorders>
              <w:left w:val="double" w:sz="4" w:space="0" w:color="auto"/>
            </w:tcBorders>
            <w:vAlign w:val="center"/>
          </w:tcPr>
          <w:p w14:paraId="7FA58167" w14:textId="15B79505" w:rsidR="00425E93" w:rsidRPr="00F65B4B" w:rsidRDefault="00425E93" w:rsidP="00425E93">
            <w:pPr>
              <w:spacing w:line="240" w:lineRule="atLeast"/>
              <w:rPr>
                <w:rFonts w:cs="Arial"/>
              </w:rPr>
            </w:pPr>
            <w:r>
              <w:rPr>
                <w:rFonts w:cs="Arial"/>
                <w:iCs/>
              </w:rPr>
              <w:t>BSBattSOC</w:t>
            </w:r>
          </w:p>
        </w:tc>
        <w:tc>
          <w:tcPr>
            <w:tcW w:w="2160" w:type="dxa"/>
          </w:tcPr>
          <w:p w14:paraId="7AFC0BB5" w14:textId="77777777" w:rsidR="00425E93" w:rsidRPr="00E303BE" w:rsidRDefault="00425E93" w:rsidP="00425E93">
            <w:pPr>
              <w:pStyle w:val="BodyText"/>
              <w:spacing w:line="240" w:lineRule="atLeast"/>
              <w:ind w:hanging="16"/>
              <w:rPr>
                <w:lang w:val="en-US"/>
              </w:rPr>
            </w:pPr>
            <w:r w:rsidRPr="00E303BE">
              <w:rPr>
                <w:lang w:val="en-US"/>
              </w:rPr>
              <w:t xml:space="preserve">0x0 – </w:t>
            </w:r>
            <w:r>
              <w:rPr>
                <w:lang w:val="en-US"/>
              </w:rPr>
              <w:t>0</w:t>
            </w:r>
          </w:p>
          <w:p w14:paraId="18FC66B3" w14:textId="325A1E5C" w:rsidR="00425E93" w:rsidRPr="00B30EB5" w:rsidRDefault="00425E93" w:rsidP="00425E93">
            <w:pPr>
              <w:spacing w:line="240" w:lineRule="atLeast"/>
              <w:rPr>
                <w:rFonts w:cs="Arial"/>
              </w:rPr>
            </w:pPr>
            <w:r>
              <w:t>0x7F – 127</w:t>
            </w:r>
          </w:p>
        </w:tc>
        <w:tc>
          <w:tcPr>
            <w:tcW w:w="1800" w:type="dxa"/>
          </w:tcPr>
          <w:p w14:paraId="25FCAD62" w14:textId="5CCBE922" w:rsidR="00425E93" w:rsidRPr="00B30EB5" w:rsidRDefault="00425E93" w:rsidP="00425E93">
            <w:pPr>
              <w:spacing w:line="240" w:lineRule="atLeast"/>
              <w:rPr>
                <w:rFonts w:cs="Arial"/>
              </w:rPr>
            </w:pPr>
            <w:r>
              <w:rPr>
                <w:rFonts w:cs="Arial"/>
              </w:rPr>
              <w:t>BCM to APIM (via GWM_ECG)</w:t>
            </w:r>
          </w:p>
        </w:tc>
      </w:tr>
      <w:tr w:rsidR="00425E93" w:rsidRPr="00B30EB5" w14:paraId="4784066F" w14:textId="77777777" w:rsidTr="004A67BF">
        <w:tc>
          <w:tcPr>
            <w:tcW w:w="1440" w:type="dxa"/>
            <w:vAlign w:val="center"/>
          </w:tcPr>
          <w:p w14:paraId="7758B6DB" w14:textId="66B7FB9D" w:rsidR="00425E93" w:rsidRPr="00706282" w:rsidRDefault="00425E93" w:rsidP="00425E93">
            <w:pPr>
              <w:spacing w:line="240" w:lineRule="atLeast"/>
              <w:rPr>
                <w:rFonts w:cs="Arial"/>
                <w:iCs/>
                <w:color w:val="FF0000"/>
              </w:rPr>
            </w:pPr>
            <w:r>
              <w:rPr>
                <w:rFonts w:cs="Arial"/>
                <w:iCs/>
              </w:rPr>
              <w:t>Ignition Status</w:t>
            </w:r>
          </w:p>
        </w:tc>
        <w:tc>
          <w:tcPr>
            <w:tcW w:w="2250" w:type="dxa"/>
          </w:tcPr>
          <w:p w14:paraId="68237408" w14:textId="66ABB214" w:rsidR="00425E93" w:rsidRDefault="00425E93" w:rsidP="00425E93">
            <w:pPr>
              <w:spacing w:line="240" w:lineRule="atLeast"/>
            </w:pPr>
            <w:r w:rsidRPr="00784B4C">
              <w:t>0</w:t>
            </w:r>
            <w:r>
              <w:t>x0 – Unknown</w:t>
            </w:r>
          </w:p>
          <w:p w14:paraId="2D515BD7" w14:textId="5C8566D2" w:rsidR="00425E93" w:rsidRDefault="00425E93" w:rsidP="00425E93">
            <w:pPr>
              <w:spacing w:line="240" w:lineRule="atLeast"/>
            </w:pPr>
            <w:r>
              <w:t>0x1 – Off</w:t>
            </w:r>
          </w:p>
          <w:p w14:paraId="28EAC73F" w14:textId="4CB54D67" w:rsidR="00425E93" w:rsidRDefault="00425E93" w:rsidP="00425E93">
            <w:pPr>
              <w:spacing w:line="240" w:lineRule="atLeast"/>
            </w:pPr>
            <w:r>
              <w:t>0x2 – Accessory</w:t>
            </w:r>
          </w:p>
          <w:p w14:paraId="3A3F3528" w14:textId="4490304D" w:rsidR="00425E93" w:rsidRDefault="00425E93" w:rsidP="00425E93">
            <w:pPr>
              <w:spacing w:line="240" w:lineRule="atLeast"/>
            </w:pPr>
            <w:r>
              <w:t>0x4 – Run</w:t>
            </w:r>
          </w:p>
          <w:p w14:paraId="22FA068C" w14:textId="0AD05219" w:rsidR="00425E93" w:rsidRDefault="00425E93" w:rsidP="00425E93">
            <w:pPr>
              <w:spacing w:line="240" w:lineRule="atLeast"/>
            </w:pPr>
            <w:r>
              <w:t>0x8 – Start</w:t>
            </w:r>
          </w:p>
          <w:p w14:paraId="216BED71" w14:textId="5A168FA5" w:rsidR="00425E93" w:rsidRPr="004B5773" w:rsidRDefault="00425E93" w:rsidP="00425E93">
            <w:pPr>
              <w:spacing w:line="240" w:lineRule="atLeast"/>
              <w:rPr>
                <w:rFonts w:cs="Arial"/>
                <w:iCs/>
              </w:rPr>
            </w:pPr>
            <w:r>
              <w:t>0xF – Invalid</w:t>
            </w:r>
          </w:p>
        </w:tc>
        <w:tc>
          <w:tcPr>
            <w:tcW w:w="810" w:type="dxa"/>
            <w:tcBorders>
              <w:right w:val="double" w:sz="4" w:space="0" w:color="auto"/>
            </w:tcBorders>
          </w:tcPr>
          <w:p w14:paraId="4480C185" w14:textId="77777777" w:rsidR="00425E93" w:rsidRPr="00B30EB5" w:rsidRDefault="00425E93" w:rsidP="00425E93">
            <w:pPr>
              <w:spacing w:line="240" w:lineRule="atLeast"/>
              <w:jc w:val="center"/>
              <w:rPr>
                <w:rFonts w:cs="Arial"/>
              </w:rPr>
            </w:pPr>
            <w:r w:rsidRPr="00C162CE">
              <w:rPr>
                <w:rFonts w:cs="Arial"/>
              </w:rPr>
              <w:t>CAN signal</w:t>
            </w:r>
          </w:p>
        </w:tc>
        <w:tc>
          <w:tcPr>
            <w:tcW w:w="1620" w:type="dxa"/>
            <w:tcBorders>
              <w:left w:val="double" w:sz="4" w:space="0" w:color="auto"/>
            </w:tcBorders>
          </w:tcPr>
          <w:p w14:paraId="1A8CF15F" w14:textId="4BFB869F" w:rsidR="00425E93" w:rsidRPr="00B30EB5" w:rsidRDefault="00425E93" w:rsidP="00425E93">
            <w:pPr>
              <w:spacing w:line="240" w:lineRule="atLeast"/>
              <w:rPr>
                <w:rFonts w:cs="Arial"/>
              </w:rPr>
            </w:pPr>
            <w:r>
              <w:rPr>
                <w:rFonts w:cs="Arial"/>
              </w:rPr>
              <w:t>Veh_V_AlEng</w:t>
            </w:r>
          </w:p>
        </w:tc>
        <w:tc>
          <w:tcPr>
            <w:tcW w:w="2160" w:type="dxa"/>
          </w:tcPr>
          <w:p w14:paraId="464B6FC9" w14:textId="77777777" w:rsidR="00425E93" w:rsidRDefault="00425E93" w:rsidP="00425E93">
            <w:pPr>
              <w:spacing w:line="240" w:lineRule="atLeast"/>
            </w:pPr>
            <w:r w:rsidRPr="00784B4C">
              <w:t>0</w:t>
            </w:r>
            <w:r>
              <w:t>x0 – Unknown</w:t>
            </w:r>
          </w:p>
          <w:p w14:paraId="570C4CFB" w14:textId="77777777" w:rsidR="00425E93" w:rsidRDefault="00425E93" w:rsidP="00425E93">
            <w:pPr>
              <w:spacing w:line="240" w:lineRule="atLeast"/>
            </w:pPr>
            <w:r>
              <w:t>0x1 – Off</w:t>
            </w:r>
          </w:p>
          <w:p w14:paraId="0DF226A8" w14:textId="77777777" w:rsidR="00425E93" w:rsidRDefault="00425E93" w:rsidP="00425E93">
            <w:pPr>
              <w:spacing w:line="240" w:lineRule="atLeast"/>
            </w:pPr>
            <w:r>
              <w:t>0x2 – Accessory</w:t>
            </w:r>
          </w:p>
          <w:p w14:paraId="1DC1BCF8" w14:textId="77777777" w:rsidR="00425E93" w:rsidRDefault="00425E93" w:rsidP="00425E93">
            <w:pPr>
              <w:spacing w:line="240" w:lineRule="atLeast"/>
            </w:pPr>
            <w:r>
              <w:t>0x4 – Run</w:t>
            </w:r>
          </w:p>
          <w:p w14:paraId="2C7B49F1" w14:textId="77777777" w:rsidR="00425E93" w:rsidRDefault="00425E93" w:rsidP="00425E93">
            <w:pPr>
              <w:spacing w:line="240" w:lineRule="atLeast"/>
            </w:pPr>
            <w:r>
              <w:t>0x8 – Start</w:t>
            </w:r>
          </w:p>
          <w:p w14:paraId="2C148C20" w14:textId="10D05FD8" w:rsidR="00425E93" w:rsidRPr="00B30EB5" w:rsidRDefault="00425E93" w:rsidP="00425E93">
            <w:pPr>
              <w:spacing w:line="240" w:lineRule="atLeast"/>
              <w:rPr>
                <w:rFonts w:cs="Arial"/>
                <w:color w:val="000000"/>
              </w:rPr>
            </w:pPr>
            <w:r>
              <w:t>0xF – Invalid</w:t>
            </w:r>
          </w:p>
        </w:tc>
        <w:tc>
          <w:tcPr>
            <w:tcW w:w="1800" w:type="dxa"/>
          </w:tcPr>
          <w:p w14:paraId="2B506D76" w14:textId="27EB446C" w:rsidR="00425E93" w:rsidRPr="00B30EB5" w:rsidRDefault="00425E93" w:rsidP="00425E93">
            <w:pPr>
              <w:spacing w:line="240" w:lineRule="atLeast"/>
              <w:rPr>
                <w:rFonts w:cs="Arial"/>
              </w:rPr>
            </w:pPr>
            <w:r>
              <w:rPr>
                <w:rFonts w:cs="Arial"/>
              </w:rPr>
              <w:t>BCM to APIM (via GWM_ECG)</w:t>
            </w:r>
          </w:p>
        </w:tc>
      </w:tr>
      <w:tr w:rsidR="00425E93" w:rsidRPr="00B30EB5" w14:paraId="38297685" w14:textId="77777777" w:rsidTr="004A67BF">
        <w:tc>
          <w:tcPr>
            <w:tcW w:w="1440" w:type="dxa"/>
            <w:vAlign w:val="center"/>
          </w:tcPr>
          <w:p w14:paraId="2EF79D80" w14:textId="76A25524" w:rsidR="00425E93" w:rsidRDefault="00425E93" w:rsidP="00425E93">
            <w:pPr>
              <w:spacing w:line="240" w:lineRule="atLeast"/>
              <w:rPr>
                <w:rFonts w:cs="Arial"/>
                <w:iCs/>
                <w:color w:val="FF0000"/>
              </w:rPr>
            </w:pPr>
            <w:r>
              <w:rPr>
                <w:rFonts w:cs="Arial"/>
              </w:rPr>
              <w:t>MFD_Year</w:t>
            </w:r>
          </w:p>
        </w:tc>
        <w:tc>
          <w:tcPr>
            <w:tcW w:w="2250" w:type="dxa"/>
          </w:tcPr>
          <w:p w14:paraId="524EC828" w14:textId="77777777" w:rsidR="00425E93" w:rsidRDefault="00425E93" w:rsidP="00425E93">
            <w:pPr>
              <w:pStyle w:val="BodyText"/>
              <w:spacing w:line="240" w:lineRule="atLeast"/>
              <w:ind w:hanging="16"/>
            </w:pPr>
            <w:r>
              <w:t>0x0</w:t>
            </w:r>
          </w:p>
          <w:p w14:paraId="080EF3A1" w14:textId="3AB3D706" w:rsidR="00425E93" w:rsidRPr="00FB2416" w:rsidRDefault="00425E93" w:rsidP="00425E93">
            <w:pPr>
              <w:pStyle w:val="BodyText"/>
              <w:spacing w:line="240" w:lineRule="atLeast"/>
              <w:ind w:hanging="16"/>
              <w:rPr>
                <w:color w:val="FF0000"/>
                <w:lang w:val="en-US"/>
              </w:rPr>
            </w:pPr>
            <w:r>
              <w:t>0xFE</w:t>
            </w:r>
            <w:r w:rsidDel="00E7546B">
              <w:t xml:space="preserve"> </w:t>
            </w:r>
          </w:p>
        </w:tc>
        <w:tc>
          <w:tcPr>
            <w:tcW w:w="810" w:type="dxa"/>
            <w:tcBorders>
              <w:right w:val="double" w:sz="4" w:space="0" w:color="auto"/>
            </w:tcBorders>
          </w:tcPr>
          <w:p w14:paraId="40A52AB3" w14:textId="77777777" w:rsidR="00425E93" w:rsidRPr="00C162CE" w:rsidRDefault="00425E93" w:rsidP="00425E93">
            <w:pPr>
              <w:spacing w:line="240" w:lineRule="atLeast"/>
              <w:jc w:val="center"/>
              <w:rPr>
                <w:rFonts w:cs="Arial"/>
              </w:rPr>
            </w:pPr>
            <w:r w:rsidRPr="00C162CE">
              <w:rPr>
                <w:rFonts w:cs="Arial"/>
              </w:rPr>
              <w:t>CAN signal</w:t>
            </w:r>
          </w:p>
        </w:tc>
        <w:tc>
          <w:tcPr>
            <w:tcW w:w="1620" w:type="dxa"/>
            <w:tcBorders>
              <w:left w:val="double" w:sz="4" w:space="0" w:color="auto"/>
            </w:tcBorders>
          </w:tcPr>
          <w:p w14:paraId="1B63EC3F" w14:textId="3ED0388E" w:rsidR="00425E93" w:rsidDel="000B5E6F" w:rsidRDefault="00425E93" w:rsidP="00425E93">
            <w:pPr>
              <w:spacing w:line="240" w:lineRule="atLeast"/>
              <w:rPr>
                <w:rFonts w:cs="Arial"/>
              </w:rPr>
            </w:pPr>
            <w:r>
              <w:rPr>
                <w:rFonts w:cs="Arial"/>
              </w:rPr>
              <w:t>MFD_Year</w:t>
            </w:r>
          </w:p>
        </w:tc>
        <w:tc>
          <w:tcPr>
            <w:tcW w:w="2160" w:type="dxa"/>
          </w:tcPr>
          <w:p w14:paraId="24F9AB46" w14:textId="77777777" w:rsidR="00425E93" w:rsidRDefault="00425E93" w:rsidP="00425E93">
            <w:pPr>
              <w:pStyle w:val="BodyText"/>
              <w:spacing w:line="240" w:lineRule="atLeast"/>
              <w:ind w:hanging="16"/>
            </w:pPr>
            <w:r>
              <w:t>0x0</w:t>
            </w:r>
          </w:p>
          <w:p w14:paraId="47495ED7" w14:textId="192C730D" w:rsidR="00425E93" w:rsidRPr="00B30EB5" w:rsidRDefault="00425E93" w:rsidP="00425E93">
            <w:pPr>
              <w:spacing w:line="240" w:lineRule="atLeast"/>
              <w:rPr>
                <w:rFonts w:cs="Arial"/>
                <w:color w:val="000000"/>
              </w:rPr>
            </w:pPr>
            <w:r>
              <w:t>0xFE</w:t>
            </w:r>
            <w:r w:rsidDel="00E7546B">
              <w:t xml:space="preserve"> </w:t>
            </w:r>
          </w:p>
        </w:tc>
        <w:tc>
          <w:tcPr>
            <w:tcW w:w="1800" w:type="dxa"/>
          </w:tcPr>
          <w:p w14:paraId="64C83206" w14:textId="69DC5EC6" w:rsidR="00425E93" w:rsidRDefault="00425E93" w:rsidP="00425E93">
            <w:pPr>
              <w:spacing w:line="240" w:lineRule="atLeast"/>
              <w:rPr>
                <w:rFonts w:cs="Arial"/>
              </w:rPr>
            </w:pPr>
            <w:r>
              <w:rPr>
                <w:rFonts w:cs="Arial"/>
              </w:rPr>
              <w:t>APIM internal</w:t>
            </w:r>
          </w:p>
          <w:p w14:paraId="6F33FACD" w14:textId="77777777" w:rsidR="00425E93" w:rsidRDefault="00425E93" w:rsidP="00425E93">
            <w:pPr>
              <w:spacing w:line="240" w:lineRule="atLeast"/>
              <w:rPr>
                <w:rFonts w:cs="Arial"/>
              </w:rPr>
            </w:pPr>
          </w:p>
        </w:tc>
      </w:tr>
      <w:tr w:rsidR="00425E93" w:rsidRPr="00B30EB5" w14:paraId="6AADD180" w14:textId="77777777" w:rsidTr="004A67BF">
        <w:tc>
          <w:tcPr>
            <w:tcW w:w="1440" w:type="dxa"/>
            <w:vAlign w:val="center"/>
          </w:tcPr>
          <w:p w14:paraId="294DDD2B" w14:textId="55393ED6" w:rsidR="00425E93" w:rsidRDefault="00425E93" w:rsidP="00425E93">
            <w:pPr>
              <w:spacing w:line="240" w:lineRule="atLeast"/>
              <w:rPr>
                <w:rFonts w:cs="Arial"/>
              </w:rPr>
            </w:pPr>
            <w:r>
              <w:rPr>
                <w:rFonts w:cs="Arial"/>
              </w:rPr>
              <w:t>MFD_Month</w:t>
            </w:r>
          </w:p>
        </w:tc>
        <w:tc>
          <w:tcPr>
            <w:tcW w:w="2250" w:type="dxa"/>
          </w:tcPr>
          <w:p w14:paraId="67359F82" w14:textId="029A594A" w:rsidR="00425E93" w:rsidRDefault="00425E93" w:rsidP="00425E93">
            <w:pPr>
              <w:spacing w:line="240" w:lineRule="atLeast"/>
            </w:pPr>
            <w:r>
              <w:t>0x0</w:t>
            </w:r>
          </w:p>
          <w:p w14:paraId="2B2A8AA5" w14:textId="7F0C5425" w:rsidR="00425E93" w:rsidRDefault="00425E93" w:rsidP="00425E93">
            <w:pPr>
              <w:spacing w:line="240" w:lineRule="atLeast"/>
            </w:pPr>
            <w:r>
              <w:t>0xC</w:t>
            </w:r>
          </w:p>
        </w:tc>
        <w:tc>
          <w:tcPr>
            <w:tcW w:w="810" w:type="dxa"/>
            <w:tcBorders>
              <w:right w:val="double" w:sz="4" w:space="0" w:color="auto"/>
            </w:tcBorders>
          </w:tcPr>
          <w:p w14:paraId="1A15B57C" w14:textId="710783B2" w:rsidR="00425E93" w:rsidRPr="00C162CE" w:rsidRDefault="00425E93" w:rsidP="00425E93">
            <w:pPr>
              <w:spacing w:line="240" w:lineRule="atLeast"/>
              <w:jc w:val="center"/>
              <w:rPr>
                <w:rFonts w:cs="Arial"/>
              </w:rPr>
            </w:pPr>
            <w:r>
              <w:rPr>
                <w:rFonts w:cs="Arial"/>
              </w:rPr>
              <w:t>CAN signal</w:t>
            </w:r>
          </w:p>
        </w:tc>
        <w:tc>
          <w:tcPr>
            <w:tcW w:w="1620" w:type="dxa"/>
            <w:tcBorders>
              <w:left w:val="double" w:sz="4" w:space="0" w:color="auto"/>
            </w:tcBorders>
          </w:tcPr>
          <w:p w14:paraId="4DE00BD8" w14:textId="7DC2A2FA" w:rsidR="00425E93" w:rsidRPr="00F37D1E" w:rsidRDefault="00425E93" w:rsidP="00425E93">
            <w:pPr>
              <w:spacing w:line="240" w:lineRule="atLeast"/>
              <w:rPr>
                <w:rFonts w:cs="Arial"/>
              </w:rPr>
            </w:pPr>
            <w:r>
              <w:rPr>
                <w:rFonts w:cs="Arial"/>
              </w:rPr>
              <w:t>MFD_Month</w:t>
            </w:r>
          </w:p>
        </w:tc>
        <w:tc>
          <w:tcPr>
            <w:tcW w:w="2160" w:type="dxa"/>
          </w:tcPr>
          <w:p w14:paraId="59466C4C" w14:textId="77777777" w:rsidR="00425E93" w:rsidRDefault="00425E93" w:rsidP="00425E93">
            <w:pPr>
              <w:spacing w:line="240" w:lineRule="atLeast"/>
            </w:pPr>
            <w:r>
              <w:t>0x0</w:t>
            </w:r>
          </w:p>
          <w:p w14:paraId="27334758" w14:textId="7DB590BF" w:rsidR="00425E93" w:rsidRPr="00E7546B" w:rsidRDefault="00425E93" w:rsidP="00425E93">
            <w:pPr>
              <w:spacing w:line="240" w:lineRule="atLeast"/>
              <w:rPr>
                <w:rFonts w:cs="Arial"/>
                <w:color w:val="000000"/>
              </w:rPr>
            </w:pPr>
            <w:r>
              <w:t>0xC</w:t>
            </w:r>
          </w:p>
        </w:tc>
        <w:tc>
          <w:tcPr>
            <w:tcW w:w="1800" w:type="dxa"/>
          </w:tcPr>
          <w:p w14:paraId="044B61E1" w14:textId="77777777" w:rsidR="00613436" w:rsidRDefault="00613436" w:rsidP="00613436">
            <w:pPr>
              <w:spacing w:line="240" w:lineRule="atLeast"/>
              <w:rPr>
                <w:rFonts w:cs="Arial"/>
              </w:rPr>
            </w:pPr>
            <w:r>
              <w:rPr>
                <w:rFonts w:cs="Arial"/>
              </w:rPr>
              <w:t>APIM internal</w:t>
            </w:r>
          </w:p>
          <w:p w14:paraId="7544C7B1" w14:textId="77777777" w:rsidR="00425E93" w:rsidRDefault="00425E93" w:rsidP="00425E93">
            <w:pPr>
              <w:spacing w:line="240" w:lineRule="atLeast"/>
              <w:rPr>
                <w:rFonts w:cs="Arial"/>
              </w:rPr>
            </w:pPr>
          </w:p>
        </w:tc>
      </w:tr>
      <w:tr w:rsidR="00425E93" w:rsidRPr="00B30EB5" w14:paraId="15DFE26A" w14:textId="77777777" w:rsidTr="004A67BF">
        <w:tc>
          <w:tcPr>
            <w:tcW w:w="1440" w:type="dxa"/>
            <w:vAlign w:val="center"/>
          </w:tcPr>
          <w:p w14:paraId="30566CE9" w14:textId="1004CCD6" w:rsidR="00425E93" w:rsidRDefault="00425E93" w:rsidP="00425E93">
            <w:pPr>
              <w:spacing w:line="240" w:lineRule="atLeast"/>
              <w:rPr>
                <w:rFonts w:cs="Arial"/>
              </w:rPr>
            </w:pPr>
            <w:r>
              <w:rPr>
                <w:rFonts w:cs="Arial"/>
              </w:rPr>
              <w:t>MFD_Day</w:t>
            </w:r>
          </w:p>
        </w:tc>
        <w:tc>
          <w:tcPr>
            <w:tcW w:w="2250" w:type="dxa"/>
          </w:tcPr>
          <w:p w14:paraId="6961D3AF" w14:textId="77777777" w:rsidR="00425E93" w:rsidRDefault="00425E93" w:rsidP="00425E93">
            <w:pPr>
              <w:spacing w:line="240" w:lineRule="atLeast"/>
            </w:pPr>
            <w:r>
              <w:t>0x0</w:t>
            </w:r>
          </w:p>
          <w:p w14:paraId="7E9CFC36" w14:textId="32709118" w:rsidR="00425E93" w:rsidRDefault="00425E93" w:rsidP="00425E93">
            <w:pPr>
              <w:spacing w:line="240" w:lineRule="atLeast"/>
            </w:pPr>
            <w:r>
              <w:t>0x1F</w:t>
            </w:r>
          </w:p>
        </w:tc>
        <w:tc>
          <w:tcPr>
            <w:tcW w:w="810" w:type="dxa"/>
            <w:tcBorders>
              <w:right w:val="double" w:sz="4" w:space="0" w:color="auto"/>
            </w:tcBorders>
          </w:tcPr>
          <w:p w14:paraId="67848E17" w14:textId="500AFDCC" w:rsidR="00425E93" w:rsidRPr="00C162CE" w:rsidRDefault="00425E93" w:rsidP="00425E93">
            <w:pPr>
              <w:spacing w:line="240" w:lineRule="atLeast"/>
              <w:jc w:val="center"/>
              <w:rPr>
                <w:rFonts w:cs="Arial"/>
              </w:rPr>
            </w:pPr>
            <w:r>
              <w:rPr>
                <w:rFonts w:cs="Arial"/>
              </w:rPr>
              <w:t>CAN signal</w:t>
            </w:r>
          </w:p>
        </w:tc>
        <w:tc>
          <w:tcPr>
            <w:tcW w:w="1620" w:type="dxa"/>
            <w:tcBorders>
              <w:left w:val="double" w:sz="4" w:space="0" w:color="auto"/>
            </w:tcBorders>
          </w:tcPr>
          <w:p w14:paraId="634BE68A" w14:textId="5C3CADBD" w:rsidR="00425E93" w:rsidRPr="00F37D1E" w:rsidRDefault="00425E93" w:rsidP="00425E93">
            <w:pPr>
              <w:spacing w:line="240" w:lineRule="atLeast"/>
              <w:rPr>
                <w:rFonts w:cs="Arial"/>
              </w:rPr>
            </w:pPr>
            <w:r>
              <w:rPr>
                <w:rFonts w:cs="Arial"/>
              </w:rPr>
              <w:t>MFD_Day</w:t>
            </w:r>
          </w:p>
        </w:tc>
        <w:tc>
          <w:tcPr>
            <w:tcW w:w="2160" w:type="dxa"/>
          </w:tcPr>
          <w:p w14:paraId="397EFA3B" w14:textId="77777777" w:rsidR="00425E93" w:rsidRDefault="00425E93" w:rsidP="00425E93">
            <w:pPr>
              <w:spacing w:line="240" w:lineRule="atLeast"/>
            </w:pPr>
            <w:r>
              <w:t>0x0</w:t>
            </w:r>
          </w:p>
          <w:p w14:paraId="71D82255" w14:textId="5752733D" w:rsidR="00425E93" w:rsidRPr="00E7546B" w:rsidRDefault="00425E93" w:rsidP="00425E93">
            <w:pPr>
              <w:spacing w:line="240" w:lineRule="atLeast"/>
              <w:rPr>
                <w:rFonts w:cs="Arial"/>
                <w:color w:val="000000"/>
              </w:rPr>
            </w:pPr>
            <w:r>
              <w:t>0x1F</w:t>
            </w:r>
          </w:p>
        </w:tc>
        <w:tc>
          <w:tcPr>
            <w:tcW w:w="1800" w:type="dxa"/>
          </w:tcPr>
          <w:p w14:paraId="71DE917B" w14:textId="77777777" w:rsidR="00613436" w:rsidRDefault="00613436" w:rsidP="00613436">
            <w:pPr>
              <w:spacing w:line="240" w:lineRule="atLeast"/>
              <w:rPr>
                <w:rFonts w:cs="Arial"/>
              </w:rPr>
            </w:pPr>
            <w:r>
              <w:rPr>
                <w:rFonts w:cs="Arial"/>
              </w:rPr>
              <w:t>APIM internal</w:t>
            </w:r>
          </w:p>
          <w:p w14:paraId="0BAA0DCB" w14:textId="77777777" w:rsidR="00425E93" w:rsidRDefault="00425E93" w:rsidP="00425E93">
            <w:pPr>
              <w:spacing w:line="240" w:lineRule="atLeast"/>
              <w:rPr>
                <w:rFonts w:cs="Arial"/>
              </w:rPr>
            </w:pPr>
          </w:p>
        </w:tc>
      </w:tr>
    </w:tbl>
    <w:p w14:paraId="7698C321" w14:textId="77777777" w:rsidR="00425E93" w:rsidRDefault="00425E93" w:rsidP="00425E93">
      <w:pPr>
        <w:pStyle w:val="BodyText"/>
        <w:jc w:val="center"/>
        <w:rPr>
          <w:b/>
        </w:rPr>
      </w:pPr>
      <w:bookmarkStart w:id="4570" w:name="_Ref503940620"/>
      <w:bookmarkStart w:id="4571" w:name="_Toc472696471"/>
      <w:bookmarkStart w:id="4572" w:name="_Toc37162874"/>
      <w:bookmarkStart w:id="4573" w:name="_Toc521190399"/>
      <w:bookmarkStart w:id="4574" w:name="_Toc35002614"/>
    </w:p>
    <w:p w14:paraId="1A6820D4" w14:textId="3E69A982" w:rsidR="00425E93" w:rsidRDefault="00425E93" w:rsidP="00425E93">
      <w:pPr>
        <w:pStyle w:val="BodyText"/>
        <w:jc w:val="center"/>
        <w:rPr>
          <w:b/>
        </w:rPr>
      </w:pPr>
      <w:r w:rsidRPr="00425E93">
        <w:rPr>
          <w:b/>
        </w:rPr>
        <w:t>Table</w:t>
      </w:r>
      <w:bookmarkEnd w:id="4570"/>
      <w:r>
        <w:rPr>
          <w:b/>
          <w:noProof/>
        </w:rPr>
        <w:t xml:space="preserve"> 6.3.1.2</w:t>
      </w:r>
      <w:r w:rsidRPr="00425E93">
        <w:rPr>
          <w:b/>
        </w:rPr>
        <w:t>: Signal / Parameter Mapping</w:t>
      </w:r>
      <w:bookmarkEnd w:id="4571"/>
      <w:bookmarkEnd w:id="4572"/>
    </w:p>
    <w:p w14:paraId="7607FF47" w14:textId="77777777" w:rsidR="00425E93" w:rsidRPr="00425E93" w:rsidRDefault="00425E93" w:rsidP="00425E93">
      <w:pPr>
        <w:pStyle w:val="BodyText"/>
        <w:jc w:val="center"/>
        <w:rPr>
          <w:b/>
        </w:rPr>
      </w:pPr>
    </w:p>
    <w:bookmarkStart w:id="4575" w:name="_Ref247106287"/>
    <w:bookmarkStart w:id="4576" w:name="_Toc211245110"/>
    <w:bookmarkEnd w:id="4573"/>
    <w:bookmarkEnd w:id="4574"/>
    <w:p w14:paraId="1CAFDBB0" w14:textId="77777777" w:rsidR="00501FA7" w:rsidRDefault="00EE2540" w:rsidP="00501FA7">
      <w:pPr>
        <w:pStyle w:val="Heading2"/>
      </w:pPr>
      <w:r>
        <w:rPr>
          <w:lang w:val="en-GB"/>
        </w:rPr>
        <w:fldChar w:fldCharType="begin"/>
      </w:r>
      <w:r>
        <w:rPr>
          <w:lang w:val="en-GB"/>
        </w:rPr>
        <w:instrText xml:space="preserve"> DOCPROPERTY  ProductType  \* MERGEFORMAT </w:instrText>
      </w:r>
      <w:r>
        <w:rPr>
          <w:lang w:val="en-GB"/>
        </w:rPr>
        <w:fldChar w:fldCharType="separate"/>
      </w:r>
      <w:bookmarkStart w:id="4577" w:name="_Toc35002620"/>
      <w:r w:rsidR="00AE665F">
        <w:rPr>
          <w:lang w:val="en-GB"/>
        </w:rPr>
        <w:t>Feature</w:t>
      </w:r>
      <w:r>
        <w:rPr>
          <w:lang w:val="en-GB"/>
        </w:rPr>
        <w:fldChar w:fldCharType="end"/>
      </w:r>
      <w:r>
        <w:rPr>
          <w:lang w:val="en-GB"/>
        </w:rPr>
        <w:t xml:space="preserve"> </w:t>
      </w:r>
      <w:r w:rsidR="00BF2B86">
        <w:t>Implementation</w:t>
      </w:r>
      <w:r w:rsidR="00501FA7">
        <w:t xml:space="preserve"> Modeling</w:t>
      </w:r>
      <w:bookmarkEnd w:id="4577"/>
    </w:p>
    <w:p w14:paraId="363FDC64" w14:textId="020BD801" w:rsidR="004A67BF" w:rsidRDefault="004A67BF" w:rsidP="004A67BF">
      <w:pPr>
        <w:pStyle w:val="Heading3"/>
        <w:numPr>
          <w:ilvl w:val="2"/>
          <w:numId w:val="5"/>
        </w:numPr>
        <w:spacing w:line="240" w:lineRule="atLeast"/>
      </w:pPr>
      <w:bookmarkStart w:id="4578" w:name="_Toc37162662"/>
      <w:r>
        <w:t xml:space="preserve">Component </w:t>
      </w:r>
      <w:r w:rsidRPr="00882C07">
        <w:t>Interaction Diagrams</w:t>
      </w:r>
      <w:bookmarkEnd w:id="4578"/>
    </w:p>
    <w:p w14:paraId="4AF6AB63" w14:textId="7FD05D20" w:rsidR="004A67BF" w:rsidRDefault="004A67BF" w:rsidP="004A67BF">
      <w:pPr>
        <w:pStyle w:val="Heading4"/>
        <w:numPr>
          <w:ilvl w:val="3"/>
          <w:numId w:val="5"/>
        </w:numPr>
        <w:spacing w:line="240" w:lineRule="atLeast"/>
      </w:pPr>
      <w:r>
        <w:t>Scen</w:t>
      </w:r>
      <w:r w:rsidR="00174443">
        <w:t>ario: “Trailer Maintenance Normal Operation</w:t>
      </w:r>
      <w:r>
        <w:t>”</w:t>
      </w:r>
    </w:p>
    <w:p w14:paraId="7419E49B" w14:textId="4B19E628" w:rsidR="004A67BF" w:rsidRDefault="004A67BF" w:rsidP="004A67BF">
      <w:pPr>
        <w:spacing w:line="240" w:lineRule="atLeast"/>
      </w:pPr>
      <w:r>
        <w:rPr>
          <w:rFonts w:cs="Arial"/>
        </w:rPr>
        <w:t xml:space="preserve"> </w:t>
      </w:r>
      <w:r w:rsidR="00EE4066">
        <w:object w:dxaOrig="10305" w:dyaOrig="3750" w14:anchorId="7960EFB4">
          <v:shape id="_x0000_i1055" type="#_x0000_t75" style="width:483.75pt;height:173.25pt" o:ole="">
            <v:imagedata r:id="rId91" o:title=""/>
          </v:shape>
          <o:OLEObject Type="Embed" ProgID="Visio.Drawing.15" ShapeID="_x0000_i1055" DrawAspect="Content" ObjectID="_1706962405" r:id="rId92"/>
        </w:object>
      </w:r>
    </w:p>
    <w:p w14:paraId="6130E3CE" w14:textId="4BE9FAB5" w:rsidR="00EE4066" w:rsidRDefault="00EE4066" w:rsidP="00EE4066">
      <w:pPr>
        <w:pStyle w:val="Caption"/>
        <w:spacing w:line="240" w:lineRule="atLeast"/>
      </w:pPr>
      <w:r>
        <w:t>Figure 6.4.1.1: Sequence Chart "Trailer Maintenance - SYNC"</w:t>
      </w:r>
    </w:p>
    <w:p w14:paraId="1CE59D8C" w14:textId="55C372C8" w:rsidR="00AB3D16" w:rsidRPr="009B769E" w:rsidRDefault="00AB3D16" w:rsidP="00AB3D16">
      <w:pPr>
        <w:pStyle w:val="Caption"/>
        <w:spacing w:line="240" w:lineRule="atLeast"/>
        <w:jc w:val="left"/>
        <w:rPr>
          <w:b w:val="0"/>
        </w:rPr>
      </w:pPr>
      <w:r w:rsidRPr="00AB3D16">
        <w:rPr>
          <w:b w:val="0"/>
        </w:rPr>
        <w:t>Overall average respo</w:t>
      </w:r>
      <w:r>
        <w:rPr>
          <w:b w:val="0"/>
        </w:rPr>
        <w:t xml:space="preserve">nse time of this sequence: &lt;20 ms APIM&gt; </w:t>
      </w:r>
    </w:p>
    <w:p w14:paraId="206400E0" w14:textId="69D44C47" w:rsidR="004A67BF" w:rsidRDefault="004A67BF" w:rsidP="004A67BF">
      <w:pPr>
        <w:pStyle w:val="Heading4"/>
        <w:numPr>
          <w:ilvl w:val="3"/>
          <w:numId w:val="5"/>
        </w:numPr>
        <w:spacing w:line="240" w:lineRule="atLeast"/>
      </w:pPr>
      <w:r>
        <w:t>Scenario: “</w:t>
      </w:r>
      <w:r w:rsidR="00174443">
        <w:t xml:space="preserve">Trailer Trip </w:t>
      </w:r>
      <w:r>
        <w:t>Normal Operation”</w:t>
      </w:r>
    </w:p>
    <w:p w14:paraId="378260E0" w14:textId="77777777" w:rsidR="004A67BF" w:rsidRDefault="004A67BF" w:rsidP="004A67BF">
      <w:pPr>
        <w:spacing w:line="240" w:lineRule="atLeast"/>
      </w:pPr>
    </w:p>
    <w:p w14:paraId="1FCB4080" w14:textId="2063248C" w:rsidR="004A67BF" w:rsidRDefault="0050290D" w:rsidP="004A67BF">
      <w:pPr>
        <w:pStyle w:val="Caption"/>
        <w:spacing w:line="240" w:lineRule="atLeast"/>
      </w:pPr>
      <w:r>
        <w:object w:dxaOrig="10305" w:dyaOrig="3750" w14:anchorId="7D6A8D9A">
          <v:shape id="_x0000_i1056" type="#_x0000_t75" style="width:483.75pt;height:173.25pt" o:ole="">
            <v:imagedata r:id="rId93" o:title=""/>
          </v:shape>
          <o:OLEObject Type="Embed" ProgID="Visio.Drawing.15" ShapeID="_x0000_i1056" DrawAspect="Content" ObjectID="_1706962406" r:id="rId94"/>
        </w:object>
      </w:r>
    </w:p>
    <w:p w14:paraId="7AAE0FB0" w14:textId="4F5B86C4" w:rsidR="004A67BF" w:rsidRDefault="004A67BF" w:rsidP="004A67BF">
      <w:pPr>
        <w:pStyle w:val="Caption"/>
        <w:spacing w:line="240" w:lineRule="atLeast"/>
      </w:pPr>
      <w:bookmarkStart w:id="4579" w:name="_Toc37162737"/>
      <w:r>
        <w:t>Figure</w:t>
      </w:r>
      <w:r w:rsidR="009B769E">
        <w:t xml:space="preserve"> 6.4.1.2</w:t>
      </w:r>
      <w:r>
        <w:t>: S</w:t>
      </w:r>
      <w:r w:rsidR="00EE4066">
        <w:t>equence Chart "Trailer Trip</w:t>
      </w:r>
      <w:r>
        <w:t xml:space="preserve"> - SYNC"</w:t>
      </w:r>
      <w:bookmarkEnd w:id="4579"/>
    </w:p>
    <w:p w14:paraId="15934800" w14:textId="6B122466" w:rsidR="00AB3D16" w:rsidRPr="009B769E" w:rsidRDefault="00AB3D16" w:rsidP="00AB3D16">
      <w:pPr>
        <w:pStyle w:val="Caption"/>
        <w:spacing w:line="240" w:lineRule="atLeast"/>
        <w:jc w:val="left"/>
        <w:rPr>
          <w:b w:val="0"/>
        </w:rPr>
      </w:pPr>
      <w:r w:rsidRPr="00AB3D16">
        <w:rPr>
          <w:b w:val="0"/>
        </w:rPr>
        <w:t>Overall average respo</w:t>
      </w:r>
      <w:r>
        <w:rPr>
          <w:b w:val="0"/>
        </w:rPr>
        <w:t xml:space="preserve">nse time of this sequence: &lt;20 ms APIM&gt; </w:t>
      </w:r>
    </w:p>
    <w:p w14:paraId="029CDEAF" w14:textId="77777777" w:rsidR="004A67BF" w:rsidRDefault="004A67BF" w:rsidP="004A67BF">
      <w:pPr>
        <w:spacing w:line="240" w:lineRule="atLeast"/>
      </w:pPr>
    </w:p>
    <w:p w14:paraId="571789E8" w14:textId="13308EC2" w:rsidR="004A67BF" w:rsidRDefault="00D51D53" w:rsidP="004A67BF">
      <w:pPr>
        <w:spacing w:line="240" w:lineRule="atLeast"/>
      </w:pPr>
      <w:r>
        <w:object w:dxaOrig="10305" w:dyaOrig="3750" w14:anchorId="377A8B2C">
          <v:shape id="_x0000_i1057" type="#_x0000_t75" style="width:483.75pt;height:173.25pt" o:ole="">
            <v:imagedata r:id="rId95" o:title=""/>
          </v:shape>
          <o:OLEObject Type="Embed" ProgID="Visio.Drawing.15" ShapeID="_x0000_i1057" DrawAspect="Content" ObjectID="_1706962407" r:id="rId96"/>
        </w:object>
      </w:r>
    </w:p>
    <w:p w14:paraId="090C3B6D" w14:textId="1DB4CCCC" w:rsidR="004A67BF" w:rsidRDefault="004A67BF" w:rsidP="004A67BF">
      <w:pPr>
        <w:pStyle w:val="Caption"/>
        <w:spacing w:line="240" w:lineRule="atLeast"/>
      </w:pPr>
      <w:bookmarkStart w:id="4580" w:name="_Toc37162738"/>
      <w:r>
        <w:t xml:space="preserve">Figure </w:t>
      </w:r>
      <w:r w:rsidR="009B769E">
        <w:rPr>
          <w:noProof/>
        </w:rPr>
        <w:t>6.4.1.3</w:t>
      </w:r>
      <w:r w:rsidR="00D51D53">
        <w:t xml:space="preserve">: Sequence Chart "Trailer Setting and Profile </w:t>
      </w:r>
      <w:r w:rsidR="00F87E00">
        <w:t>Precondition</w:t>
      </w:r>
      <w:r w:rsidR="00D51D53">
        <w:t xml:space="preserve"> – TRM_ITRM</w:t>
      </w:r>
      <w:r>
        <w:t>"</w:t>
      </w:r>
      <w:bookmarkEnd w:id="4580"/>
    </w:p>
    <w:p w14:paraId="5398A5E9" w14:textId="69226C76" w:rsidR="00033518" w:rsidRPr="009B769E" w:rsidRDefault="00033518" w:rsidP="00033518">
      <w:pPr>
        <w:pStyle w:val="Caption"/>
        <w:spacing w:line="240" w:lineRule="atLeast"/>
        <w:jc w:val="left"/>
        <w:rPr>
          <w:b w:val="0"/>
        </w:rPr>
      </w:pPr>
      <w:r w:rsidRPr="00AB3D16">
        <w:rPr>
          <w:b w:val="0"/>
        </w:rPr>
        <w:t>Overall average respo</w:t>
      </w:r>
      <w:r>
        <w:rPr>
          <w:b w:val="0"/>
        </w:rPr>
        <w:t xml:space="preserve">nse time of this sequence: &lt;1020 ms ((20 (APIM)+(1000 (ITRM))&gt; </w:t>
      </w:r>
    </w:p>
    <w:p w14:paraId="3550826A" w14:textId="77777777" w:rsidR="004A67BF" w:rsidRDefault="004A67BF" w:rsidP="004A67BF">
      <w:pPr>
        <w:spacing w:line="240" w:lineRule="atLeast"/>
      </w:pPr>
    </w:p>
    <w:p w14:paraId="615AA807" w14:textId="345FD810" w:rsidR="004A67BF" w:rsidRDefault="003A21F4" w:rsidP="004A67BF">
      <w:pPr>
        <w:spacing w:line="240" w:lineRule="atLeast"/>
      </w:pPr>
      <w:r>
        <w:object w:dxaOrig="10305" w:dyaOrig="3750" w14:anchorId="7B0467C5">
          <v:shape id="_x0000_i1058" type="#_x0000_t75" style="width:483.75pt;height:173.25pt" o:ole="">
            <v:imagedata r:id="rId97" o:title=""/>
          </v:shape>
          <o:OLEObject Type="Embed" ProgID="Visio.Drawing.15" ShapeID="_x0000_i1058" DrawAspect="Content" ObjectID="_1706962408" r:id="rId98"/>
        </w:object>
      </w:r>
    </w:p>
    <w:p w14:paraId="6DECF400" w14:textId="4D4AB2E7" w:rsidR="004A67BF" w:rsidRDefault="004A67BF" w:rsidP="004A67BF">
      <w:pPr>
        <w:pStyle w:val="Caption"/>
        <w:spacing w:line="240" w:lineRule="atLeast"/>
      </w:pPr>
      <w:bookmarkStart w:id="4581" w:name="_Toc37162739"/>
      <w:r>
        <w:t xml:space="preserve">Figure </w:t>
      </w:r>
      <w:r w:rsidR="009B769E">
        <w:t>6.4.1.4</w:t>
      </w:r>
      <w:r>
        <w:t>: Sequence Chart "</w:t>
      </w:r>
      <w:r w:rsidR="009B769E">
        <w:t xml:space="preserve">Trailer Setting and Profile </w:t>
      </w:r>
      <w:r w:rsidR="00F87E00">
        <w:t>Precondition</w:t>
      </w:r>
      <w:r w:rsidR="009B769E">
        <w:t xml:space="preserve"> – BCM</w:t>
      </w:r>
      <w:r>
        <w:t>"</w:t>
      </w:r>
      <w:bookmarkEnd w:id="4581"/>
    </w:p>
    <w:p w14:paraId="0A1762F8" w14:textId="4A887F4B" w:rsidR="00033518" w:rsidRPr="009B769E" w:rsidRDefault="00033518" w:rsidP="00033518">
      <w:pPr>
        <w:pStyle w:val="Caption"/>
        <w:spacing w:line="240" w:lineRule="atLeast"/>
        <w:jc w:val="left"/>
        <w:rPr>
          <w:b w:val="0"/>
        </w:rPr>
      </w:pPr>
      <w:r w:rsidRPr="00AB3D16">
        <w:rPr>
          <w:b w:val="0"/>
        </w:rPr>
        <w:t>Overall average respo</w:t>
      </w:r>
      <w:r>
        <w:rPr>
          <w:b w:val="0"/>
        </w:rPr>
        <w:t xml:space="preserve">nse time of this sequence: &lt;1520 ms ((20 (APIM) + (1000 (BCM) + (500 (BCM))&gt; </w:t>
      </w:r>
    </w:p>
    <w:p w14:paraId="45BE30D1" w14:textId="77777777" w:rsidR="00033518" w:rsidRPr="00033518" w:rsidRDefault="00033518" w:rsidP="00033518"/>
    <w:p w14:paraId="3659A494" w14:textId="5E5A49C4" w:rsidR="004A67BF" w:rsidRDefault="009B769E" w:rsidP="004A67BF">
      <w:pPr>
        <w:spacing w:line="240" w:lineRule="atLeast"/>
      </w:pPr>
      <w:r>
        <w:object w:dxaOrig="10305" w:dyaOrig="3750" w14:anchorId="4AD33691">
          <v:shape id="_x0000_i1059" type="#_x0000_t75" style="width:483.75pt;height:173.25pt" o:ole="">
            <v:imagedata r:id="rId99" o:title=""/>
          </v:shape>
          <o:OLEObject Type="Embed" ProgID="Visio.Drawing.15" ShapeID="_x0000_i1059" DrawAspect="Content" ObjectID="_1706962409" r:id="rId100"/>
        </w:object>
      </w:r>
    </w:p>
    <w:p w14:paraId="39E71BA2" w14:textId="77777777" w:rsidR="00033518" w:rsidRPr="00033518" w:rsidRDefault="00033518" w:rsidP="00033518">
      <w:bookmarkStart w:id="4582" w:name="_Toc37162740"/>
    </w:p>
    <w:p w14:paraId="32387DFF" w14:textId="331B41B2" w:rsidR="004A67BF" w:rsidRDefault="004A67BF" w:rsidP="004A67BF">
      <w:pPr>
        <w:pStyle w:val="Caption"/>
        <w:spacing w:line="240" w:lineRule="atLeast"/>
      </w:pPr>
      <w:r>
        <w:t xml:space="preserve">Figure </w:t>
      </w:r>
      <w:r w:rsidR="009B769E">
        <w:t>6.4.1.5</w:t>
      </w:r>
      <w:r>
        <w:t>: Sequence Chart "</w:t>
      </w:r>
      <w:r w:rsidR="009B769E">
        <w:t xml:space="preserve">Trailer Setting and Profile </w:t>
      </w:r>
      <w:r w:rsidR="00F87E00">
        <w:t>Precondition</w:t>
      </w:r>
      <w:r w:rsidR="009B769E">
        <w:t xml:space="preserve"> – PCM</w:t>
      </w:r>
      <w:r>
        <w:t>"</w:t>
      </w:r>
      <w:bookmarkEnd w:id="4582"/>
    </w:p>
    <w:p w14:paraId="234B3F27" w14:textId="77777777" w:rsidR="00033518" w:rsidRDefault="00033518" w:rsidP="00033518">
      <w:pPr>
        <w:pStyle w:val="Caption"/>
        <w:spacing w:line="240" w:lineRule="atLeast"/>
        <w:jc w:val="left"/>
        <w:rPr>
          <w:b w:val="0"/>
        </w:rPr>
      </w:pPr>
      <w:r w:rsidRPr="00AB3D16">
        <w:rPr>
          <w:b w:val="0"/>
        </w:rPr>
        <w:t>Overall average respo</w:t>
      </w:r>
      <w:r>
        <w:rPr>
          <w:b w:val="0"/>
        </w:rPr>
        <w:t xml:space="preserve">nse time of this sequence: &lt;40 ms ((20 (APIM) + (20 (PCM))&gt; </w:t>
      </w:r>
    </w:p>
    <w:p w14:paraId="37B408AE" w14:textId="77777777" w:rsidR="00033518" w:rsidRPr="00033518" w:rsidRDefault="00033518" w:rsidP="00033518"/>
    <w:p w14:paraId="110FBBB8" w14:textId="684D1BC4" w:rsidR="004A67BF" w:rsidRDefault="00AD3A8B" w:rsidP="00F87E00">
      <w:pPr>
        <w:spacing w:line="240" w:lineRule="atLeast"/>
      </w:pPr>
      <w:r>
        <w:object w:dxaOrig="14070" w:dyaOrig="7710" w14:anchorId="76ABC209">
          <v:shape id="_x0000_i1060" type="#_x0000_t75" style="width:490.5pt;height:267.75pt" o:ole="">
            <v:imagedata r:id="rId44" o:title=""/>
          </v:shape>
          <o:OLEObject Type="Embed" ProgID="Visio.Drawing.15" ShapeID="_x0000_i1060" DrawAspect="Content" ObjectID="_1706962410" r:id="rId101"/>
        </w:object>
      </w:r>
    </w:p>
    <w:p w14:paraId="23A140DC" w14:textId="17D7EA82" w:rsidR="004A67BF" w:rsidRDefault="004A67BF" w:rsidP="004A67BF">
      <w:pPr>
        <w:pStyle w:val="Caption"/>
        <w:spacing w:line="240" w:lineRule="atLeast"/>
      </w:pPr>
      <w:bookmarkStart w:id="4583" w:name="_Toc37162750"/>
      <w:r>
        <w:t xml:space="preserve">Figure </w:t>
      </w:r>
      <w:r w:rsidR="00F87E00">
        <w:t>6.4.1.6</w:t>
      </w:r>
      <w:r w:rsidR="00AD3A8B">
        <w:t>: Sequence Chart "</w:t>
      </w:r>
      <w:r w:rsidR="00F87E00">
        <w:t xml:space="preserve">Trailer Settings and Profile </w:t>
      </w:r>
      <w:r w:rsidR="00AD3A8B">
        <w:t>Feature Enabling – APIM HMI</w:t>
      </w:r>
      <w:r>
        <w:t>"</w:t>
      </w:r>
      <w:bookmarkEnd w:id="4583"/>
    </w:p>
    <w:p w14:paraId="7C42088B" w14:textId="77777777" w:rsidR="004A67BF" w:rsidRPr="00A974A3" w:rsidRDefault="004A67BF" w:rsidP="004A67BF">
      <w:pPr>
        <w:spacing w:line="240" w:lineRule="atLeast"/>
      </w:pPr>
    </w:p>
    <w:p w14:paraId="0912BDF2" w14:textId="77777777" w:rsidR="00E315BF" w:rsidRPr="00A73AD2" w:rsidRDefault="00E315BF" w:rsidP="00A73AD2">
      <w:pPr>
        <w:rPr>
          <w:rStyle w:val="SubtleEmphasis"/>
        </w:rPr>
      </w:pPr>
    </w:p>
    <w:p w14:paraId="6367741D" w14:textId="77777777" w:rsidR="007C0E51" w:rsidRDefault="007659FD" w:rsidP="005578AD">
      <w:pPr>
        <w:pStyle w:val="Heading2"/>
      </w:pPr>
      <w:bookmarkStart w:id="4584" w:name="_Ref26885569"/>
      <w:bookmarkStart w:id="4585" w:name="_Toc35002625"/>
      <w:bookmarkEnd w:id="4575"/>
      <w:r>
        <w:t xml:space="preserve">Feature Implementation </w:t>
      </w:r>
      <w:r w:rsidR="005578AD">
        <w:t>Requirements</w:t>
      </w:r>
      <w:bookmarkEnd w:id="4584"/>
      <w:bookmarkEnd w:id="4585"/>
    </w:p>
    <w:p w14:paraId="12DE7B3E" w14:textId="4A07D792" w:rsidR="00A079F4" w:rsidRDefault="00A079F4" w:rsidP="00E3053E">
      <w:pPr>
        <w:pStyle w:val="Heading3"/>
        <w:keepNext w:val="0"/>
        <w:tabs>
          <w:tab w:val="left" w:pos="709"/>
        </w:tabs>
      </w:pPr>
      <w:bookmarkStart w:id="4586" w:name="_Toc34668724"/>
      <w:bookmarkStart w:id="4587" w:name="_Toc35002626"/>
      <w:r w:rsidRPr="00655CE7">
        <w:t>Functional Safety</w:t>
      </w:r>
      <w:bookmarkEnd w:id="4586"/>
      <w:bookmarkEnd w:id="4587"/>
      <w:r w:rsidRPr="00655CE7">
        <w:t xml:space="preserve"> </w:t>
      </w:r>
    </w:p>
    <w:p w14:paraId="23A239CB" w14:textId="77777777" w:rsidR="00F87E00" w:rsidRDefault="00F87E00" w:rsidP="00F87E00"/>
    <w:p w14:paraId="29E5CBD7" w14:textId="77A22CEB" w:rsidR="00F87E00" w:rsidRDefault="00F87E00" w:rsidP="00F87E00">
      <w:r>
        <w:t>Feature is not Functional Safety Critical</w:t>
      </w:r>
    </w:p>
    <w:p w14:paraId="41646E3F" w14:textId="77777777" w:rsidR="00F87E00" w:rsidRPr="00F87E00" w:rsidRDefault="00F87E00" w:rsidP="00F87E00"/>
    <w:p w14:paraId="510BF9A1" w14:textId="77777777" w:rsidR="009F01FB" w:rsidRDefault="009F01FB" w:rsidP="009F01FB">
      <w:pPr>
        <w:pStyle w:val="Heading3"/>
        <w:rPr>
          <w:lang w:val="en-GB"/>
        </w:rPr>
      </w:pPr>
      <w:bookmarkStart w:id="4588" w:name="_Toc35002628"/>
      <w:bookmarkStart w:id="4589" w:name="_Toc273425078"/>
      <w:r>
        <w:rPr>
          <w:lang w:val="en-GB"/>
        </w:rPr>
        <w:t>Requirements on Components</w:t>
      </w:r>
      <w:bookmarkEnd w:id="4588"/>
    </w:p>
    <w:p w14:paraId="537464B0" w14:textId="598412A7" w:rsidR="005578AD" w:rsidRDefault="008443D4" w:rsidP="00197BF9">
      <w:pPr>
        <w:pStyle w:val="Heading4"/>
        <w:rPr>
          <w:lang w:val="en-GB"/>
        </w:rPr>
      </w:pPr>
      <w:r>
        <w:rPr>
          <w:lang w:val="en-GB"/>
        </w:rPr>
        <w:t>APIM</w:t>
      </w:r>
    </w:p>
    <w:p w14:paraId="7A7D27F3" w14:textId="77777777" w:rsidR="008443D4" w:rsidRDefault="008443D4" w:rsidP="008443D4">
      <w:pPr>
        <w:pStyle w:val="Heading5"/>
        <w:numPr>
          <w:ilvl w:val="4"/>
          <w:numId w:val="5"/>
        </w:numPr>
        <w:spacing w:line="240" w:lineRule="atLeast"/>
        <w:ind w:left="0"/>
      </w:pPr>
      <w:r w:rsidRPr="001208E6">
        <w:t>Interface Requirements</w:t>
      </w:r>
    </w:p>
    <w:p w14:paraId="66F958B0" w14:textId="1EF1A848" w:rsidR="008443D4" w:rsidRPr="0017445F" w:rsidRDefault="008443D4" w:rsidP="008443D4">
      <w:pPr>
        <w:pStyle w:val="RERequirement"/>
        <w:spacing w:line="240" w:lineRule="atLeast"/>
      </w:pPr>
      <w:r w:rsidRPr="0017445F">
        <w:t>###</w:t>
      </w:r>
      <w:bookmarkStart w:id="4590" w:name="R_CMP_00303_ID_360_Lighting_BCM_HS1_Inte"/>
      <w:r>
        <w:t>R_CMP_Trailer Settings and Profile_00</w:t>
      </w:r>
      <w:bookmarkEnd w:id="4590"/>
      <w:r>
        <w:t>001</w:t>
      </w:r>
      <w:r w:rsidRPr="0017445F">
        <w:t xml:space="preserve">### </w:t>
      </w:r>
      <w:r>
        <w:t>APIM CAN HS3 Interface for Trailer Settings and Profile.</w:t>
      </w:r>
    </w:p>
    <w:p w14:paraId="06CC579F" w14:textId="016A0489" w:rsidR="008443D4" w:rsidRDefault="008443D4" w:rsidP="008443D4">
      <w:pPr>
        <w:spacing w:line="240" w:lineRule="atLeast"/>
        <w:rPr>
          <w:rFonts w:cs="Arial"/>
        </w:rPr>
      </w:pPr>
      <w:r>
        <w:rPr>
          <w:rFonts w:cs="Arial"/>
        </w:rPr>
        <w:t>APIM shall implement an interface to CAN HS3 for FNV3+ architectures.</w:t>
      </w:r>
    </w:p>
    <w:p w14:paraId="6A7C21C1" w14:textId="16F6A312" w:rsidR="008443D4" w:rsidRDefault="008443D4" w:rsidP="008443D4">
      <w:pPr>
        <w:spacing w:line="240" w:lineRule="atLeast"/>
        <w:rPr>
          <w:rFonts w:cs="Arial"/>
        </w:rPr>
      </w:pPr>
    </w:p>
    <w:p w14:paraId="4F452049" w14:textId="77777777" w:rsidR="00CB7AF9" w:rsidRDefault="00CB7AF9" w:rsidP="00CB7AF9">
      <w:pPr>
        <w:pStyle w:val="Heading6"/>
        <w:numPr>
          <w:ilvl w:val="5"/>
          <w:numId w:val="5"/>
        </w:numPr>
        <w:spacing w:line="240" w:lineRule="atLeast"/>
      </w:pPr>
      <w:r>
        <w:t xml:space="preserve">Publisher Signals </w:t>
      </w:r>
    </w:p>
    <w:p w14:paraId="29F466FD" w14:textId="77777777" w:rsidR="00CB7AF9" w:rsidRDefault="00CB7AF9" w:rsidP="00CB7AF9">
      <w:pPr>
        <w:spacing w:line="240" w:lineRule="atLeast"/>
      </w:pPr>
    </w:p>
    <w:tbl>
      <w:tblPr>
        <w:tblStyle w:val="TableGrid"/>
        <w:tblW w:w="10435" w:type="dxa"/>
        <w:tblInd w:w="0" w:type="dxa"/>
        <w:tblLayout w:type="fixed"/>
        <w:tblLook w:val="04A0" w:firstRow="1" w:lastRow="0" w:firstColumn="1" w:lastColumn="0" w:noHBand="0" w:noVBand="1"/>
      </w:tblPr>
      <w:tblGrid>
        <w:gridCol w:w="1242"/>
        <w:gridCol w:w="2835"/>
        <w:gridCol w:w="4558"/>
        <w:gridCol w:w="1800"/>
      </w:tblGrid>
      <w:tr w:rsidR="00CB7AF9" w14:paraId="1F4F1943" w14:textId="77777777" w:rsidTr="0065357F">
        <w:trPr>
          <w:trHeight w:val="510"/>
        </w:trPr>
        <w:tc>
          <w:tcPr>
            <w:tcW w:w="1242" w:type="dxa"/>
            <w:shd w:val="clear" w:color="auto" w:fill="D9D9D9" w:themeFill="background1" w:themeFillShade="D9"/>
          </w:tcPr>
          <w:p w14:paraId="201FC2EA" w14:textId="77777777" w:rsidR="00CB7AF9" w:rsidRPr="00E54DEA" w:rsidRDefault="00CB7AF9" w:rsidP="0065357F">
            <w:pPr>
              <w:overflowPunct/>
              <w:autoSpaceDE/>
              <w:autoSpaceDN/>
              <w:adjustRightInd/>
              <w:spacing w:line="240" w:lineRule="atLeast"/>
              <w:textAlignment w:val="auto"/>
              <w:rPr>
                <w:rFonts w:cs="Arial"/>
                <w:b/>
                <w:bCs/>
                <w:color w:val="000000"/>
              </w:rPr>
            </w:pPr>
            <w:r>
              <w:rPr>
                <w:rFonts w:cs="Arial"/>
                <w:b/>
                <w:bCs/>
                <w:color w:val="000000"/>
              </w:rPr>
              <w:t>Signal ID</w:t>
            </w:r>
          </w:p>
        </w:tc>
        <w:tc>
          <w:tcPr>
            <w:tcW w:w="2835" w:type="dxa"/>
            <w:shd w:val="clear" w:color="auto" w:fill="D9D9D9" w:themeFill="background1" w:themeFillShade="D9"/>
            <w:noWrap/>
            <w:hideMark/>
          </w:tcPr>
          <w:p w14:paraId="7D855E06" w14:textId="77777777" w:rsidR="00CB7AF9" w:rsidRPr="00E54DEA" w:rsidRDefault="00CB7AF9" w:rsidP="0065357F">
            <w:pPr>
              <w:overflowPunct/>
              <w:autoSpaceDE/>
              <w:autoSpaceDN/>
              <w:adjustRightInd/>
              <w:spacing w:line="240" w:lineRule="atLeast"/>
              <w:textAlignment w:val="auto"/>
              <w:rPr>
                <w:rFonts w:cs="Arial"/>
                <w:b/>
                <w:bCs/>
                <w:color w:val="000000"/>
              </w:rPr>
            </w:pPr>
            <w:r w:rsidRPr="00E54DEA">
              <w:rPr>
                <w:rFonts w:cs="Arial"/>
                <w:b/>
                <w:bCs/>
                <w:color w:val="000000"/>
              </w:rPr>
              <w:t>Signal Name</w:t>
            </w:r>
          </w:p>
        </w:tc>
        <w:tc>
          <w:tcPr>
            <w:tcW w:w="4558" w:type="dxa"/>
            <w:shd w:val="clear" w:color="auto" w:fill="D9D9D9" w:themeFill="background1" w:themeFillShade="D9"/>
            <w:noWrap/>
            <w:hideMark/>
          </w:tcPr>
          <w:p w14:paraId="00751647" w14:textId="77777777" w:rsidR="00CB7AF9" w:rsidRPr="00E54DEA" w:rsidRDefault="00CB7AF9" w:rsidP="0065357F">
            <w:pPr>
              <w:overflowPunct/>
              <w:autoSpaceDE/>
              <w:autoSpaceDN/>
              <w:adjustRightInd/>
              <w:spacing w:line="240" w:lineRule="atLeast"/>
              <w:textAlignment w:val="auto"/>
              <w:rPr>
                <w:rFonts w:cs="Arial"/>
                <w:b/>
                <w:bCs/>
                <w:color w:val="000000"/>
              </w:rPr>
            </w:pPr>
            <w:r>
              <w:rPr>
                <w:rFonts w:cs="Arial"/>
                <w:b/>
                <w:bCs/>
                <w:color w:val="000000"/>
              </w:rPr>
              <w:t>Description</w:t>
            </w:r>
          </w:p>
        </w:tc>
        <w:tc>
          <w:tcPr>
            <w:tcW w:w="1800" w:type="dxa"/>
            <w:shd w:val="clear" w:color="auto" w:fill="D9D9D9" w:themeFill="background1" w:themeFillShade="D9"/>
          </w:tcPr>
          <w:p w14:paraId="26E44C47" w14:textId="77777777" w:rsidR="00CB7AF9" w:rsidRDefault="00CB7AF9" w:rsidP="0065357F">
            <w:pPr>
              <w:overflowPunct/>
              <w:autoSpaceDE/>
              <w:autoSpaceDN/>
              <w:adjustRightInd/>
              <w:spacing w:line="240" w:lineRule="atLeast"/>
              <w:textAlignment w:val="auto"/>
              <w:rPr>
                <w:rFonts w:cs="Arial"/>
                <w:b/>
                <w:bCs/>
                <w:color w:val="000000"/>
              </w:rPr>
            </w:pPr>
            <w:r>
              <w:rPr>
                <w:rFonts w:cs="Arial"/>
                <w:b/>
                <w:bCs/>
                <w:color w:val="000000"/>
              </w:rPr>
              <w:t>Interface</w:t>
            </w:r>
          </w:p>
        </w:tc>
      </w:tr>
      <w:tr w:rsidR="00CB7AF9" w14:paraId="56D447A5" w14:textId="77777777" w:rsidTr="0065357F">
        <w:trPr>
          <w:trHeight w:val="410"/>
        </w:trPr>
        <w:tc>
          <w:tcPr>
            <w:tcW w:w="1242" w:type="dxa"/>
          </w:tcPr>
          <w:p w14:paraId="7E81072B" w14:textId="77777777" w:rsidR="00024161" w:rsidRDefault="00024161" w:rsidP="0065357F">
            <w:pPr>
              <w:overflowPunct/>
              <w:autoSpaceDE/>
              <w:autoSpaceDN/>
              <w:adjustRightInd/>
              <w:spacing w:line="240" w:lineRule="atLeast"/>
              <w:textAlignment w:val="auto"/>
              <w:rPr>
                <w:color w:val="000000" w:themeColor="text1"/>
              </w:rPr>
            </w:pPr>
          </w:p>
          <w:p w14:paraId="3888D9AC" w14:textId="43E9E19C" w:rsidR="00CB7AF9" w:rsidRPr="00D14691" w:rsidRDefault="00024161" w:rsidP="0065357F">
            <w:pPr>
              <w:overflowPunct/>
              <w:autoSpaceDE/>
              <w:autoSpaceDN/>
              <w:adjustRightInd/>
              <w:spacing w:line="240" w:lineRule="atLeast"/>
              <w:textAlignment w:val="auto"/>
              <w:rPr>
                <w:color w:val="000000" w:themeColor="text1"/>
              </w:rPr>
            </w:pPr>
            <w:r>
              <w:rPr>
                <w:color w:val="000000" w:themeColor="text1"/>
              </w:rPr>
              <w:t>N/A</w:t>
            </w:r>
          </w:p>
        </w:tc>
        <w:tc>
          <w:tcPr>
            <w:tcW w:w="2835" w:type="dxa"/>
            <w:noWrap/>
            <w:vAlign w:val="center"/>
          </w:tcPr>
          <w:p w14:paraId="751371C3" w14:textId="09AF4A05" w:rsidR="00CB7AF9" w:rsidRPr="00D14691" w:rsidRDefault="00024161" w:rsidP="0065357F">
            <w:pPr>
              <w:overflowPunct/>
              <w:autoSpaceDE/>
              <w:autoSpaceDN/>
              <w:adjustRightInd/>
              <w:spacing w:line="240" w:lineRule="atLeast"/>
              <w:textAlignment w:val="auto"/>
              <w:rPr>
                <w:color w:val="000000" w:themeColor="text1"/>
              </w:rPr>
            </w:pPr>
            <w:r>
              <w:rPr>
                <w:color w:val="000000" w:themeColor="text1"/>
              </w:rPr>
              <w:t>N/A</w:t>
            </w:r>
          </w:p>
        </w:tc>
        <w:tc>
          <w:tcPr>
            <w:tcW w:w="4558" w:type="dxa"/>
            <w:noWrap/>
            <w:vAlign w:val="center"/>
          </w:tcPr>
          <w:p w14:paraId="060038EF" w14:textId="58886105" w:rsidR="00CB7AF9" w:rsidRPr="00A27D00" w:rsidRDefault="00CB7AF9" w:rsidP="0065357F">
            <w:pPr>
              <w:spacing w:line="240" w:lineRule="atLeast"/>
            </w:pPr>
            <w:r>
              <w:rPr>
                <w:rFonts w:cs="Arial"/>
              </w:rPr>
              <w:t>Pub</w:t>
            </w:r>
            <w:r w:rsidR="00877028">
              <w:rPr>
                <w:rFonts w:cs="Arial"/>
              </w:rPr>
              <w:t>lish Trailer Trip Status info to IPC</w:t>
            </w:r>
          </w:p>
        </w:tc>
        <w:tc>
          <w:tcPr>
            <w:tcW w:w="1800" w:type="dxa"/>
          </w:tcPr>
          <w:p w14:paraId="51765CD6" w14:textId="77777777" w:rsidR="00CB7AF9" w:rsidRDefault="00877028" w:rsidP="0065357F">
            <w:pPr>
              <w:spacing w:line="240" w:lineRule="atLeast"/>
              <w:rPr>
                <w:rFonts w:cs="Arial"/>
                <w:color w:val="000000"/>
              </w:rPr>
            </w:pPr>
            <w:r>
              <w:rPr>
                <w:rFonts w:cs="Arial"/>
                <w:color w:val="000000"/>
              </w:rPr>
              <w:t>TP Level 2 Message</w:t>
            </w:r>
          </w:p>
          <w:p w14:paraId="5194DC4D" w14:textId="4DC9CAD0" w:rsidR="00877028" w:rsidRDefault="00877028" w:rsidP="0065357F">
            <w:pPr>
              <w:spacing w:line="240" w:lineRule="atLeast"/>
              <w:rPr>
                <w:rFonts w:cs="Arial"/>
                <w:color w:val="000000"/>
              </w:rPr>
            </w:pPr>
          </w:p>
        </w:tc>
      </w:tr>
    </w:tbl>
    <w:p w14:paraId="25C92FD0" w14:textId="2736E23A" w:rsidR="00CB7AF9" w:rsidRPr="00702453" w:rsidRDefault="00CB7AF9" w:rsidP="00CB7AF9">
      <w:pPr>
        <w:pStyle w:val="Caption"/>
        <w:spacing w:line="240" w:lineRule="atLeast"/>
      </w:pPr>
      <w:bookmarkStart w:id="4591" w:name="_Ref518989958"/>
      <w:bookmarkStart w:id="4592" w:name="_Toc37162945"/>
      <w:r w:rsidRPr="00702453">
        <w:t xml:space="preserve">Table </w:t>
      </w:r>
      <w:bookmarkEnd w:id="4591"/>
      <w:r w:rsidR="00342924">
        <w:rPr>
          <w:noProof/>
        </w:rPr>
        <w:t>6.5.2.1</w:t>
      </w:r>
      <w:r>
        <w:t xml:space="preserve">: </w:t>
      </w:r>
      <w:r w:rsidR="00877028">
        <w:t>APIM</w:t>
      </w:r>
      <w:r>
        <w:t xml:space="preserve"> -Publisher signals</w:t>
      </w:r>
      <w:bookmarkEnd w:id="4592"/>
    </w:p>
    <w:p w14:paraId="0EDAB8E4" w14:textId="77777777" w:rsidR="00CB7AF9" w:rsidRDefault="00CB7AF9" w:rsidP="008443D4">
      <w:pPr>
        <w:spacing w:line="240" w:lineRule="atLeast"/>
        <w:rPr>
          <w:rFonts w:cs="Arial"/>
        </w:rPr>
      </w:pPr>
    </w:p>
    <w:p w14:paraId="121259F8" w14:textId="12300F46" w:rsidR="00CB7AF9" w:rsidRPr="003225C9" w:rsidRDefault="00CB7AF9" w:rsidP="00CB7AF9">
      <w:pPr>
        <w:pStyle w:val="Heading4"/>
        <w:numPr>
          <w:ilvl w:val="3"/>
          <w:numId w:val="5"/>
        </w:numPr>
        <w:spacing w:line="240" w:lineRule="atLeast"/>
        <w:rPr>
          <w:lang w:val="en-GB"/>
        </w:rPr>
      </w:pPr>
      <w:r>
        <w:rPr>
          <w:lang w:val="en-GB"/>
        </w:rPr>
        <w:lastRenderedPageBreak/>
        <w:t>TRM_ITRM</w:t>
      </w:r>
    </w:p>
    <w:p w14:paraId="65124A8B" w14:textId="77777777" w:rsidR="00CB7AF9" w:rsidRDefault="00CB7AF9" w:rsidP="00CB7AF9">
      <w:pPr>
        <w:pStyle w:val="Heading5"/>
        <w:numPr>
          <w:ilvl w:val="4"/>
          <w:numId w:val="5"/>
        </w:numPr>
        <w:spacing w:line="240" w:lineRule="atLeast"/>
        <w:ind w:left="0"/>
      </w:pPr>
      <w:r w:rsidRPr="00F80738">
        <w:t>Interfaces</w:t>
      </w:r>
      <w:r>
        <w:t xml:space="preserve"> Requirements</w:t>
      </w:r>
    </w:p>
    <w:p w14:paraId="09C2B355" w14:textId="77777777" w:rsidR="00CB7AF9" w:rsidRDefault="00CB7AF9" w:rsidP="00CB7AF9">
      <w:pPr>
        <w:spacing w:line="240" w:lineRule="atLeast"/>
      </w:pPr>
    </w:p>
    <w:p w14:paraId="0D666886" w14:textId="77777777" w:rsidR="00CB7AF9" w:rsidRDefault="00CB7AF9" w:rsidP="00CB7AF9">
      <w:pPr>
        <w:spacing w:line="240" w:lineRule="atLeast"/>
        <w:rPr>
          <w:rFonts w:cs="Arial"/>
        </w:rPr>
      </w:pPr>
    </w:p>
    <w:p w14:paraId="2CC48957" w14:textId="7C875036" w:rsidR="00CB7AF9" w:rsidRPr="0017445F" w:rsidRDefault="00CB7AF9" w:rsidP="00CB7AF9">
      <w:pPr>
        <w:pStyle w:val="RERequirement"/>
        <w:spacing w:line="240" w:lineRule="atLeast"/>
      </w:pPr>
      <w:r w:rsidRPr="0017445F">
        <w:t>###</w:t>
      </w:r>
      <w:r>
        <w:t>R_CMP_Trailer Settings and Profile_00002</w:t>
      </w:r>
      <w:r w:rsidRPr="0017445F">
        <w:t xml:space="preserve">### </w:t>
      </w:r>
      <w:r>
        <w:t>HS3 CAN FD1 interface to GWM_ECG</w:t>
      </w:r>
    </w:p>
    <w:p w14:paraId="0AD58BFA" w14:textId="5F83FBE1" w:rsidR="00CB7AF9" w:rsidRPr="00C66B68" w:rsidRDefault="00CB7AF9" w:rsidP="00CB7AF9">
      <w:pPr>
        <w:spacing w:line="240" w:lineRule="atLeast"/>
        <w:rPr>
          <w:rFonts w:cs="Arial"/>
        </w:rPr>
      </w:pPr>
      <w:r>
        <w:rPr>
          <w:rFonts w:cs="Arial"/>
        </w:rPr>
        <w:t>TRM_ITRM shall implement CAN HS3 interface to GWM_ECG</w:t>
      </w:r>
    </w:p>
    <w:p w14:paraId="0CC1FB48" w14:textId="40A2F0F4" w:rsidR="00CB7AF9" w:rsidRDefault="00CB7AF9" w:rsidP="008443D4">
      <w:pPr>
        <w:spacing w:line="240" w:lineRule="atLeast"/>
        <w:rPr>
          <w:rFonts w:cs="Arial"/>
        </w:rPr>
      </w:pPr>
    </w:p>
    <w:p w14:paraId="2DC3DCAF" w14:textId="77777777" w:rsidR="00CB7AF9" w:rsidRDefault="00CB7AF9" w:rsidP="00CB7AF9">
      <w:pPr>
        <w:pStyle w:val="Heading6"/>
        <w:numPr>
          <w:ilvl w:val="5"/>
          <w:numId w:val="5"/>
        </w:numPr>
        <w:spacing w:line="240" w:lineRule="atLeast"/>
      </w:pPr>
      <w:r>
        <w:t xml:space="preserve">Publisher Signals </w:t>
      </w:r>
    </w:p>
    <w:p w14:paraId="4DF5FD64" w14:textId="77777777" w:rsidR="00CB7AF9" w:rsidRDefault="00CB7AF9" w:rsidP="00CB7AF9">
      <w:pPr>
        <w:spacing w:line="240" w:lineRule="atLeast"/>
      </w:pPr>
    </w:p>
    <w:tbl>
      <w:tblPr>
        <w:tblStyle w:val="TableGrid"/>
        <w:tblW w:w="10435" w:type="dxa"/>
        <w:tblInd w:w="0" w:type="dxa"/>
        <w:tblLayout w:type="fixed"/>
        <w:tblLook w:val="04A0" w:firstRow="1" w:lastRow="0" w:firstColumn="1" w:lastColumn="0" w:noHBand="0" w:noVBand="1"/>
      </w:tblPr>
      <w:tblGrid>
        <w:gridCol w:w="1242"/>
        <w:gridCol w:w="2835"/>
        <w:gridCol w:w="4558"/>
        <w:gridCol w:w="1800"/>
      </w:tblGrid>
      <w:tr w:rsidR="00CB7AF9" w14:paraId="6F7B0771" w14:textId="77777777" w:rsidTr="0065357F">
        <w:trPr>
          <w:trHeight w:val="510"/>
        </w:trPr>
        <w:tc>
          <w:tcPr>
            <w:tcW w:w="1242" w:type="dxa"/>
            <w:shd w:val="clear" w:color="auto" w:fill="D9D9D9" w:themeFill="background1" w:themeFillShade="D9"/>
          </w:tcPr>
          <w:p w14:paraId="7106BAAB" w14:textId="77777777" w:rsidR="00CB7AF9" w:rsidRPr="00E54DEA" w:rsidRDefault="00CB7AF9" w:rsidP="0065357F">
            <w:pPr>
              <w:overflowPunct/>
              <w:autoSpaceDE/>
              <w:autoSpaceDN/>
              <w:adjustRightInd/>
              <w:spacing w:line="240" w:lineRule="atLeast"/>
              <w:textAlignment w:val="auto"/>
              <w:rPr>
                <w:rFonts w:cs="Arial"/>
                <w:b/>
                <w:bCs/>
                <w:color w:val="000000"/>
              </w:rPr>
            </w:pPr>
            <w:r>
              <w:rPr>
                <w:rFonts w:cs="Arial"/>
                <w:b/>
                <w:bCs/>
                <w:color w:val="000000"/>
              </w:rPr>
              <w:t>Signal ID</w:t>
            </w:r>
          </w:p>
        </w:tc>
        <w:tc>
          <w:tcPr>
            <w:tcW w:w="2835" w:type="dxa"/>
            <w:shd w:val="clear" w:color="auto" w:fill="D9D9D9" w:themeFill="background1" w:themeFillShade="D9"/>
            <w:noWrap/>
            <w:hideMark/>
          </w:tcPr>
          <w:p w14:paraId="2A342E0E" w14:textId="77777777" w:rsidR="00CB7AF9" w:rsidRPr="00E54DEA" w:rsidRDefault="00CB7AF9" w:rsidP="0065357F">
            <w:pPr>
              <w:overflowPunct/>
              <w:autoSpaceDE/>
              <w:autoSpaceDN/>
              <w:adjustRightInd/>
              <w:spacing w:line="240" w:lineRule="atLeast"/>
              <w:textAlignment w:val="auto"/>
              <w:rPr>
                <w:rFonts w:cs="Arial"/>
                <w:b/>
                <w:bCs/>
                <w:color w:val="000000"/>
              </w:rPr>
            </w:pPr>
            <w:r w:rsidRPr="00E54DEA">
              <w:rPr>
                <w:rFonts w:cs="Arial"/>
                <w:b/>
                <w:bCs/>
                <w:color w:val="000000"/>
              </w:rPr>
              <w:t>Signal Name</w:t>
            </w:r>
          </w:p>
        </w:tc>
        <w:tc>
          <w:tcPr>
            <w:tcW w:w="4558" w:type="dxa"/>
            <w:shd w:val="clear" w:color="auto" w:fill="D9D9D9" w:themeFill="background1" w:themeFillShade="D9"/>
            <w:noWrap/>
            <w:hideMark/>
          </w:tcPr>
          <w:p w14:paraId="2ED79359" w14:textId="77777777" w:rsidR="00CB7AF9" w:rsidRPr="00E54DEA" w:rsidRDefault="00CB7AF9" w:rsidP="0065357F">
            <w:pPr>
              <w:overflowPunct/>
              <w:autoSpaceDE/>
              <w:autoSpaceDN/>
              <w:adjustRightInd/>
              <w:spacing w:line="240" w:lineRule="atLeast"/>
              <w:textAlignment w:val="auto"/>
              <w:rPr>
                <w:rFonts w:cs="Arial"/>
                <w:b/>
                <w:bCs/>
                <w:color w:val="000000"/>
              </w:rPr>
            </w:pPr>
            <w:r>
              <w:rPr>
                <w:rFonts w:cs="Arial"/>
                <w:b/>
                <w:bCs/>
                <w:color w:val="000000"/>
              </w:rPr>
              <w:t>Description</w:t>
            </w:r>
          </w:p>
        </w:tc>
        <w:tc>
          <w:tcPr>
            <w:tcW w:w="1800" w:type="dxa"/>
            <w:shd w:val="clear" w:color="auto" w:fill="D9D9D9" w:themeFill="background1" w:themeFillShade="D9"/>
          </w:tcPr>
          <w:p w14:paraId="1F3C8305" w14:textId="77777777" w:rsidR="00CB7AF9" w:rsidRDefault="00CB7AF9" w:rsidP="0065357F">
            <w:pPr>
              <w:overflowPunct/>
              <w:autoSpaceDE/>
              <w:autoSpaceDN/>
              <w:adjustRightInd/>
              <w:spacing w:line="240" w:lineRule="atLeast"/>
              <w:textAlignment w:val="auto"/>
              <w:rPr>
                <w:rFonts w:cs="Arial"/>
                <w:b/>
                <w:bCs/>
                <w:color w:val="000000"/>
              </w:rPr>
            </w:pPr>
            <w:r>
              <w:rPr>
                <w:rFonts w:cs="Arial"/>
                <w:b/>
                <w:bCs/>
                <w:color w:val="000000"/>
              </w:rPr>
              <w:t>Interface</w:t>
            </w:r>
          </w:p>
        </w:tc>
      </w:tr>
      <w:tr w:rsidR="00CB7AF9" w14:paraId="38A561BC" w14:textId="77777777" w:rsidTr="0065357F">
        <w:trPr>
          <w:trHeight w:val="410"/>
        </w:trPr>
        <w:tc>
          <w:tcPr>
            <w:tcW w:w="1242" w:type="dxa"/>
          </w:tcPr>
          <w:p w14:paraId="5DD975D5" w14:textId="44805EA2" w:rsidR="00CB7AF9" w:rsidRPr="00D14691" w:rsidRDefault="00024161" w:rsidP="0065357F">
            <w:pPr>
              <w:overflowPunct/>
              <w:autoSpaceDE/>
              <w:autoSpaceDN/>
              <w:adjustRightInd/>
              <w:spacing w:line="240" w:lineRule="atLeast"/>
              <w:textAlignment w:val="auto"/>
              <w:rPr>
                <w:color w:val="000000" w:themeColor="text1"/>
              </w:rPr>
            </w:pPr>
            <w:r>
              <w:rPr>
                <w:color w:val="000000" w:themeColor="text1"/>
              </w:rPr>
              <w:t>Trailer Connected</w:t>
            </w:r>
          </w:p>
        </w:tc>
        <w:tc>
          <w:tcPr>
            <w:tcW w:w="2835" w:type="dxa"/>
            <w:noWrap/>
            <w:vAlign w:val="center"/>
          </w:tcPr>
          <w:p w14:paraId="7A8A48E9" w14:textId="1482C0FF" w:rsidR="00CB7AF9" w:rsidRPr="00D14691" w:rsidRDefault="00024161" w:rsidP="0065357F">
            <w:pPr>
              <w:overflowPunct/>
              <w:autoSpaceDE/>
              <w:autoSpaceDN/>
              <w:adjustRightInd/>
              <w:spacing w:line="240" w:lineRule="atLeast"/>
              <w:textAlignment w:val="auto"/>
              <w:rPr>
                <w:color w:val="000000" w:themeColor="text1"/>
              </w:rPr>
            </w:pPr>
            <w:r>
              <w:rPr>
                <w:rFonts w:cs="Arial"/>
              </w:rPr>
              <w:t>TrlrLampCnnct_B_Actl</w:t>
            </w:r>
          </w:p>
        </w:tc>
        <w:tc>
          <w:tcPr>
            <w:tcW w:w="4558" w:type="dxa"/>
            <w:noWrap/>
            <w:vAlign w:val="center"/>
          </w:tcPr>
          <w:p w14:paraId="261C1F5D" w14:textId="1341FF91" w:rsidR="00CB7AF9" w:rsidRPr="00A27D00" w:rsidRDefault="00CB7AF9" w:rsidP="0065357F">
            <w:pPr>
              <w:spacing w:line="240" w:lineRule="atLeast"/>
            </w:pPr>
            <w:r>
              <w:rPr>
                <w:rFonts w:cs="Arial"/>
              </w:rPr>
              <w:t>Pub</w:t>
            </w:r>
            <w:r w:rsidR="00024161">
              <w:rPr>
                <w:rFonts w:cs="Arial"/>
              </w:rPr>
              <w:t>lish Trailer Connected on the Trailer Light Circuit signal to GWM_ECG</w:t>
            </w:r>
          </w:p>
        </w:tc>
        <w:tc>
          <w:tcPr>
            <w:tcW w:w="1800" w:type="dxa"/>
          </w:tcPr>
          <w:p w14:paraId="1FEBEB0F" w14:textId="4FDFA3DC" w:rsidR="00CB7AF9" w:rsidRDefault="00024161" w:rsidP="0065357F">
            <w:pPr>
              <w:spacing w:line="240" w:lineRule="atLeast"/>
              <w:rPr>
                <w:rFonts w:cs="Arial"/>
                <w:color w:val="000000"/>
              </w:rPr>
            </w:pPr>
            <w:r>
              <w:rPr>
                <w:rFonts w:cs="Arial"/>
                <w:color w:val="000000"/>
              </w:rPr>
              <w:t>CAN HS3</w:t>
            </w:r>
          </w:p>
        </w:tc>
      </w:tr>
    </w:tbl>
    <w:p w14:paraId="00423AE8" w14:textId="0F1DE69F" w:rsidR="00CB7AF9" w:rsidRPr="00702453" w:rsidRDefault="00CB7AF9" w:rsidP="00CB7AF9">
      <w:pPr>
        <w:pStyle w:val="Caption"/>
        <w:spacing w:line="240" w:lineRule="atLeast"/>
      </w:pPr>
      <w:r w:rsidRPr="00702453">
        <w:t xml:space="preserve">Table </w:t>
      </w:r>
      <w:r>
        <w:rPr>
          <w:noProof/>
        </w:rPr>
        <w:fldChar w:fldCharType="begin"/>
      </w:r>
      <w:r>
        <w:rPr>
          <w:noProof/>
        </w:rPr>
        <w:instrText xml:space="preserve"> SEQ Table \* ARABIC </w:instrText>
      </w:r>
      <w:r>
        <w:rPr>
          <w:noProof/>
        </w:rPr>
        <w:fldChar w:fldCharType="separate"/>
      </w:r>
      <w:r w:rsidR="00342924">
        <w:rPr>
          <w:noProof/>
        </w:rPr>
        <w:t>6.5.2.2</w:t>
      </w:r>
      <w:r>
        <w:rPr>
          <w:noProof/>
        </w:rPr>
        <w:fldChar w:fldCharType="end"/>
      </w:r>
      <w:r>
        <w:t xml:space="preserve">: </w:t>
      </w:r>
      <w:r w:rsidR="00342924">
        <w:t>TRM_ITRM</w:t>
      </w:r>
      <w:r>
        <w:t xml:space="preserve"> -Publisher signals</w:t>
      </w:r>
    </w:p>
    <w:p w14:paraId="4602A844" w14:textId="77777777" w:rsidR="00CB7AF9" w:rsidRDefault="00CB7AF9" w:rsidP="008443D4">
      <w:pPr>
        <w:spacing w:line="240" w:lineRule="atLeast"/>
        <w:rPr>
          <w:rFonts w:cs="Arial"/>
        </w:rPr>
      </w:pPr>
    </w:p>
    <w:p w14:paraId="16A4B7F5" w14:textId="77777777" w:rsidR="00CB7AF9" w:rsidRPr="003225C9" w:rsidRDefault="00CB7AF9" w:rsidP="00CB7AF9">
      <w:pPr>
        <w:pStyle w:val="Heading4"/>
        <w:numPr>
          <w:ilvl w:val="3"/>
          <w:numId w:val="5"/>
        </w:numPr>
        <w:spacing w:line="240" w:lineRule="atLeast"/>
        <w:rPr>
          <w:lang w:val="en-GB"/>
        </w:rPr>
      </w:pPr>
      <w:r>
        <w:rPr>
          <w:lang w:val="en-GB"/>
        </w:rPr>
        <w:t>PCM/ECM</w:t>
      </w:r>
    </w:p>
    <w:p w14:paraId="4831F105" w14:textId="77777777" w:rsidR="00CB7AF9" w:rsidRDefault="00CB7AF9" w:rsidP="00CB7AF9">
      <w:pPr>
        <w:pStyle w:val="Heading5"/>
        <w:numPr>
          <w:ilvl w:val="4"/>
          <w:numId w:val="5"/>
        </w:numPr>
        <w:spacing w:line="240" w:lineRule="atLeast"/>
        <w:ind w:left="0"/>
      </w:pPr>
      <w:r w:rsidRPr="00F80738">
        <w:t>Interfaces</w:t>
      </w:r>
      <w:r>
        <w:t xml:space="preserve"> Requirements</w:t>
      </w:r>
    </w:p>
    <w:p w14:paraId="3EF81D71" w14:textId="77777777" w:rsidR="00CB7AF9" w:rsidRDefault="00CB7AF9" w:rsidP="00CB7AF9">
      <w:pPr>
        <w:spacing w:line="240" w:lineRule="atLeast"/>
      </w:pPr>
    </w:p>
    <w:p w14:paraId="4F8E3C9C" w14:textId="77777777" w:rsidR="00CB7AF9" w:rsidRDefault="00CB7AF9" w:rsidP="00CB7AF9">
      <w:pPr>
        <w:spacing w:line="240" w:lineRule="atLeast"/>
        <w:rPr>
          <w:rFonts w:cs="Arial"/>
        </w:rPr>
      </w:pPr>
    </w:p>
    <w:p w14:paraId="1EB80E3B" w14:textId="6C98B8B0" w:rsidR="00CB7AF9" w:rsidRPr="0017445F" w:rsidRDefault="00CB7AF9" w:rsidP="00CB7AF9">
      <w:pPr>
        <w:pStyle w:val="RERequirement"/>
        <w:spacing w:line="240" w:lineRule="atLeast"/>
      </w:pPr>
      <w:r w:rsidRPr="0017445F">
        <w:t>###</w:t>
      </w:r>
      <w:bookmarkStart w:id="4593" w:name="R_CMP_00584_ID_360_Lighting_PCMECM_CAN_F"/>
      <w:r>
        <w:t>R_CMP_Trailer Settings and Profile_00</w:t>
      </w:r>
      <w:bookmarkEnd w:id="4593"/>
      <w:r>
        <w:t>002</w:t>
      </w:r>
      <w:r w:rsidRPr="0017445F">
        <w:t xml:space="preserve">### </w:t>
      </w:r>
      <w:r>
        <w:t>PCM/ECM CAN FD1 interface to GWM_ECG</w:t>
      </w:r>
    </w:p>
    <w:p w14:paraId="1606B3F2" w14:textId="77777777" w:rsidR="00CB7AF9" w:rsidRPr="00C66B68" w:rsidRDefault="00CB7AF9" w:rsidP="00CB7AF9">
      <w:pPr>
        <w:spacing w:line="240" w:lineRule="atLeast"/>
        <w:rPr>
          <w:rFonts w:cs="Arial"/>
        </w:rPr>
      </w:pPr>
      <w:r>
        <w:rPr>
          <w:rFonts w:cs="Arial"/>
        </w:rPr>
        <w:t>PCM/ECM shall implement CAN FD1 interface to GWM_ECG</w:t>
      </w:r>
    </w:p>
    <w:p w14:paraId="66D0699A" w14:textId="77777777" w:rsidR="00CB7AF9" w:rsidRDefault="00CB7AF9" w:rsidP="00CB7AF9">
      <w:pPr>
        <w:pStyle w:val="Heading6"/>
        <w:numPr>
          <w:ilvl w:val="5"/>
          <w:numId w:val="5"/>
        </w:numPr>
        <w:spacing w:line="240" w:lineRule="atLeast"/>
      </w:pPr>
      <w:r>
        <w:t xml:space="preserve">Publisher Signals </w:t>
      </w:r>
    </w:p>
    <w:p w14:paraId="64702A9C" w14:textId="77777777" w:rsidR="00CB7AF9" w:rsidRDefault="00CB7AF9" w:rsidP="00CB7AF9">
      <w:pPr>
        <w:spacing w:line="240" w:lineRule="atLeast"/>
      </w:pPr>
    </w:p>
    <w:tbl>
      <w:tblPr>
        <w:tblStyle w:val="TableGrid"/>
        <w:tblW w:w="10435" w:type="dxa"/>
        <w:tblInd w:w="0" w:type="dxa"/>
        <w:tblLayout w:type="fixed"/>
        <w:tblLook w:val="04A0" w:firstRow="1" w:lastRow="0" w:firstColumn="1" w:lastColumn="0" w:noHBand="0" w:noVBand="1"/>
      </w:tblPr>
      <w:tblGrid>
        <w:gridCol w:w="1242"/>
        <w:gridCol w:w="2835"/>
        <w:gridCol w:w="4558"/>
        <w:gridCol w:w="1800"/>
      </w:tblGrid>
      <w:tr w:rsidR="00CB7AF9" w14:paraId="638E1155" w14:textId="77777777" w:rsidTr="0065357F">
        <w:trPr>
          <w:trHeight w:val="510"/>
        </w:trPr>
        <w:tc>
          <w:tcPr>
            <w:tcW w:w="1242" w:type="dxa"/>
            <w:shd w:val="clear" w:color="auto" w:fill="D9D9D9" w:themeFill="background1" w:themeFillShade="D9"/>
          </w:tcPr>
          <w:p w14:paraId="3E1F9191" w14:textId="77777777" w:rsidR="00CB7AF9" w:rsidRPr="00E54DEA" w:rsidRDefault="00CB7AF9" w:rsidP="0065357F">
            <w:pPr>
              <w:overflowPunct/>
              <w:autoSpaceDE/>
              <w:autoSpaceDN/>
              <w:adjustRightInd/>
              <w:spacing w:line="240" w:lineRule="atLeast"/>
              <w:textAlignment w:val="auto"/>
              <w:rPr>
                <w:rFonts w:cs="Arial"/>
                <w:b/>
                <w:bCs/>
                <w:color w:val="000000"/>
              </w:rPr>
            </w:pPr>
            <w:r>
              <w:rPr>
                <w:rFonts w:cs="Arial"/>
                <w:b/>
                <w:bCs/>
                <w:color w:val="000000"/>
              </w:rPr>
              <w:t>Signal ID</w:t>
            </w:r>
          </w:p>
        </w:tc>
        <w:tc>
          <w:tcPr>
            <w:tcW w:w="2835" w:type="dxa"/>
            <w:shd w:val="clear" w:color="auto" w:fill="D9D9D9" w:themeFill="background1" w:themeFillShade="D9"/>
            <w:noWrap/>
            <w:hideMark/>
          </w:tcPr>
          <w:p w14:paraId="5C203AEB" w14:textId="77777777" w:rsidR="00CB7AF9" w:rsidRPr="00E54DEA" w:rsidRDefault="00CB7AF9" w:rsidP="0065357F">
            <w:pPr>
              <w:overflowPunct/>
              <w:autoSpaceDE/>
              <w:autoSpaceDN/>
              <w:adjustRightInd/>
              <w:spacing w:line="240" w:lineRule="atLeast"/>
              <w:textAlignment w:val="auto"/>
              <w:rPr>
                <w:rFonts w:cs="Arial"/>
                <w:b/>
                <w:bCs/>
                <w:color w:val="000000"/>
              </w:rPr>
            </w:pPr>
            <w:r w:rsidRPr="00E54DEA">
              <w:rPr>
                <w:rFonts w:cs="Arial"/>
                <w:b/>
                <w:bCs/>
                <w:color w:val="000000"/>
              </w:rPr>
              <w:t>Signal Name</w:t>
            </w:r>
          </w:p>
        </w:tc>
        <w:tc>
          <w:tcPr>
            <w:tcW w:w="4558" w:type="dxa"/>
            <w:shd w:val="clear" w:color="auto" w:fill="D9D9D9" w:themeFill="background1" w:themeFillShade="D9"/>
            <w:noWrap/>
            <w:hideMark/>
          </w:tcPr>
          <w:p w14:paraId="5B814201" w14:textId="77777777" w:rsidR="00CB7AF9" w:rsidRPr="00E54DEA" w:rsidRDefault="00CB7AF9" w:rsidP="0065357F">
            <w:pPr>
              <w:overflowPunct/>
              <w:autoSpaceDE/>
              <w:autoSpaceDN/>
              <w:adjustRightInd/>
              <w:spacing w:line="240" w:lineRule="atLeast"/>
              <w:textAlignment w:val="auto"/>
              <w:rPr>
                <w:rFonts w:cs="Arial"/>
                <w:b/>
                <w:bCs/>
                <w:color w:val="000000"/>
              </w:rPr>
            </w:pPr>
            <w:r>
              <w:rPr>
                <w:rFonts w:cs="Arial"/>
                <w:b/>
                <w:bCs/>
                <w:color w:val="000000"/>
              </w:rPr>
              <w:t>Description</w:t>
            </w:r>
          </w:p>
        </w:tc>
        <w:tc>
          <w:tcPr>
            <w:tcW w:w="1800" w:type="dxa"/>
            <w:shd w:val="clear" w:color="auto" w:fill="D9D9D9" w:themeFill="background1" w:themeFillShade="D9"/>
          </w:tcPr>
          <w:p w14:paraId="08CE0B24" w14:textId="77777777" w:rsidR="00CB7AF9" w:rsidRDefault="00CB7AF9" w:rsidP="0065357F">
            <w:pPr>
              <w:overflowPunct/>
              <w:autoSpaceDE/>
              <w:autoSpaceDN/>
              <w:adjustRightInd/>
              <w:spacing w:line="240" w:lineRule="atLeast"/>
              <w:textAlignment w:val="auto"/>
              <w:rPr>
                <w:rFonts w:cs="Arial"/>
                <w:b/>
                <w:bCs/>
                <w:color w:val="000000"/>
              </w:rPr>
            </w:pPr>
            <w:r>
              <w:rPr>
                <w:rFonts w:cs="Arial"/>
                <w:b/>
                <w:bCs/>
                <w:color w:val="000000"/>
              </w:rPr>
              <w:t>Interface</w:t>
            </w:r>
          </w:p>
        </w:tc>
      </w:tr>
      <w:tr w:rsidR="00CB7AF9" w14:paraId="78933A19" w14:textId="77777777" w:rsidTr="0065357F">
        <w:trPr>
          <w:trHeight w:val="410"/>
        </w:trPr>
        <w:tc>
          <w:tcPr>
            <w:tcW w:w="1242" w:type="dxa"/>
          </w:tcPr>
          <w:p w14:paraId="5C3BDEFE" w14:textId="756D85AA" w:rsidR="00CB7AF9" w:rsidRPr="00D14691" w:rsidRDefault="00066997" w:rsidP="0065357F">
            <w:pPr>
              <w:overflowPunct/>
              <w:autoSpaceDE/>
              <w:autoSpaceDN/>
              <w:adjustRightInd/>
              <w:spacing w:line="240" w:lineRule="atLeast"/>
              <w:textAlignment w:val="auto"/>
              <w:rPr>
                <w:color w:val="000000" w:themeColor="text1"/>
              </w:rPr>
            </w:pPr>
            <w:r>
              <w:t>Shifter</w:t>
            </w:r>
            <w:r w:rsidR="00024161">
              <w:t xml:space="preserve"> Position</w:t>
            </w:r>
          </w:p>
        </w:tc>
        <w:tc>
          <w:tcPr>
            <w:tcW w:w="2835" w:type="dxa"/>
            <w:noWrap/>
            <w:vAlign w:val="center"/>
          </w:tcPr>
          <w:p w14:paraId="7FE68C70" w14:textId="33679733" w:rsidR="00CB7AF9" w:rsidRPr="00D14691" w:rsidRDefault="00024161" w:rsidP="0065357F">
            <w:pPr>
              <w:overflowPunct/>
              <w:autoSpaceDE/>
              <w:autoSpaceDN/>
              <w:adjustRightInd/>
              <w:spacing w:line="240" w:lineRule="atLeast"/>
              <w:textAlignment w:val="auto"/>
              <w:rPr>
                <w:color w:val="000000" w:themeColor="text1"/>
              </w:rPr>
            </w:pPr>
            <w:r>
              <w:rPr>
                <w:rFonts w:cs="Arial"/>
              </w:rPr>
              <w:t>GearLvrPos_D_Actl</w:t>
            </w:r>
          </w:p>
        </w:tc>
        <w:tc>
          <w:tcPr>
            <w:tcW w:w="4558" w:type="dxa"/>
            <w:noWrap/>
            <w:vAlign w:val="center"/>
          </w:tcPr>
          <w:p w14:paraId="4AA6A08B" w14:textId="7B75B4A9" w:rsidR="00CB7AF9" w:rsidRPr="00A27D00" w:rsidRDefault="00024161" w:rsidP="0065357F">
            <w:pPr>
              <w:spacing w:line="240" w:lineRule="atLeast"/>
            </w:pPr>
            <w:r>
              <w:rPr>
                <w:rFonts w:cs="Arial"/>
              </w:rPr>
              <w:t>Publish Transmission Gear Level Actual Position</w:t>
            </w:r>
            <w:r w:rsidR="00342924">
              <w:rPr>
                <w:rFonts w:cs="Arial"/>
              </w:rPr>
              <w:t xml:space="preserve"> signal to GWM_ECG</w:t>
            </w:r>
          </w:p>
        </w:tc>
        <w:tc>
          <w:tcPr>
            <w:tcW w:w="1800" w:type="dxa"/>
          </w:tcPr>
          <w:p w14:paraId="7569D813" w14:textId="77777777" w:rsidR="00CB7AF9" w:rsidRDefault="00CB7AF9" w:rsidP="0065357F">
            <w:pPr>
              <w:spacing w:line="240" w:lineRule="atLeast"/>
              <w:rPr>
                <w:rFonts w:cs="Arial"/>
                <w:color w:val="000000"/>
              </w:rPr>
            </w:pPr>
            <w:r>
              <w:rPr>
                <w:rFonts w:cs="Arial"/>
                <w:color w:val="000000"/>
              </w:rPr>
              <w:t>CAN FD1</w:t>
            </w:r>
          </w:p>
        </w:tc>
      </w:tr>
    </w:tbl>
    <w:p w14:paraId="0EBA257C" w14:textId="77717D09" w:rsidR="00CB7AF9" w:rsidRPr="00702453" w:rsidRDefault="00CB7AF9" w:rsidP="00CB7AF9">
      <w:pPr>
        <w:pStyle w:val="Caption"/>
        <w:spacing w:line="240" w:lineRule="atLeast"/>
      </w:pPr>
      <w:r w:rsidRPr="00702453">
        <w:t xml:space="preserve">Table </w:t>
      </w:r>
      <w:r w:rsidR="00342924">
        <w:rPr>
          <w:noProof/>
        </w:rPr>
        <w:t>6.5.2.3</w:t>
      </w:r>
      <w:r>
        <w:t>: PCM/ECM -Publisher signals</w:t>
      </w:r>
    </w:p>
    <w:p w14:paraId="15B2E742" w14:textId="78F7F9C3" w:rsidR="008443D4" w:rsidRDefault="008443D4" w:rsidP="008443D4">
      <w:pPr>
        <w:spacing w:line="240" w:lineRule="atLeast"/>
        <w:rPr>
          <w:rFonts w:cs="Arial"/>
        </w:rPr>
      </w:pPr>
    </w:p>
    <w:p w14:paraId="0B4A49C7" w14:textId="3468BA03" w:rsidR="00CB7AF9" w:rsidRPr="003225C9" w:rsidRDefault="00CB7AF9" w:rsidP="00CB7AF9">
      <w:pPr>
        <w:pStyle w:val="Heading4"/>
        <w:numPr>
          <w:ilvl w:val="3"/>
          <w:numId w:val="5"/>
        </w:numPr>
        <w:spacing w:line="240" w:lineRule="atLeast"/>
        <w:rPr>
          <w:lang w:val="en-GB"/>
        </w:rPr>
      </w:pPr>
      <w:r>
        <w:rPr>
          <w:lang w:val="en-GB"/>
        </w:rPr>
        <w:t>BCM</w:t>
      </w:r>
    </w:p>
    <w:p w14:paraId="3BFCFBEF" w14:textId="77777777" w:rsidR="00CB7AF9" w:rsidRDefault="00CB7AF9" w:rsidP="00CB7AF9">
      <w:pPr>
        <w:pStyle w:val="Heading5"/>
        <w:numPr>
          <w:ilvl w:val="4"/>
          <w:numId w:val="5"/>
        </w:numPr>
        <w:spacing w:line="240" w:lineRule="atLeast"/>
        <w:ind w:left="0"/>
      </w:pPr>
      <w:r w:rsidRPr="00F80738">
        <w:t>Interfaces</w:t>
      </w:r>
      <w:r>
        <w:t xml:space="preserve"> Requirements</w:t>
      </w:r>
    </w:p>
    <w:p w14:paraId="7359D2D8" w14:textId="77777777" w:rsidR="00CB7AF9" w:rsidRDefault="00CB7AF9" w:rsidP="00CB7AF9">
      <w:pPr>
        <w:spacing w:line="240" w:lineRule="atLeast"/>
      </w:pPr>
    </w:p>
    <w:p w14:paraId="57FA8C32" w14:textId="77777777" w:rsidR="00CB7AF9" w:rsidRDefault="00CB7AF9" w:rsidP="00CB7AF9">
      <w:pPr>
        <w:spacing w:line="240" w:lineRule="atLeast"/>
        <w:rPr>
          <w:rFonts w:cs="Arial"/>
        </w:rPr>
      </w:pPr>
    </w:p>
    <w:p w14:paraId="41E15160" w14:textId="1739BD7F" w:rsidR="00CB7AF9" w:rsidRPr="0017445F" w:rsidRDefault="00CB7AF9" w:rsidP="00CB7AF9">
      <w:pPr>
        <w:pStyle w:val="RERequirement"/>
        <w:spacing w:line="240" w:lineRule="atLeast"/>
      </w:pPr>
      <w:r w:rsidRPr="0017445F">
        <w:t>###</w:t>
      </w:r>
      <w:r>
        <w:t>R_CMP_</w:t>
      </w:r>
      <w:r w:rsidRPr="00CB7AF9">
        <w:t xml:space="preserve"> </w:t>
      </w:r>
      <w:r>
        <w:t>Trailer Settings and Profile_00003</w:t>
      </w:r>
      <w:r w:rsidRPr="0017445F">
        <w:t xml:space="preserve">### </w:t>
      </w:r>
      <w:r>
        <w:t>PCM/ECM CAN FD1 interface to GWM_ECG</w:t>
      </w:r>
    </w:p>
    <w:p w14:paraId="7BFBA956" w14:textId="62DF96AB" w:rsidR="00CB7AF9" w:rsidRPr="00C66B68" w:rsidRDefault="00CB7AF9" w:rsidP="00CB7AF9">
      <w:pPr>
        <w:spacing w:line="240" w:lineRule="atLeast"/>
        <w:rPr>
          <w:rFonts w:cs="Arial"/>
        </w:rPr>
      </w:pPr>
      <w:r>
        <w:rPr>
          <w:rFonts w:cs="Arial"/>
        </w:rPr>
        <w:t>BCM shall implement CAN FD1 interface to GWM_ECG</w:t>
      </w:r>
    </w:p>
    <w:p w14:paraId="5C35A726" w14:textId="77777777" w:rsidR="00CB7AF9" w:rsidRDefault="00CB7AF9" w:rsidP="008443D4">
      <w:pPr>
        <w:spacing w:line="240" w:lineRule="atLeast"/>
        <w:rPr>
          <w:rFonts w:cs="Arial"/>
        </w:rPr>
      </w:pPr>
    </w:p>
    <w:p w14:paraId="445EFBBC" w14:textId="77777777" w:rsidR="00CB7AF9" w:rsidRDefault="00CB7AF9" w:rsidP="00CB7AF9">
      <w:pPr>
        <w:pStyle w:val="Heading6"/>
        <w:numPr>
          <w:ilvl w:val="5"/>
          <w:numId w:val="5"/>
        </w:numPr>
        <w:spacing w:line="240" w:lineRule="atLeast"/>
      </w:pPr>
      <w:r>
        <w:t xml:space="preserve">Publisher Signals </w:t>
      </w:r>
    </w:p>
    <w:p w14:paraId="0AEC2CD3" w14:textId="77777777" w:rsidR="00CB7AF9" w:rsidRDefault="00CB7AF9" w:rsidP="00CB7AF9">
      <w:pPr>
        <w:spacing w:line="240" w:lineRule="atLeast"/>
      </w:pPr>
    </w:p>
    <w:tbl>
      <w:tblPr>
        <w:tblStyle w:val="TableGrid"/>
        <w:tblW w:w="10435" w:type="dxa"/>
        <w:tblInd w:w="0" w:type="dxa"/>
        <w:tblLayout w:type="fixed"/>
        <w:tblLook w:val="04A0" w:firstRow="1" w:lastRow="0" w:firstColumn="1" w:lastColumn="0" w:noHBand="0" w:noVBand="1"/>
      </w:tblPr>
      <w:tblGrid>
        <w:gridCol w:w="1242"/>
        <w:gridCol w:w="2835"/>
        <w:gridCol w:w="4558"/>
        <w:gridCol w:w="1800"/>
      </w:tblGrid>
      <w:tr w:rsidR="00CB7AF9" w14:paraId="0D81D7CC" w14:textId="77777777" w:rsidTr="0065357F">
        <w:trPr>
          <w:trHeight w:val="510"/>
        </w:trPr>
        <w:tc>
          <w:tcPr>
            <w:tcW w:w="1242" w:type="dxa"/>
            <w:shd w:val="clear" w:color="auto" w:fill="D9D9D9" w:themeFill="background1" w:themeFillShade="D9"/>
          </w:tcPr>
          <w:p w14:paraId="21803FBE" w14:textId="77777777" w:rsidR="00CB7AF9" w:rsidRPr="00E54DEA" w:rsidRDefault="00CB7AF9" w:rsidP="0065357F">
            <w:pPr>
              <w:overflowPunct/>
              <w:autoSpaceDE/>
              <w:autoSpaceDN/>
              <w:adjustRightInd/>
              <w:spacing w:line="240" w:lineRule="atLeast"/>
              <w:textAlignment w:val="auto"/>
              <w:rPr>
                <w:rFonts w:cs="Arial"/>
                <w:b/>
                <w:bCs/>
                <w:color w:val="000000"/>
              </w:rPr>
            </w:pPr>
            <w:r>
              <w:rPr>
                <w:rFonts w:cs="Arial"/>
                <w:b/>
                <w:bCs/>
                <w:color w:val="000000"/>
              </w:rPr>
              <w:t>Signal ID</w:t>
            </w:r>
          </w:p>
        </w:tc>
        <w:tc>
          <w:tcPr>
            <w:tcW w:w="2835" w:type="dxa"/>
            <w:shd w:val="clear" w:color="auto" w:fill="D9D9D9" w:themeFill="background1" w:themeFillShade="D9"/>
            <w:noWrap/>
            <w:hideMark/>
          </w:tcPr>
          <w:p w14:paraId="501A327D" w14:textId="77777777" w:rsidR="00CB7AF9" w:rsidRPr="00E54DEA" w:rsidRDefault="00CB7AF9" w:rsidP="0065357F">
            <w:pPr>
              <w:overflowPunct/>
              <w:autoSpaceDE/>
              <w:autoSpaceDN/>
              <w:adjustRightInd/>
              <w:spacing w:line="240" w:lineRule="atLeast"/>
              <w:textAlignment w:val="auto"/>
              <w:rPr>
                <w:rFonts w:cs="Arial"/>
                <w:b/>
                <w:bCs/>
                <w:color w:val="000000"/>
              </w:rPr>
            </w:pPr>
            <w:r w:rsidRPr="00E54DEA">
              <w:rPr>
                <w:rFonts w:cs="Arial"/>
                <w:b/>
                <w:bCs/>
                <w:color w:val="000000"/>
              </w:rPr>
              <w:t>Signal Name</w:t>
            </w:r>
          </w:p>
        </w:tc>
        <w:tc>
          <w:tcPr>
            <w:tcW w:w="4558" w:type="dxa"/>
            <w:shd w:val="clear" w:color="auto" w:fill="D9D9D9" w:themeFill="background1" w:themeFillShade="D9"/>
            <w:noWrap/>
            <w:hideMark/>
          </w:tcPr>
          <w:p w14:paraId="180FD6C8" w14:textId="77777777" w:rsidR="00CB7AF9" w:rsidRPr="00E54DEA" w:rsidRDefault="00CB7AF9" w:rsidP="0065357F">
            <w:pPr>
              <w:overflowPunct/>
              <w:autoSpaceDE/>
              <w:autoSpaceDN/>
              <w:adjustRightInd/>
              <w:spacing w:line="240" w:lineRule="atLeast"/>
              <w:textAlignment w:val="auto"/>
              <w:rPr>
                <w:rFonts w:cs="Arial"/>
                <w:b/>
                <w:bCs/>
                <w:color w:val="000000"/>
              </w:rPr>
            </w:pPr>
            <w:r>
              <w:rPr>
                <w:rFonts w:cs="Arial"/>
                <w:b/>
                <w:bCs/>
                <w:color w:val="000000"/>
              </w:rPr>
              <w:t>Description</w:t>
            </w:r>
          </w:p>
        </w:tc>
        <w:tc>
          <w:tcPr>
            <w:tcW w:w="1800" w:type="dxa"/>
            <w:shd w:val="clear" w:color="auto" w:fill="D9D9D9" w:themeFill="background1" w:themeFillShade="D9"/>
          </w:tcPr>
          <w:p w14:paraId="32AF6351" w14:textId="77777777" w:rsidR="00CB7AF9" w:rsidRDefault="00CB7AF9" w:rsidP="0065357F">
            <w:pPr>
              <w:overflowPunct/>
              <w:autoSpaceDE/>
              <w:autoSpaceDN/>
              <w:adjustRightInd/>
              <w:spacing w:line="240" w:lineRule="atLeast"/>
              <w:textAlignment w:val="auto"/>
              <w:rPr>
                <w:rFonts w:cs="Arial"/>
                <w:b/>
                <w:bCs/>
                <w:color w:val="000000"/>
              </w:rPr>
            </w:pPr>
            <w:r>
              <w:rPr>
                <w:rFonts w:cs="Arial"/>
                <w:b/>
                <w:bCs/>
                <w:color w:val="000000"/>
              </w:rPr>
              <w:t>Interface</w:t>
            </w:r>
          </w:p>
        </w:tc>
      </w:tr>
      <w:tr w:rsidR="00CB7AF9" w14:paraId="2079B783" w14:textId="77777777" w:rsidTr="0065357F">
        <w:trPr>
          <w:trHeight w:val="410"/>
        </w:trPr>
        <w:tc>
          <w:tcPr>
            <w:tcW w:w="1242" w:type="dxa"/>
          </w:tcPr>
          <w:p w14:paraId="49405785" w14:textId="4A4FE19D" w:rsidR="00CB7AF9" w:rsidRPr="00D14691" w:rsidRDefault="00342924" w:rsidP="0065357F">
            <w:pPr>
              <w:overflowPunct/>
              <w:autoSpaceDE/>
              <w:autoSpaceDN/>
              <w:adjustRightInd/>
              <w:spacing w:line="240" w:lineRule="atLeast"/>
              <w:textAlignment w:val="auto"/>
              <w:rPr>
                <w:color w:val="000000" w:themeColor="text1"/>
              </w:rPr>
            </w:pPr>
            <w:r>
              <w:rPr>
                <w:color w:val="000000" w:themeColor="text1"/>
              </w:rPr>
              <w:t>Battery SOC</w:t>
            </w:r>
          </w:p>
        </w:tc>
        <w:tc>
          <w:tcPr>
            <w:tcW w:w="2835" w:type="dxa"/>
            <w:noWrap/>
            <w:vAlign w:val="center"/>
          </w:tcPr>
          <w:p w14:paraId="446A5BD0" w14:textId="710C3352" w:rsidR="00CB7AF9" w:rsidRPr="00D14691" w:rsidRDefault="00342924" w:rsidP="0065357F">
            <w:pPr>
              <w:overflowPunct/>
              <w:autoSpaceDE/>
              <w:autoSpaceDN/>
              <w:adjustRightInd/>
              <w:spacing w:line="240" w:lineRule="atLeast"/>
              <w:textAlignment w:val="auto"/>
              <w:rPr>
                <w:color w:val="000000" w:themeColor="text1"/>
              </w:rPr>
            </w:pPr>
            <w:r>
              <w:rPr>
                <w:color w:val="000000" w:themeColor="text1"/>
              </w:rPr>
              <w:t>Ignition_Status</w:t>
            </w:r>
          </w:p>
        </w:tc>
        <w:tc>
          <w:tcPr>
            <w:tcW w:w="4558" w:type="dxa"/>
            <w:noWrap/>
            <w:vAlign w:val="center"/>
          </w:tcPr>
          <w:p w14:paraId="3F5113E1" w14:textId="2EE54A9D" w:rsidR="00CB7AF9" w:rsidRPr="00A27D00" w:rsidRDefault="00CB7AF9" w:rsidP="0065357F">
            <w:pPr>
              <w:spacing w:line="240" w:lineRule="atLeast"/>
            </w:pPr>
            <w:r>
              <w:rPr>
                <w:rFonts w:cs="Arial"/>
              </w:rPr>
              <w:t>Pub</w:t>
            </w:r>
            <w:r w:rsidR="00342924">
              <w:rPr>
                <w:rFonts w:cs="Arial"/>
              </w:rPr>
              <w:t>lish Vehicle Ignition Status signal to GWM_ECG</w:t>
            </w:r>
          </w:p>
        </w:tc>
        <w:tc>
          <w:tcPr>
            <w:tcW w:w="1800" w:type="dxa"/>
          </w:tcPr>
          <w:p w14:paraId="247465FF" w14:textId="77777777" w:rsidR="00CB7AF9" w:rsidRDefault="00CB7AF9" w:rsidP="0065357F">
            <w:pPr>
              <w:spacing w:line="240" w:lineRule="atLeast"/>
              <w:rPr>
                <w:rFonts w:cs="Arial"/>
                <w:color w:val="000000"/>
              </w:rPr>
            </w:pPr>
            <w:r>
              <w:rPr>
                <w:rFonts w:cs="Arial"/>
                <w:color w:val="000000"/>
              </w:rPr>
              <w:t>CAN FD1</w:t>
            </w:r>
          </w:p>
        </w:tc>
      </w:tr>
      <w:tr w:rsidR="00CB7AF9" w14:paraId="35F4E865" w14:textId="77777777" w:rsidTr="0065357F">
        <w:trPr>
          <w:trHeight w:val="410"/>
        </w:trPr>
        <w:tc>
          <w:tcPr>
            <w:tcW w:w="1242" w:type="dxa"/>
          </w:tcPr>
          <w:p w14:paraId="7881E830" w14:textId="19803922" w:rsidR="00CB7AF9" w:rsidRPr="00D14691" w:rsidRDefault="00342924" w:rsidP="0065357F">
            <w:pPr>
              <w:overflowPunct/>
              <w:autoSpaceDE/>
              <w:autoSpaceDN/>
              <w:adjustRightInd/>
              <w:spacing w:line="240" w:lineRule="atLeast"/>
              <w:textAlignment w:val="auto"/>
              <w:rPr>
                <w:color w:val="000000" w:themeColor="text1"/>
              </w:rPr>
            </w:pPr>
            <w:r>
              <w:rPr>
                <w:color w:val="000000" w:themeColor="text1"/>
              </w:rPr>
              <w:lastRenderedPageBreak/>
              <w:t>Ignition Status</w:t>
            </w:r>
          </w:p>
        </w:tc>
        <w:tc>
          <w:tcPr>
            <w:tcW w:w="2835" w:type="dxa"/>
            <w:noWrap/>
            <w:vAlign w:val="center"/>
          </w:tcPr>
          <w:p w14:paraId="2AB58435" w14:textId="24B78398" w:rsidR="00CB7AF9" w:rsidRPr="00D14691" w:rsidRDefault="00342924" w:rsidP="0065357F">
            <w:pPr>
              <w:overflowPunct/>
              <w:autoSpaceDE/>
              <w:autoSpaceDN/>
              <w:adjustRightInd/>
              <w:spacing w:line="240" w:lineRule="atLeast"/>
              <w:textAlignment w:val="auto"/>
              <w:rPr>
                <w:color w:val="000000" w:themeColor="text1"/>
              </w:rPr>
            </w:pPr>
            <w:r>
              <w:rPr>
                <w:color w:val="000000" w:themeColor="text1"/>
              </w:rPr>
              <w:t>BSBattSOC</w:t>
            </w:r>
          </w:p>
        </w:tc>
        <w:tc>
          <w:tcPr>
            <w:tcW w:w="4558" w:type="dxa"/>
            <w:noWrap/>
            <w:vAlign w:val="center"/>
          </w:tcPr>
          <w:p w14:paraId="109DA805" w14:textId="5A242F6D" w:rsidR="00CB7AF9" w:rsidRPr="00A27D00" w:rsidRDefault="00CB7AF9" w:rsidP="00342924">
            <w:pPr>
              <w:spacing w:line="240" w:lineRule="atLeast"/>
            </w:pPr>
            <w:r>
              <w:rPr>
                <w:rFonts w:cs="Arial"/>
              </w:rPr>
              <w:t xml:space="preserve">Publish </w:t>
            </w:r>
            <w:r w:rsidR="00342924">
              <w:rPr>
                <w:rFonts w:cs="Arial"/>
              </w:rPr>
              <w:t>Battery State of Charge</w:t>
            </w:r>
            <w:r>
              <w:rPr>
                <w:rFonts w:cs="Arial"/>
              </w:rPr>
              <w:t xml:space="preserve"> signal to </w:t>
            </w:r>
            <w:r w:rsidR="00342924">
              <w:rPr>
                <w:rFonts w:cs="Arial"/>
              </w:rPr>
              <w:t>GWM_ECG</w:t>
            </w:r>
          </w:p>
        </w:tc>
        <w:tc>
          <w:tcPr>
            <w:tcW w:w="1800" w:type="dxa"/>
          </w:tcPr>
          <w:p w14:paraId="0B43753A" w14:textId="77777777" w:rsidR="00CB7AF9" w:rsidRDefault="00CB7AF9" w:rsidP="0065357F">
            <w:pPr>
              <w:spacing w:line="240" w:lineRule="atLeast"/>
              <w:rPr>
                <w:rFonts w:cs="Arial"/>
                <w:color w:val="000000"/>
              </w:rPr>
            </w:pPr>
            <w:r w:rsidRPr="00370E8C">
              <w:rPr>
                <w:rFonts w:cs="Arial"/>
                <w:color w:val="000000"/>
              </w:rPr>
              <w:t>CAN FD1</w:t>
            </w:r>
          </w:p>
        </w:tc>
      </w:tr>
    </w:tbl>
    <w:p w14:paraId="021298A9" w14:textId="2A91889B" w:rsidR="00CB7AF9" w:rsidRPr="00702453" w:rsidRDefault="00CB7AF9" w:rsidP="00CB7AF9">
      <w:pPr>
        <w:pStyle w:val="Caption"/>
        <w:spacing w:line="240" w:lineRule="atLeast"/>
      </w:pPr>
      <w:r w:rsidRPr="00702453">
        <w:t xml:space="preserve">Table </w:t>
      </w:r>
      <w:r w:rsidR="00342924">
        <w:rPr>
          <w:noProof/>
        </w:rPr>
        <w:t>6.5.2.4</w:t>
      </w:r>
      <w:r>
        <w:t xml:space="preserve">: </w:t>
      </w:r>
      <w:r w:rsidR="00342924">
        <w:t>BCM</w:t>
      </w:r>
      <w:r>
        <w:t xml:space="preserve"> -Publisher signals</w:t>
      </w:r>
    </w:p>
    <w:p w14:paraId="684A1B1E" w14:textId="77777777" w:rsidR="008443D4" w:rsidRDefault="008443D4" w:rsidP="008443D4">
      <w:pPr>
        <w:spacing w:line="240" w:lineRule="atLeast"/>
        <w:rPr>
          <w:rFonts w:cs="Arial"/>
        </w:rPr>
      </w:pPr>
    </w:p>
    <w:tbl>
      <w:tblPr>
        <w:tblW w:w="10455" w:type="dxa"/>
        <w:tblCellMar>
          <w:left w:w="0" w:type="dxa"/>
          <w:right w:w="0" w:type="dxa"/>
        </w:tblCellMar>
        <w:tblLook w:val="04A0" w:firstRow="1" w:lastRow="0" w:firstColumn="1" w:lastColumn="0" w:noHBand="0" w:noVBand="1"/>
      </w:tblPr>
      <w:tblGrid>
        <w:gridCol w:w="10455"/>
      </w:tblGrid>
      <w:tr w:rsidR="008443D4" w:rsidRPr="00C66B68" w14:paraId="43B22C28" w14:textId="77777777" w:rsidTr="0065357F">
        <w:trPr>
          <w:hidden/>
        </w:trPr>
        <w:tc>
          <w:tcPr>
            <w:tcW w:w="10455" w:type="dxa"/>
            <w:tcBorders>
              <w:top w:val="single" w:sz="12" w:space="0" w:color="A6A6A6"/>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7DFF3C1D" w14:textId="77777777" w:rsidR="008443D4" w:rsidRPr="004E0110" w:rsidRDefault="008443D4" w:rsidP="0065357F">
            <w:pPr>
              <w:spacing w:line="240" w:lineRule="atLeast"/>
              <w:rPr>
                <w:rFonts w:eastAsiaTheme="minorHAnsi" w:cs="Arial"/>
                <w:b/>
                <w:bCs/>
                <w:vanish/>
                <w:color w:val="808080"/>
                <w:sz w:val="16"/>
                <w:szCs w:val="16"/>
              </w:rPr>
            </w:pPr>
            <w:r w:rsidRPr="004E0110">
              <w:rPr>
                <w:rFonts w:cs="Arial"/>
                <w:b/>
                <w:bCs/>
                <w:vanish/>
                <w:color w:val="808080"/>
                <w:sz w:val="16"/>
                <w:szCs w:val="16"/>
              </w:rPr>
              <w:t>Requirement ID: ###</w:t>
            </w:r>
            <w:r>
              <w:rPr>
                <w:rFonts w:cs="Arial"/>
                <w:b/>
                <w:bCs/>
                <w:vanish/>
                <w:color w:val="808080"/>
                <w:sz w:val="16"/>
                <w:szCs w:val="16"/>
              </w:rPr>
              <w:t>R_CMP_360 Lighting_00303</w:t>
            </w:r>
            <w:r w:rsidRPr="004E0110">
              <w:rPr>
                <w:rFonts w:cs="Arial"/>
                <w:b/>
                <w:bCs/>
                <w:vanish/>
                <w:color w:val="808080"/>
                <w:sz w:val="16"/>
                <w:szCs w:val="16"/>
              </w:rPr>
              <w:t>###</w:t>
            </w:r>
          </w:p>
        </w:tc>
      </w:tr>
      <w:tr w:rsidR="008443D4" w:rsidRPr="00C66B68" w14:paraId="4116A130" w14:textId="77777777" w:rsidTr="0065357F">
        <w:trPr>
          <w:hidden/>
        </w:trPr>
        <w:tc>
          <w:tcPr>
            <w:tcW w:w="10455" w:type="dxa"/>
            <w:tcBorders>
              <w:top w:val="nil"/>
              <w:left w:val="single" w:sz="12" w:space="0" w:color="A6A6A6"/>
              <w:bottom w:val="single" w:sz="12" w:space="0" w:color="A6A6A6"/>
              <w:right w:val="single" w:sz="12" w:space="0" w:color="A6A6A6"/>
            </w:tcBorders>
            <w:shd w:val="clear" w:color="auto" w:fill="F2F2F2"/>
            <w:tcMar>
              <w:top w:w="0" w:type="dxa"/>
              <w:left w:w="108" w:type="dxa"/>
              <w:bottom w:w="0" w:type="dxa"/>
              <w:right w:w="108" w:type="dxa"/>
            </w:tcMar>
            <w:hideMark/>
          </w:tcPr>
          <w:p w14:paraId="2554CBAE" w14:textId="77777777" w:rsidR="008443D4" w:rsidRPr="004E0110" w:rsidRDefault="008443D4" w:rsidP="0065357F">
            <w:pPr>
              <w:spacing w:line="240" w:lineRule="atLeast"/>
              <w:rPr>
                <w:rFonts w:eastAsiaTheme="minorHAnsi" w:cs="Arial"/>
                <w:b/>
                <w:bCs/>
                <w:vanish/>
                <w:color w:val="808080"/>
                <w:sz w:val="16"/>
                <w:szCs w:val="16"/>
              </w:rPr>
            </w:pPr>
            <w:r w:rsidRPr="004E0110">
              <w:rPr>
                <w:rFonts w:cs="Arial"/>
                <w:b/>
                <w:bCs/>
                <w:vanish/>
                <w:color w:val="808080"/>
                <w:sz w:val="16"/>
                <w:szCs w:val="16"/>
              </w:rPr>
              <w:t>Rationale</w:t>
            </w:r>
          </w:p>
        </w:tc>
      </w:tr>
      <w:tr w:rsidR="008443D4" w:rsidRPr="00C66B68" w14:paraId="567841EF" w14:textId="77777777" w:rsidTr="0065357F">
        <w:trPr>
          <w:hidden/>
        </w:trPr>
        <w:tc>
          <w:tcPr>
            <w:tcW w:w="10455" w:type="dxa"/>
            <w:tcBorders>
              <w:top w:val="nil"/>
              <w:left w:val="single" w:sz="12" w:space="0" w:color="A6A6A6"/>
              <w:bottom w:val="single" w:sz="12" w:space="0" w:color="A6A6A6"/>
              <w:right w:val="single" w:sz="12" w:space="0" w:color="A6A6A6"/>
            </w:tcBorders>
            <w:tcMar>
              <w:top w:w="0" w:type="dxa"/>
              <w:left w:w="108" w:type="dxa"/>
              <w:bottom w:w="0" w:type="dxa"/>
              <w:right w:w="108" w:type="dxa"/>
            </w:tcMar>
            <w:hideMark/>
          </w:tcPr>
          <w:p w14:paraId="1C327326" w14:textId="6825F211" w:rsidR="008443D4" w:rsidRPr="004E0110" w:rsidRDefault="008443D4" w:rsidP="0065357F">
            <w:pPr>
              <w:spacing w:line="240" w:lineRule="atLeast"/>
              <w:rPr>
                <w:rFonts w:eastAsiaTheme="minorHAnsi" w:cs="Arial"/>
                <w:b/>
                <w:bCs/>
                <w:vanish/>
                <w:color w:val="808080"/>
                <w:sz w:val="18"/>
                <w:szCs w:val="16"/>
              </w:rPr>
            </w:pPr>
          </w:p>
        </w:tc>
      </w:tr>
    </w:tbl>
    <w:p w14:paraId="04540F92" w14:textId="77777777" w:rsidR="008443D4" w:rsidRPr="008443D4" w:rsidRDefault="008443D4" w:rsidP="008443D4"/>
    <w:p w14:paraId="50849196" w14:textId="77777777" w:rsidR="00D5549A" w:rsidRDefault="00B157CD" w:rsidP="00D20552">
      <w:pPr>
        <w:pStyle w:val="Heading3"/>
        <w:rPr>
          <w:lang w:val="en-GB"/>
        </w:rPr>
      </w:pPr>
      <w:bookmarkStart w:id="4594" w:name="_Ref531347278"/>
      <w:bookmarkStart w:id="4595" w:name="_Toc35002633"/>
      <w:bookmarkEnd w:id="4576"/>
      <w:bookmarkEnd w:id="4589"/>
      <w:r>
        <w:rPr>
          <w:lang w:val="en-GB"/>
        </w:rPr>
        <w:t xml:space="preserve">Requirements on </w:t>
      </w:r>
      <w:r w:rsidR="00436319">
        <w:rPr>
          <w:lang w:val="en-GB"/>
        </w:rPr>
        <w:t>Connections</w:t>
      </w:r>
      <w:bookmarkEnd w:id="4594"/>
      <w:bookmarkEnd w:id="4595"/>
    </w:p>
    <w:p w14:paraId="08D1FAE4" w14:textId="77777777" w:rsidR="00016865" w:rsidRPr="00912020" w:rsidRDefault="00016865" w:rsidP="00016865">
      <w:pPr>
        <w:pStyle w:val="Heading4"/>
        <w:keepNext w:val="0"/>
        <w:tabs>
          <w:tab w:val="left" w:pos="709"/>
          <w:tab w:val="left" w:pos="851"/>
        </w:tabs>
        <w:rPr>
          <w:lang w:val="en-GB"/>
        </w:rPr>
      </w:pPr>
      <w:bookmarkStart w:id="4596" w:name="_Toc35000615"/>
      <w:bookmarkStart w:id="4597" w:name="_Toc35002634"/>
      <w:r w:rsidRPr="00912020">
        <w:rPr>
          <w:lang w:val="en-GB"/>
        </w:rPr>
        <w:t>Networks</w:t>
      </w:r>
      <w:bookmarkEnd w:id="4596"/>
      <w:bookmarkEnd w:id="4597"/>
    </w:p>
    <w:p w14:paraId="7A92B6AB" w14:textId="77777777" w:rsidR="00016865" w:rsidRDefault="00016865" w:rsidP="00016865">
      <w:pPr>
        <w:pStyle w:val="Heading5"/>
        <w:keepNext w:val="0"/>
        <w:tabs>
          <w:tab w:val="clear" w:pos="1134"/>
          <w:tab w:val="left" w:pos="709"/>
          <w:tab w:val="left" w:pos="992"/>
        </w:tabs>
        <w:rPr>
          <w:lang w:val="en-GB"/>
        </w:rPr>
      </w:pPr>
      <w:bookmarkStart w:id="4598" w:name="_Toc481143825"/>
      <w:bookmarkStart w:id="4599" w:name="_Toc35000616"/>
      <w:bookmarkStart w:id="4600" w:name="_Toc35002635"/>
      <w:r>
        <w:rPr>
          <w:lang w:val="en-GB"/>
        </w:rPr>
        <w:t>“CAN</w:t>
      </w:r>
      <w:bookmarkEnd w:id="4598"/>
      <w:r>
        <w:rPr>
          <w:lang w:val="en-GB"/>
        </w:rPr>
        <w:t xml:space="preserve"> Bus xxx”</w:t>
      </w:r>
      <w:bookmarkEnd w:id="4599"/>
      <w:bookmarkEnd w:id="4600"/>
    </w:p>
    <w:p w14:paraId="656B1E3A" w14:textId="77777777" w:rsidR="00016865" w:rsidRPr="00B66169" w:rsidRDefault="00016865" w:rsidP="00016865">
      <w:pPr>
        <w:pStyle w:val="Heading6"/>
        <w:tabs>
          <w:tab w:val="left" w:pos="709"/>
        </w:tabs>
        <w:rPr>
          <w:lang w:val="en-GB"/>
        </w:rPr>
      </w:pPr>
      <w:bookmarkStart w:id="4601" w:name="_Toc380050580"/>
      <w:bookmarkStart w:id="4602" w:name="_Toc35000617"/>
      <w:r w:rsidRPr="00B66169">
        <w:rPr>
          <w:lang w:val="en-GB"/>
        </w:rPr>
        <w:t>Protocol Requirements</w:t>
      </w:r>
      <w:bookmarkEnd w:id="4601"/>
      <w:bookmarkEnd w:id="4602"/>
    </w:p>
    <w:p w14:paraId="4FE58B1D" w14:textId="77777777" w:rsidR="00066997" w:rsidRDefault="00066997" w:rsidP="00066997">
      <w:pPr>
        <w:pStyle w:val="Heading6"/>
        <w:numPr>
          <w:ilvl w:val="5"/>
          <w:numId w:val="5"/>
        </w:numPr>
        <w:spacing w:line="240" w:lineRule="atLeast"/>
      </w:pPr>
      <w:bookmarkStart w:id="4603" w:name="_Toc444778249"/>
      <w:r>
        <w:t>Message List</w:t>
      </w:r>
      <w:bookmarkEnd w:id="4603"/>
    </w:p>
    <w:p w14:paraId="3416A816" w14:textId="77777777" w:rsidR="00066997" w:rsidRDefault="00066997" w:rsidP="00066997">
      <w:pPr>
        <w:spacing w:line="240" w:lineRule="atLeast"/>
      </w:pPr>
    </w:p>
    <w:tbl>
      <w:tblPr>
        <w:tblStyle w:val="TableGrid"/>
        <w:tblW w:w="10490" w:type="dxa"/>
        <w:tblInd w:w="-34" w:type="dxa"/>
        <w:tblLayout w:type="fixed"/>
        <w:tblLook w:val="0620" w:firstRow="1" w:lastRow="0" w:firstColumn="0" w:lastColumn="0" w:noHBand="1" w:noVBand="1"/>
      </w:tblPr>
      <w:tblGrid>
        <w:gridCol w:w="1702"/>
        <w:gridCol w:w="708"/>
        <w:gridCol w:w="1560"/>
        <w:gridCol w:w="919"/>
        <w:gridCol w:w="2908"/>
        <w:gridCol w:w="1412"/>
        <w:gridCol w:w="1281"/>
      </w:tblGrid>
      <w:tr w:rsidR="00066997" w:rsidRPr="00C94E47" w14:paraId="16736E6B" w14:textId="77777777" w:rsidTr="0065357F">
        <w:trPr>
          <w:trHeight w:val="166"/>
        </w:trPr>
        <w:tc>
          <w:tcPr>
            <w:tcW w:w="1702" w:type="dxa"/>
            <w:shd w:val="clear" w:color="auto" w:fill="BFBFBF" w:themeFill="background1" w:themeFillShade="BF"/>
          </w:tcPr>
          <w:p w14:paraId="60468750" w14:textId="77777777" w:rsidR="00066997" w:rsidRPr="00C94E47" w:rsidRDefault="00066997" w:rsidP="0065357F">
            <w:pPr>
              <w:spacing w:line="240" w:lineRule="atLeast"/>
              <w:rPr>
                <w:rFonts w:cs="Arial"/>
                <w:b/>
              </w:rPr>
            </w:pPr>
            <w:r w:rsidRPr="00C94E47">
              <w:rPr>
                <w:rFonts w:cs="Arial"/>
                <w:b/>
              </w:rPr>
              <w:t>Message Name</w:t>
            </w:r>
          </w:p>
        </w:tc>
        <w:tc>
          <w:tcPr>
            <w:tcW w:w="708" w:type="dxa"/>
            <w:shd w:val="clear" w:color="auto" w:fill="BFBFBF" w:themeFill="background1" w:themeFillShade="BF"/>
          </w:tcPr>
          <w:p w14:paraId="0CC20439" w14:textId="77777777" w:rsidR="00066997" w:rsidRPr="00C94E47" w:rsidRDefault="00066997" w:rsidP="0065357F">
            <w:pPr>
              <w:spacing w:line="240" w:lineRule="atLeast"/>
              <w:rPr>
                <w:rFonts w:cs="Arial"/>
                <w:b/>
              </w:rPr>
            </w:pPr>
            <w:r w:rsidRPr="00C94E47">
              <w:rPr>
                <w:rFonts w:cs="Arial"/>
                <w:b/>
              </w:rPr>
              <w:t>CAN ID</w:t>
            </w:r>
          </w:p>
        </w:tc>
        <w:tc>
          <w:tcPr>
            <w:tcW w:w="1560" w:type="dxa"/>
            <w:shd w:val="clear" w:color="auto" w:fill="BFBFBF" w:themeFill="background1" w:themeFillShade="BF"/>
          </w:tcPr>
          <w:p w14:paraId="0A28B15D" w14:textId="77777777" w:rsidR="00066997" w:rsidRPr="00C94E47" w:rsidRDefault="00066997" w:rsidP="0065357F">
            <w:pPr>
              <w:spacing w:line="240" w:lineRule="atLeast"/>
              <w:rPr>
                <w:rFonts w:cs="Arial"/>
                <w:b/>
              </w:rPr>
            </w:pPr>
            <w:r w:rsidRPr="00C94E47">
              <w:rPr>
                <w:rFonts w:cs="Arial"/>
                <w:b/>
              </w:rPr>
              <w:t>Transmission Mode</w:t>
            </w:r>
          </w:p>
        </w:tc>
        <w:tc>
          <w:tcPr>
            <w:tcW w:w="919" w:type="dxa"/>
            <w:shd w:val="clear" w:color="auto" w:fill="BFBFBF" w:themeFill="background1" w:themeFillShade="BF"/>
          </w:tcPr>
          <w:p w14:paraId="5628E82B" w14:textId="77777777" w:rsidR="00066997" w:rsidRPr="00C94E47" w:rsidRDefault="00066997" w:rsidP="0065357F">
            <w:pPr>
              <w:spacing w:line="240" w:lineRule="atLeast"/>
              <w:rPr>
                <w:rFonts w:cs="Arial"/>
                <w:b/>
              </w:rPr>
            </w:pPr>
            <w:r w:rsidRPr="00C94E47">
              <w:rPr>
                <w:rFonts w:cs="Arial"/>
                <w:b/>
              </w:rPr>
              <w:t>Period</w:t>
            </w:r>
          </w:p>
        </w:tc>
        <w:tc>
          <w:tcPr>
            <w:tcW w:w="2908" w:type="dxa"/>
            <w:shd w:val="clear" w:color="auto" w:fill="BFBFBF" w:themeFill="background1" w:themeFillShade="BF"/>
          </w:tcPr>
          <w:p w14:paraId="7A5F99FA" w14:textId="77777777" w:rsidR="00066997" w:rsidRPr="00C94E47" w:rsidRDefault="00066997" w:rsidP="0065357F">
            <w:pPr>
              <w:spacing w:line="240" w:lineRule="atLeast"/>
              <w:rPr>
                <w:rFonts w:cs="Arial"/>
                <w:b/>
              </w:rPr>
            </w:pPr>
            <w:r>
              <w:rPr>
                <w:rFonts w:cs="Arial"/>
                <w:b/>
              </w:rPr>
              <w:t xml:space="preserve">Technical </w:t>
            </w:r>
            <w:r w:rsidRPr="00C94E47">
              <w:rPr>
                <w:rFonts w:cs="Arial"/>
                <w:b/>
              </w:rPr>
              <w:t>Signal Name</w:t>
            </w:r>
          </w:p>
        </w:tc>
        <w:tc>
          <w:tcPr>
            <w:tcW w:w="1412" w:type="dxa"/>
            <w:shd w:val="clear" w:color="auto" w:fill="BFBFBF" w:themeFill="background1" w:themeFillShade="BF"/>
          </w:tcPr>
          <w:p w14:paraId="40A2FC4A" w14:textId="77777777" w:rsidR="00066997" w:rsidRPr="00C94E47" w:rsidRDefault="00066997" w:rsidP="0065357F">
            <w:pPr>
              <w:spacing w:line="240" w:lineRule="atLeast"/>
              <w:rPr>
                <w:rFonts w:cs="Arial"/>
                <w:b/>
              </w:rPr>
            </w:pPr>
            <w:r w:rsidRPr="00C94E47">
              <w:rPr>
                <w:rFonts w:cs="Arial"/>
                <w:b/>
              </w:rPr>
              <w:t>Transmitters</w:t>
            </w:r>
          </w:p>
        </w:tc>
        <w:tc>
          <w:tcPr>
            <w:tcW w:w="1281" w:type="dxa"/>
            <w:shd w:val="clear" w:color="auto" w:fill="BFBFBF" w:themeFill="background1" w:themeFillShade="BF"/>
          </w:tcPr>
          <w:p w14:paraId="47B56F16" w14:textId="77777777" w:rsidR="00066997" w:rsidRPr="00C94E47" w:rsidRDefault="00066997" w:rsidP="0065357F">
            <w:pPr>
              <w:spacing w:line="240" w:lineRule="atLeast"/>
              <w:rPr>
                <w:rFonts w:cs="Arial"/>
                <w:b/>
              </w:rPr>
            </w:pPr>
            <w:r w:rsidRPr="00C94E47">
              <w:rPr>
                <w:rFonts w:cs="Arial"/>
                <w:b/>
              </w:rPr>
              <w:t>Receiver</w:t>
            </w:r>
          </w:p>
        </w:tc>
      </w:tr>
      <w:tr w:rsidR="00066997" w14:paraId="79CDC698" w14:textId="77777777" w:rsidTr="0065357F">
        <w:trPr>
          <w:trHeight w:val="866"/>
        </w:trPr>
        <w:tc>
          <w:tcPr>
            <w:tcW w:w="1702" w:type="dxa"/>
          </w:tcPr>
          <w:p w14:paraId="655FC706" w14:textId="77777777" w:rsidR="00066997" w:rsidRPr="00BC753F" w:rsidRDefault="00066997" w:rsidP="0065357F">
            <w:pPr>
              <w:spacing w:line="240" w:lineRule="atLeast"/>
              <w:rPr>
                <w:rFonts w:cs="Arial"/>
              </w:rPr>
            </w:pPr>
            <w:r>
              <w:rPr>
                <w:rFonts w:cs="Arial"/>
              </w:rPr>
              <w:t>TrailerInfo_HS3</w:t>
            </w:r>
          </w:p>
        </w:tc>
        <w:tc>
          <w:tcPr>
            <w:tcW w:w="708" w:type="dxa"/>
          </w:tcPr>
          <w:p w14:paraId="26632E50" w14:textId="77777777" w:rsidR="00066997" w:rsidRDefault="00066997" w:rsidP="0065357F">
            <w:pPr>
              <w:spacing w:line="240" w:lineRule="atLeast"/>
              <w:rPr>
                <w:rFonts w:cs="Arial"/>
              </w:rPr>
            </w:pPr>
            <w:r>
              <w:rPr>
                <w:rFonts w:cs="Arial"/>
              </w:rPr>
              <w:t>0x443</w:t>
            </w:r>
          </w:p>
        </w:tc>
        <w:tc>
          <w:tcPr>
            <w:tcW w:w="1560" w:type="dxa"/>
          </w:tcPr>
          <w:p w14:paraId="45F47393" w14:textId="77777777" w:rsidR="00066997" w:rsidRPr="00C94E47" w:rsidRDefault="00066997" w:rsidP="0065357F">
            <w:pPr>
              <w:spacing w:line="240" w:lineRule="atLeast"/>
              <w:rPr>
                <w:rFonts w:cs="Arial"/>
              </w:rPr>
            </w:pPr>
            <w:r>
              <w:rPr>
                <w:rFonts w:cs="Arial"/>
              </w:rPr>
              <w:t>Event Periodic</w:t>
            </w:r>
          </w:p>
        </w:tc>
        <w:tc>
          <w:tcPr>
            <w:tcW w:w="919" w:type="dxa"/>
          </w:tcPr>
          <w:p w14:paraId="4E02B74D" w14:textId="77777777" w:rsidR="00066997" w:rsidRPr="00C94E47" w:rsidRDefault="00066997" w:rsidP="0065357F">
            <w:pPr>
              <w:spacing w:line="240" w:lineRule="atLeast"/>
              <w:rPr>
                <w:rFonts w:cs="Arial"/>
              </w:rPr>
            </w:pPr>
            <w:r>
              <w:rPr>
                <w:rFonts w:cs="Arial"/>
              </w:rPr>
              <w:t>1000</w:t>
            </w:r>
          </w:p>
        </w:tc>
        <w:tc>
          <w:tcPr>
            <w:tcW w:w="2908" w:type="dxa"/>
          </w:tcPr>
          <w:p w14:paraId="593EEA33" w14:textId="77777777" w:rsidR="00066997" w:rsidRDefault="00066997" w:rsidP="0065357F">
            <w:pPr>
              <w:overflowPunct/>
              <w:autoSpaceDE/>
              <w:autoSpaceDN/>
              <w:adjustRightInd/>
              <w:spacing w:line="240" w:lineRule="atLeast"/>
              <w:textAlignment w:val="auto"/>
              <w:rPr>
                <w:rFonts w:cs="Arial"/>
              </w:rPr>
            </w:pPr>
            <w:r>
              <w:rPr>
                <w:rFonts w:cs="Arial"/>
              </w:rPr>
              <w:t>TrlrLampCnnct_B_Actl</w:t>
            </w:r>
          </w:p>
          <w:p w14:paraId="5DAB8F93" w14:textId="77777777" w:rsidR="00066997" w:rsidRPr="004A3B65" w:rsidRDefault="00066997" w:rsidP="0065357F">
            <w:pPr>
              <w:spacing w:line="240" w:lineRule="atLeast"/>
              <w:rPr>
                <w:rFonts w:cs="Arial"/>
              </w:rPr>
            </w:pPr>
          </w:p>
        </w:tc>
        <w:tc>
          <w:tcPr>
            <w:tcW w:w="1412" w:type="dxa"/>
          </w:tcPr>
          <w:p w14:paraId="19AFED92" w14:textId="77777777" w:rsidR="00066997" w:rsidRDefault="00066997" w:rsidP="0065357F">
            <w:pPr>
              <w:spacing w:line="240" w:lineRule="atLeast"/>
              <w:rPr>
                <w:rStyle w:val="Hyperlink"/>
                <w:rFonts w:cs="Arial"/>
              </w:rPr>
            </w:pPr>
            <w:r>
              <w:rPr>
                <w:rStyle w:val="Hyperlink"/>
                <w:rFonts w:cs="Arial"/>
              </w:rPr>
              <w:t>TRM_ITRM</w:t>
            </w:r>
          </w:p>
        </w:tc>
        <w:tc>
          <w:tcPr>
            <w:tcW w:w="1281" w:type="dxa"/>
          </w:tcPr>
          <w:p w14:paraId="0D39B47D" w14:textId="77777777" w:rsidR="00066997" w:rsidRDefault="00066997" w:rsidP="0065357F">
            <w:pPr>
              <w:keepNext/>
              <w:spacing w:line="240" w:lineRule="atLeast"/>
              <w:rPr>
                <w:rFonts w:cs="Arial"/>
                <w:iCs/>
              </w:rPr>
            </w:pPr>
            <w:r>
              <w:rPr>
                <w:rStyle w:val="Hyperlink"/>
                <w:rFonts w:cs="Arial"/>
              </w:rPr>
              <w:t>GWM_ECG(Gateway)</w:t>
            </w:r>
          </w:p>
        </w:tc>
      </w:tr>
      <w:tr w:rsidR="00066997" w14:paraId="5AFD36CD" w14:textId="77777777" w:rsidTr="0065357F">
        <w:trPr>
          <w:trHeight w:val="866"/>
        </w:trPr>
        <w:tc>
          <w:tcPr>
            <w:tcW w:w="1702" w:type="dxa"/>
            <w:vMerge w:val="restart"/>
          </w:tcPr>
          <w:p w14:paraId="6648B558" w14:textId="77777777" w:rsidR="00066997" w:rsidRDefault="00066997" w:rsidP="0065357F">
            <w:pPr>
              <w:spacing w:line="240" w:lineRule="atLeast"/>
              <w:rPr>
                <w:rFonts w:cs="Arial"/>
              </w:rPr>
            </w:pPr>
            <w:r>
              <w:rPr>
                <w:rFonts w:cs="Arial"/>
              </w:rPr>
              <w:t>MFD_DataTime</w:t>
            </w:r>
          </w:p>
        </w:tc>
        <w:tc>
          <w:tcPr>
            <w:tcW w:w="708" w:type="dxa"/>
            <w:vMerge w:val="restart"/>
          </w:tcPr>
          <w:p w14:paraId="0E61E230" w14:textId="77777777" w:rsidR="00066997" w:rsidRDefault="00066997" w:rsidP="0065357F">
            <w:pPr>
              <w:spacing w:line="240" w:lineRule="atLeast"/>
              <w:rPr>
                <w:rFonts w:cs="Arial"/>
              </w:rPr>
            </w:pPr>
            <w:r>
              <w:rPr>
                <w:rFonts w:cs="Arial"/>
              </w:rPr>
              <w:t>0x91</w:t>
            </w:r>
          </w:p>
        </w:tc>
        <w:tc>
          <w:tcPr>
            <w:tcW w:w="1560" w:type="dxa"/>
            <w:vMerge w:val="restart"/>
          </w:tcPr>
          <w:p w14:paraId="5C2F1085" w14:textId="77777777" w:rsidR="00066997" w:rsidRDefault="00066997" w:rsidP="0065357F">
            <w:pPr>
              <w:spacing w:line="240" w:lineRule="atLeast"/>
              <w:rPr>
                <w:rFonts w:cs="Arial"/>
              </w:rPr>
            </w:pPr>
            <w:r>
              <w:rPr>
                <w:rFonts w:cs="Arial"/>
              </w:rPr>
              <w:t>Event</w:t>
            </w:r>
          </w:p>
        </w:tc>
        <w:tc>
          <w:tcPr>
            <w:tcW w:w="919" w:type="dxa"/>
          </w:tcPr>
          <w:p w14:paraId="1499AA4B" w14:textId="77777777" w:rsidR="00066997" w:rsidRDefault="00066997" w:rsidP="0065357F">
            <w:pPr>
              <w:spacing w:line="240" w:lineRule="atLeast"/>
              <w:rPr>
                <w:rFonts w:cs="Arial"/>
              </w:rPr>
            </w:pPr>
          </w:p>
        </w:tc>
        <w:tc>
          <w:tcPr>
            <w:tcW w:w="2908" w:type="dxa"/>
          </w:tcPr>
          <w:p w14:paraId="6626A8E7" w14:textId="77777777" w:rsidR="00066997" w:rsidRDefault="00066997" w:rsidP="0065357F">
            <w:pPr>
              <w:overflowPunct/>
              <w:autoSpaceDE/>
              <w:autoSpaceDN/>
              <w:adjustRightInd/>
              <w:spacing w:line="240" w:lineRule="atLeast"/>
              <w:textAlignment w:val="auto"/>
              <w:rPr>
                <w:rFonts w:cs="Arial"/>
              </w:rPr>
            </w:pPr>
            <w:r w:rsidRPr="00906759">
              <w:rPr>
                <w:rFonts w:cs="Arial"/>
              </w:rPr>
              <w:t>MFD_Year</w:t>
            </w:r>
          </w:p>
        </w:tc>
        <w:tc>
          <w:tcPr>
            <w:tcW w:w="1412" w:type="dxa"/>
            <w:vMerge w:val="restart"/>
          </w:tcPr>
          <w:p w14:paraId="742AA5D1" w14:textId="77777777" w:rsidR="00066997" w:rsidRDefault="00066997" w:rsidP="0065357F">
            <w:pPr>
              <w:spacing w:line="240" w:lineRule="atLeast"/>
              <w:rPr>
                <w:rStyle w:val="Hyperlink"/>
                <w:rFonts w:cs="Arial"/>
              </w:rPr>
            </w:pPr>
            <w:r>
              <w:rPr>
                <w:rStyle w:val="Hyperlink"/>
                <w:rFonts w:cs="Arial"/>
              </w:rPr>
              <w:t>APIM</w:t>
            </w:r>
          </w:p>
        </w:tc>
        <w:tc>
          <w:tcPr>
            <w:tcW w:w="1281" w:type="dxa"/>
            <w:vMerge w:val="restart"/>
          </w:tcPr>
          <w:p w14:paraId="23284574" w14:textId="77777777" w:rsidR="00066997" w:rsidRDefault="00066997" w:rsidP="0065357F">
            <w:pPr>
              <w:keepNext/>
              <w:spacing w:line="240" w:lineRule="atLeast"/>
              <w:rPr>
                <w:rStyle w:val="Hyperlink"/>
                <w:rFonts w:cs="Arial"/>
              </w:rPr>
            </w:pPr>
            <w:r>
              <w:rPr>
                <w:rStyle w:val="Hyperlink"/>
                <w:rFonts w:cs="Arial"/>
              </w:rPr>
              <w:t>INTERNAL</w:t>
            </w:r>
          </w:p>
        </w:tc>
      </w:tr>
      <w:tr w:rsidR="00066997" w14:paraId="5D2821FE" w14:textId="77777777" w:rsidTr="0065357F">
        <w:trPr>
          <w:trHeight w:val="866"/>
        </w:trPr>
        <w:tc>
          <w:tcPr>
            <w:tcW w:w="1702" w:type="dxa"/>
            <w:vMerge/>
          </w:tcPr>
          <w:p w14:paraId="3F2C3123" w14:textId="77777777" w:rsidR="00066997" w:rsidRDefault="00066997" w:rsidP="0065357F">
            <w:pPr>
              <w:spacing w:line="240" w:lineRule="atLeast"/>
              <w:rPr>
                <w:rFonts w:cs="Arial"/>
              </w:rPr>
            </w:pPr>
          </w:p>
        </w:tc>
        <w:tc>
          <w:tcPr>
            <w:tcW w:w="708" w:type="dxa"/>
            <w:vMerge/>
          </w:tcPr>
          <w:p w14:paraId="1D65DD50" w14:textId="77777777" w:rsidR="00066997" w:rsidRDefault="00066997" w:rsidP="0065357F">
            <w:pPr>
              <w:spacing w:line="240" w:lineRule="atLeast"/>
              <w:rPr>
                <w:rFonts w:cs="Arial"/>
              </w:rPr>
            </w:pPr>
          </w:p>
        </w:tc>
        <w:tc>
          <w:tcPr>
            <w:tcW w:w="1560" w:type="dxa"/>
            <w:vMerge/>
          </w:tcPr>
          <w:p w14:paraId="67E8187B" w14:textId="77777777" w:rsidR="00066997" w:rsidRDefault="00066997" w:rsidP="0065357F">
            <w:pPr>
              <w:spacing w:line="240" w:lineRule="atLeast"/>
              <w:rPr>
                <w:rFonts w:cs="Arial"/>
              </w:rPr>
            </w:pPr>
          </w:p>
        </w:tc>
        <w:tc>
          <w:tcPr>
            <w:tcW w:w="919" w:type="dxa"/>
          </w:tcPr>
          <w:p w14:paraId="4E001F64" w14:textId="77777777" w:rsidR="00066997" w:rsidRDefault="00066997" w:rsidP="0065357F">
            <w:pPr>
              <w:spacing w:line="240" w:lineRule="atLeast"/>
              <w:rPr>
                <w:rFonts w:cs="Arial"/>
              </w:rPr>
            </w:pPr>
          </w:p>
        </w:tc>
        <w:tc>
          <w:tcPr>
            <w:tcW w:w="2908" w:type="dxa"/>
          </w:tcPr>
          <w:p w14:paraId="75C13111" w14:textId="77777777" w:rsidR="00066997" w:rsidRPr="00906759" w:rsidRDefault="00066997" w:rsidP="0065357F">
            <w:pPr>
              <w:overflowPunct/>
              <w:autoSpaceDE/>
              <w:autoSpaceDN/>
              <w:adjustRightInd/>
              <w:spacing w:line="240" w:lineRule="atLeast"/>
              <w:textAlignment w:val="auto"/>
              <w:rPr>
                <w:rFonts w:cs="Arial"/>
              </w:rPr>
            </w:pPr>
            <w:r w:rsidRPr="00906759">
              <w:rPr>
                <w:rFonts w:cs="Arial"/>
              </w:rPr>
              <w:t>MFD_Month</w:t>
            </w:r>
          </w:p>
        </w:tc>
        <w:tc>
          <w:tcPr>
            <w:tcW w:w="1412" w:type="dxa"/>
            <w:vMerge/>
          </w:tcPr>
          <w:p w14:paraId="0F844F0B" w14:textId="77777777" w:rsidR="00066997" w:rsidRDefault="00066997" w:rsidP="0065357F">
            <w:pPr>
              <w:spacing w:line="240" w:lineRule="atLeast"/>
              <w:rPr>
                <w:rStyle w:val="Hyperlink"/>
                <w:rFonts w:cs="Arial"/>
              </w:rPr>
            </w:pPr>
          </w:p>
        </w:tc>
        <w:tc>
          <w:tcPr>
            <w:tcW w:w="1281" w:type="dxa"/>
            <w:vMerge/>
          </w:tcPr>
          <w:p w14:paraId="61D901D5" w14:textId="77777777" w:rsidR="00066997" w:rsidRDefault="00066997" w:rsidP="0065357F">
            <w:pPr>
              <w:keepNext/>
              <w:spacing w:line="240" w:lineRule="atLeast"/>
              <w:rPr>
                <w:rStyle w:val="Hyperlink"/>
                <w:rFonts w:cs="Arial"/>
              </w:rPr>
            </w:pPr>
          </w:p>
        </w:tc>
      </w:tr>
      <w:tr w:rsidR="00066997" w14:paraId="4C29AF9E" w14:textId="77777777" w:rsidTr="0065357F">
        <w:trPr>
          <w:trHeight w:val="866"/>
        </w:trPr>
        <w:tc>
          <w:tcPr>
            <w:tcW w:w="1702" w:type="dxa"/>
            <w:vMerge/>
          </w:tcPr>
          <w:p w14:paraId="67ACF067" w14:textId="77777777" w:rsidR="00066997" w:rsidRDefault="00066997" w:rsidP="0065357F">
            <w:pPr>
              <w:spacing w:line="240" w:lineRule="atLeast"/>
              <w:rPr>
                <w:rFonts w:cs="Arial"/>
              </w:rPr>
            </w:pPr>
          </w:p>
        </w:tc>
        <w:tc>
          <w:tcPr>
            <w:tcW w:w="708" w:type="dxa"/>
            <w:vMerge/>
          </w:tcPr>
          <w:p w14:paraId="708F852B" w14:textId="77777777" w:rsidR="00066997" w:rsidRDefault="00066997" w:rsidP="0065357F">
            <w:pPr>
              <w:spacing w:line="240" w:lineRule="atLeast"/>
              <w:rPr>
                <w:rFonts w:cs="Arial"/>
              </w:rPr>
            </w:pPr>
          </w:p>
        </w:tc>
        <w:tc>
          <w:tcPr>
            <w:tcW w:w="1560" w:type="dxa"/>
            <w:vMerge/>
          </w:tcPr>
          <w:p w14:paraId="4CF4B616" w14:textId="77777777" w:rsidR="00066997" w:rsidRDefault="00066997" w:rsidP="0065357F">
            <w:pPr>
              <w:spacing w:line="240" w:lineRule="atLeast"/>
              <w:rPr>
                <w:rFonts w:cs="Arial"/>
              </w:rPr>
            </w:pPr>
          </w:p>
        </w:tc>
        <w:tc>
          <w:tcPr>
            <w:tcW w:w="919" w:type="dxa"/>
          </w:tcPr>
          <w:p w14:paraId="62FA4062" w14:textId="77777777" w:rsidR="00066997" w:rsidRDefault="00066997" w:rsidP="0065357F">
            <w:pPr>
              <w:spacing w:line="240" w:lineRule="atLeast"/>
              <w:rPr>
                <w:rFonts w:cs="Arial"/>
              </w:rPr>
            </w:pPr>
          </w:p>
        </w:tc>
        <w:tc>
          <w:tcPr>
            <w:tcW w:w="2908" w:type="dxa"/>
          </w:tcPr>
          <w:p w14:paraId="3584DA00" w14:textId="77777777" w:rsidR="00066997" w:rsidRPr="00906759" w:rsidRDefault="00066997" w:rsidP="0065357F">
            <w:pPr>
              <w:overflowPunct/>
              <w:autoSpaceDE/>
              <w:autoSpaceDN/>
              <w:adjustRightInd/>
              <w:spacing w:line="240" w:lineRule="atLeast"/>
              <w:textAlignment w:val="auto"/>
              <w:rPr>
                <w:rFonts w:cs="Arial"/>
              </w:rPr>
            </w:pPr>
            <w:r w:rsidRPr="00906759">
              <w:rPr>
                <w:rFonts w:cs="Arial"/>
              </w:rPr>
              <w:t>MFD_Day</w:t>
            </w:r>
          </w:p>
        </w:tc>
        <w:tc>
          <w:tcPr>
            <w:tcW w:w="1412" w:type="dxa"/>
            <w:vMerge/>
          </w:tcPr>
          <w:p w14:paraId="44AC0924" w14:textId="77777777" w:rsidR="00066997" w:rsidRDefault="00066997" w:rsidP="0065357F">
            <w:pPr>
              <w:spacing w:line="240" w:lineRule="atLeast"/>
              <w:rPr>
                <w:rStyle w:val="Hyperlink"/>
                <w:rFonts w:cs="Arial"/>
              </w:rPr>
            </w:pPr>
          </w:p>
        </w:tc>
        <w:tc>
          <w:tcPr>
            <w:tcW w:w="1281" w:type="dxa"/>
            <w:vMerge/>
          </w:tcPr>
          <w:p w14:paraId="16E78D70" w14:textId="77777777" w:rsidR="00066997" w:rsidRDefault="00066997" w:rsidP="0065357F">
            <w:pPr>
              <w:keepNext/>
              <w:spacing w:line="240" w:lineRule="atLeast"/>
              <w:rPr>
                <w:rStyle w:val="Hyperlink"/>
                <w:rFonts w:cs="Arial"/>
              </w:rPr>
            </w:pPr>
          </w:p>
        </w:tc>
      </w:tr>
      <w:tr w:rsidR="00066997" w14:paraId="54AE3A05" w14:textId="77777777" w:rsidTr="0065357F">
        <w:trPr>
          <w:trHeight w:val="866"/>
        </w:trPr>
        <w:tc>
          <w:tcPr>
            <w:tcW w:w="1702" w:type="dxa"/>
          </w:tcPr>
          <w:p w14:paraId="5BD8D139" w14:textId="77777777" w:rsidR="00066997" w:rsidRPr="00BC753F" w:rsidRDefault="00066997" w:rsidP="0065357F">
            <w:pPr>
              <w:spacing w:line="240" w:lineRule="atLeast"/>
              <w:rPr>
                <w:rFonts w:cs="Arial"/>
              </w:rPr>
            </w:pPr>
            <w:r>
              <w:rPr>
                <w:rFonts w:cs="Arial"/>
              </w:rPr>
              <w:t>TransGearData</w:t>
            </w:r>
          </w:p>
        </w:tc>
        <w:tc>
          <w:tcPr>
            <w:tcW w:w="708" w:type="dxa"/>
          </w:tcPr>
          <w:p w14:paraId="27DF58AB" w14:textId="77777777" w:rsidR="00066997" w:rsidRDefault="00066997" w:rsidP="0065357F">
            <w:pPr>
              <w:spacing w:line="240" w:lineRule="atLeast"/>
              <w:rPr>
                <w:rFonts w:cs="Arial"/>
              </w:rPr>
            </w:pPr>
            <w:r>
              <w:rPr>
                <w:rFonts w:cs="Arial"/>
              </w:rPr>
              <w:t>0x230</w:t>
            </w:r>
          </w:p>
        </w:tc>
        <w:tc>
          <w:tcPr>
            <w:tcW w:w="1560" w:type="dxa"/>
          </w:tcPr>
          <w:p w14:paraId="3E594D3F" w14:textId="77777777" w:rsidR="00066997" w:rsidRPr="00C94E47" w:rsidRDefault="00066997" w:rsidP="0065357F">
            <w:pPr>
              <w:spacing w:line="240" w:lineRule="atLeast"/>
              <w:rPr>
                <w:rFonts w:cs="Arial"/>
              </w:rPr>
            </w:pPr>
            <w:r>
              <w:rPr>
                <w:rFonts w:cs="Arial"/>
              </w:rPr>
              <w:t>Fixed Periodic</w:t>
            </w:r>
          </w:p>
        </w:tc>
        <w:tc>
          <w:tcPr>
            <w:tcW w:w="919" w:type="dxa"/>
          </w:tcPr>
          <w:p w14:paraId="02F53B6A" w14:textId="77777777" w:rsidR="00066997" w:rsidRPr="00C94E47" w:rsidRDefault="00066997" w:rsidP="0065357F">
            <w:pPr>
              <w:spacing w:line="240" w:lineRule="atLeast"/>
              <w:rPr>
                <w:rFonts w:cs="Arial"/>
              </w:rPr>
            </w:pPr>
            <w:r>
              <w:rPr>
                <w:rFonts w:cs="Arial"/>
              </w:rPr>
              <w:t>20</w:t>
            </w:r>
          </w:p>
        </w:tc>
        <w:tc>
          <w:tcPr>
            <w:tcW w:w="2908" w:type="dxa"/>
          </w:tcPr>
          <w:p w14:paraId="14F4F69A" w14:textId="77777777" w:rsidR="00066997" w:rsidRDefault="00066997" w:rsidP="0065357F">
            <w:pPr>
              <w:overflowPunct/>
              <w:autoSpaceDE/>
              <w:autoSpaceDN/>
              <w:adjustRightInd/>
              <w:spacing w:line="240" w:lineRule="atLeast"/>
              <w:textAlignment w:val="auto"/>
              <w:rPr>
                <w:rFonts w:cs="Arial"/>
              </w:rPr>
            </w:pPr>
            <w:r>
              <w:rPr>
                <w:rFonts w:cs="Arial"/>
              </w:rPr>
              <w:t>GearLvrPos_D_Actl</w:t>
            </w:r>
          </w:p>
          <w:p w14:paraId="14A5220E" w14:textId="77777777" w:rsidR="00066997" w:rsidRPr="004A3B65" w:rsidRDefault="00066997" w:rsidP="0065357F">
            <w:pPr>
              <w:spacing w:line="240" w:lineRule="atLeast"/>
              <w:rPr>
                <w:rFonts w:cs="Arial"/>
              </w:rPr>
            </w:pPr>
          </w:p>
        </w:tc>
        <w:tc>
          <w:tcPr>
            <w:tcW w:w="1412" w:type="dxa"/>
          </w:tcPr>
          <w:p w14:paraId="1E182EBB" w14:textId="77777777" w:rsidR="00066997" w:rsidRDefault="00066997" w:rsidP="0065357F">
            <w:pPr>
              <w:spacing w:line="240" w:lineRule="atLeast"/>
              <w:rPr>
                <w:rStyle w:val="Hyperlink"/>
                <w:rFonts w:cs="Arial"/>
              </w:rPr>
            </w:pPr>
            <w:r>
              <w:rPr>
                <w:rStyle w:val="Hyperlink"/>
                <w:rFonts w:cs="Arial"/>
              </w:rPr>
              <w:t>PCM TCM_DSL</w:t>
            </w:r>
          </w:p>
        </w:tc>
        <w:tc>
          <w:tcPr>
            <w:tcW w:w="1281" w:type="dxa"/>
          </w:tcPr>
          <w:p w14:paraId="20C585E4" w14:textId="77777777" w:rsidR="00066997" w:rsidRDefault="00066997" w:rsidP="0065357F">
            <w:pPr>
              <w:keepNext/>
              <w:spacing w:line="240" w:lineRule="atLeast"/>
              <w:rPr>
                <w:rFonts w:cs="Arial"/>
                <w:iCs/>
              </w:rPr>
            </w:pPr>
            <w:r>
              <w:rPr>
                <w:rStyle w:val="Hyperlink"/>
                <w:rFonts w:cs="Arial"/>
              </w:rPr>
              <w:t>GWM_ECG(Gateway)</w:t>
            </w:r>
          </w:p>
        </w:tc>
      </w:tr>
      <w:tr w:rsidR="00066997" w14:paraId="15C91B76" w14:textId="77777777" w:rsidTr="0065357F">
        <w:trPr>
          <w:trHeight w:val="866"/>
        </w:trPr>
        <w:tc>
          <w:tcPr>
            <w:tcW w:w="1702" w:type="dxa"/>
          </w:tcPr>
          <w:p w14:paraId="3AF4A284" w14:textId="77777777" w:rsidR="00066997" w:rsidRDefault="00066997" w:rsidP="0065357F">
            <w:pPr>
              <w:spacing w:line="240" w:lineRule="atLeast"/>
              <w:rPr>
                <w:rFonts w:cs="Arial"/>
              </w:rPr>
            </w:pPr>
            <w:r>
              <w:rPr>
                <w:rFonts w:cs="Arial"/>
              </w:rPr>
              <w:t>BodyInfo_3</w:t>
            </w:r>
          </w:p>
        </w:tc>
        <w:tc>
          <w:tcPr>
            <w:tcW w:w="708" w:type="dxa"/>
          </w:tcPr>
          <w:p w14:paraId="560B6D7B" w14:textId="77777777" w:rsidR="00066997" w:rsidRDefault="00066997" w:rsidP="0065357F">
            <w:pPr>
              <w:spacing w:line="240" w:lineRule="atLeast"/>
              <w:rPr>
                <w:rFonts w:cs="Arial"/>
              </w:rPr>
            </w:pPr>
            <w:r>
              <w:rPr>
                <w:rFonts w:cs="Arial"/>
              </w:rPr>
              <w:t>0x3B3</w:t>
            </w:r>
          </w:p>
        </w:tc>
        <w:tc>
          <w:tcPr>
            <w:tcW w:w="1560" w:type="dxa"/>
          </w:tcPr>
          <w:p w14:paraId="0F73E51F" w14:textId="77777777" w:rsidR="00066997" w:rsidRDefault="00066997" w:rsidP="0065357F">
            <w:pPr>
              <w:spacing w:line="240" w:lineRule="atLeast"/>
              <w:rPr>
                <w:rFonts w:cs="Arial"/>
              </w:rPr>
            </w:pPr>
            <w:r>
              <w:rPr>
                <w:rFonts w:cs="Arial"/>
              </w:rPr>
              <w:t>Event Periodic</w:t>
            </w:r>
          </w:p>
        </w:tc>
        <w:tc>
          <w:tcPr>
            <w:tcW w:w="919" w:type="dxa"/>
          </w:tcPr>
          <w:p w14:paraId="6C299D24" w14:textId="77777777" w:rsidR="00066997" w:rsidRDefault="00066997" w:rsidP="0065357F">
            <w:pPr>
              <w:spacing w:line="240" w:lineRule="atLeast"/>
              <w:rPr>
                <w:rFonts w:cs="Arial"/>
              </w:rPr>
            </w:pPr>
            <w:r>
              <w:rPr>
                <w:rFonts w:cs="Arial"/>
              </w:rPr>
              <w:t>500</w:t>
            </w:r>
          </w:p>
        </w:tc>
        <w:tc>
          <w:tcPr>
            <w:tcW w:w="2908" w:type="dxa"/>
          </w:tcPr>
          <w:p w14:paraId="137E67D7" w14:textId="77777777" w:rsidR="00066997" w:rsidRDefault="00066997" w:rsidP="0065357F">
            <w:pPr>
              <w:overflowPunct/>
              <w:autoSpaceDE/>
              <w:autoSpaceDN/>
              <w:adjustRightInd/>
              <w:spacing w:line="240" w:lineRule="atLeast"/>
              <w:textAlignment w:val="auto"/>
              <w:rPr>
                <w:rFonts w:cs="Arial"/>
              </w:rPr>
            </w:pPr>
            <w:r>
              <w:rPr>
                <w:rFonts w:cs="Arial"/>
              </w:rPr>
              <w:t>Ignition_Status</w:t>
            </w:r>
          </w:p>
        </w:tc>
        <w:tc>
          <w:tcPr>
            <w:tcW w:w="1412" w:type="dxa"/>
          </w:tcPr>
          <w:p w14:paraId="73625D06" w14:textId="77777777" w:rsidR="00066997" w:rsidRDefault="00066997" w:rsidP="0065357F">
            <w:pPr>
              <w:spacing w:line="240" w:lineRule="atLeast"/>
              <w:rPr>
                <w:rStyle w:val="Hyperlink"/>
                <w:rFonts w:cs="Arial"/>
              </w:rPr>
            </w:pPr>
            <w:r>
              <w:rPr>
                <w:rStyle w:val="Hyperlink"/>
                <w:rFonts w:cs="Arial"/>
              </w:rPr>
              <w:t>BCM</w:t>
            </w:r>
          </w:p>
        </w:tc>
        <w:tc>
          <w:tcPr>
            <w:tcW w:w="1281" w:type="dxa"/>
          </w:tcPr>
          <w:p w14:paraId="1F9798AE" w14:textId="77777777" w:rsidR="00066997" w:rsidRDefault="00066997" w:rsidP="0065357F">
            <w:pPr>
              <w:keepNext/>
              <w:spacing w:line="240" w:lineRule="atLeast"/>
              <w:rPr>
                <w:rStyle w:val="Hyperlink"/>
                <w:rFonts w:cs="Arial"/>
              </w:rPr>
            </w:pPr>
            <w:r>
              <w:rPr>
                <w:rStyle w:val="Hyperlink"/>
                <w:rFonts w:cs="Arial"/>
              </w:rPr>
              <w:t>GWM_ECG(Gateway)</w:t>
            </w:r>
          </w:p>
        </w:tc>
      </w:tr>
      <w:tr w:rsidR="00066997" w14:paraId="1EE0237B" w14:textId="77777777" w:rsidTr="0065357F">
        <w:trPr>
          <w:trHeight w:val="866"/>
        </w:trPr>
        <w:tc>
          <w:tcPr>
            <w:tcW w:w="1702" w:type="dxa"/>
          </w:tcPr>
          <w:p w14:paraId="5F2F45F2" w14:textId="77777777" w:rsidR="00066997" w:rsidRDefault="00066997" w:rsidP="0065357F">
            <w:pPr>
              <w:spacing w:line="240" w:lineRule="atLeast"/>
              <w:rPr>
                <w:rFonts w:cs="Arial"/>
              </w:rPr>
            </w:pPr>
            <w:r>
              <w:rPr>
                <w:rFonts w:cs="Arial"/>
              </w:rPr>
              <w:t>BatteryMgmt_3</w:t>
            </w:r>
          </w:p>
        </w:tc>
        <w:tc>
          <w:tcPr>
            <w:tcW w:w="708" w:type="dxa"/>
          </w:tcPr>
          <w:p w14:paraId="339B4B14" w14:textId="77777777" w:rsidR="00066997" w:rsidRDefault="00066997" w:rsidP="0065357F">
            <w:pPr>
              <w:spacing w:line="240" w:lineRule="atLeast"/>
              <w:rPr>
                <w:rFonts w:cs="Arial"/>
              </w:rPr>
            </w:pPr>
            <w:r>
              <w:rPr>
                <w:rFonts w:cs="Arial"/>
              </w:rPr>
              <w:t>0x43C</w:t>
            </w:r>
          </w:p>
        </w:tc>
        <w:tc>
          <w:tcPr>
            <w:tcW w:w="1560" w:type="dxa"/>
          </w:tcPr>
          <w:p w14:paraId="679C02E6" w14:textId="77777777" w:rsidR="00066997" w:rsidRDefault="00066997" w:rsidP="0065357F">
            <w:pPr>
              <w:spacing w:line="240" w:lineRule="atLeast"/>
              <w:rPr>
                <w:rFonts w:cs="Arial"/>
              </w:rPr>
            </w:pPr>
            <w:r>
              <w:rPr>
                <w:rFonts w:cs="Arial"/>
              </w:rPr>
              <w:t>Fixed Periodic</w:t>
            </w:r>
          </w:p>
        </w:tc>
        <w:tc>
          <w:tcPr>
            <w:tcW w:w="919" w:type="dxa"/>
          </w:tcPr>
          <w:p w14:paraId="67281A14" w14:textId="77777777" w:rsidR="00066997" w:rsidRDefault="00066997" w:rsidP="0065357F">
            <w:pPr>
              <w:spacing w:line="240" w:lineRule="atLeast"/>
              <w:rPr>
                <w:rFonts w:cs="Arial"/>
              </w:rPr>
            </w:pPr>
            <w:r>
              <w:rPr>
                <w:rFonts w:cs="Arial"/>
              </w:rPr>
              <w:t>1000</w:t>
            </w:r>
          </w:p>
        </w:tc>
        <w:tc>
          <w:tcPr>
            <w:tcW w:w="2908" w:type="dxa"/>
          </w:tcPr>
          <w:p w14:paraId="087D5A05" w14:textId="77777777" w:rsidR="00066997" w:rsidRDefault="00066997" w:rsidP="0065357F">
            <w:pPr>
              <w:overflowPunct/>
              <w:autoSpaceDE/>
              <w:autoSpaceDN/>
              <w:adjustRightInd/>
              <w:spacing w:line="240" w:lineRule="atLeast"/>
              <w:textAlignment w:val="auto"/>
              <w:rPr>
                <w:rFonts w:cs="Arial"/>
              </w:rPr>
            </w:pPr>
            <w:r>
              <w:rPr>
                <w:rFonts w:cs="Arial"/>
              </w:rPr>
              <w:t>BSBattSOC</w:t>
            </w:r>
          </w:p>
        </w:tc>
        <w:tc>
          <w:tcPr>
            <w:tcW w:w="1412" w:type="dxa"/>
          </w:tcPr>
          <w:p w14:paraId="4BF322BF" w14:textId="77777777" w:rsidR="00066997" w:rsidRDefault="00066997" w:rsidP="0065357F">
            <w:pPr>
              <w:spacing w:line="240" w:lineRule="atLeast"/>
              <w:rPr>
                <w:rStyle w:val="Hyperlink"/>
                <w:rFonts w:cs="Arial"/>
              </w:rPr>
            </w:pPr>
            <w:r>
              <w:rPr>
                <w:rStyle w:val="Hyperlink"/>
                <w:rFonts w:cs="Arial"/>
              </w:rPr>
              <w:t>BCM</w:t>
            </w:r>
          </w:p>
        </w:tc>
        <w:tc>
          <w:tcPr>
            <w:tcW w:w="1281" w:type="dxa"/>
          </w:tcPr>
          <w:p w14:paraId="4988C451" w14:textId="77777777" w:rsidR="00066997" w:rsidRDefault="00066997" w:rsidP="0065357F">
            <w:pPr>
              <w:keepNext/>
              <w:spacing w:line="240" w:lineRule="atLeast"/>
              <w:rPr>
                <w:rStyle w:val="Hyperlink"/>
                <w:rFonts w:cs="Arial"/>
              </w:rPr>
            </w:pPr>
            <w:r>
              <w:rPr>
                <w:rStyle w:val="Hyperlink"/>
                <w:rFonts w:cs="Arial"/>
              </w:rPr>
              <w:t>GWM_ECG(Gateway)</w:t>
            </w:r>
          </w:p>
        </w:tc>
      </w:tr>
    </w:tbl>
    <w:p w14:paraId="2218183C" w14:textId="77777777" w:rsidR="00066997" w:rsidRDefault="00066997" w:rsidP="00066997">
      <w:pPr>
        <w:spacing w:line="240" w:lineRule="atLeast"/>
      </w:pPr>
    </w:p>
    <w:p w14:paraId="40E6FC77" w14:textId="77777777" w:rsidR="00016865" w:rsidRDefault="00016865" w:rsidP="00016865"/>
    <w:p w14:paraId="7870445C" w14:textId="77777777" w:rsidR="00016865" w:rsidRPr="00BB29B2" w:rsidRDefault="00016865" w:rsidP="00016865">
      <w:pPr>
        <w:pStyle w:val="Heading6"/>
        <w:tabs>
          <w:tab w:val="left" w:pos="709"/>
        </w:tabs>
        <w:rPr>
          <w:lang w:val="en-GB"/>
        </w:rPr>
      </w:pPr>
      <w:bookmarkStart w:id="4604" w:name="_Toc380050579"/>
      <w:bookmarkStart w:id="4605" w:name="_Toc35000618"/>
      <w:r w:rsidRPr="00BB29B2">
        <w:rPr>
          <w:lang w:val="en-GB"/>
        </w:rPr>
        <w:t>Electrical Requirements</w:t>
      </w:r>
      <w:bookmarkEnd w:id="4604"/>
      <w:bookmarkEnd w:id="4605"/>
    </w:p>
    <w:p w14:paraId="5B386AB2" w14:textId="77777777" w:rsidR="008443D4" w:rsidRPr="00885EC5" w:rsidRDefault="008443D4" w:rsidP="008443D4">
      <w:pPr>
        <w:spacing w:line="240" w:lineRule="atLeast"/>
      </w:pPr>
      <w:r>
        <w:t>The feature shall function when the voltage is above 9V with battery not supported (battery SOC &gt;/= 75%)</w:t>
      </w:r>
    </w:p>
    <w:p w14:paraId="1818829A" w14:textId="77777777" w:rsidR="00016865" w:rsidRDefault="00016865" w:rsidP="00016865"/>
    <w:p w14:paraId="23ADD907" w14:textId="65086CB4" w:rsidR="00016865" w:rsidRDefault="00016865" w:rsidP="00016865">
      <w:pPr>
        <w:pStyle w:val="Heading4"/>
        <w:keepNext w:val="0"/>
        <w:tabs>
          <w:tab w:val="left" w:pos="709"/>
          <w:tab w:val="left" w:pos="851"/>
        </w:tabs>
      </w:pPr>
      <w:bookmarkStart w:id="4606" w:name="_Toc35000624"/>
      <w:bookmarkStart w:id="4607" w:name="_Toc35002638"/>
      <w:r>
        <w:t>HW I/Os</w:t>
      </w:r>
      <w:bookmarkEnd w:id="4606"/>
      <w:bookmarkEnd w:id="4607"/>
    </w:p>
    <w:tbl>
      <w:tblPr>
        <w:tblStyle w:val="TableGrid"/>
        <w:tblW w:w="5601" w:type="dxa"/>
        <w:tblInd w:w="-34" w:type="dxa"/>
        <w:tblLayout w:type="fixed"/>
        <w:tblLook w:val="0620" w:firstRow="1" w:lastRow="0" w:firstColumn="0" w:lastColumn="0" w:noHBand="1" w:noVBand="1"/>
      </w:tblPr>
      <w:tblGrid>
        <w:gridCol w:w="2908"/>
        <w:gridCol w:w="1412"/>
        <w:gridCol w:w="1281"/>
      </w:tblGrid>
      <w:tr w:rsidR="00066997" w:rsidRPr="00C94E47" w14:paraId="77E3D4F8" w14:textId="77777777" w:rsidTr="00066997">
        <w:trPr>
          <w:trHeight w:val="166"/>
        </w:trPr>
        <w:tc>
          <w:tcPr>
            <w:tcW w:w="2908" w:type="dxa"/>
            <w:shd w:val="clear" w:color="auto" w:fill="BFBFBF" w:themeFill="background1" w:themeFillShade="BF"/>
          </w:tcPr>
          <w:p w14:paraId="51359426" w14:textId="77777777" w:rsidR="00066997" w:rsidRPr="00C94E47" w:rsidRDefault="00066997" w:rsidP="0065357F">
            <w:pPr>
              <w:spacing w:line="240" w:lineRule="atLeast"/>
              <w:rPr>
                <w:rFonts w:cs="Arial"/>
                <w:b/>
              </w:rPr>
            </w:pPr>
            <w:r>
              <w:rPr>
                <w:rFonts w:cs="Arial"/>
                <w:b/>
              </w:rPr>
              <w:lastRenderedPageBreak/>
              <w:t xml:space="preserve">Technical </w:t>
            </w:r>
            <w:r w:rsidRPr="00C94E47">
              <w:rPr>
                <w:rFonts w:cs="Arial"/>
                <w:b/>
              </w:rPr>
              <w:t>Signal Name</w:t>
            </w:r>
          </w:p>
        </w:tc>
        <w:tc>
          <w:tcPr>
            <w:tcW w:w="1412" w:type="dxa"/>
            <w:shd w:val="clear" w:color="auto" w:fill="BFBFBF" w:themeFill="background1" w:themeFillShade="BF"/>
          </w:tcPr>
          <w:p w14:paraId="0F814F46" w14:textId="77777777" w:rsidR="00066997" w:rsidRPr="00C94E47" w:rsidRDefault="00066997" w:rsidP="0065357F">
            <w:pPr>
              <w:spacing w:line="240" w:lineRule="atLeast"/>
              <w:rPr>
                <w:rFonts w:cs="Arial"/>
                <w:b/>
              </w:rPr>
            </w:pPr>
            <w:r w:rsidRPr="00C94E47">
              <w:rPr>
                <w:rFonts w:cs="Arial"/>
                <w:b/>
              </w:rPr>
              <w:t>Transmitters</w:t>
            </w:r>
          </w:p>
        </w:tc>
        <w:tc>
          <w:tcPr>
            <w:tcW w:w="1281" w:type="dxa"/>
            <w:shd w:val="clear" w:color="auto" w:fill="BFBFBF" w:themeFill="background1" w:themeFillShade="BF"/>
          </w:tcPr>
          <w:p w14:paraId="6ECADF42" w14:textId="77777777" w:rsidR="00066997" w:rsidRPr="00C94E47" w:rsidRDefault="00066997" w:rsidP="0065357F">
            <w:pPr>
              <w:spacing w:line="240" w:lineRule="atLeast"/>
              <w:rPr>
                <w:rFonts w:cs="Arial"/>
                <w:b/>
              </w:rPr>
            </w:pPr>
            <w:r w:rsidRPr="00C94E47">
              <w:rPr>
                <w:rFonts w:cs="Arial"/>
                <w:b/>
              </w:rPr>
              <w:t>Receiver</w:t>
            </w:r>
          </w:p>
        </w:tc>
      </w:tr>
      <w:tr w:rsidR="00066997" w14:paraId="1E0B1E99" w14:textId="77777777" w:rsidTr="00066997">
        <w:trPr>
          <w:trHeight w:val="866"/>
        </w:trPr>
        <w:tc>
          <w:tcPr>
            <w:tcW w:w="2908" w:type="dxa"/>
          </w:tcPr>
          <w:p w14:paraId="40E6DA4A" w14:textId="26829BB9" w:rsidR="00066997" w:rsidRDefault="00066997" w:rsidP="0065357F">
            <w:pPr>
              <w:overflowPunct/>
              <w:autoSpaceDE/>
              <w:autoSpaceDN/>
              <w:adjustRightInd/>
              <w:spacing w:line="240" w:lineRule="atLeast"/>
              <w:textAlignment w:val="auto"/>
              <w:rPr>
                <w:rFonts w:cs="Arial"/>
              </w:rPr>
            </w:pPr>
            <w:r>
              <w:rPr>
                <w:rFonts w:cs="Arial"/>
              </w:rPr>
              <w:t xml:space="preserve">Trailer </w:t>
            </w:r>
            <w:r>
              <w:rPr>
                <w:rFonts w:ascii="Calibri" w:hAnsi="Calibri" w:cs="Calibri"/>
                <w:color w:val="000000"/>
                <w:sz w:val="22"/>
                <w:szCs w:val="22"/>
                <w:shd w:val="clear" w:color="auto" w:fill="FFFFFF"/>
              </w:rPr>
              <w:t>is connected on the trailer lamp circuit</w:t>
            </w:r>
          </w:p>
          <w:p w14:paraId="735127AA" w14:textId="77777777" w:rsidR="00066997" w:rsidRPr="004A3B65" w:rsidRDefault="00066997" w:rsidP="0065357F">
            <w:pPr>
              <w:spacing w:line="240" w:lineRule="atLeast"/>
              <w:rPr>
                <w:rFonts w:cs="Arial"/>
              </w:rPr>
            </w:pPr>
          </w:p>
        </w:tc>
        <w:tc>
          <w:tcPr>
            <w:tcW w:w="1412" w:type="dxa"/>
          </w:tcPr>
          <w:p w14:paraId="0B6B9C59" w14:textId="7F0D9A89" w:rsidR="00066997" w:rsidRDefault="00066997" w:rsidP="0065357F">
            <w:pPr>
              <w:spacing w:line="240" w:lineRule="atLeast"/>
              <w:rPr>
                <w:rStyle w:val="Hyperlink"/>
                <w:rFonts w:cs="Arial"/>
              </w:rPr>
            </w:pPr>
            <w:r>
              <w:rPr>
                <w:rStyle w:val="Hyperlink"/>
                <w:rFonts w:cs="Arial"/>
              </w:rPr>
              <w:t>Trailer</w:t>
            </w:r>
          </w:p>
        </w:tc>
        <w:tc>
          <w:tcPr>
            <w:tcW w:w="1281" w:type="dxa"/>
          </w:tcPr>
          <w:p w14:paraId="3A59B1EA" w14:textId="78E364BE" w:rsidR="00066997" w:rsidRDefault="00066997" w:rsidP="0065357F">
            <w:pPr>
              <w:keepNext/>
              <w:spacing w:line="240" w:lineRule="atLeast"/>
              <w:rPr>
                <w:rFonts w:cs="Arial"/>
                <w:iCs/>
              </w:rPr>
            </w:pPr>
            <w:r>
              <w:rPr>
                <w:rStyle w:val="Hyperlink"/>
                <w:rFonts w:cs="Arial"/>
              </w:rPr>
              <w:t>TRM_ITRM</w:t>
            </w:r>
          </w:p>
        </w:tc>
      </w:tr>
    </w:tbl>
    <w:p w14:paraId="4DD26199" w14:textId="77777777" w:rsidR="00016865" w:rsidRPr="00016865" w:rsidRDefault="00016865" w:rsidP="00016865">
      <w:pPr>
        <w:rPr>
          <w:lang w:val="en-GB"/>
        </w:rPr>
      </w:pPr>
    </w:p>
    <w:p w14:paraId="1AF707F2" w14:textId="7DF792CA" w:rsidR="00894ACD" w:rsidRDefault="00855C3D" w:rsidP="00855C3D">
      <w:pPr>
        <w:pStyle w:val="Heading3"/>
      </w:pPr>
      <w:bookmarkStart w:id="4608" w:name="_Toc35002640"/>
      <w:r>
        <w:t>Requirements on Development Process</w:t>
      </w:r>
      <w:bookmarkEnd w:id="4608"/>
    </w:p>
    <w:p w14:paraId="20D3DD8D" w14:textId="77777777" w:rsidR="001F355B" w:rsidRPr="00885EC5" w:rsidRDefault="001F355B" w:rsidP="001F355B">
      <w:pPr>
        <w:spacing w:line="240" w:lineRule="atLeast"/>
      </w:pPr>
      <w:r>
        <w:t>Not Applicable</w:t>
      </w:r>
    </w:p>
    <w:p w14:paraId="1DC74CE4" w14:textId="77777777" w:rsidR="001F355B" w:rsidRPr="001F355B" w:rsidRDefault="001F355B" w:rsidP="001F355B"/>
    <w:p w14:paraId="11F88ED5" w14:textId="77777777" w:rsidR="006370D8" w:rsidRDefault="007659FD" w:rsidP="00B33D24">
      <w:pPr>
        <w:pStyle w:val="Heading1"/>
        <w:numPr>
          <w:ilvl w:val="0"/>
          <w:numId w:val="5"/>
        </w:numPr>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609" w:name="_Toc35002641"/>
      <w:r>
        <w:rPr>
          <w:lang w:val="en-GB"/>
        </w:rPr>
        <w:lastRenderedPageBreak/>
        <w:t>Open Concerns</w:t>
      </w:r>
      <w:bookmarkEnd w:id="4609"/>
    </w:p>
    <w:p w14:paraId="078C3289" w14:textId="77777777" w:rsidR="009530BC" w:rsidRPr="004C0A84" w:rsidRDefault="009530BC" w:rsidP="00C523F4">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287B6B3E" w14:textId="77777777" w:rsidR="009530BC" w:rsidRPr="00176A29" w:rsidRDefault="009530BC" w:rsidP="009530BC"/>
    <w:tbl>
      <w:tblPr>
        <w:tblStyle w:val="TableGrid"/>
        <w:tblW w:w="10206" w:type="dxa"/>
        <w:tblInd w:w="-5" w:type="dxa"/>
        <w:tblLayout w:type="fixed"/>
        <w:tblLook w:val="0000" w:firstRow="0" w:lastRow="0" w:firstColumn="0" w:lastColumn="0" w:noHBand="0" w:noVBand="0"/>
      </w:tblPr>
      <w:tblGrid>
        <w:gridCol w:w="851"/>
        <w:gridCol w:w="3515"/>
        <w:gridCol w:w="1417"/>
        <w:gridCol w:w="1134"/>
        <w:gridCol w:w="1134"/>
        <w:gridCol w:w="2155"/>
      </w:tblGrid>
      <w:tr w:rsidR="006370D8" w:rsidRPr="007C20FA" w14:paraId="59FA6050" w14:textId="77777777" w:rsidTr="00445B84">
        <w:tc>
          <w:tcPr>
            <w:tcW w:w="851" w:type="dxa"/>
            <w:shd w:val="clear" w:color="auto" w:fill="D9D9D9" w:themeFill="background1" w:themeFillShade="D9"/>
          </w:tcPr>
          <w:p w14:paraId="21CDE937" w14:textId="77777777" w:rsidR="006370D8" w:rsidRPr="007C20FA" w:rsidRDefault="006370D8" w:rsidP="006A215D">
            <w:pPr>
              <w:pStyle w:val="Caption"/>
            </w:pPr>
            <w:r w:rsidRPr="007C20FA">
              <w:t>ID</w:t>
            </w:r>
          </w:p>
        </w:tc>
        <w:tc>
          <w:tcPr>
            <w:tcW w:w="3515" w:type="dxa"/>
            <w:shd w:val="clear" w:color="auto" w:fill="D9D9D9" w:themeFill="background1" w:themeFillShade="D9"/>
          </w:tcPr>
          <w:p w14:paraId="7378A597" w14:textId="77777777" w:rsidR="006370D8" w:rsidRPr="007C20FA" w:rsidRDefault="00F62AF4" w:rsidP="006A215D">
            <w:pPr>
              <w:pStyle w:val="Caption"/>
            </w:pPr>
            <w:r>
              <w:t>Concern</w:t>
            </w:r>
            <w:r w:rsidR="006370D8" w:rsidRPr="007C20FA">
              <w:t xml:space="preserve"> Description</w:t>
            </w:r>
          </w:p>
        </w:tc>
        <w:tc>
          <w:tcPr>
            <w:tcW w:w="1417" w:type="dxa"/>
            <w:shd w:val="clear" w:color="auto" w:fill="D9D9D9" w:themeFill="background1" w:themeFillShade="D9"/>
          </w:tcPr>
          <w:p w14:paraId="76757E0D" w14:textId="77777777" w:rsidR="006370D8" w:rsidRPr="007C20FA" w:rsidRDefault="006370D8" w:rsidP="006A215D">
            <w:pPr>
              <w:pStyle w:val="Caption"/>
            </w:pPr>
            <w:r w:rsidRPr="007C20FA">
              <w:t xml:space="preserve">e-Tracker </w:t>
            </w:r>
            <w:r>
              <w:t xml:space="preserve">/ </w:t>
            </w:r>
            <w:r w:rsidRPr="007C20FA">
              <w:t>Reference</w:t>
            </w:r>
          </w:p>
        </w:tc>
        <w:tc>
          <w:tcPr>
            <w:tcW w:w="1134" w:type="dxa"/>
            <w:shd w:val="clear" w:color="auto" w:fill="D9D9D9" w:themeFill="background1" w:themeFillShade="D9"/>
          </w:tcPr>
          <w:p w14:paraId="14719DA7" w14:textId="77777777" w:rsidR="006370D8" w:rsidRPr="007C20FA" w:rsidRDefault="006370D8" w:rsidP="006A215D">
            <w:pPr>
              <w:pStyle w:val="Caption"/>
            </w:pPr>
            <w:r>
              <w:t>Responsible</w:t>
            </w:r>
          </w:p>
        </w:tc>
        <w:tc>
          <w:tcPr>
            <w:tcW w:w="1134" w:type="dxa"/>
            <w:shd w:val="clear" w:color="auto" w:fill="D9D9D9" w:themeFill="background1" w:themeFillShade="D9"/>
          </w:tcPr>
          <w:p w14:paraId="65B9DCEB" w14:textId="77777777" w:rsidR="006370D8" w:rsidRPr="007C20FA" w:rsidRDefault="006370D8" w:rsidP="006A215D">
            <w:pPr>
              <w:pStyle w:val="Caption"/>
            </w:pPr>
            <w:r w:rsidRPr="007C20FA">
              <w:t>Status</w:t>
            </w:r>
          </w:p>
        </w:tc>
        <w:tc>
          <w:tcPr>
            <w:tcW w:w="2155" w:type="dxa"/>
            <w:shd w:val="clear" w:color="auto" w:fill="D9D9D9" w:themeFill="background1" w:themeFillShade="D9"/>
          </w:tcPr>
          <w:p w14:paraId="265D07A1" w14:textId="77777777" w:rsidR="006370D8" w:rsidRPr="007C20FA" w:rsidRDefault="006370D8" w:rsidP="006A215D">
            <w:pPr>
              <w:pStyle w:val="Caption"/>
            </w:pPr>
            <w:r w:rsidRPr="007C20FA">
              <w:t>Solution</w:t>
            </w:r>
          </w:p>
        </w:tc>
      </w:tr>
      <w:tr w:rsidR="006370D8" w:rsidRPr="007C20FA" w14:paraId="570330A7" w14:textId="77777777" w:rsidTr="00445B84">
        <w:tc>
          <w:tcPr>
            <w:tcW w:w="851" w:type="dxa"/>
          </w:tcPr>
          <w:p w14:paraId="754DB912" w14:textId="77777777" w:rsidR="006370D8" w:rsidRPr="007C20FA" w:rsidRDefault="006370D8" w:rsidP="006A215D">
            <w:pPr>
              <w:pStyle w:val="BodyText"/>
              <w:rPr>
                <w:lang w:val="en-US"/>
              </w:rPr>
            </w:pPr>
            <w:r w:rsidRPr="007C20FA">
              <w:rPr>
                <w:lang w:val="en-US"/>
              </w:rPr>
              <w:t>1</w:t>
            </w:r>
          </w:p>
        </w:tc>
        <w:tc>
          <w:tcPr>
            <w:tcW w:w="3515" w:type="dxa"/>
          </w:tcPr>
          <w:p w14:paraId="41C1E9D7" w14:textId="219879A8" w:rsidR="006370D8" w:rsidRPr="00387CDD" w:rsidRDefault="00E25E9D" w:rsidP="006A215D">
            <w:pPr>
              <w:rPr>
                <w:snapToGrid w:val="0"/>
              </w:rPr>
            </w:pPr>
            <w:r>
              <w:rPr>
                <w:snapToGrid w:val="0"/>
              </w:rPr>
              <w:t>Implementation – Sequence Diagrams</w:t>
            </w:r>
          </w:p>
        </w:tc>
        <w:tc>
          <w:tcPr>
            <w:tcW w:w="1417" w:type="dxa"/>
          </w:tcPr>
          <w:p w14:paraId="4734B226" w14:textId="77777777" w:rsidR="006370D8" w:rsidRPr="007C20FA" w:rsidRDefault="006370D8" w:rsidP="006A215D">
            <w:pPr>
              <w:pStyle w:val="BodyText"/>
              <w:rPr>
                <w:lang w:val="en-US"/>
              </w:rPr>
            </w:pPr>
          </w:p>
        </w:tc>
        <w:tc>
          <w:tcPr>
            <w:tcW w:w="1134" w:type="dxa"/>
          </w:tcPr>
          <w:p w14:paraId="4BA33BDD" w14:textId="6C9F9092" w:rsidR="006370D8" w:rsidRPr="007C20FA" w:rsidRDefault="00B524D4" w:rsidP="006A215D">
            <w:r>
              <w:t>Raul Rodriguez</w:t>
            </w:r>
          </w:p>
        </w:tc>
        <w:tc>
          <w:tcPr>
            <w:tcW w:w="1134" w:type="dxa"/>
          </w:tcPr>
          <w:p w14:paraId="503C61E1" w14:textId="74256D25" w:rsidR="006370D8" w:rsidRPr="007C20FA" w:rsidRDefault="00B524D4" w:rsidP="006A215D">
            <w:r>
              <w:t>Pending to Update</w:t>
            </w:r>
          </w:p>
        </w:tc>
        <w:tc>
          <w:tcPr>
            <w:tcW w:w="2155" w:type="dxa"/>
          </w:tcPr>
          <w:p w14:paraId="3783D15A" w14:textId="673CA8CD" w:rsidR="006370D8" w:rsidRPr="007C20FA" w:rsidRDefault="00B524D4" w:rsidP="006A215D">
            <w:r>
              <w:t>Diagrams will be updated with the Feature Model Diagrams</w:t>
            </w:r>
          </w:p>
        </w:tc>
      </w:tr>
      <w:tr w:rsidR="00BF32F8" w:rsidRPr="00806157" w14:paraId="3F643B61" w14:textId="77777777" w:rsidTr="00445B84">
        <w:tc>
          <w:tcPr>
            <w:tcW w:w="851" w:type="dxa"/>
          </w:tcPr>
          <w:p w14:paraId="306E5108" w14:textId="77777777" w:rsidR="00BF32F8" w:rsidRPr="007C20FA" w:rsidRDefault="00BF32F8" w:rsidP="00BF32F8">
            <w:pPr>
              <w:pStyle w:val="BodyText"/>
              <w:rPr>
                <w:lang w:val="en-US"/>
              </w:rPr>
            </w:pPr>
            <w:r>
              <w:rPr>
                <w:lang w:val="en-US"/>
              </w:rPr>
              <w:t>2</w:t>
            </w:r>
          </w:p>
        </w:tc>
        <w:tc>
          <w:tcPr>
            <w:tcW w:w="3515" w:type="dxa"/>
          </w:tcPr>
          <w:p w14:paraId="13277BFF" w14:textId="3540982B" w:rsidR="00BF32F8" w:rsidRPr="00806157" w:rsidRDefault="00BF32F8" w:rsidP="00BF32F8">
            <w:pPr>
              <w:pStyle w:val="BodyText"/>
              <w:rPr>
                <w:lang w:val="en-US"/>
              </w:rPr>
            </w:pPr>
            <w:r>
              <w:rPr>
                <w:lang w:val="en-US"/>
              </w:rPr>
              <w:t>Function Specification - Diagrams</w:t>
            </w:r>
          </w:p>
        </w:tc>
        <w:tc>
          <w:tcPr>
            <w:tcW w:w="1417" w:type="dxa"/>
          </w:tcPr>
          <w:p w14:paraId="6CCCA22D" w14:textId="77777777" w:rsidR="00BF32F8" w:rsidRPr="007C20FA" w:rsidRDefault="00BF32F8" w:rsidP="00BF32F8">
            <w:pPr>
              <w:pStyle w:val="BodyText"/>
              <w:rPr>
                <w:lang w:val="en-US"/>
              </w:rPr>
            </w:pPr>
          </w:p>
        </w:tc>
        <w:tc>
          <w:tcPr>
            <w:tcW w:w="1134" w:type="dxa"/>
          </w:tcPr>
          <w:p w14:paraId="01768F90" w14:textId="178B5234" w:rsidR="00BF32F8" w:rsidRPr="00806157" w:rsidRDefault="00BF32F8" w:rsidP="00BF32F8">
            <w:pPr>
              <w:pStyle w:val="BodyText"/>
              <w:rPr>
                <w:lang w:val="en-US"/>
              </w:rPr>
            </w:pPr>
            <w:r>
              <w:t>Raul Rodriguez</w:t>
            </w:r>
          </w:p>
        </w:tc>
        <w:tc>
          <w:tcPr>
            <w:tcW w:w="1134" w:type="dxa"/>
          </w:tcPr>
          <w:p w14:paraId="3C6E3A7D" w14:textId="56DD4345" w:rsidR="00BF32F8" w:rsidRPr="00806157" w:rsidRDefault="00BF32F8" w:rsidP="00BF32F8">
            <w:pPr>
              <w:pStyle w:val="BodyText"/>
              <w:rPr>
                <w:lang w:val="en-US"/>
              </w:rPr>
            </w:pPr>
            <w:r>
              <w:t>Pending to Update</w:t>
            </w:r>
          </w:p>
        </w:tc>
        <w:tc>
          <w:tcPr>
            <w:tcW w:w="2155" w:type="dxa"/>
          </w:tcPr>
          <w:p w14:paraId="6BC6A992" w14:textId="016A989E" w:rsidR="00BF32F8" w:rsidRPr="00806157" w:rsidRDefault="00BF32F8" w:rsidP="00BF32F8">
            <w:pPr>
              <w:pStyle w:val="BodyText"/>
              <w:rPr>
                <w:lang w:val="en-US"/>
              </w:rPr>
            </w:pPr>
            <w:r>
              <w:t>Diagrams will be updated with the Feature Model Diagrams</w:t>
            </w:r>
          </w:p>
        </w:tc>
      </w:tr>
      <w:tr w:rsidR="00BF32F8" w:rsidRPr="00806157" w14:paraId="72A3CF32" w14:textId="77777777" w:rsidTr="00445B84">
        <w:tc>
          <w:tcPr>
            <w:tcW w:w="851" w:type="dxa"/>
          </w:tcPr>
          <w:p w14:paraId="0346BD1A" w14:textId="77777777" w:rsidR="00BF32F8" w:rsidRPr="007C20FA" w:rsidRDefault="00BF32F8" w:rsidP="00BF32F8">
            <w:pPr>
              <w:pStyle w:val="BodyText"/>
              <w:rPr>
                <w:lang w:val="en-US"/>
              </w:rPr>
            </w:pPr>
            <w:r>
              <w:rPr>
                <w:lang w:val="en-US"/>
              </w:rPr>
              <w:t>3</w:t>
            </w:r>
          </w:p>
        </w:tc>
        <w:tc>
          <w:tcPr>
            <w:tcW w:w="3515" w:type="dxa"/>
          </w:tcPr>
          <w:p w14:paraId="4BD13F26" w14:textId="77777777" w:rsidR="00BF32F8" w:rsidRPr="00806157" w:rsidRDefault="00BF32F8" w:rsidP="00BF32F8">
            <w:pPr>
              <w:pStyle w:val="BodyText"/>
              <w:rPr>
                <w:lang w:val="en-US"/>
              </w:rPr>
            </w:pPr>
          </w:p>
        </w:tc>
        <w:tc>
          <w:tcPr>
            <w:tcW w:w="1417" w:type="dxa"/>
          </w:tcPr>
          <w:p w14:paraId="35707132" w14:textId="77777777" w:rsidR="00BF32F8" w:rsidRPr="007C20FA" w:rsidRDefault="00BF32F8" w:rsidP="00BF32F8">
            <w:pPr>
              <w:pStyle w:val="BodyText"/>
              <w:rPr>
                <w:lang w:val="en-US"/>
              </w:rPr>
            </w:pPr>
          </w:p>
        </w:tc>
        <w:tc>
          <w:tcPr>
            <w:tcW w:w="1134" w:type="dxa"/>
          </w:tcPr>
          <w:p w14:paraId="35B35438" w14:textId="77777777" w:rsidR="00BF32F8" w:rsidRPr="00806157" w:rsidRDefault="00BF32F8" w:rsidP="00BF32F8">
            <w:pPr>
              <w:pStyle w:val="BodyText"/>
              <w:rPr>
                <w:lang w:val="en-US"/>
              </w:rPr>
            </w:pPr>
          </w:p>
        </w:tc>
        <w:tc>
          <w:tcPr>
            <w:tcW w:w="1134" w:type="dxa"/>
          </w:tcPr>
          <w:p w14:paraId="3BB2C601" w14:textId="77777777" w:rsidR="00BF32F8" w:rsidRPr="00806157" w:rsidRDefault="00BF32F8" w:rsidP="00BF32F8">
            <w:pPr>
              <w:pStyle w:val="BodyText"/>
              <w:rPr>
                <w:lang w:val="en-US"/>
              </w:rPr>
            </w:pPr>
          </w:p>
        </w:tc>
        <w:tc>
          <w:tcPr>
            <w:tcW w:w="2155" w:type="dxa"/>
          </w:tcPr>
          <w:p w14:paraId="5462F026" w14:textId="77777777" w:rsidR="00BF32F8" w:rsidRPr="00806157" w:rsidRDefault="00BF32F8" w:rsidP="00BF32F8">
            <w:pPr>
              <w:pStyle w:val="BodyText"/>
              <w:rPr>
                <w:lang w:val="en-US"/>
              </w:rPr>
            </w:pPr>
          </w:p>
        </w:tc>
      </w:tr>
      <w:tr w:rsidR="00BF32F8" w:rsidRPr="00806157" w14:paraId="57280CDA" w14:textId="77777777" w:rsidTr="00445B84">
        <w:tc>
          <w:tcPr>
            <w:tcW w:w="851" w:type="dxa"/>
          </w:tcPr>
          <w:p w14:paraId="1150B8DD" w14:textId="77777777" w:rsidR="00BF32F8" w:rsidRPr="007C20FA" w:rsidRDefault="00BF32F8" w:rsidP="00BF32F8">
            <w:pPr>
              <w:pStyle w:val="BodyText"/>
              <w:rPr>
                <w:lang w:val="en-US"/>
              </w:rPr>
            </w:pPr>
            <w:r>
              <w:rPr>
                <w:lang w:val="en-US"/>
              </w:rPr>
              <w:t>4</w:t>
            </w:r>
          </w:p>
        </w:tc>
        <w:tc>
          <w:tcPr>
            <w:tcW w:w="3515" w:type="dxa"/>
          </w:tcPr>
          <w:p w14:paraId="60D0A7F6" w14:textId="77777777" w:rsidR="00BF32F8" w:rsidRPr="00806157" w:rsidRDefault="00BF32F8" w:rsidP="00BF32F8">
            <w:pPr>
              <w:pStyle w:val="BodyText"/>
              <w:rPr>
                <w:lang w:val="en-US"/>
              </w:rPr>
            </w:pPr>
          </w:p>
        </w:tc>
        <w:tc>
          <w:tcPr>
            <w:tcW w:w="1417" w:type="dxa"/>
          </w:tcPr>
          <w:p w14:paraId="3FC8729E" w14:textId="77777777" w:rsidR="00BF32F8" w:rsidRPr="007C20FA" w:rsidRDefault="00BF32F8" w:rsidP="00BF32F8">
            <w:pPr>
              <w:pStyle w:val="BodyText"/>
              <w:rPr>
                <w:lang w:val="en-US"/>
              </w:rPr>
            </w:pPr>
          </w:p>
        </w:tc>
        <w:tc>
          <w:tcPr>
            <w:tcW w:w="1134" w:type="dxa"/>
          </w:tcPr>
          <w:p w14:paraId="07E1E09B" w14:textId="77777777" w:rsidR="00BF32F8" w:rsidRPr="00806157" w:rsidRDefault="00BF32F8" w:rsidP="00BF32F8">
            <w:pPr>
              <w:pStyle w:val="BodyText"/>
              <w:rPr>
                <w:lang w:val="en-US"/>
              </w:rPr>
            </w:pPr>
          </w:p>
        </w:tc>
        <w:tc>
          <w:tcPr>
            <w:tcW w:w="1134" w:type="dxa"/>
          </w:tcPr>
          <w:p w14:paraId="7F725F8A" w14:textId="77777777" w:rsidR="00BF32F8" w:rsidRPr="00806157" w:rsidRDefault="00BF32F8" w:rsidP="00BF32F8">
            <w:pPr>
              <w:pStyle w:val="BodyText"/>
              <w:rPr>
                <w:lang w:val="en-US"/>
              </w:rPr>
            </w:pPr>
          </w:p>
        </w:tc>
        <w:tc>
          <w:tcPr>
            <w:tcW w:w="2155" w:type="dxa"/>
          </w:tcPr>
          <w:p w14:paraId="61C82B0A" w14:textId="77777777" w:rsidR="00BF32F8" w:rsidRPr="00806157" w:rsidRDefault="00BF32F8" w:rsidP="00BF32F8">
            <w:pPr>
              <w:pStyle w:val="BodyText"/>
              <w:rPr>
                <w:lang w:val="en-US"/>
              </w:rPr>
            </w:pPr>
          </w:p>
        </w:tc>
      </w:tr>
      <w:tr w:rsidR="00BF32F8" w:rsidRPr="00806157" w14:paraId="340CA17E" w14:textId="77777777" w:rsidTr="00445B84">
        <w:tc>
          <w:tcPr>
            <w:tcW w:w="851" w:type="dxa"/>
          </w:tcPr>
          <w:p w14:paraId="3681E874" w14:textId="77777777" w:rsidR="00BF32F8" w:rsidRDefault="00BF32F8" w:rsidP="00BF32F8">
            <w:pPr>
              <w:pStyle w:val="BodyText"/>
              <w:rPr>
                <w:lang w:val="en-US"/>
              </w:rPr>
            </w:pPr>
            <w:r>
              <w:rPr>
                <w:lang w:val="en-US"/>
              </w:rPr>
              <w:t>5</w:t>
            </w:r>
          </w:p>
        </w:tc>
        <w:tc>
          <w:tcPr>
            <w:tcW w:w="3515" w:type="dxa"/>
          </w:tcPr>
          <w:p w14:paraId="30BF7B24" w14:textId="77777777" w:rsidR="00BF32F8" w:rsidRPr="00806157" w:rsidRDefault="00BF32F8" w:rsidP="00BF32F8">
            <w:pPr>
              <w:pStyle w:val="BodyText"/>
              <w:rPr>
                <w:lang w:val="en-US"/>
              </w:rPr>
            </w:pPr>
          </w:p>
        </w:tc>
        <w:tc>
          <w:tcPr>
            <w:tcW w:w="1417" w:type="dxa"/>
          </w:tcPr>
          <w:p w14:paraId="3CE3D51E" w14:textId="77777777" w:rsidR="00BF32F8" w:rsidRPr="007C20FA" w:rsidRDefault="00BF32F8" w:rsidP="00BF32F8">
            <w:pPr>
              <w:pStyle w:val="BodyText"/>
              <w:rPr>
                <w:lang w:val="en-US"/>
              </w:rPr>
            </w:pPr>
          </w:p>
        </w:tc>
        <w:tc>
          <w:tcPr>
            <w:tcW w:w="1134" w:type="dxa"/>
          </w:tcPr>
          <w:p w14:paraId="0B73ACDA" w14:textId="77777777" w:rsidR="00BF32F8" w:rsidRPr="00806157" w:rsidRDefault="00BF32F8" w:rsidP="00BF32F8">
            <w:pPr>
              <w:pStyle w:val="BodyText"/>
              <w:rPr>
                <w:lang w:val="en-US"/>
              </w:rPr>
            </w:pPr>
          </w:p>
        </w:tc>
        <w:tc>
          <w:tcPr>
            <w:tcW w:w="1134" w:type="dxa"/>
          </w:tcPr>
          <w:p w14:paraId="6FBAEF93" w14:textId="77777777" w:rsidR="00BF32F8" w:rsidRPr="00806157" w:rsidRDefault="00BF32F8" w:rsidP="00BF32F8">
            <w:pPr>
              <w:pStyle w:val="BodyText"/>
              <w:rPr>
                <w:lang w:val="en-US"/>
              </w:rPr>
            </w:pPr>
          </w:p>
        </w:tc>
        <w:tc>
          <w:tcPr>
            <w:tcW w:w="2155" w:type="dxa"/>
          </w:tcPr>
          <w:p w14:paraId="7185C612" w14:textId="77777777" w:rsidR="00BF32F8" w:rsidRPr="00806157" w:rsidRDefault="00BF32F8" w:rsidP="00BF32F8">
            <w:pPr>
              <w:pStyle w:val="BodyText"/>
              <w:rPr>
                <w:lang w:val="en-US"/>
              </w:rPr>
            </w:pPr>
          </w:p>
        </w:tc>
      </w:tr>
      <w:tr w:rsidR="00BF32F8" w:rsidRPr="00806157" w14:paraId="3E91D095" w14:textId="77777777" w:rsidTr="00445B84">
        <w:tc>
          <w:tcPr>
            <w:tcW w:w="851" w:type="dxa"/>
          </w:tcPr>
          <w:p w14:paraId="639C297A" w14:textId="77777777" w:rsidR="00BF32F8" w:rsidRDefault="00BF32F8" w:rsidP="00BF32F8">
            <w:pPr>
              <w:pStyle w:val="BodyText"/>
              <w:rPr>
                <w:lang w:val="en-US"/>
              </w:rPr>
            </w:pPr>
            <w:r>
              <w:rPr>
                <w:lang w:val="en-US"/>
              </w:rPr>
              <w:t>6</w:t>
            </w:r>
          </w:p>
        </w:tc>
        <w:tc>
          <w:tcPr>
            <w:tcW w:w="3515" w:type="dxa"/>
          </w:tcPr>
          <w:p w14:paraId="78F00AD4" w14:textId="77777777" w:rsidR="00BF32F8" w:rsidRPr="00806157" w:rsidRDefault="00BF32F8" w:rsidP="00BF32F8">
            <w:pPr>
              <w:pStyle w:val="BodyText"/>
              <w:rPr>
                <w:lang w:val="en-US"/>
              </w:rPr>
            </w:pPr>
          </w:p>
        </w:tc>
        <w:tc>
          <w:tcPr>
            <w:tcW w:w="1417" w:type="dxa"/>
          </w:tcPr>
          <w:p w14:paraId="2BDC5B3B" w14:textId="77777777" w:rsidR="00BF32F8" w:rsidRPr="007C20FA" w:rsidRDefault="00BF32F8" w:rsidP="00BF32F8">
            <w:pPr>
              <w:pStyle w:val="BodyText"/>
              <w:rPr>
                <w:lang w:val="en-US"/>
              </w:rPr>
            </w:pPr>
          </w:p>
        </w:tc>
        <w:tc>
          <w:tcPr>
            <w:tcW w:w="1134" w:type="dxa"/>
          </w:tcPr>
          <w:p w14:paraId="3FA4B5C8" w14:textId="77777777" w:rsidR="00BF32F8" w:rsidRDefault="00BF32F8" w:rsidP="00BF32F8">
            <w:pPr>
              <w:pStyle w:val="BodyText"/>
              <w:rPr>
                <w:lang w:val="en-US"/>
              </w:rPr>
            </w:pPr>
          </w:p>
        </w:tc>
        <w:tc>
          <w:tcPr>
            <w:tcW w:w="1134" w:type="dxa"/>
          </w:tcPr>
          <w:p w14:paraId="2CDEA135" w14:textId="77777777" w:rsidR="00BF32F8" w:rsidRDefault="00BF32F8" w:rsidP="00BF32F8">
            <w:pPr>
              <w:pStyle w:val="BodyText"/>
              <w:rPr>
                <w:lang w:val="en-US"/>
              </w:rPr>
            </w:pPr>
          </w:p>
        </w:tc>
        <w:tc>
          <w:tcPr>
            <w:tcW w:w="2155" w:type="dxa"/>
          </w:tcPr>
          <w:p w14:paraId="73DB4924" w14:textId="77777777" w:rsidR="00BF32F8" w:rsidRPr="00806157" w:rsidRDefault="00BF32F8" w:rsidP="00BF32F8">
            <w:pPr>
              <w:pStyle w:val="BodyText"/>
              <w:rPr>
                <w:lang w:val="en-US"/>
              </w:rPr>
            </w:pPr>
          </w:p>
        </w:tc>
      </w:tr>
      <w:tr w:rsidR="00BF32F8" w:rsidRPr="00806157" w14:paraId="2A759B6D" w14:textId="77777777" w:rsidTr="00445B84">
        <w:tc>
          <w:tcPr>
            <w:tcW w:w="851" w:type="dxa"/>
          </w:tcPr>
          <w:p w14:paraId="7AFBAA2F" w14:textId="77777777" w:rsidR="00BF32F8" w:rsidRDefault="00BF32F8" w:rsidP="00BF32F8">
            <w:pPr>
              <w:pStyle w:val="BodyText"/>
              <w:rPr>
                <w:lang w:val="en-US"/>
              </w:rPr>
            </w:pPr>
            <w:r>
              <w:rPr>
                <w:lang w:val="en-US"/>
              </w:rPr>
              <w:t>7</w:t>
            </w:r>
          </w:p>
        </w:tc>
        <w:tc>
          <w:tcPr>
            <w:tcW w:w="3515" w:type="dxa"/>
          </w:tcPr>
          <w:p w14:paraId="23BCC6E9" w14:textId="77777777" w:rsidR="00BF32F8" w:rsidRPr="003D6993" w:rsidRDefault="00BF32F8" w:rsidP="00BF32F8">
            <w:pPr>
              <w:pStyle w:val="BodyText"/>
              <w:rPr>
                <w:lang w:val="en-US"/>
              </w:rPr>
            </w:pPr>
          </w:p>
        </w:tc>
        <w:tc>
          <w:tcPr>
            <w:tcW w:w="1417" w:type="dxa"/>
          </w:tcPr>
          <w:p w14:paraId="1C27999C" w14:textId="77777777" w:rsidR="00BF32F8" w:rsidRPr="007C20FA" w:rsidRDefault="00BF32F8" w:rsidP="00BF32F8">
            <w:pPr>
              <w:pStyle w:val="BodyText"/>
              <w:rPr>
                <w:lang w:val="en-US"/>
              </w:rPr>
            </w:pPr>
          </w:p>
        </w:tc>
        <w:tc>
          <w:tcPr>
            <w:tcW w:w="1134" w:type="dxa"/>
          </w:tcPr>
          <w:p w14:paraId="363CBBA8" w14:textId="77777777" w:rsidR="00BF32F8" w:rsidRDefault="00BF32F8" w:rsidP="00BF32F8">
            <w:pPr>
              <w:pStyle w:val="BodyText"/>
              <w:rPr>
                <w:lang w:val="en-US"/>
              </w:rPr>
            </w:pPr>
          </w:p>
        </w:tc>
        <w:tc>
          <w:tcPr>
            <w:tcW w:w="1134" w:type="dxa"/>
          </w:tcPr>
          <w:p w14:paraId="52F7E888" w14:textId="77777777" w:rsidR="00BF32F8" w:rsidRDefault="00BF32F8" w:rsidP="00BF32F8">
            <w:pPr>
              <w:pStyle w:val="BodyText"/>
              <w:rPr>
                <w:lang w:val="en-US"/>
              </w:rPr>
            </w:pPr>
          </w:p>
        </w:tc>
        <w:tc>
          <w:tcPr>
            <w:tcW w:w="2155" w:type="dxa"/>
          </w:tcPr>
          <w:p w14:paraId="0BA094B5" w14:textId="77777777" w:rsidR="00BF32F8" w:rsidRPr="00806157" w:rsidRDefault="00BF32F8" w:rsidP="00BF32F8">
            <w:pPr>
              <w:pStyle w:val="BodyText"/>
              <w:rPr>
                <w:lang w:val="en-US"/>
              </w:rPr>
            </w:pPr>
          </w:p>
        </w:tc>
      </w:tr>
      <w:tr w:rsidR="00BF32F8" w:rsidRPr="00806157" w14:paraId="21CF7550" w14:textId="77777777" w:rsidTr="00445B84">
        <w:tc>
          <w:tcPr>
            <w:tcW w:w="851" w:type="dxa"/>
          </w:tcPr>
          <w:p w14:paraId="7CD87CDC" w14:textId="77777777" w:rsidR="00BF32F8" w:rsidRDefault="00BF32F8" w:rsidP="00BF32F8">
            <w:pPr>
              <w:pStyle w:val="BodyText"/>
              <w:rPr>
                <w:lang w:val="en-US"/>
              </w:rPr>
            </w:pPr>
            <w:r>
              <w:rPr>
                <w:lang w:val="en-US"/>
              </w:rPr>
              <w:t>8</w:t>
            </w:r>
          </w:p>
        </w:tc>
        <w:tc>
          <w:tcPr>
            <w:tcW w:w="3515" w:type="dxa"/>
          </w:tcPr>
          <w:p w14:paraId="183B0314" w14:textId="77777777" w:rsidR="00BF32F8" w:rsidRDefault="00BF32F8" w:rsidP="00BF32F8">
            <w:pPr>
              <w:pStyle w:val="BodyText"/>
              <w:rPr>
                <w:lang w:val="en-US"/>
              </w:rPr>
            </w:pPr>
          </w:p>
        </w:tc>
        <w:tc>
          <w:tcPr>
            <w:tcW w:w="1417" w:type="dxa"/>
          </w:tcPr>
          <w:p w14:paraId="2AF1D32F" w14:textId="77777777" w:rsidR="00BF32F8" w:rsidRDefault="00BF32F8" w:rsidP="00BF32F8">
            <w:pPr>
              <w:pStyle w:val="BodyText"/>
              <w:rPr>
                <w:lang w:val="en-US"/>
              </w:rPr>
            </w:pPr>
          </w:p>
        </w:tc>
        <w:tc>
          <w:tcPr>
            <w:tcW w:w="1134" w:type="dxa"/>
          </w:tcPr>
          <w:p w14:paraId="1A3F7F67" w14:textId="77777777" w:rsidR="00BF32F8" w:rsidRDefault="00BF32F8" w:rsidP="00BF32F8">
            <w:pPr>
              <w:pStyle w:val="BodyText"/>
              <w:rPr>
                <w:lang w:val="en-US"/>
              </w:rPr>
            </w:pPr>
          </w:p>
        </w:tc>
        <w:tc>
          <w:tcPr>
            <w:tcW w:w="1134" w:type="dxa"/>
          </w:tcPr>
          <w:p w14:paraId="11075748" w14:textId="77777777" w:rsidR="00BF32F8" w:rsidRDefault="00BF32F8" w:rsidP="00BF32F8">
            <w:pPr>
              <w:pStyle w:val="BodyText"/>
              <w:rPr>
                <w:lang w:val="en-US"/>
              </w:rPr>
            </w:pPr>
          </w:p>
        </w:tc>
        <w:tc>
          <w:tcPr>
            <w:tcW w:w="2155" w:type="dxa"/>
          </w:tcPr>
          <w:p w14:paraId="61AC15DC" w14:textId="77777777" w:rsidR="00BF32F8" w:rsidRPr="00806157" w:rsidRDefault="00BF32F8" w:rsidP="00BF32F8">
            <w:pPr>
              <w:pStyle w:val="BodyText"/>
              <w:rPr>
                <w:lang w:val="en-US"/>
              </w:rPr>
            </w:pPr>
          </w:p>
        </w:tc>
      </w:tr>
      <w:tr w:rsidR="00BF32F8" w:rsidRPr="00806157" w14:paraId="38F3BBCA" w14:textId="77777777" w:rsidTr="00445B84">
        <w:tc>
          <w:tcPr>
            <w:tcW w:w="851" w:type="dxa"/>
          </w:tcPr>
          <w:p w14:paraId="2ED4301E" w14:textId="77777777" w:rsidR="00BF32F8" w:rsidRDefault="00BF32F8" w:rsidP="00BF32F8">
            <w:pPr>
              <w:pStyle w:val="BodyText"/>
              <w:rPr>
                <w:lang w:val="en-US"/>
              </w:rPr>
            </w:pPr>
            <w:r>
              <w:rPr>
                <w:lang w:val="en-US"/>
              </w:rPr>
              <w:t>9</w:t>
            </w:r>
          </w:p>
        </w:tc>
        <w:tc>
          <w:tcPr>
            <w:tcW w:w="3515" w:type="dxa"/>
          </w:tcPr>
          <w:p w14:paraId="1D46AF44" w14:textId="77777777" w:rsidR="00BF32F8" w:rsidRDefault="00BF32F8" w:rsidP="00BF32F8">
            <w:pPr>
              <w:pStyle w:val="BodyText"/>
              <w:rPr>
                <w:lang w:val="en-US"/>
              </w:rPr>
            </w:pPr>
          </w:p>
        </w:tc>
        <w:tc>
          <w:tcPr>
            <w:tcW w:w="1417" w:type="dxa"/>
          </w:tcPr>
          <w:p w14:paraId="3BBE784E" w14:textId="77777777" w:rsidR="00BF32F8" w:rsidRDefault="00BF32F8" w:rsidP="00BF32F8">
            <w:pPr>
              <w:pStyle w:val="BodyText"/>
              <w:rPr>
                <w:lang w:val="en-US"/>
              </w:rPr>
            </w:pPr>
          </w:p>
        </w:tc>
        <w:tc>
          <w:tcPr>
            <w:tcW w:w="1134" w:type="dxa"/>
          </w:tcPr>
          <w:p w14:paraId="151A0F72" w14:textId="77777777" w:rsidR="00BF32F8" w:rsidRDefault="00BF32F8" w:rsidP="00BF32F8">
            <w:pPr>
              <w:pStyle w:val="BodyText"/>
              <w:rPr>
                <w:lang w:val="en-US"/>
              </w:rPr>
            </w:pPr>
          </w:p>
        </w:tc>
        <w:tc>
          <w:tcPr>
            <w:tcW w:w="1134" w:type="dxa"/>
          </w:tcPr>
          <w:p w14:paraId="23CF4A5A" w14:textId="77777777" w:rsidR="00BF32F8" w:rsidRDefault="00BF32F8" w:rsidP="00BF32F8">
            <w:pPr>
              <w:pStyle w:val="BodyText"/>
              <w:rPr>
                <w:lang w:val="en-US"/>
              </w:rPr>
            </w:pPr>
          </w:p>
        </w:tc>
        <w:tc>
          <w:tcPr>
            <w:tcW w:w="2155" w:type="dxa"/>
          </w:tcPr>
          <w:p w14:paraId="6264328A" w14:textId="77777777" w:rsidR="00BF32F8" w:rsidRPr="00806157" w:rsidRDefault="00BF32F8" w:rsidP="00BF32F8">
            <w:pPr>
              <w:pStyle w:val="BodyText"/>
              <w:rPr>
                <w:lang w:val="en-US"/>
              </w:rPr>
            </w:pPr>
          </w:p>
        </w:tc>
      </w:tr>
    </w:tbl>
    <w:p w14:paraId="7977FE2F" w14:textId="77777777" w:rsidR="006370D8" w:rsidRPr="00F776AF" w:rsidRDefault="00F62AF4" w:rsidP="00F62AF4">
      <w:pPr>
        <w:pStyle w:val="Caption"/>
        <w:rPr>
          <w:lang w:val="en-GB"/>
        </w:rPr>
      </w:pPr>
      <w:bookmarkStart w:id="4610" w:name="_Toc468813035"/>
      <w:bookmarkStart w:id="4611" w:name="_Toc35002714"/>
      <w:r>
        <w:t xml:space="preserve">Table </w:t>
      </w:r>
      <w:r w:rsidR="00C10767">
        <w:rPr>
          <w:noProof/>
        </w:rPr>
        <w:fldChar w:fldCharType="begin"/>
      </w:r>
      <w:r w:rsidR="00C10767">
        <w:rPr>
          <w:noProof/>
        </w:rPr>
        <w:instrText xml:space="preserve"> SEQ Table \* ARABIC </w:instrText>
      </w:r>
      <w:r w:rsidR="00C10767">
        <w:rPr>
          <w:noProof/>
        </w:rPr>
        <w:fldChar w:fldCharType="separate"/>
      </w:r>
      <w:r w:rsidR="00AE665F">
        <w:rPr>
          <w:noProof/>
        </w:rPr>
        <w:t>34</w:t>
      </w:r>
      <w:r w:rsidR="00C10767">
        <w:rPr>
          <w:noProof/>
        </w:rPr>
        <w:fldChar w:fldCharType="end"/>
      </w:r>
      <w:r>
        <w:t>: Open Concerns</w:t>
      </w:r>
      <w:bookmarkEnd w:id="4610"/>
      <w:bookmarkEnd w:id="4611"/>
    </w:p>
    <w:p w14:paraId="0B5F4E0F" w14:textId="77777777" w:rsidR="00AF3D6B" w:rsidRPr="002345C2" w:rsidRDefault="007659FD"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612" w:name="_Toc35002642"/>
      <w:r>
        <w:rPr>
          <w:lang w:val="en-GB"/>
        </w:rPr>
        <w:lastRenderedPageBreak/>
        <w:t>Revision History</w:t>
      </w:r>
      <w:bookmarkEnd w:id="4612"/>
    </w:p>
    <w:tbl>
      <w:tblPr>
        <w:tblStyle w:val="TableGrid"/>
        <w:tblW w:w="10196" w:type="dxa"/>
        <w:tblInd w:w="0" w:type="dxa"/>
        <w:tblLayout w:type="fixed"/>
        <w:tblLook w:val="0620" w:firstRow="1" w:lastRow="0" w:firstColumn="0" w:lastColumn="0" w:noHBand="1" w:noVBand="1"/>
      </w:tblPr>
      <w:tblGrid>
        <w:gridCol w:w="1129"/>
        <w:gridCol w:w="1476"/>
        <w:gridCol w:w="3486"/>
        <w:gridCol w:w="1701"/>
        <w:gridCol w:w="2404"/>
      </w:tblGrid>
      <w:tr w:rsidR="007E16D1" w:rsidRPr="00445B84" w14:paraId="5B926189" w14:textId="77777777" w:rsidTr="00E25E9D">
        <w:tc>
          <w:tcPr>
            <w:tcW w:w="1129" w:type="dxa"/>
            <w:shd w:val="clear" w:color="auto" w:fill="D9D9D9" w:themeFill="background1" w:themeFillShade="D9"/>
          </w:tcPr>
          <w:p w14:paraId="62424806" w14:textId="77777777" w:rsidR="007E16D1" w:rsidRPr="00445B84" w:rsidRDefault="007E16D1" w:rsidP="007E16D1">
            <w:pPr>
              <w:pStyle w:val="Caption"/>
            </w:pPr>
            <w:r w:rsidRPr="00445B84">
              <w:rPr>
                <w:lang w:val="en-GB"/>
              </w:rPr>
              <w:t>Revision</w:t>
            </w:r>
          </w:p>
        </w:tc>
        <w:tc>
          <w:tcPr>
            <w:tcW w:w="1476" w:type="dxa"/>
            <w:shd w:val="clear" w:color="auto" w:fill="D9D9D9" w:themeFill="background1" w:themeFillShade="D9"/>
          </w:tcPr>
          <w:p w14:paraId="23D1FF53" w14:textId="77777777" w:rsidR="007E16D1" w:rsidRPr="00445B84" w:rsidRDefault="007E16D1" w:rsidP="00C3458F">
            <w:pPr>
              <w:pStyle w:val="Caption"/>
              <w:rPr>
                <w:lang w:val="en-GB"/>
              </w:rPr>
            </w:pPr>
            <w:r w:rsidRPr="00445B84">
              <w:rPr>
                <w:lang w:val="en-GB"/>
              </w:rPr>
              <w:t>Date</w:t>
            </w:r>
          </w:p>
        </w:tc>
        <w:tc>
          <w:tcPr>
            <w:tcW w:w="3486" w:type="dxa"/>
            <w:shd w:val="clear" w:color="auto" w:fill="D9D9D9" w:themeFill="background1" w:themeFillShade="D9"/>
          </w:tcPr>
          <w:p w14:paraId="4A3CD145" w14:textId="77777777" w:rsidR="007E16D1" w:rsidRPr="00445B84" w:rsidRDefault="007E16D1" w:rsidP="00C3458F">
            <w:pPr>
              <w:pStyle w:val="Caption"/>
              <w:rPr>
                <w:lang w:val="en-GB"/>
              </w:rPr>
            </w:pPr>
            <w:r w:rsidRPr="00445B84">
              <w:rPr>
                <w:lang w:val="en-GB"/>
              </w:rPr>
              <w:t>Description</w:t>
            </w:r>
          </w:p>
        </w:tc>
        <w:tc>
          <w:tcPr>
            <w:tcW w:w="1701" w:type="dxa"/>
            <w:shd w:val="clear" w:color="auto" w:fill="D9D9D9" w:themeFill="background1" w:themeFillShade="D9"/>
          </w:tcPr>
          <w:p w14:paraId="1A350DCC" w14:textId="77777777" w:rsidR="007E16D1" w:rsidRPr="00445B84" w:rsidRDefault="007E16D1" w:rsidP="00C3458F">
            <w:pPr>
              <w:pStyle w:val="Caption"/>
              <w:rPr>
                <w:lang w:val="en-GB"/>
              </w:rPr>
            </w:pPr>
            <w:r w:rsidRPr="00445B84">
              <w:rPr>
                <w:lang w:val="en-GB"/>
              </w:rPr>
              <w:t>Approved by</w:t>
            </w:r>
          </w:p>
        </w:tc>
        <w:tc>
          <w:tcPr>
            <w:tcW w:w="2404" w:type="dxa"/>
            <w:shd w:val="clear" w:color="auto" w:fill="D9D9D9" w:themeFill="background1" w:themeFillShade="D9"/>
          </w:tcPr>
          <w:p w14:paraId="005F1AC3" w14:textId="77777777" w:rsidR="007E16D1" w:rsidRPr="00445B84" w:rsidRDefault="007E16D1" w:rsidP="00C3458F">
            <w:pPr>
              <w:pStyle w:val="Caption"/>
              <w:rPr>
                <w:lang w:val="en-GB"/>
              </w:rPr>
            </w:pPr>
            <w:r w:rsidRPr="00445B84">
              <w:rPr>
                <w:lang w:val="en-GB"/>
              </w:rPr>
              <w:t>Responsible</w:t>
            </w:r>
          </w:p>
        </w:tc>
      </w:tr>
      <w:tr w:rsidR="007E16D1" w:rsidRPr="00445B84" w14:paraId="3AF2DBA5" w14:textId="77777777" w:rsidTr="00E25E9D">
        <w:tc>
          <w:tcPr>
            <w:tcW w:w="1129" w:type="dxa"/>
          </w:tcPr>
          <w:p w14:paraId="19B4B58A" w14:textId="55A9E18B" w:rsidR="007E16D1" w:rsidRPr="00445B84" w:rsidRDefault="00CD052E" w:rsidP="00C3458F">
            <w:pPr>
              <w:jc w:val="center"/>
              <w:rPr>
                <w:snapToGrid w:val="0"/>
              </w:rPr>
            </w:pPr>
            <w:r>
              <w:rPr>
                <w:snapToGrid w:val="0"/>
              </w:rPr>
              <w:t>Rev1</w:t>
            </w:r>
          </w:p>
        </w:tc>
        <w:tc>
          <w:tcPr>
            <w:tcW w:w="1476" w:type="dxa"/>
          </w:tcPr>
          <w:p w14:paraId="44A53F28" w14:textId="7890CD80" w:rsidR="007E16D1" w:rsidRPr="00445B84" w:rsidRDefault="009A3FB8" w:rsidP="00C3458F">
            <w:pPr>
              <w:jc w:val="center"/>
              <w:rPr>
                <w:snapToGrid w:val="0"/>
              </w:rPr>
            </w:pPr>
            <w:r>
              <w:rPr>
                <w:snapToGrid w:val="0"/>
              </w:rPr>
              <w:t>09/10/2020</w:t>
            </w:r>
          </w:p>
        </w:tc>
        <w:tc>
          <w:tcPr>
            <w:tcW w:w="3486" w:type="dxa"/>
          </w:tcPr>
          <w:p w14:paraId="54A75F85" w14:textId="16A8A19B" w:rsidR="006765A7" w:rsidRDefault="006765A7" w:rsidP="00D4159B">
            <w:pPr>
              <w:rPr>
                <w:snapToGrid w:val="0"/>
              </w:rPr>
            </w:pPr>
            <w:r>
              <w:rPr>
                <w:snapToGrid w:val="0"/>
              </w:rPr>
              <w:t>UPV1 First Feature Review</w:t>
            </w:r>
            <w:r w:rsidR="009A3FB8">
              <w:rPr>
                <w:snapToGrid w:val="0"/>
              </w:rPr>
              <w:t xml:space="preserve"> </w:t>
            </w:r>
          </w:p>
          <w:p w14:paraId="0E6DF752" w14:textId="05C30C62" w:rsidR="006765A7" w:rsidRDefault="006765A7" w:rsidP="00D4159B">
            <w:pPr>
              <w:pStyle w:val="ListParagraph"/>
              <w:numPr>
                <w:ilvl w:val="0"/>
                <w:numId w:val="21"/>
              </w:numPr>
              <w:rPr>
                <w:snapToGrid w:val="0"/>
              </w:rPr>
            </w:pPr>
            <w:r w:rsidRPr="006765A7">
              <w:rPr>
                <w:snapToGrid w:val="0"/>
              </w:rPr>
              <w:t>New</w:t>
            </w:r>
            <w:r>
              <w:rPr>
                <w:snapToGrid w:val="0"/>
              </w:rPr>
              <w:t xml:space="preserve"> Trailer Maintenance</w:t>
            </w:r>
            <w:r w:rsidRPr="006765A7">
              <w:rPr>
                <w:snapToGrid w:val="0"/>
              </w:rPr>
              <w:t xml:space="preserve"> HMI requested (Bobby Keith/Andrew Brown)</w:t>
            </w:r>
          </w:p>
          <w:p w14:paraId="1274BB13" w14:textId="6B0C0E25" w:rsidR="007E16D1" w:rsidRPr="006765A7" w:rsidRDefault="009A3FB8" w:rsidP="006765A7">
            <w:pPr>
              <w:pStyle w:val="ListParagraph"/>
              <w:numPr>
                <w:ilvl w:val="0"/>
                <w:numId w:val="21"/>
              </w:numPr>
              <w:rPr>
                <w:snapToGrid w:val="0"/>
              </w:rPr>
            </w:pPr>
            <w:r w:rsidRPr="006765A7">
              <w:rPr>
                <w:snapToGrid w:val="0"/>
              </w:rPr>
              <w:t>Use Cases</w:t>
            </w:r>
            <w:r w:rsidR="006765A7">
              <w:rPr>
                <w:snapToGrid w:val="0"/>
              </w:rPr>
              <w:t xml:space="preserve"> review </w:t>
            </w:r>
          </w:p>
        </w:tc>
        <w:tc>
          <w:tcPr>
            <w:tcW w:w="1701" w:type="dxa"/>
          </w:tcPr>
          <w:p w14:paraId="23397DB4" w14:textId="2371CC03" w:rsidR="007E16D1" w:rsidRPr="00445B84" w:rsidRDefault="009A3FB8" w:rsidP="00C3458F">
            <w:pPr>
              <w:rPr>
                <w:snapToGrid w:val="0"/>
              </w:rPr>
            </w:pPr>
            <w:r>
              <w:rPr>
                <w:snapToGrid w:val="0"/>
              </w:rPr>
              <w:t>Tony Deddeh</w:t>
            </w:r>
          </w:p>
        </w:tc>
        <w:tc>
          <w:tcPr>
            <w:tcW w:w="2404" w:type="dxa"/>
          </w:tcPr>
          <w:p w14:paraId="6F9825E6" w14:textId="480A58B6" w:rsidR="007E16D1" w:rsidRPr="00445B84" w:rsidRDefault="006765A7" w:rsidP="00C3458F">
            <w:pPr>
              <w:rPr>
                <w:snapToGrid w:val="0"/>
              </w:rPr>
            </w:pPr>
            <w:r>
              <w:rPr>
                <w:snapToGrid w:val="0"/>
              </w:rPr>
              <w:t>Raul Rodriguez-</w:t>
            </w:r>
            <w:r w:rsidR="009A3FB8">
              <w:rPr>
                <w:snapToGrid w:val="0"/>
              </w:rPr>
              <w:t>Flores</w:t>
            </w:r>
          </w:p>
        </w:tc>
      </w:tr>
      <w:tr w:rsidR="009A3FB8" w:rsidRPr="00445B84" w14:paraId="7376133D" w14:textId="77777777" w:rsidTr="00E25E9D">
        <w:tc>
          <w:tcPr>
            <w:tcW w:w="1129" w:type="dxa"/>
          </w:tcPr>
          <w:p w14:paraId="67D6E30D" w14:textId="45DA6019" w:rsidR="009A3FB8" w:rsidRPr="00445B84" w:rsidRDefault="00CD052E" w:rsidP="00C3458F">
            <w:pPr>
              <w:jc w:val="center"/>
              <w:rPr>
                <w:snapToGrid w:val="0"/>
              </w:rPr>
            </w:pPr>
            <w:r>
              <w:rPr>
                <w:snapToGrid w:val="0"/>
              </w:rPr>
              <w:t>Rev1</w:t>
            </w:r>
          </w:p>
        </w:tc>
        <w:tc>
          <w:tcPr>
            <w:tcW w:w="1476" w:type="dxa"/>
          </w:tcPr>
          <w:p w14:paraId="39D15CBD" w14:textId="3654A178" w:rsidR="009A3FB8" w:rsidRDefault="009A3FB8" w:rsidP="00C3458F">
            <w:pPr>
              <w:jc w:val="center"/>
              <w:rPr>
                <w:snapToGrid w:val="0"/>
              </w:rPr>
            </w:pPr>
            <w:r>
              <w:rPr>
                <w:snapToGrid w:val="0"/>
              </w:rPr>
              <w:t>09/11/2020</w:t>
            </w:r>
          </w:p>
        </w:tc>
        <w:tc>
          <w:tcPr>
            <w:tcW w:w="3486" w:type="dxa"/>
          </w:tcPr>
          <w:p w14:paraId="2BFEA306" w14:textId="77777777" w:rsidR="009A3FB8" w:rsidRDefault="006765A7" w:rsidP="00D4159B">
            <w:pPr>
              <w:rPr>
                <w:snapToGrid w:val="0"/>
              </w:rPr>
            </w:pPr>
            <w:r>
              <w:rPr>
                <w:snapToGrid w:val="0"/>
              </w:rPr>
              <w:t>UPV1 Second Feature Review</w:t>
            </w:r>
          </w:p>
          <w:p w14:paraId="39350C39" w14:textId="77777777" w:rsidR="006765A7" w:rsidRDefault="006765A7" w:rsidP="006765A7">
            <w:pPr>
              <w:pStyle w:val="ListParagraph"/>
              <w:numPr>
                <w:ilvl w:val="0"/>
                <w:numId w:val="99"/>
              </w:numPr>
              <w:rPr>
                <w:snapToGrid w:val="0"/>
              </w:rPr>
            </w:pPr>
            <w:r>
              <w:rPr>
                <w:snapToGrid w:val="0"/>
              </w:rPr>
              <w:t>Trailer Maintenance Function Requirements</w:t>
            </w:r>
          </w:p>
          <w:p w14:paraId="2FDF9188" w14:textId="28E56B2B" w:rsidR="006765A7" w:rsidRPr="006765A7" w:rsidRDefault="006765A7" w:rsidP="006765A7">
            <w:pPr>
              <w:pStyle w:val="ListParagraph"/>
              <w:numPr>
                <w:ilvl w:val="0"/>
                <w:numId w:val="99"/>
              </w:numPr>
              <w:rPr>
                <w:snapToGrid w:val="0"/>
              </w:rPr>
            </w:pPr>
            <w:r>
              <w:rPr>
                <w:snapToGrid w:val="0"/>
              </w:rPr>
              <w:t>Trailer Trip Use Cases Review</w:t>
            </w:r>
          </w:p>
        </w:tc>
        <w:tc>
          <w:tcPr>
            <w:tcW w:w="1701" w:type="dxa"/>
          </w:tcPr>
          <w:p w14:paraId="2EDEE433" w14:textId="1CB9FDD6" w:rsidR="009A3FB8" w:rsidRDefault="006765A7" w:rsidP="00C3458F">
            <w:pPr>
              <w:rPr>
                <w:snapToGrid w:val="0"/>
              </w:rPr>
            </w:pPr>
            <w:r>
              <w:rPr>
                <w:snapToGrid w:val="0"/>
              </w:rPr>
              <w:t>Tony Deddeh</w:t>
            </w:r>
          </w:p>
        </w:tc>
        <w:tc>
          <w:tcPr>
            <w:tcW w:w="2404" w:type="dxa"/>
          </w:tcPr>
          <w:p w14:paraId="37E5518B" w14:textId="5018C959" w:rsidR="009A3FB8" w:rsidRDefault="006765A7" w:rsidP="00C3458F">
            <w:pPr>
              <w:rPr>
                <w:snapToGrid w:val="0"/>
              </w:rPr>
            </w:pPr>
            <w:r>
              <w:rPr>
                <w:snapToGrid w:val="0"/>
              </w:rPr>
              <w:t>Raul Rodriguez-Flores</w:t>
            </w:r>
          </w:p>
        </w:tc>
      </w:tr>
      <w:tr w:rsidR="009A3FB8" w:rsidRPr="00445B84" w14:paraId="704D658B" w14:textId="77777777" w:rsidTr="00E25E9D">
        <w:tc>
          <w:tcPr>
            <w:tcW w:w="1129" w:type="dxa"/>
          </w:tcPr>
          <w:p w14:paraId="72FE213A" w14:textId="60FBBE72" w:rsidR="009A3FB8" w:rsidRPr="00445B84" w:rsidRDefault="00CD052E" w:rsidP="00C3458F">
            <w:pPr>
              <w:jc w:val="center"/>
              <w:rPr>
                <w:snapToGrid w:val="0"/>
              </w:rPr>
            </w:pPr>
            <w:r>
              <w:rPr>
                <w:snapToGrid w:val="0"/>
              </w:rPr>
              <w:t>Rev1</w:t>
            </w:r>
          </w:p>
        </w:tc>
        <w:tc>
          <w:tcPr>
            <w:tcW w:w="1476" w:type="dxa"/>
          </w:tcPr>
          <w:p w14:paraId="1A4DB16C" w14:textId="57B93C88" w:rsidR="009A3FB8" w:rsidRDefault="006765A7" w:rsidP="00C3458F">
            <w:pPr>
              <w:jc w:val="center"/>
              <w:rPr>
                <w:snapToGrid w:val="0"/>
              </w:rPr>
            </w:pPr>
            <w:r>
              <w:rPr>
                <w:snapToGrid w:val="0"/>
              </w:rPr>
              <w:t>9/22/2020</w:t>
            </w:r>
          </w:p>
        </w:tc>
        <w:tc>
          <w:tcPr>
            <w:tcW w:w="3486" w:type="dxa"/>
          </w:tcPr>
          <w:p w14:paraId="2D8568CB" w14:textId="77777777" w:rsidR="009A3FB8" w:rsidRDefault="006765A7" w:rsidP="00D4159B">
            <w:pPr>
              <w:rPr>
                <w:snapToGrid w:val="0"/>
              </w:rPr>
            </w:pPr>
            <w:r>
              <w:rPr>
                <w:snapToGrid w:val="0"/>
              </w:rPr>
              <w:t>UPV1 Feature Final Review</w:t>
            </w:r>
          </w:p>
          <w:p w14:paraId="319C3FBF" w14:textId="676222CA" w:rsidR="006765A7" w:rsidRPr="00972300" w:rsidRDefault="006765A7" w:rsidP="00972300">
            <w:pPr>
              <w:pStyle w:val="ListParagraph"/>
              <w:numPr>
                <w:ilvl w:val="0"/>
                <w:numId w:val="100"/>
              </w:numPr>
              <w:rPr>
                <w:snapToGrid w:val="0"/>
              </w:rPr>
            </w:pPr>
            <w:r>
              <w:rPr>
                <w:snapToGrid w:val="0"/>
              </w:rPr>
              <w:t>Trailer Maintenance HMI Freeze</w:t>
            </w:r>
          </w:p>
        </w:tc>
        <w:tc>
          <w:tcPr>
            <w:tcW w:w="1701" w:type="dxa"/>
          </w:tcPr>
          <w:p w14:paraId="530C49AB" w14:textId="77777777" w:rsidR="009A3FB8" w:rsidRDefault="00451F40" w:rsidP="00C3458F">
            <w:pPr>
              <w:rPr>
                <w:snapToGrid w:val="0"/>
              </w:rPr>
            </w:pPr>
            <w:r>
              <w:rPr>
                <w:snapToGrid w:val="0"/>
              </w:rPr>
              <w:t>Tony Deddeh</w:t>
            </w:r>
          </w:p>
          <w:p w14:paraId="52464F1D" w14:textId="6250DBC7" w:rsidR="00451F40" w:rsidRDefault="00451F40" w:rsidP="00C3458F">
            <w:pPr>
              <w:rPr>
                <w:snapToGrid w:val="0"/>
              </w:rPr>
            </w:pPr>
          </w:p>
        </w:tc>
        <w:tc>
          <w:tcPr>
            <w:tcW w:w="2404" w:type="dxa"/>
          </w:tcPr>
          <w:p w14:paraId="6E55E55F" w14:textId="44D75E32" w:rsidR="009A3FB8" w:rsidRDefault="002F4C80" w:rsidP="00C3458F">
            <w:pPr>
              <w:rPr>
                <w:snapToGrid w:val="0"/>
              </w:rPr>
            </w:pPr>
            <w:r>
              <w:rPr>
                <w:snapToGrid w:val="0"/>
              </w:rPr>
              <w:t>Raul Rodriguez-Flores</w:t>
            </w:r>
          </w:p>
        </w:tc>
      </w:tr>
      <w:tr w:rsidR="009A3FB8" w:rsidRPr="00445B84" w14:paraId="48A6B104" w14:textId="77777777" w:rsidTr="00E25E9D">
        <w:tc>
          <w:tcPr>
            <w:tcW w:w="1129" w:type="dxa"/>
          </w:tcPr>
          <w:p w14:paraId="5C6620E0" w14:textId="1335A944" w:rsidR="009A3FB8" w:rsidRPr="00445B84" w:rsidRDefault="00CD052E" w:rsidP="00C3458F">
            <w:pPr>
              <w:jc w:val="center"/>
              <w:rPr>
                <w:snapToGrid w:val="0"/>
              </w:rPr>
            </w:pPr>
            <w:r>
              <w:rPr>
                <w:snapToGrid w:val="0"/>
              </w:rPr>
              <w:t>Rev2</w:t>
            </w:r>
          </w:p>
        </w:tc>
        <w:tc>
          <w:tcPr>
            <w:tcW w:w="1476" w:type="dxa"/>
          </w:tcPr>
          <w:p w14:paraId="55081EFE" w14:textId="351BE5F3" w:rsidR="009A3FB8" w:rsidRDefault="002F4C80" w:rsidP="00C3458F">
            <w:pPr>
              <w:jc w:val="center"/>
              <w:rPr>
                <w:snapToGrid w:val="0"/>
              </w:rPr>
            </w:pPr>
            <w:r>
              <w:rPr>
                <w:snapToGrid w:val="0"/>
              </w:rPr>
              <w:t>9/28/2020</w:t>
            </w:r>
          </w:p>
        </w:tc>
        <w:tc>
          <w:tcPr>
            <w:tcW w:w="3486" w:type="dxa"/>
          </w:tcPr>
          <w:p w14:paraId="4F6AEDC8" w14:textId="77777777" w:rsidR="009A3FB8" w:rsidRDefault="002F4C80" w:rsidP="00D4159B">
            <w:pPr>
              <w:rPr>
                <w:snapToGrid w:val="0"/>
              </w:rPr>
            </w:pPr>
            <w:r>
              <w:rPr>
                <w:snapToGrid w:val="0"/>
              </w:rPr>
              <w:t>UPV2 Feature Review</w:t>
            </w:r>
          </w:p>
          <w:p w14:paraId="3399EC83" w14:textId="353F02A9" w:rsidR="002F4C80" w:rsidRPr="002F4C80" w:rsidRDefault="002F4C80" w:rsidP="002F4C80">
            <w:pPr>
              <w:pStyle w:val="ListParagraph"/>
              <w:numPr>
                <w:ilvl w:val="0"/>
                <w:numId w:val="100"/>
              </w:numPr>
              <w:rPr>
                <w:snapToGrid w:val="0"/>
              </w:rPr>
            </w:pPr>
            <w:r>
              <w:rPr>
                <w:snapToGrid w:val="0"/>
              </w:rPr>
              <w:t>Feature Use Cases Freeze</w:t>
            </w:r>
          </w:p>
        </w:tc>
        <w:tc>
          <w:tcPr>
            <w:tcW w:w="1701" w:type="dxa"/>
          </w:tcPr>
          <w:p w14:paraId="33132932" w14:textId="1695CE17" w:rsidR="009A3FB8" w:rsidRDefault="00451F40" w:rsidP="00C3458F">
            <w:pPr>
              <w:rPr>
                <w:snapToGrid w:val="0"/>
              </w:rPr>
            </w:pPr>
            <w:r>
              <w:rPr>
                <w:snapToGrid w:val="0"/>
              </w:rPr>
              <w:t>Tony Deddeh</w:t>
            </w:r>
          </w:p>
        </w:tc>
        <w:tc>
          <w:tcPr>
            <w:tcW w:w="2404" w:type="dxa"/>
          </w:tcPr>
          <w:p w14:paraId="01202135" w14:textId="16C939C7" w:rsidR="009A3FB8" w:rsidRDefault="00451F40" w:rsidP="00C3458F">
            <w:pPr>
              <w:rPr>
                <w:snapToGrid w:val="0"/>
              </w:rPr>
            </w:pPr>
            <w:r>
              <w:rPr>
                <w:snapToGrid w:val="0"/>
              </w:rPr>
              <w:t>Raul Rodriguez-Flores</w:t>
            </w:r>
          </w:p>
        </w:tc>
      </w:tr>
      <w:tr w:rsidR="009A3FB8" w:rsidRPr="00445B84" w14:paraId="590B2CB3" w14:textId="77777777" w:rsidTr="00E25E9D">
        <w:tc>
          <w:tcPr>
            <w:tcW w:w="1129" w:type="dxa"/>
          </w:tcPr>
          <w:p w14:paraId="7497455C" w14:textId="7A78E996" w:rsidR="009A3FB8" w:rsidRPr="00445B84" w:rsidRDefault="00CD052E" w:rsidP="00C3458F">
            <w:pPr>
              <w:jc w:val="center"/>
              <w:rPr>
                <w:snapToGrid w:val="0"/>
              </w:rPr>
            </w:pPr>
            <w:r>
              <w:rPr>
                <w:snapToGrid w:val="0"/>
              </w:rPr>
              <w:t>Rev2</w:t>
            </w:r>
          </w:p>
        </w:tc>
        <w:tc>
          <w:tcPr>
            <w:tcW w:w="1476" w:type="dxa"/>
          </w:tcPr>
          <w:p w14:paraId="6A4CD00F" w14:textId="22010ED5" w:rsidR="009A3FB8" w:rsidRDefault="00451F40" w:rsidP="00C3458F">
            <w:pPr>
              <w:jc w:val="center"/>
              <w:rPr>
                <w:snapToGrid w:val="0"/>
              </w:rPr>
            </w:pPr>
            <w:r>
              <w:rPr>
                <w:snapToGrid w:val="0"/>
              </w:rPr>
              <w:t>10/01/2020</w:t>
            </w:r>
          </w:p>
        </w:tc>
        <w:tc>
          <w:tcPr>
            <w:tcW w:w="3486" w:type="dxa"/>
          </w:tcPr>
          <w:p w14:paraId="00D5C43A" w14:textId="77777777" w:rsidR="009A3FB8" w:rsidRDefault="00451F40" w:rsidP="00D4159B">
            <w:pPr>
              <w:rPr>
                <w:snapToGrid w:val="0"/>
              </w:rPr>
            </w:pPr>
            <w:r>
              <w:rPr>
                <w:snapToGrid w:val="0"/>
              </w:rPr>
              <w:t>UPV2 Feature Review</w:t>
            </w:r>
          </w:p>
          <w:p w14:paraId="3CC5846B" w14:textId="77777777" w:rsidR="00451F40" w:rsidRDefault="00451F40" w:rsidP="00451F40">
            <w:pPr>
              <w:pStyle w:val="ListParagraph"/>
              <w:numPr>
                <w:ilvl w:val="0"/>
                <w:numId w:val="100"/>
              </w:numPr>
              <w:rPr>
                <w:snapToGrid w:val="0"/>
              </w:rPr>
            </w:pPr>
            <w:r>
              <w:rPr>
                <w:snapToGrid w:val="0"/>
              </w:rPr>
              <w:t>Feature HMI Freeze</w:t>
            </w:r>
          </w:p>
          <w:p w14:paraId="1FD6B02F" w14:textId="2A316106" w:rsidR="00451F40" w:rsidRPr="00451F40" w:rsidRDefault="00451F40" w:rsidP="00451F40">
            <w:pPr>
              <w:pStyle w:val="ListParagraph"/>
              <w:numPr>
                <w:ilvl w:val="0"/>
                <w:numId w:val="100"/>
              </w:numPr>
              <w:rPr>
                <w:snapToGrid w:val="0"/>
              </w:rPr>
            </w:pPr>
            <w:r>
              <w:rPr>
                <w:snapToGrid w:val="0"/>
              </w:rPr>
              <w:t>Feature ConOps Freeze</w:t>
            </w:r>
          </w:p>
        </w:tc>
        <w:tc>
          <w:tcPr>
            <w:tcW w:w="1701" w:type="dxa"/>
          </w:tcPr>
          <w:p w14:paraId="0A31C1A9" w14:textId="7CBB7500" w:rsidR="009A3FB8" w:rsidRDefault="00451F40" w:rsidP="00C3458F">
            <w:pPr>
              <w:rPr>
                <w:snapToGrid w:val="0"/>
              </w:rPr>
            </w:pPr>
            <w:r>
              <w:rPr>
                <w:snapToGrid w:val="0"/>
              </w:rPr>
              <w:t>Tony Deddeh</w:t>
            </w:r>
          </w:p>
        </w:tc>
        <w:tc>
          <w:tcPr>
            <w:tcW w:w="2404" w:type="dxa"/>
          </w:tcPr>
          <w:p w14:paraId="31DF27EB" w14:textId="4571A53C" w:rsidR="009A3FB8" w:rsidRDefault="00451F40" w:rsidP="00C3458F">
            <w:pPr>
              <w:rPr>
                <w:snapToGrid w:val="0"/>
              </w:rPr>
            </w:pPr>
            <w:r>
              <w:rPr>
                <w:snapToGrid w:val="0"/>
              </w:rPr>
              <w:t>Raul Rodriguez-Flores</w:t>
            </w:r>
          </w:p>
        </w:tc>
      </w:tr>
      <w:tr w:rsidR="00E25E9D" w:rsidRPr="00445B84" w14:paraId="4F239494" w14:textId="77777777" w:rsidTr="00E25E9D">
        <w:tc>
          <w:tcPr>
            <w:tcW w:w="1129" w:type="dxa"/>
          </w:tcPr>
          <w:p w14:paraId="46F640D1" w14:textId="649BE685" w:rsidR="00E25E9D" w:rsidRPr="00445B84" w:rsidRDefault="00E25E9D" w:rsidP="00E25E9D">
            <w:pPr>
              <w:jc w:val="center"/>
              <w:rPr>
                <w:snapToGrid w:val="0"/>
              </w:rPr>
            </w:pPr>
            <w:r>
              <w:rPr>
                <w:snapToGrid w:val="0"/>
              </w:rPr>
              <w:t>Rev3</w:t>
            </w:r>
          </w:p>
        </w:tc>
        <w:tc>
          <w:tcPr>
            <w:tcW w:w="1476" w:type="dxa"/>
          </w:tcPr>
          <w:p w14:paraId="70217D38" w14:textId="400BA2B4" w:rsidR="00E25E9D" w:rsidRDefault="00E25E9D" w:rsidP="00E25E9D">
            <w:pPr>
              <w:jc w:val="center"/>
              <w:rPr>
                <w:snapToGrid w:val="0"/>
              </w:rPr>
            </w:pPr>
            <w:r>
              <w:rPr>
                <w:snapToGrid w:val="0"/>
              </w:rPr>
              <w:t>10/28/2020</w:t>
            </w:r>
          </w:p>
        </w:tc>
        <w:tc>
          <w:tcPr>
            <w:tcW w:w="3486" w:type="dxa"/>
          </w:tcPr>
          <w:p w14:paraId="3F2A41D2" w14:textId="77777777" w:rsidR="00E25E9D" w:rsidRDefault="00E25E9D" w:rsidP="00E25E9D">
            <w:pPr>
              <w:rPr>
                <w:snapToGrid w:val="0"/>
              </w:rPr>
            </w:pPr>
            <w:r>
              <w:rPr>
                <w:snapToGrid w:val="0"/>
              </w:rPr>
              <w:t>UPV2 Feature Update</w:t>
            </w:r>
          </w:p>
          <w:p w14:paraId="15E45715" w14:textId="77777777" w:rsidR="00E25E9D" w:rsidRPr="00E25E9D" w:rsidRDefault="00E25E9D" w:rsidP="00E25E9D">
            <w:pPr>
              <w:pStyle w:val="ListParagraph"/>
              <w:numPr>
                <w:ilvl w:val="0"/>
                <w:numId w:val="110"/>
              </w:numPr>
              <w:rPr>
                <w:snapToGrid w:val="0"/>
              </w:rPr>
            </w:pPr>
            <w:r w:rsidRPr="00E25E9D">
              <w:rPr>
                <w:snapToGrid w:val="0"/>
              </w:rPr>
              <w:t>Feature Modeling - Use Cases 3.3.2</w:t>
            </w:r>
          </w:p>
          <w:p w14:paraId="73ED6D49" w14:textId="77777777" w:rsidR="00E25E9D" w:rsidRPr="00E25E9D" w:rsidRDefault="00E25E9D" w:rsidP="00E25E9D">
            <w:pPr>
              <w:pStyle w:val="ListParagraph"/>
              <w:numPr>
                <w:ilvl w:val="0"/>
                <w:numId w:val="110"/>
              </w:numPr>
              <w:rPr>
                <w:snapToGrid w:val="0"/>
              </w:rPr>
            </w:pPr>
            <w:r w:rsidRPr="00E25E9D">
              <w:rPr>
                <w:snapToGrid w:val="0"/>
              </w:rPr>
              <w:t>Feature Requirements - Functional Requirements 3.4.1</w:t>
            </w:r>
          </w:p>
          <w:p w14:paraId="4FCDD1BE" w14:textId="76866D3F" w:rsidR="00E25E9D" w:rsidRPr="00E25E9D" w:rsidRDefault="00E25E9D" w:rsidP="00E25E9D">
            <w:pPr>
              <w:pStyle w:val="ListParagraph"/>
              <w:numPr>
                <w:ilvl w:val="0"/>
                <w:numId w:val="110"/>
              </w:numPr>
              <w:rPr>
                <w:snapToGrid w:val="0"/>
              </w:rPr>
            </w:pPr>
            <w:r w:rsidRPr="00E25E9D">
              <w:rPr>
                <w:snapToGrid w:val="0"/>
              </w:rPr>
              <w:t>HMI Functions - Trailer Maintenance 5.4, Trailer Trip 5.5</w:t>
            </w:r>
          </w:p>
        </w:tc>
        <w:tc>
          <w:tcPr>
            <w:tcW w:w="1701" w:type="dxa"/>
          </w:tcPr>
          <w:p w14:paraId="25F43E5E" w14:textId="056EC6FA" w:rsidR="00E25E9D" w:rsidRDefault="00E25E9D" w:rsidP="00E25E9D">
            <w:pPr>
              <w:rPr>
                <w:snapToGrid w:val="0"/>
              </w:rPr>
            </w:pPr>
            <w:r>
              <w:rPr>
                <w:snapToGrid w:val="0"/>
              </w:rPr>
              <w:t>Tony Deddeh</w:t>
            </w:r>
          </w:p>
        </w:tc>
        <w:tc>
          <w:tcPr>
            <w:tcW w:w="2404" w:type="dxa"/>
          </w:tcPr>
          <w:p w14:paraId="2609558C" w14:textId="05D4171A" w:rsidR="00E25E9D" w:rsidRDefault="00E25E9D" w:rsidP="00E25E9D">
            <w:pPr>
              <w:rPr>
                <w:snapToGrid w:val="0"/>
              </w:rPr>
            </w:pPr>
            <w:r>
              <w:rPr>
                <w:snapToGrid w:val="0"/>
              </w:rPr>
              <w:t>Raul Rodriguez-Flores</w:t>
            </w:r>
          </w:p>
        </w:tc>
      </w:tr>
      <w:tr w:rsidR="00E25E9D" w:rsidRPr="00445B84" w14:paraId="7E0CECEC" w14:textId="77777777" w:rsidTr="00E25E9D">
        <w:tc>
          <w:tcPr>
            <w:tcW w:w="1129" w:type="dxa"/>
          </w:tcPr>
          <w:p w14:paraId="718508DA" w14:textId="4CABAC32" w:rsidR="00E25E9D" w:rsidRPr="00445B84" w:rsidRDefault="00E25E9D" w:rsidP="00E25E9D">
            <w:pPr>
              <w:jc w:val="center"/>
              <w:rPr>
                <w:snapToGrid w:val="0"/>
              </w:rPr>
            </w:pPr>
            <w:r>
              <w:rPr>
                <w:snapToGrid w:val="0"/>
              </w:rPr>
              <w:t>Rev4</w:t>
            </w:r>
          </w:p>
        </w:tc>
        <w:tc>
          <w:tcPr>
            <w:tcW w:w="1476" w:type="dxa"/>
          </w:tcPr>
          <w:p w14:paraId="17B181A4" w14:textId="62D93ED4" w:rsidR="00E25E9D" w:rsidRDefault="00E25E9D" w:rsidP="00E25E9D">
            <w:pPr>
              <w:jc w:val="center"/>
              <w:rPr>
                <w:snapToGrid w:val="0"/>
              </w:rPr>
            </w:pPr>
            <w:r>
              <w:rPr>
                <w:snapToGrid w:val="0"/>
              </w:rPr>
              <w:t>11/16/2020</w:t>
            </w:r>
          </w:p>
        </w:tc>
        <w:tc>
          <w:tcPr>
            <w:tcW w:w="3486" w:type="dxa"/>
          </w:tcPr>
          <w:p w14:paraId="30C7FB17" w14:textId="77777777" w:rsidR="00E25E9D" w:rsidRDefault="00E25E9D" w:rsidP="00E25E9D">
            <w:pPr>
              <w:rPr>
                <w:snapToGrid w:val="0"/>
              </w:rPr>
            </w:pPr>
            <w:r>
              <w:rPr>
                <w:snapToGrid w:val="0"/>
              </w:rPr>
              <w:t>UPV2 Feature Update</w:t>
            </w:r>
          </w:p>
          <w:p w14:paraId="0E78A366" w14:textId="0823A4EC" w:rsidR="00E25E9D" w:rsidRPr="00E25E9D" w:rsidRDefault="00E25E9D" w:rsidP="00E25E9D">
            <w:pPr>
              <w:pStyle w:val="ListParagraph"/>
              <w:numPr>
                <w:ilvl w:val="0"/>
                <w:numId w:val="111"/>
              </w:numPr>
              <w:rPr>
                <w:snapToGrid w:val="0"/>
              </w:rPr>
            </w:pPr>
            <w:r w:rsidRPr="00E25E9D">
              <w:rPr>
                <w:snapToGrid w:val="0"/>
              </w:rPr>
              <w:t>Functional requirements (updated)</w:t>
            </w:r>
          </w:p>
          <w:p w14:paraId="45212AFE" w14:textId="3CF03D4A" w:rsidR="00E25E9D" w:rsidRPr="00E25E9D" w:rsidRDefault="00E25E9D" w:rsidP="00E25E9D">
            <w:pPr>
              <w:pStyle w:val="ListParagraph"/>
              <w:numPr>
                <w:ilvl w:val="0"/>
                <w:numId w:val="111"/>
              </w:numPr>
              <w:rPr>
                <w:snapToGrid w:val="0"/>
              </w:rPr>
            </w:pPr>
            <w:r w:rsidRPr="00E25E9D">
              <w:rPr>
                <w:snapToGrid w:val="0"/>
              </w:rPr>
              <w:t>Logical Requirements (updated)</w:t>
            </w:r>
          </w:p>
          <w:p w14:paraId="247B1FD4" w14:textId="35E07CF2" w:rsidR="00E25E9D" w:rsidRPr="00E25E9D" w:rsidRDefault="00E25E9D" w:rsidP="00E25E9D">
            <w:pPr>
              <w:pStyle w:val="ListParagraph"/>
              <w:numPr>
                <w:ilvl w:val="0"/>
                <w:numId w:val="111"/>
              </w:numPr>
              <w:rPr>
                <w:snapToGrid w:val="0"/>
              </w:rPr>
            </w:pPr>
            <w:r w:rsidRPr="00E25E9D">
              <w:rPr>
                <w:snapToGrid w:val="0"/>
              </w:rPr>
              <w:t>HMI requirements (updated)</w:t>
            </w:r>
          </w:p>
          <w:p w14:paraId="0FC74088" w14:textId="768BAC4E" w:rsidR="00E25E9D" w:rsidRPr="00E25E9D" w:rsidRDefault="00E25E9D" w:rsidP="00E25E9D">
            <w:pPr>
              <w:pStyle w:val="ListParagraph"/>
              <w:numPr>
                <w:ilvl w:val="0"/>
                <w:numId w:val="111"/>
              </w:numPr>
              <w:rPr>
                <w:snapToGrid w:val="0"/>
              </w:rPr>
            </w:pPr>
            <w:r w:rsidRPr="00E25E9D">
              <w:rPr>
                <w:snapToGrid w:val="0"/>
              </w:rPr>
              <w:t>Feature Architecture (updated)</w:t>
            </w:r>
          </w:p>
        </w:tc>
        <w:tc>
          <w:tcPr>
            <w:tcW w:w="1701" w:type="dxa"/>
          </w:tcPr>
          <w:p w14:paraId="6A034D9D" w14:textId="46489414" w:rsidR="00E25E9D" w:rsidRDefault="00E25E9D" w:rsidP="00E25E9D">
            <w:pPr>
              <w:rPr>
                <w:snapToGrid w:val="0"/>
              </w:rPr>
            </w:pPr>
            <w:r>
              <w:rPr>
                <w:snapToGrid w:val="0"/>
              </w:rPr>
              <w:t>Tony Deddeh</w:t>
            </w:r>
          </w:p>
        </w:tc>
        <w:tc>
          <w:tcPr>
            <w:tcW w:w="2404" w:type="dxa"/>
          </w:tcPr>
          <w:p w14:paraId="1BC56052" w14:textId="6965AFD6" w:rsidR="00E25E9D" w:rsidRDefault="00E25E9D" w:rsidP="00E25E9D">
            <w:pPr>
              <w:rPr>
                <w:snapToGrid w:val="0"/>
              </w:rPr>
            </w:pPr>
            <w:r>
              <w:rPr>
                <w:snapToGrid w:val="0"/>
              </w:rPr>
              <w:t>Raul Rodriguez-Flores</w:t>
            </w:r>
          </w:p>
        </w:tc>
      </w:tr>
      <w:tr w:rsidR="00E25E9D" w:rsidRPr="00445B84" w14:paraId="2E46C6A7" w14:textId="77777777" w:rsidTr="00E25E9D">
        <w:tc>
          <w:tcPr>
            <w:tcW w:w="1129" w:type="dxa"/>
          </w:tcPr>
          <w:p w14:paraId="64224D39" w14:textId="0EEB52BF" w:rsidR="00E25E9D" w:rsidRPr="00445B84" w:rsidRDefault="00E25E9D" w:rsidP="00E25E9D">
            <w:pPr>
              <w:jc w:val="center"/>
              <w:rPr>
                <w:snapToGrid w:val="0"/>
              </w:rPr>
            </w:pPr>
            <w:r>
              <w:rPr>
                <w:snapToGrid w:val="0"/>
              </w:rPr>
              <w:t>Rev5</w:t>
            </w:r>
          </w:p>
        </w:tc>
        <w:tc>
          <w:tcPr>
            <w:tcW w:w="1476" w:type="dxa"/>
          </w:tcPr>
          <w:p w14:paraId="12F97C58" w14:textId="16F439AC" w:rsidR="00E25E9D" w:rsidRDefault="00B524D4" w:rsidP="00E25E9D">
            <w:pPr>
              <w:jc w:val="center"/>
              <w:rPr>
                <w:snapToGrid w:val="0"/>
              </w:rPr>
            </w:pPr>
            <w:r>
              <w:rPr>
                <w:snapToGrid w:val="0"/>
              </w:rPr>
              <w:t>11/17</w:t>
            </w:r>
            <w:r w:rsidR="00E25E9D">
              <w:rPr>
                <w:snapToGrid w:val="0"/>
              </w:rPr>
              <w:t>/2020</w:t>
            </w:r>
          </w:p>
        </w:tc>
        <w:tc>
          <w:tcPr>
            <w:tcW w:w="3486" w:type="dxa"/>
          </w:tcPr>
          <w:p w14:paraId="47AFFE3F" w14:textId="77777777" w:rsidR="00E25E9D" w:rsidRDefault="00E25E9D" w:rsidP="00E25E9D">
            <w:pPr>
              <w:rPr>
                <w:snapToGrid w:val="0"/>
              </w:rPr>
            </w:pPr>
            <w:r>
              <w:rPr>
                <w:snapToGrid w:val="0"/>
              </w:rPr>
              <w:t>UP</w:t>
            </w:r>
            <w:r w:rsidR="00B524D4">
              <w:rPr>
                <w:snapToGrid w:val="0"/>
              </w:rPr>
              <w:t xml:space="preserve">V2 Feature Specification </w:t>
            </w:r>
          </w:p>
          <w:p w14:paraId="08240062" w14:textId="03B2372A" w:rsidR="00B524D4" w:rsidRPr="00B524D4" w:rsidRDefault="00B524D4" w:rsidP="00B524D4">
            <w:pPr>
              <w:pStyle w:val="ListParagraph"/>
              <w:numPr>
                <w:ilvl w:val="0"/>
                <w:numId w:val="112"/>
              </w:numPr>
              <w:rPr>
                <w:snapToGrid w:val="0"/>
              </w:rPr>
            </w:pPr>
            <w:r>
              <w:rPr>
                <w:snapToGrid w:val="0"/>
              </w:rPr>
              <w:t>Logical Signals</w:t>
            </w:r>
          </w:p>
        </w:tc>
        <w:tc>
          <w:tcPr>
            <w:tcW w:w="1701" w:type="dxa"/>
          </w:tcPr>
          <w:p w14:paraId="682F5CDB" w14:textId="25C75A18" w:rsidR="00E25E9D" w:rsidRDefault="00E25E9D" w:rsidP="00E25E9D">
            <w:pPr>
              <w:rPr>
                <w:snapToGrid w:val="0"/>
              </w:rPr>
            </w:pPr>
            <w:r>
              <w:rPr>
                <w:snapToGrid w:val="0"/>
              </w:rPr>
              <w:t>Tony Deddeh</w:t>
            </w:r>
          </w:p>
        </w:tc>
        <w:tc>
          <w:tcPr>
            <w:tcW w:w="2404" w:type="dxa"/>
          </w:tcPr>
          <w:p w14:paraId="7C0A32AB" w14:textId="6BD819EA" w:rsidR="00E25E9D" w:rsidRDefault="00E25E9D" w:rsidP="00E25E9D">
            <w:pPr>
              <w:rPr>
                <w:snapToGrid w:val="0"/>
              </w:rPr>
            </w:pPr>
            <w:r>
              <w:rPr>
                <w:snapToGrid w:val="0"/>
              </w:rPr>
              <w:t>Raul Rodriguez-Flores</w:t>
            </w:r>
          </w:p>
        </w:tc>
      </w:tr>
      <w:tr w:rsidR="00B524D4" w:rsidRPr="00445B84" w14:paraId="2994FAED" w14:textId="77777777" w:rsidTr="00E25E9D">
        <w:tc>
          <w:tcPr>
            <w:tcW w:w="1129" w:type="dxa"/>
          </w:tcPr>
          <w:p w14:paraId="189BC6C4" w14:textId="172AF9E3" w:rsidR="00B524D4" w:rsidRDefault="00B524D4" w:rsidP="00B524D4">
            <w:pPr>
              <w:jc w:val="center"/>
              <w:rPr>
                <w:snapToGrid w:val="0"/>
              </w:rPr>
            </w:pPr>
            <w:r>
              <w:rPr>
                <w:snapToGrid w:val="0"/>
              </w:rPr>
              <w:t>Rev6</w:t>
            </w:r>
          </w:p>
        </w:tc>
        <w:tc>
          <w:tcPr>
            <w:tcW w:w="1476" w:type="dxa"/>
          </w:tcPr>
          <w:p w14:paraId="2B24FB6F" w14:textId="2032EA4B" w:rsidR="00B524D4" w:rsidRDefault="00B524D4" w:rsidP="00B524D4">
            <w:pPr>
              <w:jc w:val="center"/>
              <w:rPr>
                <w:snapToGrid w:val="0"/>
              </w:rPr>
            </w:pPr>
            <w:r>
              <w:rPr>
                <w:snapToGrid w:val="0"/>
              </w:rPr>
              <w:t>11/18/2020</w:t>
            </w:r>
          </w:p>
        </w:tc>
        <w:tc>
          <w:tcPr>
            <w:tcW w:w="3486" w:type="dxa"/>
          </w:tcPr>
          <w:p w14:paraId="4496DC47" w14:textId="77777777" w:rsidR="00B524D4" w:rsidRDefault="00B524D4" w:rsidP="00B524D4">
            <w:pPr>
              <w:rPr>
                <w:snapToGrid w:val="0"/>
              </w:rPr>
            </w:pPr>
            <w:r>
              <w:rPr>
                <w:snapToGrid w:val="0"/>
              </w:rPr>
              <w:t>UPV2 Feature Specification</w:t>
            </w:r>
          </w:p>
          <w:p w14:paraId="44CEADF0" w14:textId="205301B6" w:rsidR="00B524D4" w:rsidRPr="00B524D4" w:rsidRDefault="00B524D4" w:rsidP="00B524D4">
            <w:pPr>
              <w:pStyle w:val="ListParagraph"/>
              <w:numPr>
                <w:ilvl w:val="0"/>
                <w:numId w:val="112"/>
              </w:numPr>
              <w:rPr>
                <w:snapToGrid w:val="0"/>
              </w:rPr>
            </w:pPr>
            <w:r>
              <w:rPr>
                <w:snapToGrid w:val="0"/>
              </w:rPr>
              <w:t>Logical Parameters</w:t>
            </w:r>
          </w:p>
        </w:tc>
        <w:tc>
          <w:tcPr>
            <w:tcW w:w="1701" w:type="dxa"/>
          </w:tcPr>
          <w:p w14:paraId="47F39725" w14:textId="0A56EA75" w:rsidR="00B524D4" w:rsidRDefault="00B524D4" w:rsidP="00B524D4">
            <w:pPr>
              <w:rPr>
                <w:snapToGrid w:val="0"/>
              </w:rPr>
            </w:pPr>
            <w:r>
              <w:rPr>
                <w:snapToGrid w:val="0"/>
              </w:rPr>
              <w:t>Tony Deddeh</w:t>
            </w:r>
          </w:p>
        </w:tc>
        <w:tc>
          <w:tcPr>
            <w:tcW w:w="2404" w:type="dxa"/>
          </w:tcPr>
          <w:p w14:paraId="66FA40CE" w14:textId="436D410D" w:rsidR="00B524D4" w:rsidRDefault="00B524D4" w:rsidP="00B524D4">
            <w:pPr>
              <w:rPr>
                <w:snapToGrid w:val="0"/>
              </w:rPr>
            </w:pPr>
            <w:r>
              <w:rPr>
                <w:snapToGrid w:val="0"/>
              </w:rPr>
              <w:t>Raul Rodriguez-Flores</w:t>
            </w:r>
          </w:p>
        </w:tc>
      </w:tr>
      <w:tr w:rsidR="00B524D4" w:rsidRPr="00445B84" w14:paraId="60A80601" w14:textId="77777777" w:rsidTr="00E25E9D">
        <w:tc>
          <w:tcPr>
            <w:tcW w:w="1129" w:type="dxa"/>
          </w:tcPr>
          <w:p w14:paraId="24C745C7" w14:textId="4741743D" w:rsidR="00B524D4" w:rsidRDefault="00B524D4" w:rsidP="00B524D4">
            <w:pPr>
              <w:jc w:val="center"/>
              <w:rPr>
                <w:snapToGrid w:val="0"/>
              </w:rPr>
            </w:pPr>
            <w:r>
              <w:rPr>
                <w:snapToGrid w:val="0"/>
              </w:rPr>
              <w:t>Rev7</w:t>
            </w:r>
          </w:p>
        </w:tc>
        <w:tc>
          <w:tcPr>
            <w:tcW w:w="1476" w:type="dxa"/>
          </w:tcPr>
          <w:p w14:paraId="0BCC9712" w14:textId="7938A361" w:rsidR="00B524D4" w:rsidRDefault="00B524D4" w:rsidP="00B524D4">
            <w:pPr>
              <w:jc w:val="center"/>
              <w:rPr>
                <w:snapToGrid w:val="0"/>
              </w:rPr>
            </w:pPr>
            <w:r>
              <w:rPr>
                <w:snapToGrid w:val="0"/>
              </w:rPr>
              <w:t>11/19/2020</w:t>
            </w:r>
          </w:p>
        </w:tc>
        <w:tc>
          <w:tcPr>
            <w:tcW w:w="3486" w:type="dxa"/>
          </w:tcPr>
          <w:p w14:paraId="7CAEF674" w14:textId="77777777" w:rsidR="00B524D4" w:rsidRDefault="00B524D4" w:rsidP="00B524D4">
            <w:pPr>
              <w:rPr>
                <w:snapToGrid w:val="0"/>
              </w:rPr>
            </w:pPr>
            <w:r>
              <w:rPr>
                <w:snapToGrid w:val="0"/>
              </w:rPr>
              <w:t xml:space="preserve">UPV2 Feature Specification </w:t>
            </w:r>
          </w:p>
          <w:p w14:paraId="42CC54B9" w14:textId="185ACCEC" w:rsidR="00B524D4" w:rsidRDefault="00B524D4" w:rsidP="00B524D4">
            <w:pPr>
              <w:rPr>
                <w:snapToGrid w:val="0"/>
              </w:rPr>
            </w:pPr>
            <w:r>
              <w:rPr>
                <w:snapToGrid w:val="0"/>
              </w:rPr>
              <w:t>Pre-review</w:t>
            </w:r>
          </w:p>
        </w:tc>
        <w:tc>
          <w:tcPr>
            <w:tcW w:w="1701" w:type="dxa"/>
          </w:tcPr>
          <w:p w14:paraId="33DB061D" w14:textId="43797408" w:rsidR="00B524D4" w:rsidRDefault="00B524D4" w:rsidP="00B524D4">
            <w:pPr>
              <w:rPr>
                <w:snapToGrid w:val="0"/>
              </w:rPr>
            </w:pPr>
            <w:r>
              <w:rPr>
                <w:snapToGrid w:val="0"/>
              </w:rPr>
              <w:t>Tony Deddeh</w:t>
            </w:r>
          </w:p>
        </w:tc>
        <w:tc>
          <w:tcPr>
            <w:tcW w:w="2404" w:type="dxa"/>
          </w:tcPr>
          <w:p w14:paraId="74865642" w14:textId="2565267C" w:rsidR="00B524D4" w:rsidRDefault="00B524D4" w:rsidP="00B524D4">
            <w:pPr>
              <w:rPr>
                <w:snapToGrid w:val="0"/>
              </w:rPr>
            </w:pPr>
            <w:r>
              <w:rPr>
                <w:snapToGrid w:val="0"/>
              </w:rPr>
              <w:t>Raul Rodriguez-Flores</w:t>
            </w:r>
          </w:p>
        </w:tc>
      </w:tr>
      <w:tr w:rsidR="00B524D4" w:rsidRPr="00445B84" w14:paraId="311E4B4A" w14:textId="77777777" w:rsidTr="00E25E9D">
        <w:tc>
          <w:tcPr>
            <w:tcW w:w="1129" w:type="dxa"/>
          </w:tcPr>
          <w:p w14:paraId="5A272379" w14:textId="2911DF91" w:rsidR="00B524D4" w:rsidRDefault="00B524D4" w:rsidP="00B524D4">
            <w:pPr>
              <w:jc w:val="center"/>
              <w:rPr>
                <w:snapToGrid w:val="0"/>
              </w:rPr>
            </w:pPr>
            <w:r>
              <w:rPr>
                <w:snapToGrid w:val="0"/>
              </w:rPr>
              <w:t>Rev8</w:t>
            </w:r>
          </w:p>
        </w:tc>
        <w:tc>
          <w:tcPr>
            <w:tcW w:w="1476" w:type="dxa"/>
          </w:tcPr>
          <w:p w14:paraId="2A88B87E" w14:textId="4B8E6447" w:rsidR="00B524D4" w:rsidRDefault="00B524D4" w:rsidP="00B524D4">
            <w:pPr>
              <w:jc w:val="center"/>
              <w:rPr>
                <w:snapToGrid w:val="0"/>
              </w:rPr>
            </w:pPr>
            <w:r>
              <w:rPr>
                <w:snapToGrid w:val="0"/>
              </w:rPr>
              <w:t>11/20/2020</w:t>
            </w:r>
          </w:p>
        </w:tc>
        <w:tc>
          <w:tcPr>
            <w:tcW w:w="3486" w:type="dxa"/>
          </w:tcPr>
          <w:p w14:paraId="5A1A83F4" w14:textId="30A9C4BF" w:rsidR="00B524D4" w:rsidRDefault="00B524D4" w:rsidP="00B524D4">
            <w:pPr>
              <w:rPr>
                <w:snapToGrid w:val="0"/>
              </w:rPr>
            </w:pPr>
            <w:r>
              <w:rPr>
                <w:snapToGrid w:val="0"/>
              </w:rPr>
              <w:t>UPV2 Feature Specification Cascade</w:t>
            </w:r>
          </w:p>
        </w:tc>
        <w:tc>
          <w:tcPr>
            <w:tcW w:w="1701" w:type="dxa"/>
          </w:tcPr>
          <w:p w14:paraId="4644FABC" w14:textId="7BED9BC4" w:rsidR="00B524D4" w:rsidRDefault="00B524D4" w:rsidP="00B524D4">
            <w:pPr>
              <w:rPr>
                <w:snapToGrid w:val="0"/>
              </w:rPr>
            </w:pPr>
            <w:r>
              <w:rPr>
                <w:snapToGrid w:val="0"/>
              </w:rPr>
              <w:t>Tony Deddeh</w:t>
            </w:r>
          </w:p>
        </w:tc>
        <w:tc>
          <w:tcPr>
            <w:tcW w:w="2404" w:type="dxa"/>
          </w:tcPr>
          <w:p w14:paraId="5F53E8FE" w14:textId="657D99E0" w:rsidR="00B524D4" w:rsidRDefault="00B524D4" w:rsidP="00B524D4">
            <w:pPr>
              <w:rPr>
                <w:snapToGrid w:val="0"/>
              </w:rPr>
            </w:pPr>
            <w:r>
              <w:rPr>
                <w:snapToGrid w:val="0"/>
              </w:rPr>
              <w:t>Raul Rodriguez-Flores</w:t>
            </w:r>
          </w:p>
        </w:tc>
      </w:tr>
    </w:tbl>
    <w:p w14:paraId="11E122C9" w14:textId="77777777" w:rsidR="00AF3D6B" w:rsidRDefault="00AF3D6B" w:rsidP="00AF3D6B">
      <w:pPr>
        <w:pStyle w:val="BodyText"/>
        <w:ind w:right="142"/>
        <w:jc w:val="both"/>
        <w:rPr>
          <w:rFonts w:cs="Arial"/>
          <w:i/>
          <w:iCs/>
          <w:lang w:val="en-US"/>
        </w:rPr>
      </w:pPr>
    </w:p>
    <w:p w14:paraId="05002455" w14:textId="77777777" w:rsidR="00FD3369" w:rsidRDefault="00FD3369" w:rsidP="00FD3369">
      <w:pPr>
        <w:pStyle w:val="Heading2"/>
        <w:tabs>
          <w:tab w:val="left" w:pos="709"/>
        </w:tabs>
        <w:rPr>
          <w:vanish/>
        </w:rPr>
      </w:pPr>
      <w:r w:rsidRPr="00EB5501">
        <w:rPr>
          <w:vanish/>
        </w:rPr>
        <w:t>Template Revisions</w:t>
      </w:r>
      <w:bookmarkStart w:id="4613" w:name="_Toc426532436"/>
      <w:bookmarkStart w:id="4614" w:name="_Toc426532709"/>
      <w:bookmarkStart w:id="4615" w:name="_Toc426533131"/>
      <w:bookmarkStart w:id="4616" w:name="_Toc435447515"/>
      <w:bookmarkStart w:id="4617" w:name="_Toc447804071"/>
      <w:bookmarkStart w:id="4618" w:name="_Toc447808599"/>
      <w:bookmarkStart w:id="4619" w:name="_Toc447809816"/>
      <w:bookmarkStart w:id="4620" w:name="_Toc447809996"/>
      <w:bookmarkStart w:id="4621" w:name="_Toc447810076"/>
      <w:bookmarkStart w:id="4622" w:name="_Toc447811805"/>
      <w:bookmarkStart w:id="4623" w:name="_Toc447812310"/>
      <w:bookmarkStart w:id="4624" w:name="_Toc447814642"/>
      <w:bookmarkStart w:id="4625" w:name="_Toc455752887"/>
      <w:bookmarkStart w:id="4626" w:name="_Toc456339322"/>
      <w:bookmarkStart w:id="4627" w:name="_Toc456339881"/>
      <w:bookmarkStart w:id="4628" w:name="_Toc456339948"/>
      <w:bookmarkStart w:id="4629" w:name="_Toc456346221"/>
      <w:bookmarkStart w:id="4630" w:name="_Toc456346295"/>
      <w:bookmarkStart w:id="4631" w:name="_Toc460931930"/>
      <w:bookmarkStart w:id="4632" w:name="_Toc460937098"/>
      <w:bookmarkStart w:id="4633" w:name="_Toc462745565"/>
      <w:bookmarkStart w:id="4634" w:name="_Toc468818515"/>
      <w:bookmarkStart w:id="4635" w:name="_Toc468818627"/>
      <w:bookmarkStart w:id="4636" w:name="_Toc471214794"/>
      <w:bookmarkStart w:id="4637" w:name="_Toc471215984"/>
      <w:bookmarkStart w:id="4638" w:name="_Toc471490015"/>
      <w:bookmarkStart w:id="4639" w:name="_Toc472078038"/>
      <w:bookmarkStart w:id="4640" w:name="_Toc472080201"/>
      <w:bookmarkStart w:id="4641" w:name="_Toc473705070"/>
      <w:bookmarkStart w:id="4642" w:name="_Toc473705942"/>
      <w:bookmarkStart w:id="4643" w:name="_Toc481142967"/>
      <w:bookmarkStart w:id="4644" w:name="_Toc481143035"/>
      <w:bookmarkStart w:id="4645" w:name="_Toc519694345"/>
      <w:bookmarkStart w:id="4646" w:name="_Toc521185785"/>
      <w:bookmarkStart w:id="4647" w:name="_Toc521186683"/>
      <w:bookmarkStart w:id="4648" w:name="_Toc521201161"/>
      <w:bookmarkStart w:id="4649" w:name="_Toc521202115"/>
      <w:bookmarkStart w:id="4650" w:name="_Toc528756688"/>
      <w:bookmarkStart w:id="4651" w:name="_Toc528770721"/>
      <w:bookmarkStart w:id="4652" w:name="_Toc528770947"/>
      <w:bookmarkStart w:id="4653" w:name="_Toc531345406"/>
      <w:bookmarkStart w:id="4654" w:name="_Toc531347530"/>
      <w:bookmarkStart w:id="4655" w:name="_Toc531347763"/>
      <w:bookmarkStart w:id="4656" w:name="_Toc531348977"/>
      <w:bookmarkStart w:id="4657" w:name="_Toc531352648"/>
      <w:bookmarkStart w:id="4658" w:name="_Toc531353201"/>
      <w:bookmarkStart w:id="4659" w:name="_Toc531362207"/>
      <w:bookmarkStart w:id="4660" w:name="_Toc531597423"/>
      <w:bookmarkStart w:id="4661" w:name="_Toc531598508"/>
      <w:bookmarkStart w:id="4662" w:name="_Toc532396788"/>
      <w:bookmarkStart w:id="4663" w:name="_Toc532400066"/>
      <w:bookmarkStart w:id="4664" w:name="_Toc532400356"/>
      <w:bookmarkStart w:id="4665" w:name="_Toc532464576"/>
      <w:bookmarkStart w:id="4666" w:name="_Toc532464817"/>
      <w:bookmarkStart w:id="4667" w:name="_Toc534300674"/>
      <w:bookmarkStart w:id="4668" w:name="_Toc534300903"/>
      <w:bookmarkStart w:id="4669" w:name="_Toc534301131"/>
      <w:bookmarkStart w:id="4670" w:name="_Toc534301359"/>
      <w:bookmarkStart w:id="4671" w:name="_Toc534301712"/>
      <w:bookmarkStart w:id="4672" w:name="_Toc534373917"/>
      <w:bookmarkStart w:id="4673" w:name="_Toc535240595"/>
      <w:bookmarkStart w:id="4674" w:name="_Toc535241779"/>
      <w:bookmarkStart w:id="4675" w:name="_Toc535331364"/>
      <w:bookmarkStart w:id="4676" w:name="_Toc536800200"/>
      <w:bookmarkStart w:id="4677" w:name="_Toc536800433"/>
      <w:bookmarkStart w:id="4678" w:name="_Toc259968"/>
      <w:bookmarkStart w:id="4679" w:name="_Toc854442"/>
      <w:bookmarkStart w:id="4680" w:name="_Toc1554162"/>
      <w:bookmarkStart w:id="4681" w:name="_Toc23968278"/>
      <w:bookmarkStart w:id="4682" w:name="_Toc23968507"/>
      <w:bookmarkStart w:id="4683" w:name="_Toc26448677"/>
      <w:bookmarkStart w:id="4684" w:name="_Toc26884483"/>
      <w:bookmarkStart w:id="4685" w:name="_Toc26884793"/>
      <w:bookmarkStart w:id="4686" w:name="_Toc26885026"/>
      <w:bookmarkStart w:id="4687" w:name="_Toc26885261"/>
      <w:bookmarkStart w:id="4688" w:name="_Toc26885498"/>
      <w:bookmarkStart w:id="4689" w:name="_Toc26885737"/>
      <w:bookmarkStart w:id="4690" w:name="_Toc26885962"/>
      <w:bookmarkStart w:id="4691" w:name="_Toc26886168"/>
      <w:bookmarkStart w:id="4692" w:name="_Toc26886406"/>
      <w:bookmarkStart w:id="4693" w:name="_Toc26886737"/>
      <w:bookmarkStart w:id="4694" w:name="_Toc26887253"/>
      <w:bookmarkStart w:id="4695" w:name="_Toc34754557"/>
      <w:bookmarkStart w:id="4696" w:name="_Toc34840924"/>
      <w:bookmarkStart w:id="4697" w:name="_Toc34841496"/>
      <w:bookmarkStart w:id="4698" w:name="_Toc34910941"/>
      <w:bookmarkStart w:id="4699" w:name="_Toc34911310"/>
      <w:bookmarkStart w:id="4700" w:name="_Toc34913385"/>
      <w:bookmarkStart w:id="4701" w:name="_Toc34990521"/>
      <w:bookmarkStart w:id="4702" w:name="_Toc34999827"/>
      <w:bookmarkStart w:id="4703" w:name="_Toc35000965"/>
      <w:bookmarkStart w:id="4704" w:name="_Toc35001326"/>
      <w:bookmarkStart w:id="4705" w:name="_Toc35002643"/>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p>
    <w:p w14:paraId="717E83E7" w14:textId="77777777" w:rsidR="000B733F" w:rsidRPr="00A30716" w:rsidRDefault="000B733F" w:rsidP="000B733F">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1D972982" w14:textId="77777777" w:rsidR="000B733F" w:rsidRPr="000B733F" w:rsidRDefault="000B733F" w:rsidP="000B733F"/>
    <w:tbl>
      <w:tblPr>
        <w:tblStyle w:val="TableGrid"/>
        <w:tblW w:w="10235" w:type="dxa"/>
        <w:tblInd w:w="-34" w:type="dxa"/>
        <w:tblLayout w:type="fixed"/>
        <w:tblLook w:val="0000" w:firstRow="0" w:lastRow="0" w:firstColumn="0" w:lastColumn="0" w:noHBand="0" w:noVBand="0"/>
      </w:tblPr>
      <w:tblGrid>
        <w:gridCol w:w="1135"/>
        <w:gridCol w:w="850"/>
        <w:gridCol w:w="993"/>
        <w:gridCol w:w="5669"/>
        <w:gridCol w:w="1588"/>
      </w:tblGrid>
      <w:tr w:rsidR="00FD3369" w:rsidRPr="00445B84" w14:paraId="04BE6706" w14:textId="77777777" w:rsidTr="00DA36C0">
        <w:trPr>
          <w:hidden/>
        </w:trPr>
        <w:tc>
          <w:tcPr>
            <w:tcW w:w="1135" w:type="dxa"/>
            <w:shd w:val="clear" w:color="auto" w:fill="D9D9D9" w:themeFill="background1" w:themeFillShade="D9"/>
          </w:tcPr>
          <w:p w14:paraId="4B202BFB" w14:textId="77777777" w:rsidR="00FD3369" w:rsidRPr="00445B84" w:rsidRDefault="00FD3369" w:rsidP="00C3458F">
            <w:pPr>
              <w:pStyle w:val="Caption"/>
              <w:rPr>
                <w:vanish/>
                <w:lang w:val="en-GB"/>
              </w:rPr>
            </w:pPr>
            <w:r w:rsidRPr="00445B84">
              <w:rPr>
                <w:vanish/>
                <w:lang w:val="en-GB"/>
              </w:rPr>
              <w:t>Version</w:t>
            </w:r>
          </w:p>
        </w:tc>
        <w:tc>
          <w:tcPr>
            <w:tcW w:w="850" w:type="dxa"/>
            <w:shd w:val="clear" w:color="auto" w:fill="D9D9D9" w:themeFill="background1" w:themeFillShade="D9"/>
          </w:tcPr>
          <w:p w14:paraId="2C44082A" w14:textId="77777777" w:rsidR="00FD3369" w:rsidRPr="00445B84" w:rsidRDefault="00FD3369" w:rsidP="00C3458F">
            <w:pPr>
              <w:pStyle w:val="Caption"/>
              <w:rPr>
                <w:vanish/>
                <w:lang w:val="en-GB"/>
              </w:rPr>
            </w:pPr>
            <w:r w:rsidRPr="00445B84">
              <w:rPr>
                <w:vanish/>
                <w:lang w:val="en-GB"/>
              </w:rPr>
              <w:t>Rev.</w:t>
            </w:r>
          </w:p>
          <w:p w14:paraId="48F9EDC7" w14:textId="77777777" w:rsidR="00FD3369" w:rsidRPr="00445B84" w:rsidRDefault="00FD3369" w:rsidP="00C3458F">
            <w:pPr>
              <w:jc w:val="center"/>
              <w:rPr>
                <w:vanish/>
              </w:rPr>
            </w:pPr>
          </w:p>
        </w:tc>
        <w:tc>
          <w:tcPr>
            <w:tcW w:w="993" w:type="dxa"/>
            <w:shd w:val="clear" w:color="auto" w:fill="D9D9D9" w:themeFill="background1" w:themeFillShade="D9"/>
          </w:tcPr>
          <w:p w14:paraId="3723BFD0" w14:textId="77777777" w:rsidR="00FD3369" w:rsidRPr="00445B84" w:rsidRDefault="00FD3369" w:rsidP="00C3458F">
            <w:pPr>
              <w:pStyle w:val="Caption"/>
              <w:rPr>
                <w:vanish/>
                <w:lang w:val="en-GB"/>
              </w:rPr>
            </w:pPr>
            <w:r w:rsidRPr="00445B84">
              <w:rPr>
                <w:vanish/>
                <w:lang w:val="en-GB"/>
              </w:rPr>
              <w:t>Date</w:t>
            </w:r>
          </w:p>
        </w:tc>
        <w:tc>
          <w:tcPr>
            <w:tcW w:w="5669" w:type="dxa"/>
            <w:shd w:val="clear" w:color="auto" w:fill="D9D9D9" w:themeFill="background1" w:themeFillShade="D9"/>
          </w:tcPr>
          <w:p w14:paraId="71826434" w14:textId="77777777" w:rsidR="00FD3369" w:rsidRPr="00445B84" w:rsidRDefault="00FD3369" w:rsidP="00C3458F">
            <w:pPr>
              <w:pStyle w:val="Caption"/>
              <w:rPr>
                <w:vanish/>
                <w:lang w:val="en-GB"/>
              </w:rPr>
            </w:pPr>
            <w:r w:rsidRPr="00445B84">
              <w:rPr>
                <w:vanish/>
                <w:lang w:val="en-GB"/>
              </w:rPr>
              <w:t>Description</w:t>
            </w:r>
          </w:p>
        </w:tc>
        <w:tc>
          <w:tcPr>
            <w:tcW w:w="1588" w:type="dxa"/>
            <w:shd w:val="clear" w:color="auto" w:fill="D9D9D9" w:themeFill="background1" w:themeFillShade="D9"/>
          </w:tcPr>
          <w:p w14:paraId="324B1055" w14:textId="77777777" w:rsidR="00FD3369" w:rsidRPr="00445B84" w:rsidRDefault="00FD3369" w:rsidP="00C3458F">
            <w:pPr>
              <w:pStyle w:val="Caption"/>
              <w:rPr>
                <w:vanish/>
                <w:lang w:val="en-GB"/>
              </w:rPr>
            </w:pPr>
            <w:r w:rsidRPr="00445B84">
              <w:rPr>
                <w:vanish/>
                <w:lang w:val="en-GB"/>
              </w:rPr>
              <w:t>Responsible</w:t>
            </w:r>
          </w:p>
        </w:tc>
      </w:tr>
      <w:tr w:rsidR="00D4159B" w:rsidRPr="00445B84" w14:paraId="3FCB90D5" w14:textId="77777777" w:rsidTr="00DA36C0">
        <w:trPr>
          <w:hidden/>
        </w:trPr>
        <w:tc>
          <w:tcPr>
            <w:tcW w:w="1135" w:type="dxa"/>
          </w:tcPr>
          <w:p w14:paraId="1782F200" w14:textId="77777777" w:rsidR="00D4159B" w:rsidRPr="00445B84" w:rsidRDefault="00D4159B" w:rsidP="00C3458F">
            <w:pPr>
              <w:jc w:val="center"/>
              <w:rPr>
                <w:snapToGrid w:val="0"/>
                <w:vanish/>
              </w:rPr>
            </w:pPr>
            <w:r w:rsidRPr="00445B84">
              <w:rPr>
                <w:snapToGrid w:val="0"/>
                <w:vanish/>
              </w:rPr>
              <w:t>1</w:t>
            </w:r>
          </w:p>
        </w:tc>
        <w:tc>
          <w:tcPr>
            <w:tcW w:w="850" w:type="dxa"/>
          </w:tcPr>
          <w:p w14:paraId="158AB2E8" w14:textId="77777777" w:rsidR="00D4159B" w:rsidRPr="00445B84" w:rsidRDefault="00D4159B" w:rsidP="00C3458F">
            <w:pPr>
              <w:jc w:val="center"/>
              <w:rPr>
                <w:snapToGrid w:val="0"/>
                <w:vanish/>
              </w:rPr>
            </w:pPr>
            <w:r w:rsidRPr="00445B84">
              <w:rPr>
                <w:snapToGrid w:val="0"/>
                <w:vanish/>
              </w:rPr>
              <w:t>0</w:t>
            </w:r>
          </w:p>
        </w:tc>
        <w:tc>
          <w:tcPr>
            <w:tcW w:w="993" w:type="dxa"/>
          </w:tcPr>
          <w:p w14:paraId="04FE3E02" w14:textId="77777777" w:rsidR="00D4159B" w:rsidRPr="00445B84" w:rsidRDefault="00D4159B" w:rsidP="00D4159B">
            <w:pPr>
              <w:jc w:val="center"/>
              <w:rPr>
                <w:snapToGrid w:val="0"/>
                <w:vanish/>
              </w:rPr>
            </w:pPr>
            <w:r w:rsidRPr="00445B84">
              <w:rPr>
                <w:snapToGrid w:val="0"/>
                <w:vanish/>
              </w:rPr>
              <w:t>2016-04-07</w:t>
            </w:r>
          </w:p>
        </w:tc>
        <w:tc>
          <w:tcPr>
            <w:tcW w:w="5669" w:type="dxa"/>
          </w:tcPr>
          <w:p w14:paraId="289D9065" w14:textId="77777777" w:rsidR="00D4159B" w:rsidRPr="00445B84" w:rsidRDefault="00D4159B" w:rsidP="00B33D24">
            <w:pPr>
              <w:pStyle w:val="Header"/>
              <w:numPr>
                <w:ilvl w:val="0"/>
                <w:numId w:val="10"/>
              </w:numPr>
              <w:ind w:left="458"/>
              <w:rPr>
                <w:rFonts w:cs="Arial"/>
                <w:snapToGrid w:val="0"/>
                <w:vanish/>
              </w:rPr>
            </w:pPr>
            <w:r w:rsidRPr="00445B84">
              <w:rPr>
                <w:snapToGrid w:val="0"/>
                <w:vanish/>
              </w:rPr>
              <w:t>Initial version based on FDS v1.2 and Feature Doc 1.5 structure</w:t>
            </w:r>
          </w:p>
        </w:tc>
        <w:tc>
          <w:tcPr>
            <w:tcW w:w="1588" w:type="dxa"/>
          </w:tcPr>
          <w:p w14:paraId="3FB938F9" w14:textId="77777777" w:rsidR="00D4159B" w:rsidRPr="00445B84" w:rsidRDefault="00D4159B" w:rsidP="00C3458F">
            <w:pPr>
              <w:rPr>
                <w:snapToGrid w:val="0"/>
                <w:vanish/>
              </w:rPr>
            </w:pPr>
            <w:r w:rsidRPr="00445B84">
              <w:rPr>
                <w:snapToGrid w:val="0"/>
                <w:vanish/>
              </w:rPr>
              <w:t>Jbaden1</w:t>
            </w:r>
          </w:p>
        </w:tc>
      </w:tr>
      <w:tr w:rsidR="00F344AF" w:rsidRPr="00445B84" w14:paraId="20A5844C" w14:textId="77777777" w:rsidTr="00DA36C0">
        <w:trPr>
          <w:hidden/>
        </w:trPr>
        <w:tc>
          <w:tcPr>
            <w:tcW w:w="1135" w:type="dxa"/>
          </w:tcPr>
          <w:p w14:paraId="7F801630" w14:textId="77777777" w:rsidR="00F344AF" w:rsidRPr="00445B84" w:rsidRDefault="00F344AF" w:rsidP="00C3458F">
            <w:pPr>
              <w:jc w:val="center"/>
              <w:rPr>
                <w:snapToGrid w:val="0"/>
                <w:vanish/>
              </w:rPr>
            </w:pPr>
            <w:r w:rsidRPr="00445B84">
              <w:rPr>
                <w:snapToGrid w:val="0"/>
                <w:vanish/>
              </w:rPr>
              <w:lastRenderedPageBreak/>
              <w:t>1</w:t>
            </w:r>
          </w:p>
        </w:tc>
        <w:tc>
          <w:tcPr>
            <w:tcW w:w="850" w:type="dxa"/>
          </w:tcPr>
          <w:p w14:paraId="6FE03555" w14:textId="77777777" w:rsidR="00F344AF" w:rsidRPr="00445B84" w:rsidRDefault="00F344AF" w:rsidP="00C3458F">
            <w:pPr>
              <w:jc w:val="center"/>
              <w:rPr>
                <w:snapToGrid w:val="0"/>
                <w:vanish/>
              </w:rPr>
            </w:pPr>
            <w:r w:rsidRPr="00445B84">
              <w:rPr>
                <w:snapToGrid w:val="0"/>
                <w:vanish/>
              </w:rPr>
              <w:t>1</w:t>
            </w:r>
          </w:p>
        </w:tc>
        <w:tc>
          <w:tcPr>
            <w:tcW w:w="993" w:type="dxa"/>
          </w:tcPr>
          <w:p w14:paraId="076AEE80" w14:textId="77777777" w:rsidR="00F344AF" w:rsidRPr="00445B84" w:rsidRDefault="00F344AF" w:rsidP="00F344AF">
            <w:pPr>
              <w:jc w:val="center"/>
              <w:rPr>
                <w:snapToGrid w:val="0"/>
                <w:vanish/>
              </w:rPr>
            </w:pPr>
            <w:r w:rsidRPr="00445B84">
              <w:rPr>
                <w:snapToGrid w:val="0"/>
                <w:vanish/>
              </w:rPr>
              <w:t>2016-05-10</w:t>
            </w:r>
          </w:p>
        </w:tc>
        <w:tc>
          <w:tcPr>
            <w:tcW w:w="5669" w:type="dxa"/>
          </w:tcPr>
          <w:p w14:paraId="2C4C5847" w14:textId="77777777" w:rsidR="00F344AF" w:rsidRPr="00445B84" w:rsidRDefault="00F344AF" w:rsidP="00B33D24">
            <w:pPr>
              <w:pStyle w:val="Header"/>
              <w:numPr>
                <w:ilvl w:val="0"/>
                <w:numId w:val="10"/>
              </w:numPr>
              <w:ind w:left="458"/>
              <w:rPr>
                <w:snapToGrid w:val="0"/>
                <w:vanish/>
              </w:rPr>
            </w:pPr>
            <w:r w:rsidRPr="00445B84">
              <w:rPr>
                <w:snapToGrid w:val="0"/>
                <w:vanish/>
              </w:rPr>
              <w:t>Minor rewording in ch. 1.1</w:t>
            </w:r>
          </w:p>
          <w:p w14:paraId="07E362FB" w14:textId="77777777" w:rsidR="00F344AF" w:rsidRPr="00445B84" w:rsidRDefault="00F344AF" w:rsidP="00B33D24">
            <w:pPr>
              <w:pStyle w:val="Header"/>
              <w:numPr>
                <w:ilvl w:val="0"/>
                <w:numId w:val="10"/>
              </w:numPr>
              <w:ind w:left="458"/>
              <w:rPr>
                <w:snapToGrid w:val="0"/>
                <w:vanish/>
              </w:rPr>
            </w:pPr>
            <w:r w:rsidRPr="00445B84">
              <w:rPr>
                <w:snapToGrid w:val="0"/>
                <w:vanish/>
              </w:rPr>
              <w:t>Cleanup of document properties</w:t>
            </w:r>
          </w:p>
        </w:tc>
        <w:tc>
          <w:tcPr>
            <w:tcW w:w="1588" w:type="dxa"/>
          </w:tcPr>
          <w:p w14:paraId="3958D9BA" w14:textId="77777777" w:rsidR="00F344AF" w:rsidRPr="00445B84" w:rsidRDefault="00F344AF" w:rsidP="00C3458F">
            <w:pPr>
              <w:rPr>
                <w:snapToGrid w:val="0"/>
                <w:vanish/>
              </w:rPr>
            </w:pPr>
            <w:r w:rsidRPr="00445B84">
              <w:rPr>
                <w:snapToGrid w:val="0"/>
                <w:vanish/>
              </w:rPr>
              <w:t>Jbaden1</w:t>
            </w:r>
          </w:p>
        </w:tc>
      </w:tr>
      <w:tr w:rsidR="006D1A19" w:rsidRPr="00445B84" w14:paraId="204EEBA6" w14:textId="77777777" w:rsidTr="00DA36C0">
        <w:trPr>
          <w:hidden/>
        </w:trPr>
        <w:tc>
          <w:tcPr>
            <w:tcW w:w="1135" w:type="dxa"/>
          </w:tcPr>
          <w:p w14:paraId="08D11547" w14:textId="77777777" w:rsidR="006D1A19" w:rsidRPr="00445B84" w:rsidRDefault="006D1A19" w:rsidP="006D1A19">
            <w:pPr>
              <w:jc w:val="center"/>
              <w:rPr>
                <w:snapToGrid w:val="0"/>
                <w:vanish/>
              </w:rPr>
            </w:pPr>
            <w:r w:rsidRPr="00445B84">
              <w:rPr>
                <w:snapToGrid w:val="0"/>
                <w:vanish/>
              </w:rPr>
              <w:t>1</w:t>
            </w:r>
          </w:p>
        </w:tc>
        <w:tc>
          <w:tcPr>
            <w:tcW w:w="850" w:type="dxa"/>
          </w:tcPr>
          <w:p w14:paraId="582A0B13" w14:textId="77777777" w:rsidR="006D1A19" w:rsidRPr="00445B84" w:rsidRDefault="006D1A19" w:rsidP="00C3458F">
            <w:pPr>
              <w:jc w:val="center"/>
              <w:rPr>
                <w:snapToGrid w:val="0"/>
                <w:vanish/>
              </w:rPr>
            </w:pPr>
            <w:r w:rsidRPr="00445B84">
              <w:rPr>
                <w:snapToGrid w:val="0"/>
                <w:vanish/>
              </w:rPr>
              <w:t>2</w:t>
            </w:r>
          </w:p>
        </w:tc>
        <w:tc>
          <w:tcPr>
            <w:tcW w:w="993" w:type="dxa"/>
          </w:tcPr>
          <w:p w14:paraId="5FF7C047" w14:textId="77777777" w:rsidR="006D1A19" w:rsidRPr="00445B84" w:rsidRDefault="006D1A19" w:rsidP="006D1A19">
            <w:pPr>
              <w:jc w:val="center"/>
              <w:rPr>
                <w:snapToGrid w:val="0"/>
                <w:vanish/>
              </w:rPr>
            </w:pPr>
            <w:r w:rsidRPr="00445B84">
              <w:rPr>
                <w:snapToGrid w:val="0"/>
                <w:vanish/>
              </w:rPr>
              <w:t>2016-06-16</w:t>
            </w:r>
          </w:p>
        </w:tc>
        <w:tc>
          <w:tcPr>
            <w:tcW w:w="5669" w:type="dxa"/>
          </w:tcPr>
          <w:p w14:paraId="3E983E9B" w14:textId="77777777" w:rsidR="006D1A19" w:rsidRPr="00445B84" w:rsidRDefault="006D1A19" w:rsidP="00B33D24">
            <w:pPr>
              <w:pStyle w:val="Header"/>
              <w:numPr>
                <w:ilvl w:val="0"/>
                <w:numId w:val="10"/>
              </w:numPr>
              <w:ind w:left="458"/>
              <w:rPr>
                <w:snapToGrid w:val="0"/>
                <w:vanish/>
              </w:rPr>
            </w:pPr>
            <w:r w:rsidRPr="00445B84">
              <w:rPr>
                <w:snapToGrid w:val="0"/>
                <w:vanish/>
              </w:rPr>
              <w:t>Lessons learned from pilots incorporated into feature and function decomposition part.</w:t>
            </w:r>
          </w:p>
        </w:tc>
        <w:tc>
          <w:tcPr>
            <w:tcW w:w="1588" w:type="dxa"/>
          </w:tcPr>
          <w:p w14:paraId="71A69FD7" w14:textId="77777777" w:rsidR="006D1A19" w:rsidRPr="00445B84" w:rsidRDefault="006D1A19" w:rsidP="00C3458F">
            <w:pPr>
              <w:rPr>
                <w:snapToGrid w:val="0"/>
                <w:vanish/>
              </w:rPr>
            </w:pPr>
            <w:r w:rsidRPr="00445B84">
              <w:rPr>
                <w:snapToGrid w:val="0"/>
                <w:vanish/>
              </w:rPr>
              <w:t>Jbaden1</w:t>
            </w:r>
          </w:p>
        </w:tc>
      </w:tr>
      <w:tr w:rsidR="00CC1C46" w:rsidRPr="00445B84" w14:paraId="18A0687F" w14:textId="77777777" w:rsidTr="00DA36C0">
        <w:trPr>
          <w:hidden/>
        </w:trPr>
        <w:tc>
          <w:tcPr>
            <w:tcW w:w="1135" w:type="dxa"/>
          </w:tcPr>
          <w:p w14:paraId="0EB3128E" w14:textId="77777777" w:rsidR="00CC1C46" w:rsidRPr="00445B84" w:rsidRDefault="00CC1C46" w:rsidP="006D1A19">
            <w:pPr>
              <w:jc w:val="center"/>
              <w:rPr>
                <w:snapToGrid w:val="0"/>
                <w:vanish/>
              </w:rPr>
            </w:pPr>
            <w:r w:rsidRPr="00445B84">
              <w:rPr>
                <w:snapToGrid w:val="0"/>
                <w:vanish/>
              </w:rPr>
              <w:t>1</w:t>
            </w:r>
          </w:p>
        </w:tc>
        <w:tc>
          <w:tcPr>
            <w:tcW w:w="850" w:type="dxa"/>
          </w:tcPr>
          <w:p w14:paraId="06DB7D7F" w14:textId="77777777" w:rsidR="00CC1C46" w:rsidRPr="00445B84" w:rsidRDefault="00CC1C46" w:rsidP="00C3458F">
            <w:pPr>
              <w:jc w:val="center"/>
              <w:rPr>
                <w:snapToGrid w:val="0"/>
                <w:vanish/>
              </w:rPr>
            </w:pPr>
            <w:r w:rsidRPr="00445B84">
              <w:rPr>
                <w:snapToGrid w:val="0"/>
                <w:vanish/>
              </w:rPr>
              <w:t>3</w:t>
            </w:r>
          </w:p>
        </w:tc>
        <w:tc>
          <w:tcPr>
            <w:tcW w:w="993" w:type="dxa"/>
          </w:tcPr>
          <w:p w14:paraId="2D6A358C" w14:textId="77777777" w:rsidR="00CC1C46" w:rsidRPr="00445B84" w:rsidRDefault="00CC1C46" w:rsidP="00CC1C46">
            <w:pPr>
              <w:jc w:val="center"/>
              <w:rPr>
                <w:snapToGrid w:val="0"/>
                <w:vanish/>
              </w:rPr>
            </w:pPr>
            <w:r w:rsidRPr="00445B84">
              <w:rPr>
                <w:snapToGrid w:val="0"/>
                <w:vanish/>
              </w:rPr>
              <w:t>2016-07-08</w:t>
            </w:r>
          </w:p>
        </w:tc>
        <w:tc>
          <w:tcPr>
            <w:tcW w:w="5669" w:type="dxa"/>
          </w:tcPr>
          <w:p w14:paraId="5E950F7A" w14:textId="77777777" w:rsidR="00CC1C46" w:rsidRPr="00445B84" w:rsidRDefault="00CC1C46" w:rsidP="00B33D24">
            <w:pPr>
              <w:pStyle w:val="Header"/>
              <w:numPr>
                <w:ilvl w:val="0"/>
                <w:numId w:val="10"/>
              </w:numPr>
              <w:ind w:left="458"/>
              <w:rPr>
                <w:snapToGrid w:val="0"/>
                <w:vanish/>
              </w:rPr>
            </w:pPr>
            <w:r w:rsidRPr="00445B84">
              <w:rPr>
                <w:snapToGrid w:val="0"/>
                <w:vanish/>
              </w:rPr>
              <w:t>Template version added to footer.</w:t>
            </w:r>
          </w:p>
        </w:tc>
        <w:tc>
          <w:tcPr>
            <w:tcW w:w="1588" w:type="dxa"/>
          </w:tcPr>
          <w:p w14:paraId="177FB070" w14:textId="77777777" w:rsidR="00CC1C46" w:rsidRPr="00445B84" w:rsidRDefault="00CC1C46" w:rsidP="00C3458F">
            <w:pPr>
              <w:rPr>
                <w:snapToGrid w:val="0"/>
                <w:vanish/>
              </w:rPr>
            </w:pPr>
            <w:r w:rsidRPr="00445B84">
              <w:rPr>
                <w:snapToGrid w:val="0"/>
                <w:vanish/>
              </w:rPr>
              <w:t>Jbaden1</w:t>
            </w:r>
          </w:p>
        </w:tc>
      </w:tr>
      <w:tr w:rsidR="009C247A" w:rsidRPr="00445B84" w14:paraId="5179E99E" w14:textId="77777777" w:rsidTr="00DA36C0">
        <w:trPr>
          <w:hidden/>
        </w:trPr>
        <w:tc>
          <w:tcPr>
            <w:tcW w:w="1135" w:type="dxa"/>
          </w:tcPr>
          <w:p w14:paraId="5CD57F44" w14:textId="77777777" w:rsidR="009C247A" w:rsidRPr="00445B84" w:rsidRDefault="009C247A" w:rsidP="006D1A19">
            <w:pPr>
              <w:jc w:val="center"/>
              <w:rPr>
                <w:snapToGrid w:val="0"/>
                <w:vanish/>
              </w:rPr>
            </w:pPr>
            <w:r w:rsidRPr="00445B84">
              <w:rPr>
                <w:snapToGrid w:val="0"/>
                <w:vanish/>
              </w:rPr>
              <w:t>2</w:t>
            </w:r>
          </w:p>
        </w:tc>
        <w:tc>
          <w:tcPr>
            <w:tcW w:w="850" w:type="dxa"/>
          </w:tcPr>
          <w:p w14:paraId="05803736" w14:textId="77777777" w:rsidR="009C247A" w:rsidRPr="00445B84" w:rsidRDefault="009C247A" w:rsidP="00C3458F">
            <w:pPr>
              <w:jc w:val="center"/>
              <w:rPr>
                <w:snapToGrid w:val="0"/>
                <w:vanish/>
              </w:rPr>
            </w:pPr>
            <w:r w:rsidRPr="00445B84">
              <w:rPr>
                <w:snapToGrid w:val="0"/>
                <w:vanish/>
              </w:rPr>
              <w:t>0</w:t>
            </w:r>
          </w:p>
        </w:tc>
        <w:tc>
          <w:tcPr>
            <w:tcW w:w="993" w:type="dxa"/>
          </w:tcPr>
          <w:p w14:paraId="22D2CE7D" w14:textId="77777777" w:rsidR="009C247A" w:rsidRPr="00445B84" w:rsidRDefault="009C247A" w:rsidP="009C247A">
            <w:pPr>
              <w:jc w:val="center"/>
              <w:rPr>
                <w:snapToGrid w:val="0"/>
                <w:vanish/>
              </w:rPr>
            </w:pPr>
            <w:r w:rsidRPr="00445B84">
              <w:rPr>
                <w:snapToGrid w:val="0"/>
                <w:vanish/>
              </w:rPr>
              <w:t>2016-07-15</w:t>
            </w:r>
          </w:p>
        </w:tc>
        <w:tc>
          <w:tcPr>
            <w:tcW w:w="5669" w:type="dxa"/>
          </w:tcPr>
          <w:p w14:paraId="0C4849E9" w14:textId="77777777" w:rsidR="009C247A" w:rsidRPr="00445B84" w:rsidRDefault="009C247A" w:rsidP="00B33D24">
            <w:pPr>
              <w:pStyle w:val="Header"/>
              <w:numPr>
                <w:ilvl w:val="0"/>
                <w:numId w:val="10"/>
              </w:numPr>
              <w:ind w:left="458"/>
              <w:rPr>
                <w:snapToGrid w:val="0"/>
                <w:vanish/>
              </w:rPr>
            </w:pPr>
            <w:r w:rsidRPr="00445B84">
              <w:rPr>
                <w:snapToGrid w:val="0"/>
                <w:vanish/>
              </w:rPr>
              <w:t>Template updated according to latest Feature, Function and Platform Specification Templates</w:t>
            </w:r>
          </w:p>
          <w:p w14:paraId="4C482179" w14:textId="77777777" w:rsidR="00473CE2" w:rsidRPr="00445B84" w:rsidRDefault="00473CE2" w:rsidP="00B33D24">
            <w:pPr>
              <w:pStyle w:val="Header"/>
              <w:numPr>
                <w:ilvl w:val="0"/>
                <w:numId w:val="10"/>
              </w:numPr>
              <w:ind w:left="458"/>
              <w:rPr>
                <w:snapToGrid w:val="0"/>
                <w:vanish/>
              </w:rPr>
            </w:pPr>
            <w:r w:rsidRPr="00445B84">
              <w:rPr>
                <w:snapToGrid w:val="0"/>
                <w:vanish/>
              </w:rPr>
              <w:t>RE_SafetyRequirement style added</w:t>
            </w:r>
          </w:p>
        </w:tc>
        <w:tc>
          <w:tcPr>
            <w:tcW w:w="1588" w:type="dxa"/>
          </w:tcPr>
          <w:p w14:paraId="0638F0C8" w14:textId="77777777" w:rsidR="009C247A" w:rsidRPr="00445B84" w:rsidRDefault="009C247A" w:rsidP="00C3458F">
            <w:pPr>
              <w:rPr>
                <w:snapToGrid w:val="0"/>
                <w:vanish/>
              </w:rPr>
            </w:pPr>
            <w:r w:rsidRPr="00445B84">
              <w:rPr>
                <w:snapToGrid w:val="0"/>
                <w:vanish/>
              </w:rPr>
              <w:t>Jbaden1</w:t>
            </w:r>
          </w:p>
        </w:tc>
      </w:tr>
      <w:tr w:rsidR="00D57FA0" w:rsidRPr="00445B84" w14:paraId="5C29BA65" w14:textId="77777777" w:rsidTr="00DA36C0">
        <w:trPr>
          <w:hidden/>
        </w:trPr>
        <w:tc>
          <w:tcPr>
            <w:tcW w:w="1135" w:type="dxa"/>
          </w:tcPr>
          <w:p w14:paraId="4D043EBF" w14:textId="77777777" w:rsidR="00D57FA0" w:rsidRPr="00445B84" w:rsidRDefault="00D57FA0" w:rsidP="00D57FA0">
            <w:pPr>
              <w:jc w:val="center"/>
              <w:rPr>
                <w:snapToGrid w:val="0"/>
                <w:vanish/>
              </w:rPr>
            </w:pPr>
            <w:r w:rsidRPr="00445B84">
              <w:rPr>
                <w:snapToGrid w:val="0"/>
                <w:vanish/>
              </w:rPr>
              <w:t>3</w:t>
            </w:r>
          </w:p>
        </w:tc>
        <w:tc>
          <w:tcPr>
            <w:tcW w:w="850" w:type="dxa"/>
          </w:tcPr>
          <w:p w14:paraId="36E7F1E4" w14:textId="77777777" w:rsidR="00D57FA0" w:rsidRPr="00445B84" w:rsidRDefault="00D57FA0" w:rsidP="00C3458F">
            <w:pPr>
              <w:jc w:val="center"/>
              <w:rPr>
                <w:snapToGrid w:val="0"/>
                <w:vanish/>
              </w:rPr>
            </w:pPr>
            <w:r w:rsidRPr="00445B84">
              <w:rPr>
                <w:snapToGrid w:val="0"/>
                <w:vanish/>
              </w:rPr>
              <w:t>0</w:t>
            </w:r>
          </w:p>
        </w:tc>
        <w:tc>
          <w:tcPr>
            <w:tcW w:w="993" w:type="dxa"/>
          </w:tcPr>
          <w:p w14:paraId="7B377CC2" w14:textId="77777777" w:rsidR="00D57FA0" w:rsidRPr="00445B84" w:rsidRDefault="00D57FA0" w:rsidP="009C247A">
            <w:pPr>
              <w:jc w:val="center"/>
              <w:rPr>
                <w:snapToGrid w:val="0"/>
                <w:vanish/>
              </w:rPr>
            </w:pPr>
            <w:r w:rsidRPr="00445B84">
              <w:rPr>
                <w:snapToGrid w:val="0"/>
                <w:vanish/>
              </w:rPr>
              <w:t>2016-09-05</w:t>
            </w:r>
          </w:p>
        </w:tc>
        <w:tc>
          <w:tcPr>
            <w:tcW w:w="5669" w:type="dxa"/>
          </w:tcPr>
          <w:p w14:paraId="1ABA22E1" w14:textId="77777777" w:rsidR="00D57FA0" w:rsidRPr="00445B84" w:rsidRDefault="00D57FA0" w:rsidP="00B33D24">
            <w:pPr>
              <w:pStyle w:val="Header"/>
              <w:numPr>
                <w:ilvl w:val="0"/>
                <w:numId w:val="10"/>
              </w:numPr>
              <w:ind w:left="458"/>
              <w:rPr>
                <w:snapToGrid w:val="0"/>
                <w:vanish/>
              </w:rPr>
            </w:pPr>
            <w:r w:rsidRPr="00445B84">
              <w:rPr>
                <w:snapToGrid w:val="0"/>
                <w:vanish/>
              </w:rPr>
              <w:t>Lessons learned from IPRB pilot incorporated</w:t>
            </w:r>
          </w:p>
          <w:p w14:paraId="71D8C3B6" w14:textId="77777777" w:rsidR="00D57FA0" w:rsidRPr="00445B84" w:rsidRDefault="00D57FA0" w:rsidP="00B33D24">
            <w:pPr>
              <w:pStyle w:val="Header"/>
              <w:numPr>
                <w:ilvl w:val="0"/>
                <w:numId w:val="10"/>
              </w:numPr>
              <w:ind w:left="458"/>
              <w:rPr>
                <w:snapToGrid w:val="0"/>
                <w:vanish/>
              </w:rPr>
            </w:pPr>
            <w:r w:rsidRPr="00445B84">
              <w:rPr>
                <w:snapToGrid w:val="0"/>
                <w:vanish/>
              </w:rPr>
              <w:t>Harmonization with CV&amp;S PRD</w:t>
            </w:r>
          </w:p>
        </w:tc>
        <w:tc>
          <w:tcPr>
            <w:tcW w:w="1588" w:type="dxa"/>
          </w:tcPr>
          <w:p w14:paraId="23D9233E" w14:textId="77777777" w:rsidR="00D57FA0" w:rsidRPr="00445B84" w:rsidRDefault="00D57FA0" w:rsidP="00C3458F">
            <w:pPr>
              <w:rPr>
                <w:snapToGrid w:val="0"/>
                <w:vanish/>
              </w:rPr>
            </w:pPr>
            <w:r w:rsidRPr="00445B84">
              <w:rPr>
                <w:snapToGrid w:val="0"/>
                <w:vanish/>
              </w:rPr>
              <w:t>Jbaden1</w:t>
            </w:r>
          </w:p>
        </w:tc>
      </w:tr>
      <w:tr w:rsidR="004C021B" w:rsidRPr="00445B84" w14:paraId="35CBC05E" w14:textId="77777777" w:rsidTr="00DA36C0">
        <w:trPr>
          <w:hidden/>
        </w:trPr>
        <w:tc>
          <w:tcPr>
            <w:tcW w:w="1135" w:type="dxa"/>
          </w:tcPr>
          <w:p w14:paraId="47E0895C" w14:textId="77777777" w:rsidR="004C021B" w:rsidRPr="00445B84" w:rsidRDefault="004C021B" w:rsidP="00D57FA0">
            <w:pPr>
              <w:jc w:val="center"/>
              <w:rPr>
                <w:snapToGrid w:val="0"/>
                <w:vanish/>
              </w:rPr>
            </w:pPr>
            <w:r w:rsidRPr="00445B84">
              <w:rPr>
                <w:snapToGrid w:val="0"/>
                <w:vanish/>
              </w:rPr>
              <w:t>3</w:t>
            </w:r>
          </w:p>
        </w:tc>
        <w:tc>
          <w:tcPr>
            <w:tcW w:w="850" w:type="dxa"/>
          </w:tcPr>
          <w:p w14:paraId="0C027201" w14:textId="77777777" w:rsidR="004C021B" w:rsidRPr="00445B84" w:rsidRDefault="004C021B" w:rsidP="00C3458F">
            <w:pPr>
              <w:jc w:val="center"/>
              <w:rPr>
                <w:snapToGrid w:val="0"/>
                <w:vanish/>
              </w:rPr>
            </w:pPr>
            <w:r w:rsidRPr="00445B84">
              <w:rPr>
                <w:snapToGrid w:val="0"/>
                <w:vanish/>
              </w:rPr>
              <w:t>1</w:t>
            </w:r>
          </w:p>
        </w:tc>
        <w:tc>
          <w:tcPr>
            <w:tcW w:w="993" w:type="dxa"/>
          </w:tcPr>
          <w:p w14:paraId="54DC5333" w14:textId="77777777" w:rsidR="004C021B" w:rsidRPr="00445B84" w:rsidRDefault="004C021B" w:rsidP="004C021B">
            <w:pPr>
              <w:jc w:val="center"/>
              <w:rPr>
                <w:snapToGrid w:val="0"/>
                <w:vanish/>
              </w:rPr>
            </w:pPr>
            <w:r w:rsidRPr="00445B84">
              <w:rPr>
                <w:snapToGrid w:val="0"/>
                <w:vanish/>
              </w:rPr>
              <w:t>2016-12-09</w:t>
            </w:r>
          </w:p>
        </w:tc>
        <w:tc>
          <w:tcPr>
            <w:tcW w:w="5669" w:type="dxa"/>
          </w:tcPr>
          <w:p w14:paraId="2370A644" w14:textId="77777777" w:rsidR="004C021B" w:rsidRPr="00445B84" w:rsidRDefault="004C021B" w:rsidP="00B33D24">
            <w:pPr>
              <w:pStyle w:val="Header"/>
              <w:numPr>
                <w:ilvl w:val="0"/>
                <w:numId w:val="10"/>
              </w:numPr>
              <w:ind w:left="458"/>
              <w:rPr>
                <w:snapToGrid w:val="0"/>
                <w:vanish/>
              </w:rPr>
            </w:pPr>
            <w:r w:rsidRPr="00445B84">
              <w:rPr>
                <w:snapToGrid w:val="0"/>
                <w:vanish/>
              </w:rPr>
              <w:t xml:space="preserve">Logical Signal and Data Types section </w:t>
            </w:r>
            <w:r w:rsidR="007C5BD4" w:rsidRPr="00445B84">
              <w:rPr>
                <w:snapToGrid w:val="0"/>
                <w:vanish/>
              </w:rPr>
              <w:t xml:space="preserve">content </w:t>
            </w:r>
            <w:r w:rsidRPr="00445B84">
              <w:rPr>
                <w:snapToGrid w:val="0"/>
                <w:vanish/>
              </w:rPr>
              <w:t>moved to</w:t>
            </w:r>
            <w:r w:rsidR="007C5BD4" w:rsidRPr="00445B84">
              <w:rPr>
                <w:snapToGrid w:val="0"/>
                <w:vanish/>
              </w:rPr>
              <w:t xml:space="preserve"> Specification_Macros.dotm (v3.1)</w:t>
            </w:r>
            <w:r w:rsidRPr="00445B84">
              <w:rPr>
                <w:snapToGrid w:val="0"/>
                <w:vanish/>
              </w:rPr>
              <w:t xml:space="preserve"> </w:t>
            </w:r>
          </w:p>
        </w:tc>
        <w:tc>
          <w:tcPr>
            <w:tcW w:w="1588" w:type="dxa"/>
          </w:tcPr>
          <w:p w14:paraId="33A75745" w14:textId="77777777" w:rsidR="004C021B" w:rsidRPr="00445B84" w:rsidRDefault="007C5BD4" w:rsidP="00C3458F">
            <w:pPr>
              <w:rPr>
                <w:snapToGrid w:val="0"/>
                <w:vanish/>
              </w:rPr>
            </w:pPr>
            <w:r w:rsidRPr="00445B84">
              <w:rPr>
                <w:snapToGrid w:val="0"/>
                <w:vanish/>
              </w:rPr>
              <w:t>Jbaden1</w:t>
            </w:r>
          </w:p>
        </w:tc>
      </w:tr>
      <w:tr w:rsidR="0079678A" w:rsidRPr="00445B84" w14:paraId="4772DA1E" w14:textId="77777777" w:rsidTr="00DA36C0">
        <w:trPr>
          <w:hidden/>
        </w:trPr>
        <w:tc>
          <w:tcPr>
            <w:tcW w:w="1135" w:type="dxa"/>
          </w:tcPr>
          <w:p w14:paraId="649FA8DE" w14:textId="77777777" w:rsidR="0079678A" w:rsidRPr="00445B84" w:rsidRDefault="0079678A" w:rsidP="00D57FA0">
            <w:pPr>
              <w:jc w:val="center"/>
              <w:rPr>
                <w:snapToGrid w:val="0"/>
                <w:vanish/>
              </w:rPr>
            </w:pPr>
            <w:r w:rsidRPr="00445B84">
              <w:rPr>
                <w:snapToGrid w:val="0"/>
                <w:vanish/>
              </w:rPr>
              <w:t>4</w:t>
            </w:r>
          </w:p>
        </w:tc>
        <w:tc>
          <w:tcPr>
            <w:tcW w:w="850" w:type="dxa"/>
          </w:tcPr>
          <w:p w14:paraId="5C1E3ADE" w14:textId="77777777" w:rsidR="0079678A" w:rsidRPr="00445B84" w:rsidRDefault="0079678A" w:rsidP="00C3458F">
            <w:pPr>
              <w:jc w:val="center"/>
              <w:rPr>
                <w:snapToGrid w:val="0"/>
                <w:vanish/>
              </w:rPr>
            </w:pPr>
          </w:p>
        </w:tc>
        <w:tc>
          <w:tcPr>
            <w:tcW w:w="993" w:type="dxa"/>
          </w:tcPr>
          <w:p w14:paraId="0EC537E9" w14:textId="77777777" w:rsidR="0079678A" w:rsidRPr="00445B84" w:rsidRDefault="0079678A" w:rsidP="004C021B">
            <w:pPr>
              <w:jc w:val="center"/>
              <w:rPr>
                <w:snapToGrid w:val="0"/>
                <w:vanish/>
              </w:rPr>
            </w:pPr>
          </w:p>
        </w:tc>
        <w:tc>
          <w:tcPr>
            <w:tcW w:w="5669" w:type="dxa"/>
          </w:tcPr>
          <w:p w14:paraId="3EFE9047" w14:textId="77777777" w:rsidR="0079678A" w:rsidRPr="00445B84" w:rsidRDefault="0079678A" w:rsidP="0079678A">
            <w:pPr>
              <w:pStyle w:val="Header"/>
              <w:rPr>
                <w:snapToGrid w:val="0"/>
                <w:vanish/>
              </w:rPr>
            </w:pPr>
            <w:r w:rsidRPr="00445B84">
              <w:rPr>
                <w:rFonts w:cs="Arial"/>
                <w:snapToGrid w:val="0"/>
                <w:vanish/>
              </w:rPr>
              <w:t>Skipped to synchronize with Specification_Macros.dotm</w:t>
            </w:r>
          </w:p>
        </w:tc>
        <w:tc>
          <w:tcPr>
            <w:tcW w:w="1588" w:type="dxa"/>
          </w:tcPr>
          <w:p w14:paraId="46F1DB32" w14:textId="77777777" w:rsidR="0079678A" w:rsidRPr="00445B84" w:rsidRDefault="0079678A" w:rsidP="00C3458F">
            <w:pPr>
              <w:rPr>
                <w:snapToGrid w:val="0"/>
                <w:vanish/>
              </w:rPr>
            </w:pPr>
          </w:p>
        </w:tc>
      </w:tr>
      <w:tr w:rsidR="0079678A" w:rsidRPr="00445B84" w14:paraId="60257ED3" w14:textId="77777777" w:rsidTr="00DA36C0">
        <w:trPr>
          <w:hidden/>
        </w:trPr>
        <w:tc>
          <w:tcPr>
            <w:tcW w:w="1135" w:type="dxa"/>
          </w:tcPr>
          <w:p w14:paraId="1C267948" w14:textId="77777777" w:rsidR="0079678A" w:rsidRPr="00445B84" w:rsidRDefault="0079678A" w:rsidP="00D57FA0">
            <w:pPr>
              <w:jc w:val="center"/>
              <w:rPr>
                <w:snapToGrid w:val="0"/>
                <w:vanish/>
              </w:rPr>
            </w:pPr>
            <w:r w:rsidRPr="00445B84">
              <w:rPr>
                <w:snapToGrid w:val="0"/>
                <w:vanish/>
              </w:rPr>
              <w:t>5</w:t>
            </w:r>
          </w:p>
        </w:tc>
        <w:tc>
          <w:tcPr>
            <w:tcW w:w="850" w:type="dxa"/>
          </w:tcPr>
          <w:p w14:paraId="0B078478" w14:textId="77777777" w:rsidR="0079678A" w:rsidRPr="00445B84" w:rsidRDefault="0079678A" w:rsidP="00376E5F">
            <w:pPr>
              <w:jc w:val="center"/>
              <w:rPr>
                <w:snapToGrid w:val="0"/>
                <w:vanish/>
              </w:rPr>
            </w:pPr>
            <w:r w:rsidRPr="00445B84">
              <w:rPr>
                <w:snapToGrid w:val="0"/>
                <w:vanish/>
              </w:rPr>
              <w:t>0</w:t>
            </w:r>
          </w:p>
        </w:tc>
        <w:tc>
          <w:tcPr>
            <w:tcW w:w="993" w:type="dxa"/>
          </w:tcPr>
          <w:p w14:paraId="3A71A3BF" w14:textId="77777777" w:rsidR="0079678A" w:rsidRPr="00445B84" w:rsidRDefault="009108D5" w:rsidP="004C021B">
            <w:pPr>
              <w:jc w:val="center"/>
              <w:rPr>
                <w:snapToGrid w:val="0"/>
                <w:vanish/>
              </w:rPr>
            </w:pPr>
            <w:r w:rsidRPr="00445B84">
              <w:rPr>
                <w:snapToGrid w:val="0"/>
                <w:vanish/>
              </w:rPr>
              <w:t>2017-01-1</w:t>
            </w:r>
            <w:r w:rsidR="0079678A" w:rsidRPr="00445B84">
              <w:rPr>
                <w:snapToGrid w:val="0"/>
                <w:vanish/>
              </w:rPr>
              <w:t>3</w:t>
            </w:r>
          </w:p>
        </w:tc>
        <w:tc>
          <w:tcPr>
            <w:tcW w:w="5669" w:type="dxa"/>
          </w:tcPr>
          <w:p w14:paraId="34A39A0C" w14:textId="77777777" w:rsidR="0079678A" w:rsidRPr="00445B84" w:rsidRDefault="0079678A" w:rsidP="00B33D24">
            <w:pPr>
              <w:pStyle w:val="Header"/>
              <w:numPr>
                <w:ilvl w:val="0"/>
                <w:numId w:val="10"/>
              </w:numPr>
              <w:ind w:left="458"/>
              <w:rPr>
                <w:rFonts w:cs="Arial"/>
                <w:snapToGrid w:val="0"/>
                <w:vanish/>
              </w:rPr>
            </w:pPr>
            <w:r w:rsidRPr="00445B84">
              <w:rPr>
                <w:rFonts w:cs="Arial"/>
                <w:snapToGrid w:val="0"/>
                <w:vanish/>
              </w:rPr>
              <w:t>Meta data updated for specification macros, version 3.1</w:t>
            </w:r>
          </w:p>
          <w:p w14:paraId="03599907" w14:textId="77777777" w:rsidR="0079678A" w:rsidRPr="00445B84" w:rsidRDefault="0079678A" w:rsidP="00B33D24">
            <w:pPr>
              <w:pStyle w:val="Header"/>
              <w:numPr>
                <w:ilvl w:val="0"/>
                <w:numId w:val="10"/>
              </w:numPr>
              <w:ind w:left="458"/>
              <w:rPr>
                <w:rFonts w:cs="Arial"/>
                <w:snapToGrid w:val="0"/>
                <w:vanish/>
              </w:rPr>
            </w:pPr>
            <w:r w:rsidRPr="00445B84">
              <w:rPr>
                <w:rFonts w:cs="Arial"/>
                <w:snapToGrid w:val="0"/>
                <w:vanish/>
              </w:rPr>
              <w:t>SW Unit chapter removed for the time being</w:t>
            </w:r>
          </w:p>
          <w:p w14:paraId="1F504CC7" w14:textId="77777777" w:rsidR="0079678A" w:rsidRPr="00445B84" w:rsidRDefault="0079678A" w:rsidP="00B33D24">
            <w:pPr>
              <w:pStyle w:val="Header"/>
              <w:numPr>
                <w:ilvl w:val="0"/>
                <w:numId w:val="10"/>
              </w:numPr>
              <w:ind w:left="458"/>
              <w:rPr>
                <w:snapToGrid w:val="0"/>
                <w:vanish/>
              </w:rPr>
            </w:pPr>
            <w:r w:rsidRPr="00445B84">
              <w:rPr>
                <w:rFonts w:cs="Arial"/>
                <w:snapToGrid w:val="0"/>
                <w:vanish/>
              </w:rPr>
              <w:t>Green boxes added for user hints</w:t>
            </w:r>
          </w:p>
        </w:tc>
        <w:tc>
          <w:tcPr>
            <w:tcW w:w="1588" w:type="dxa"/>
          </w:tcPr>
          <w:p w14:paraId="669E40B6" w14:textId="77777777" w:rsidR="0079678A" w:rsidRPr="00445B84" w:rsidRDefault="0079678A" w:rsidP="00C3458F">
            <w:pPr>
              <w:rPr>
                <w:snapToGrid w:val="0"/>
                <w:vanish/>
              </w:rPr>
            </w:pPr>
            <w:r w:rsidRPr="00445B84">
              <w:rPr>
                <w:snapToGrid w:val="0"/>
                <w:vanish/>
              </w:rPr>
              <w:t>Jbaden1</w:t>
            </w:r>
          </w:p>
        </w:tc>
      </w:tr>
      <w:tr w:rsidR="00B52C54" w:rsidRPr="00445B84" w14:paraId="2B31AA37" w14:textId="77777777" w:rsidTr="00DA36C0">
        <w:trPr>
          <w:hidden/>
        </w:trPr>
        <w:tc>
          <w:tcPr>
            <w:tcW w:w="1135" w:type="dxa"/>
          </w:tcPr>
          <w:p w14:paraId="197F5665" w14:textId="77777777" w:rsidR="00B52C54" w:rsidRPr="00445B84" w:rsidRDefault="00B52C54" w:rsidP="00D57FA0">
            <w:pPr>
              <w:jc w:val="center"/>
              <w:rPr>
                <w:snapToGrid w:val="0"/>
                <w:vanish/>
              </w:rPr>
            </w:pPr>
            <w:r w:rsidRPr="00445B84">
              <w:rPr>
                <w:snapToGrid w:val="0"/>
                <w:vanish/>
              </w:rPr>
              <w:t>5</w:t>
            </w:r>
          </w:p>
        </w:tc>
        <w:tc>
          <w:tcPr>
            <w:tcW w:w="850" w:type="dxa"/>
          </w:tcPr>
          <w:p w14:paraId="45223031" w14:textId="77777777" w:rsidR="00B52C54" w:rsidRPr="00445B84" w:rsidRDefault="00B52C54" w:rsidP="00376E5F">
            <w:pPr>
              <w:jc w:val="center"/>
              <w:rPr>
                <w:snapToGrid w:val="0"/>
                <w:vanish/>
              </w:rPr>
            </w:pPr>
            <w:r w:rsidRPr="00445B84">
              <w:rPr>
                <w:snapToGrid w:val="0"/>
                <w:vanish/>
              </w:rPr>
              <w:t>1b</w:t>
            </w:r>
          </w:p>
        </w:tc>
        <w:tc>
          <w:tcPr>
            <w:tcW w:w="993" w:type="dxa"/>
          </w:tcPr>
          <w:p w14:paraId="4B9F96ED" w14:textId="77777777" w:rsidR="00B52C54" w:rsidRPr="00445B84" w:rsidRDefault="00B52C54" w:rsidP="00B52C54">
            <w:pPr>
              <w:jc w:val="center"/>
              <w:rPr>
                <w:snapToGrid w:val="0"/>
                <w:vanish/>
              </w:rPr>
            </w:pPr>
            <w:r w:rsidRPr="00445B84">
              <w:rPr>
                <w:snapToGrid w:val="0"/>
                <w:vanish/>
              </w:rPr>
              <w:t>2017-01-31</w:t>
            </w:r>
          </w:p>
        </w:tc>
        <w:tc>
          <w:tcPr>
            <w:tcW w:w="5669" w:type="dxa"/>
          </w:tcPr>
          <w:p w14:paraId="446DD4BE" w14:textId="77777777" w:rsidR="00B52C54" w:rsidRPr="00445B84" w:rsidRDefault="00B52C54" w:rsidP="00B33D24">
            <w:pPr>
              <w:pStyle w:val="Header"/>
              <w:numPr>
                <w:ilvl w:val="0"/>
                <w:numId w:val="10"/>
              </w:numPr>
              <w:ind w:left="458"/>
              <w:rPr>
                <w:rFonts w:cs="Arial"/>
                <w:snapToGrid w:val="0"/>
                <w:vanish/>
              </w:rPr>
            </w:pPr>
            <w:r w:rsidRPr="00445B84">
              <w:rPr>
                <w:rFonts w:cs="Arial"/>
                <w:snapToGrid w:val="0"/>
                <w:vanish/>
              </w:rPr>
              <w:t>Some editorial corrections</w:t>
            </w:r>
          </w:p>
          <w:p w14:paraId="44876446" w14:textId="77777777" w:rsidR="00B52C54" w:rsidRPr="00445B84" w:rsidRDefault="00B52C54" w:rsidP="00B33D24">
            <w:pPr>
              <w:pStyle w:val="Header"/>
              <w:numPr>
                <w:ilvl w:val="0"/>
                <w:numId w:val="10"/>
              </w:numPr>
              <w:ind w:left="458"/>
              <w:rPr>
                <w:rFonts w:cs="Arial"/>
                <w:snapToGrid w:val="0"/>
                <w:vanish/>
              </w:rPr>
            </w:pPr>
            <w:r w:rsidRPr="00445B84">
              <w:rPr>
                <w:rFonts w:cs="Arial"/>
                <w:snapToGrid w:val="0"/>
                <w:vanish/>
              </w:rPr>
              <w:t>Substructure of old Network Communication (now Connections) moved to Requirements on Connections</w:t>
            </w:r>
          </w:p>
          <w:p w14:paraId="191EB6CF" w14:textId="77777777" w:rsidR="00B52C54" w:rsidRPr="00445B84" w:rsidRDefault="00B52C54" w:rsidP="00B33D24">
            <w:pPr>
              <w:pStyle w:val="Header"/>
              <w:numPr>
                <w:ilvl w:val="0"/>
                <w:numId w:val="10"/>
              </w:numPr>
              <w:ind w:left="458"/>
              <w:rPr>
                <w:rFonts w:cs="Arial"/>
                <w:snapToGrid w:val="0"/>
                <w:vanish/>
              </w:rPr>
            </w:pPr>
            <w:r w:rsidRPr="00445B84">
              <w:rPr>
                <w:rFonts w:cs="Arial"/>
                <w:snapToGrid w:val="0"/>
                <w:vanish/>
              </w:rPr>
              <w:t>Harmonized with FIS template</w:t>
            </w:r>
          </w:p>
        </w:tc>
        <w:tc>
          <w:tcPr>
            <w:tcW w:w="1588" w:type="dxa"/>
          </w:tcPr>
          <w:p w14:paraId="4A57F3D2" w14:textId="77777777" w:rsidR="00B52C54" w:rsidRPr="00445B84" w:rsidRDefault="00B52C54" w:rsidP="00C3458F">
            <w:pPr>
              <w:rPr>
                <w:snapToGrid w:val="0"/>
                <w:vanish/>
              </w:rPr>
            </w:pPr>
            <w:r w:rsidRPr="00445B84">
              <w:rPr>
                <w:snapToGrid w:val="0"/>
                <w:vanish/>
              </w:rPr>
              <w:t>Jbaden1</w:t>
            </w:r>
          </w:p>
        </w:tc>
      </w:tr>
      <w:tr w:rsidR="0007363A" w:rsidRPr="00445B84" w14:paraId="28B5EFB0" w14:textId="77777777" w:rsidTr="00DA36C0">
        <w:trPr>
          <w:hidden/>
        </w:trPr>
        <w:tc>
          <w:tcPr>
            <w:tcW w:w="1135" w:type="dxa"/>
          </w:tcPr>
          <w:p w14:paraId="2B5BBB2D" w14:textId="77777777" w:rsidR="0007363A" w:rsidRPr="00445B84" w:rsidRDefault="0007363A" w:rsidP="00D57FA0">
            <w:pPr>
              <w:jc w:val="center"/>
              <w:rPr>
                <w:snapToGrid w:val="0"/>
                <w:vanish/>
              </w:rPr>
            </w:pPr>
            <w:r w:rsidRPr="00445B84">
              <w:rPr>
                <w:snapToGrid w:val="0"/>
                <w:vanish/>
              </w:rPr>
              <w:t>6</w:t>
            </w:r>
          </w:p>
        </w:tc>
        <w:tc>
          <w:tcPr>
            <w:tcW w:w="850" w:type="dxa"/>
          </w:tcPr>
          <w:p w14:paraId="792873DA" w14:textId="77777777" w:rsidR="0007363A" w:rsidRPr="00445B84" w:rsidRDefault="0007363A" w:rsidP="00376E5F">
            <w:pPr>
              <w:jc w:val="center"/>
              <w:rPr>
                <w:snapToGrid w:val="0"/>
                <w:vanish/>
              </w:rPr>
            </w:pPr>
            <w:r w:rsidRPr="00445B84">
              <w:rPr>
                <w:snapToGrid w:val="0"/>
                <w:vanish/>
              </w:rPr>
              <w:t>0</w:t>
            </w:r>
          </w:p>
        </w:tc>
        <w:tc>
          <w:tcPr>
            <w:tcW w:w="993" w:type="dxa"/>
          </w:tcPr>
          <w:p w14:paraId="1FF16F7A" w14:textId="77777777" w:rsidR="0007363A" w:rsidRPr="00445B84" w:rsidRDefault="0007363A" w:rsidP="0007363A">
            <w:pPr>
              <w:jc w:val="center"/>
              <w:rPr>
                <w:snapToGrid w:val="0"/>
                <w:vanish/>
              </w:rPr>
            </w:pPr>
            <w:r w:rsidRPr="00445B84">
              <w:rPr>
                <w:snapToGrid w:val="0"/>
                <w:vanish/>
              </w:rPr>
              <w:t>2017-04-28</w:t>
            </w:r>
          </w:p>
        </w:tc>
        <w:tc>
          <w:tcPr>
            <w:tcW w:w="5669" w:type="dxa"/>
          </w:tcPr>
          <w:p w14:paraId="0C4E69C6" w14:textId="77777777" w:rsidR="0007363A" w:rsidRPr="00445B84" w:rsidRDefault="0007363A" w:rsidP="00B33D24">
            <w:pPr>
              <w:pStyle w:val="Header"/>
              <w:numPr>
                <w:ilvl w:val="0"/>
                <w:numId w:val="10"/>
              </w:numPr>
              <w:ind w:left="458"/>
              <w:rPr>
                <w:rFonts w:cs="Arial"/>
                <w:snapToGrid w:val="0"/>
                <w:vanish/>
              </w:rPr>
            </w:pPr>
            <w:r w:rsidRPr="00445B84">
              <w:rPr>
                <w:rFonts w:cs="Arial"/>
                <w:snapToGrid w:val="0"/>
                <w:vanish/>
              </w:rPr>
              <w:t>RequirementsTraceability chapter removed</w:t>
            </w:r>
          </w:p>
        </w:tc>
        <w:tc>
          <w:tcPr>
            <w:tcW w:w="1588" w:type="dxa"/>
          </w:tcPr>
          <w:p w14:paraId="373C8B3A" w14:textId="77777777" w:rsidR="0007363A" w:rsidRPr="00445B84" w:rsidRDefault="0007363A" w:rsidP="00C3458F">
            <w:pPr>
              <w:rPr>
                <w:snapToGrid w:val="0"/>
                <w:vanish/>
              </w:rPr>
            </w:pPr>
            <w:r w:rsidRPr="00445B84">
              <w:rPr>
                <w:snapToGrid w:val="0"/>
                <w:vanish/>
              </w:rPr>
              <w:t>Jbaden1</w:t>
            </w:r>
          </w:p>
        </w:tc>
      </w:tr>
      <w:tr w:rsidR="0002556A" w:rsidRPr="00445B84" w14:paraId="7C45D8F9" w14:textId="77777777" w:rsidTr="00DA36C0">
        <w:trPr>
          <w:hidden/>
        </w:trPr>
        <w:tc>
          <w:tcPr>
            <w:tcW w:w="1135" w:type="dxa"/>
          </w:tcPr>
          <w:p w14:paraId="66B8EE94" w14:textId="77777777" w:rsidR="0002556A" w:rsidRPr="00445B84" w:rsidRDefault="0002556A" w:rsidP="0002556A">
            <w:pPr>
              <w:jc w:val="center"/>
              <w:rPr>
                <w:snapToGrid w:val="0"/>
                <w:vanish/>
              </w:rPr>
            </w:pPr>
            <w:r w:rsidRPr="00445B84">
              <w:rPr>
                <w:snapToGrid w:val="0"/>
                <w:vanish/>
              </w:rPr>
              <w:t>6</w:t>
            </w:r>
          </w:p>
        </w:tc>
        <w:tc>
          <w:tcPr>
            <w:tcW w:w="850" w:type="dxa"/>
          </w:tcPr>
          <w:p w14:paraId="5FA59415" w14:textId="77777777" w:rsidR="0002556A" w:rsidRPr="00445B84" w:rsidRDefault="0002556A" w:rsidP="0002556A">
            <w:pPr>
              <w:jc w:val="center"/>
              <w:rPr>
                <w:snapToGrid w:val="0"/>
                <w:vanish/>
              </w:rPr>
            </w:pPr>
            <w:r w:rsidRPr="00445B84">
              <w:rPr>
                <w:snapToGrid w:val="0"/>
                <w:vanish/>
              </w:rPr>
              <w:t>0</w:t>
            </w:r>
          </w:p>
        </w:tc>
        <w:tc>
          <w:tcPr>
            <w:tcW w:w="993" w:type="dxa"/>
          </w:tcPr>
          <w:p w14:paraId="6E2ECE2E" w14:textId="77777777" w:rsidR="0002556A" w:rsidRPr="00445B84" w:rsidRDefault="0002556A" w:rsidP="0002556A">
            <w:pPr>
              <w:jc w:val="center"/>
              <w:rPr>
                <w:snapToGrid w:val="0"/>
                <w:vanish/>
              </w:rPr>
            </w:pPr>
            <w:r w:rsidRPr="00445B84">
              <w:rPr>
                <w:snapToGrid w:val="0"/>
                <w:vanish/>
              </w:rPr>
              <w:t>2018-07-18</w:t>
            </w:r>
          </w:p>
        </w:tc>
        <w:tc>
          <w:tcPr>
            <w:tcW w:w="5669" w:type="dxa"/>
          </w:tcPr>
          <w:p w14:paraId="14A8B1C6" w14:textId="77777777" w:rsidR="0002556A" w:rsidRPr="00445B84" w:rsidRDefault="0002556A" w:rsidP="00B33D24">
            <w:pPr>
              <w:pStyle w:val="Header"/>
              <w:numPr>
                <w:ilvl w:val="0"/>
                <w:numId w:val="10"/>
              </w:numPr>
              <w:ind w:left="459"/>
              <w:rPr>
                <w:rFonts w:cs="Arial"/>
                <w:snapToGrid w:val="0"/>
                <w:vanish/>
              </w:rPr>
            </w:pPr>
            <w:r w:rsidRPr="00445B84">
              <w:rPr>
                <w:rFonts w:cs="Arial"/>
                <w:snapToGrid w:val="0"/>
                <w:vanish/>
              </w:rPr>
              <w:t>CR73: Expand ToC of AFS to level 5</w:t>
            </w:r>
          </w:p>
          <w:p w14:paraId="26B8C489" w14:textId="77777777" w:rsidR="0002556A" w:rsidRPr="00445B84" w:rsidRDefault="0002556A" w:rsidP="00B33D24">
            <w:pPr>
              <w:pStyle w:val="Header"/>
              <w:numPr>
                <w:ilvl w:val="0"/>
                <w:numId w:val="10"/>
              </w:numPr>
              <w:ind w:left="458"/>
              <w:rPr>
                <w:rFonts w:cs="Arial"/>
                <w:snapToGrid w:val="0"/>
                <w:vanish/>
              </w:rPr>
            </w:pPr>
            <w:r w:rsidRPr="00445B84">
              <w:rPr>
                <w:rFonts w:cs="Arial"/>
                <w:snapToGrid w:val="0"/>
                <w:vanish/>
              </w:rPr>
              <w:t>CR63: Updated links to Functional Safety Sharepoint</w:t>
            </w:r>
          </w:p>
          <w:p w14:paraId="195879D0" w14:textId="77777777" w:rsidR="00537CBA" w:rsidRPr="00445B84" w:rsidRDefault="005672C4" w:rsidP="00B33D24">
            <w:pPr>
              <w:pStyle w:val="Header"/>
              <w:numPr>
                <w:ilvl w:val="0"/>
                <w:numId w:val="10"/>
              </w:numPr>
              <w:ind w:left="458"/>
              <w:rPr>
                <w:rFonts w:cs="Arial"/>
                <w:snapToGrid w:val="0"/>
                <w:vanish/>
              </w:rPr>
            </w:pPr>
            <w:r w:rsidRPr="00445B84">
              <w:rPr>
                <w:rFonts w:cs="Arial"/>
                <w:snapToGrid w:val="0"/>
                <w:vanish/>
              </w:rPr>
              <w:t>CR74: new chapter “Safety Assumptions” added</w:t>
            </w:r>
          </w:p>
          <w:p w14:paraId="7245E352" w14:textId="77777777" w:rsidR="005672C4" w:rsidRPr="00445B84" w:rsidRDefault="00537CBA" w:rsidP="00B33D24">
            <w:pPr>
              <w:pStyle w:val="Header"/>
              <w:numPr>
                <w:ilvl w:val="0"/>
                <w:numId w:val="10"/>
              </w:numPr>
              <w:ind w:left="458"/>
              <w:rPr>
                <w:rFonts w:cs="Arial"/>
                <w:snapToGrid w:val="0"/>
                <w:vanish/>
              </w:rPr>
            </w:pPr>
            <w:r w:rsidRPr="00445B84">
              <w:rPr>
                <w:rFonts w:cs="Arial"/>
                <w:snapToGrid w:val="0"/>
                <w:vanish/>
              </w:rPr>
              <w:t>CR75: Some rewording -&gt; Terminology to Glossary, Notation -&gt; Document Conventions</w:t>
            </w:r>
          </w:p>
          <w:p w14:paraId="7E2EBAEB" w14:textId="77777777" w:rsidR="007A061A" w:rsidRPr="00445B84" w:rsidRDefault="007A061A" w:rsidP="00B33D24">
            <w:pPr>
              <w:pStyle w:val="Header"/>
              <w:numPr>
                <w:ilvl w:val="0"/>
                <w:numId w:val="10"/>
              </w:numPr>
              <w:ind w:left="458"/>
              <w:rPr>
                <w:rFonts w:cs="Arial"/>
                <w:snapToGrid w:val="0"/>
                <w:vanish/>
              </w:rPr>
            </w:pPr>
            <w:r w:rsidRPr="00445B84">
              <w:rPr>
                <w:rFonts w:cs="Arial"/>
                <w:snapToGrid w:val="0"/>
                <w:vanish/>
              </w:rPr>
              <w:t>CR76: no longer maintain 2 different sections for configuration and for calibration parameters</w:t>
            </w:r>
          </w:p>
        </w:tc>
        <w:tc>
          <w:tcPr>
            <w:tcW w:w="1588" w:type="dxa"/>
          </w:tcPr>
          <w:p w14:paraId="61C5CC92" w14:textId="77777777" w:rsidR="0002556A" w:rsidRPr="00445B84" w:rsidRDefault="0002556A" w:rsidP="0002556A">
            <w:pPr>
              <w:rPr>
                <w:snapToGrid w:val="0"/>
                <w:vanish/>
              </w:rPr>
            </w:pPr>
            <w:r w:rsidRPr="00445B84">
              <w:rPr>
                <w:snapToGrid w:val="0"/>
                <w:vanish/>
              </w:rPr>
              <w:t>Jbaden1</w:t>
            </w:r>
          </w:p>
        </w:tc>
      </w:tr>
      <w:tr w:rsidR="002461D1" w:rsidRPr="00445B84" w14:paraId="16D062BB" w14:textId="77777777" w:rsidTr="00DA36C0">
        <w:trPr>
          <w:hidden/>
        </w:trPr>
        <w:tc>
          <w:tcPr>
            <w:tcW w:w="1135" w:type="dxa"/>
          </w:tcPr>
          <w:p w14:paraId="1EA1C3CB" w14:textId="77777777" w:rsidR="002461D1" w:rsidRPr="00445B84" w:rsidRDefault="002461D1" w:rsidP="002461D1">
            <w:pPr>
              <w:jc w:val="center"/>
              <w:rPr>
                <w:snapToGrid w:val="0"/>
                <w:vanish/>
              </w:rPr>
            </w:pPr>
            <w:r w:rsidRPr="00445B84">
              <w:rPr>
                <w:snapToGrid w:val="0"/>
                <w:vanish/>
              </w:rPr>
              <w:t>6</w:t>
            </w:r>
          </w:p>
        </w:tc>
        <w:tc>
          <w:tcPr>
            <w:tcW w:w="850" w:type="dxa"/>
          </w:tcPr>
          <w:p w14:paraId="3EE0F59F" w14:textId="77777777" w:rsidR="002461D1" w:rsidRPr="00445B84" w:rsidRDefault="002461D1" w:rsidP="002461D1">
            <w:pPr>
              <w:jc w:val="center"/>
              <w:rPr>
                <w:snapToGrid w:val="0"/>
                <w:vanish/>
              </w:rPr>
            </w:pPr>
            <w:r w:rsidRPr="00445B84">
              <w:rPr>
                <w:snapToGrid w:val="0"/>
                <w:vanish/>
              </w:rPr>
              <w:t>0</w:t>
            </w:r>
          </w:p>
        </w:tc>
        <w:tc>
          <w:tcPr>
            <w:tcW w:w="993" w:type="dxa"/>
          </w:tcPr>
          <w:p w14:paraId="573BBB6A" w14:textId="77777777" w:rsidR="002461D1" w:rsidRPr="00445B84" w:rsidRDefault="002461D1" w:rsidP="002461D1">
            <w:pPr>
              <w:jc w:val="center"/>
              <w:rPr>
                <w:snapToGrid w:val="0"/>
                <w:vanish/>
              </w:rPr>
            </w:pPr>
            <w:r w:rsidRPr="00445B84">
              <w:rPr>
                <w:snapToGrid w:val="0"/>
                <w:vanish/>
              </w:rPr>
              <w:t>2018-08-06</w:t>
            </w:r>
          </w:p>
        </w:tc>
        <w:tc>
          <w:tcPr>
            <w:tcW w:w="5669" w:type="dxa"/>
          </w:tcPr>
          <w:p w14:paraId="2991A581" w14:textId="77777777" w:rsidR="002461D1" w:rsidRPr="00445B84" w:rsidRDefault="002461D1" w:rsidP="00B33D24">
            <w:pPr>
              <w:pStyle w:val="Header"/>
              <w:numPr>
                <w:ilvl w:val="0"/>
                <w:numId w:val="10"/>
              </w:numPr>
              <w:ind w:left="453"/>
              <w:rPr>
                <w:rFonts w:cs="Arial"/>
                <w:snapToGrid w:val="0"/>
                <w:vanish/>
              </w:rPr>
            </w:pPr>
            <w:r w:rsidRPr="00445B84">
              <w:rPr>
                <w:rFonts w:cs="Arial"/>
                <w:snapToGrid w:val="0"/>
                <w:vanish/>
              </w:rPr>
              <w:t>CR53: New non-FAP-150 cover sheet</w:t>
            </w:r>
          </w:p>
          <w:p w14:paraId="53871117" w14:textId="77777777" w:rsidR="002461D1" w:rsidRPr="00445B84" w:rsidRDefault="002461D1" w:rsidP="00B33D24">
            <w:pPr>
              <w:pStyle w:val="Header"/>
              <w:numPr>
                <w:ilvl w:val="0"/>
                <w:numId w:val="10"/>
              </w:numPr>
              <w:ind w:left="453"/>
              <w:rPr>
                <w:rFonts w:cs="Arial"/>
                <w:snapToGrid w:val="0"/>
                <w:vanish/>
              </w:rPr>
            </w:pPr>
            <w:r w:rsidRPr="00445B84">
              <w:rPr>
                <w:rFonts w:cs="Arial"/>
                <w:snapToGrid w:val="0"/>
                <w:vanish/>
              </w:rPr>
              <w:t>CR80: Harmonize chapters of the Aggregated Feature Spec and the Aggregated Service Spec with the Function Group Spec. Each Function subsection should follow exactly the Function Spec Template</w:t>
            </w:r>
          </w:p>
          <w:p w14:paraId="7FA78747" w14:textId="77777777" w:rsidR="00110460" w:rsidRPr="00445B84" w:rsidRDefault="00110460" w:rsidP="00B33D24">
            <w:pPr>
              <w:pStyle w:val="Header"/>
              <w:numPr>
                <w:ilvl w:val="0"/>
                <w:numId w:val="10"/>
              </w:numPr>
              <w:ind w:left="453"/>
              <w:rPr>
                <w:rFonts w:cs="Arial"/>
                <w:snapToGrid w:val="0"/>
                <w:vanish/>
              </w:rPr>
            </w:pPr>
            <w:r w:rsidRPr="00445B84">
              <w:rPr>
                <w:rFonts w:cs="Arial"/>
                <w:snapToGrid w:val="0"/>
                <w:vanish/>
              </w:rPr>
              <w:t>CR81: Incorporate lessons learned from System Service Spec pilot (Vehicle Speed) into AFS and FIS</w:t>
            </w:r>
          </w:p>
        </w:tc>
        <w:tc>
          <w:tcPr>
            <w:tcW w:w="1588" w:type="dxa"/>
          </w:tcPr>
          <w:p w14:paraId="58FDAC85" w14:textId="77777777" w:rsidR="002461D1" w:rsidRPr="00445B84" w:rsidRDefault="002461D1" w:rsidP="002461D1">
            <w:pPr>
              <w:rPr>
                <w:snapToGrid w:val="0"/>
                <w:vanish/>
              </w:rPr>
            </w:pPr>
            <w:r w:rsidRPr="00445B84">
              <w:rPr>
                <w:snapToGrid w:val="0"/>
                <w:vanish/>
              </w:rPr>
              <w:t>Jbaden1</w:t>
            </w:r>
          </w:p>
        </w:tc>
      </w:tr>
      <w:tr w:rsidR="00713D72" w:rsidRPr="00445B84" w14:paraId="0F646F53" w14:textId="77777777" w:rsidTr="00DA36C0">
        <w:tblPrEx>
          <w:tblLook w:val="04A0" w:firstRow="1" w:lastRow="0" w:firstColumn="1" w:lastColumn="0" w:noHBand="0" w:noVBand="1"/>
        </w:tblPrEx>
        <w:trPr>
          <w:hidden/>
        </w:trPr>
        <w:tc>
          <w:tcPr>
            <w:tcW w:w="1135" w:type="dxa"/>
          </w:tcPr>
          <w:p w14:paraId="53684F70" w14:textId="77777777" w:rsidR="00713D72" w:rsidRPr="00445B84" w:rsidRDefault="00713D72" w:rsidP="00E02DC0">
            <w:pPr>
              <w:jc w:val="center"/>
              <w:rPr>
                <w:snapToGrid w:val="0"/>
                <w:vanish/>
              </w:rPr>
            </w:pPr>
            <w:r w:rsidRPr="00445B84">
              <w:rPr>
                <w:snapToGrid w:val="0"/>
                <w:vanish/>
              </w:rPr>
              <w:t>6</w:t>
            </w:r>
          </w:p>
        </w:tc>
        <w:tc>
          <w:tcPr>
            <w:tcW w:w="850" w:type="dxa"/>
          </w:tcPr>
          <w:p w14:paraId="63BC5BAB" w14:textId="77777777" w:rsidR="00713D72" w:rsidRPr="00445B84" w:rsidRDefault="00713D72" w:rsidP="00E02DC0">
            <w:pPr>
              <w:jc w:val="center"/>
              <w:rPr>
                <w:snapToGrid w:val="0"/>
                <w:vanish/>
              </w:rPr>
            </w:pPr>
            <w:r w:rsidRPr="00445B84">
              <w:rPr>
                <w:snapToGrid w:val="0"/>
                <w:vanish/>
              </w:rPr>
              <w:t>0</w:t>
            </w:r>
          </w:p>
        </w:tc>
        <w:tc>
          <w:tcPr>
            <w:tcW w:w="993" w:type="dxa"/>
          </w:tcPr>
          <w:p w14:paraId="4C15A31C" w14:textId="77777777" w:rsidR="00713D72" w:rsidRPr="00445B84" w:rsidRDefault="00713D72" w:rsidP="00E02DC0">
            <w:pPr>
              <w:jc w:val="center"/>
              <w:rPr>
                <w:snapToGrid w:val="0"/>
                <w:vanish/>
              </w:rPr>
            </w:pPr>
            <w:r w:rsidRPr="00445B84">
              <w:rPr>
                <w:snapToGrid w:val="0"/>
                <w:vanish/>
              </w:rPr>
              <w:t>2018-09-28</w:t>
            </w:r>
          </w:p>
        </w:tc>
        <w:tc>
          <w:tcPr>
            <w:tcW w:w="5669" w:type="dxa"/>
          </w:tcPr>
          <w:p w14:paraId="751F49E7" w14:textId="77777777" w:rsidR="00713D72" w:rsidRPr="00445B84" w:rsidRDefault="00713D72" w:rsidP="00713D72">
            <w:pPr>
              <w:pStyle w:val="Header"/>
              <w:numPr>
                <w:ilvl w:val="0"/>
                <w:numId w:val="10"/>
              </w:numPr>
              <w:ind w:left="453"/>
              <w:rPr>
                <w:rFonts w:cs="Arial"/>
                <w:snapToGrid w:val="0"/>
                <w:vanish/>
              </w:rPr>
            </w:pPr>
            <w:r w:rsidRPr="00445B84">
              <w:rPr>
                <w:rFonts w:cs="Arial"/>
                <w:snapToGrid w:val="0"/>
                <w:vanish/>
              </w:rPr>
              <w:t>Broken links to RE Wiki repaired</w:t>
            </w:r>
          </w:p>
        </w:tc>
        <w:tc>
          <w:tcPr>
            <w:tcW w:w="1588" w:type="dxa"/>
          </w:tcPr>
          <w:p w14:paraId="4C630FDD" w14:textId="77777777" w:rsidR="00713D72" w:rsidRPr="00445B84" w:rsidRDefault="00713D72" w:rsidP="00E02DC0">
            <w:pPr>
              <w:rPr>
                <w:snapToGrid w:val="0"/>
                <w:vanish/>
              </w:rPr>
            </w:pPr>
            <w:r w:rsidRPr="00445B84">
              <w:rPr>
                <w:snapToGrid w:val="0"/>
                <w:vanish/>
              </w:rPr>
              <w:t>Jbaden1</w:t>
            </w:r>
          </w:p>
        </w:tc>
      </w:tr>
      <w:tr w:rsidR="009574B1" w:rsidRPr="00445B84" w14:paraId="19FFC20C" w14:textId="77777777" w:rsidTr="00DA36C0">
        <w:trPr>
          <w:hidden/>
        </w:trPr>
        <w:tc>
          <w:tcPr>
            <w:tcW w:w="1135" w:type="dxa"/>
          </w:tcPr>
          <w:p w14:paraId="1B0F750F" w14:textId="77777777" w:rsidR="009574B1" w:rsidRPr="00445B84" w:rsidRDefault="009574B1" w:rsidP="009574B1">
            <w:pPr>
              <w:jc w:val="center"/>
              <w:rPr>
                <w:snapToGrid w:val="0"/>
                <w:vanish/>
              </w:rPr>
            </w:pPr>
            <w:r w:rsidRPr="00445B84">
              <w:rPr>
                <w:snapToGrid w:val="0"/>
                <w:vanish/>
              </w:rPr>
              <w:t>6</w:t>
            </w:r>
          </w:p>
        </w:tc>
        <w:tc>
          <w:tcPr>
            <w:tcW w:w="850" w:type="dxa"/>
          </w:tcPr>
          <w:p w14:paraId="3B0A72E0" w14:textId="77777777" w:rsidR="009574B1" w:rsidRPr="00445B84" w:rsidRDefault="009574B1" w:rsidP="009574B1">
            <w:pPr>
              <w:jc w:val="center"/>
              <w:rPr>
                <w:snapToGrid w:val="0"/>
                <w:vanish/>
              </w:rPr>
            </w:pPr>
            <w:r w:rsidRPr="00445B84">
              <w:rPr>
                <w:snapToGrid w:val="0"/>
                <w:vanish/>
              </w:rPr>
              <w:t>0</w:t>
            </w:r>
          </w:p>
        </w:tc>
        <w:tc>
          <w:tcPr>
            <w:tcW w:w="993" w:type="dxa"/>
          </w:tcPr>
          <w:p w14:paraId="1AE5DE95" w14:textId="77777777" w:rsidR="009574B1" w:rsidRPr="00445B84" w:rsidRDefault="009574B1" w:rsidP="006B40CF">
            <w:pPr>
              <w:jc w:val="center"/>
              <w:rPr>
                <w:snapToGrid w:val="0"/>
                <w:vanish/>
              </w:rPr>
            </w:pPr>
            <w:r w:rsidRPr="00445B84">
              <w:rPr>
                <w:snapToGrid w:val="0"/>
                <w:vanish/>
              </w:rPr>
              <w:t>2018-</w:t>
            </w:r>
            <w:r w:rsidR="006B40CF" w:rsidRPr="00445B84">
              <w:rPr>
                <w:snapToGrid w:val="0"/>
                <w:vanish/>
              </w:rPr>
              <w:t>10</w:t>
            </w:r>
            <w:r w:rsidRPr="00445B84">
              <w:rPr>
                <w:snapToGrid w:val="0"/>
                <w:vanish/>
              </w:rPr>
              <w:t>-</w:t>
            </w:r>
            <w:r w:rsidR="006B40CF" w:rsidRPr="00445B84">
              <w:rPr>
                <w:snapToGrid w:val="0"/>
                <w:vanish/>
              </w:rPr>
              <w:t>31</w:t>
            </w:r>
          </w:p>
        </w:tc>
        <w:tc>
          <w:tcPr>
            <w:tcW w:w="5669" w:type="dxa"/>
          </w:tcPr>
          <w:p w14:paraId="7F98C07C" w14:textId="77777777" w:rsidR="009574B1" w:rsidRPr="00445B84" w:rsidRDefault="006B40CF" w:rsidP="009574B1">
            <w:pPr>
              <w:pStyle w:val="Header"/>
              <w:numPr>
                <w:ilvl w:val="0"/>
                <w:numId w:val="10"/>
              </w:numPr>
              <w:ind w:left="453"/>
              <w:rPr>
                <w:rFonts w:cs="Arial"/>
                <w:snapToGrid w:val="0"/>
                <w:vanish/>
              </w:rPr>
            </w:pPr>
            <w:r w:rsidRPr="00445B84">
              <w:rPr>
                <w:rFonts w:cs="Arial"/>
                <w:snapToGrid w:val="0"/>
                <w:vanish/>
              </w:rPr>
              <w:t>“Overview” and “Description” exchanged in headings</w:t>
            </w:r>
          </w:p>
          <w:p w14:paraId="221D4464" w14:textId="77777777" w:rsidR="006B40CF" w:rsidRPr="00445B84" w:rsidRDefault="006B40CF" w:rsidP="009574B1">
            <w:pPr>
              <w:pStyle w:val="Header"/>
              <w:numPr>
                <w:ilvl w:val="0"/>
                <w:numId w:val="10"/>
              </w:numPr>
              <w:ind w:left="453"/>
              <w:rPr>
                <w:rFonts w:cs="Arial"/>
                <w:snapToGrid w:val="0"/>
                <w:vanish/>
              </w:rPr>
            </w:pPr>
            <w:r w:rsidRPr="00445B84">
              <w:rPr>
                <w:rFonts w:cs="Arial"/>
                <w:snapToGrid w:val="0"/>
                <w:vanish/>
              </w:rPr>
              <w:t>Some smaller modifications on cover sheet and in footer</w:t>
            </w:r>
          </w:p>
          <w:p w14:paraId="57D5872B" w14:textId="77777777" w:rsidR="006B40CF" w:rsidRPr="00445B84" w:rsidRDefault="006B40CF" w:rsidP="009574B1">
            <w:pPr>
              <w:pStyle w:val="Header"/>
              <w:numPr>
                <w:ilvl w:val="0"/>
                <w:numId w:val="10"/>
              </w:numPr>
              <w:ind w:left="453"/>
              <w:rPr>
                <w:rFonts w:cs="Arial"/>
                <w:snapToGrid w:val="0"/>
                <w:vanish/>
              </w:rPr>
            </w:pPr>
            <w:r w:rsidRPr="00445B84">
              <w:rPr>
                <w:rFonts w:cs="Arial"/>
                <w:snapToGrid w:val="0"/>
                <w:vanish/>
              </w:rPr>
              <w:t>Functinonal Safety alignment:</w:t>
            </w:r>
          </w:p>
          <w:p w14:paraId="35AF6A78" w14:textId="77777777" w:rsidR="006B40CF" w:rsidRPr="00445B84" w:rsidRDefault="006B40CF" w:rsidP="006B40CF">
            <w:pPr>
              <w:pStyle w:val="Header"/>
              <w:numPr>
                <w:ilvl w:val="1"/>
                <w:numId w:val="10"/>
              </w:numPr>
              <w:rPr>
                <w:rFonts w:cs="Arial"/>
                <w:snapToGrid w:val="0"/>
                <w:vanish/>
              </w:rPr>
            </w:pPr>
            <w:r w:rsidRPr="00445B84">
              <w:rPr>
                <w:rFonts w:cs="Arial"/>
                <w:snapToGrid w:val="0"/>
                <w:vanish/>
              </w:rPr>
              <w:t>New sections “Parameter / Values” on Feature level, Functional Safety Req. and (Decomposed) Functional Safety Req. added</w:t>
            </w:r>
          </w:p>
          <w:p w14:paraId="25943C03" w14:textId="77777777" w:rsidR="006B40CF" w:rsidRPr="00445B84" w:rsidRDefault="006B40CF" w:rsidP="006B40CF">
            <w:pPr>
              <w:pStyle w:val="Header"/>
              <w:numPr>
                <w:ilvl w:val="1"/>
                <w:numId w:val="10"/>
              </w:numPr>
              <w:rPr>
                <w:rFonts w:cs="Arial"/>
                <w:snapToGrid w:val="0"/>
                <w:vanish/>
              </w:rPr>
            </w:pPr>
            <w:r w:rsidRPr="00445B84">
              <w:rPr>
                <w:rFonts w:cs="Arial"/>
                <w:snapToGrid w:val="0"/>
                <w:vanish/>
              </w:rPr>
              <w:t>“Logical Architecture” Section removed</w:t>
            </w:r>
          </w:p>
        </w:tc>
        <w:tc>
          <w:tcPr>
            <w:tcW w:w="1588" w:type="dxa"/>
          </w:tcPr>
          <w:p w14:paraId="42CEFE54" w14:textId="77777777" w:rsidR="009574B1" w:rsidRPr="00445B84" w:rsidRDefault="009574B1" w:rsidP="009574B1">
            <w:pPr>
              <w:rPr>
                <w:snapToGrid w:val="0"/>
                <w:vanish/>
              </w:rPr>
            </w:pPr>
            <w:r w:rsidRPr="00445B84">
              <w:rPr>
                <w:snapToGrid w:val="0"/>
                <w:vanish/>
              </w:rPr>
              <w:t>Jbaden1</w:t>
            </w:r>
          </w:p>
        </w:tc>
      </w:tr>
      <w:tr w:rsidR="002A39EA" w:rsidRPr="00445B84" w14:paraId="4CF8441E" w14:textId="77777777" w:rsidTr="00DA36C0">
        <w:trPr>
          <w:hidden/>
        </w:trPr>
        <w:tc>
          <w:tcPr>
            <w:tcW w:w="1135" w:type="dxa"/>
          </w:tcPr>
          <w:p w14:paraId="03C3FE8F" w14:textId="77777777" w:rsidR="002A39EA" w:rsidRPr="00445B84" w:rsidRDefault="002A39EA" w:rsidP="002A39EA">
            <w:pPr>
              <w:jc w:val="center"/>
              <w:rPr>
                <w:snapToGrid w:val="0"/>
                <w:vanish/>
              </w:rPr>
            </w:pPr>
            <w:r w:rsidRPr="00445B84">
              <w:rPr>
                <w:snapToGrid w:val="0"/>
                <w:vanish/>
              </w:rPr>
              <w:t>6</w:t>
            </w:r>
          </w:p>
        </w:tc>
        <w:tc>
          <w:tcPr>
            <w:tcW w:w="850" w:type="dxa"/>
          </w:tcPr>
          <w:p w14:paraId="11097045" w14:textId="77777777" w:rsidR="002A39EA" w:rsidRPr="00445B84" w:rsidRDefault="002A39EA" w:rsidP="002A39EA">
            <w:pPr>
              <w:jc w:val="center"/>
              <w:rPr>
                <w:snapToGrid w:val="0"/>
                <w:vanish/>
              </w:rPr>
            </w:pPr>
            <w:r w:rsidRPr="00445B84">
              <w:rPr>
                <w:snapToGrid w:val="0"/>
                <w:vanish/>
              </w:rPr>
              <w:t>0</w:t>
            </w:r>
          </w:p>
        </w:tc>
        <w:tc>
          <w:tcPr>
            <w:tcW w:w="993" w:type="dxa"/>
          </w:tcPr>
          <w:p w14:paraId="3224C303" w14:textId="77777777" w:rsidR="002A39EA" w:rsidRPr="00445B84" w:rsidRDefault="002A39EA" w:rsidP="002A39EA">
            <w:pPr>
              <w:jc w:val="center"/>
              <w:rPr>
                <w:snapToGrid w:val="0"/>
                <w:vanish/>
              </w:rPr>
            </w:pPr>
            <w:r w:rsidRPr="00445B84">
              <w:rPr>
                <w:snapToGrid w:val="0"/>
                <w:vanish/>
              </w:rPr>
              <w:t>2018-12-01</w:t>
            </w:r>
          </w:p>
        </w:tc>
        <w:tc>
          <w:tcPr>
            <w:tcW w:w="5669" w:type="dxa"/>
          </w:tcPr>
          <w:p w14:paraId="475A098E" w14:textId="77777777" w:rsidR="002A39EA" w:rsidRPr="00445B84" w:rsidRDefault="002A39EA" w:rsidP="002A39EA">
            <w:pPr>
              <w:pStyle w:val="Header"/>
              <w:numPr>
                <w:ilvl w:val="0"/>
                <w:numId w:val="10"/>
              </w:numPr>
              <w:ind w:left="453"/>
              <w:rPr>
                <w:rFonts w:cs="Arial"/>
                <w:snapToGrid w:val="0"/>
                <w:vanish/>
              </w:rPr>
            </w:pPr>
            <w:r w:rsidRPr="00445B84">
              <w:rPr>
                <w:rFonts w:cs="Arial"/>
                <w:snapToGrid w:val="0"/>
                <w:vanish/>
              </w:rPr>
              <w:t>Variant condition fields added consistently</w:t>
            </w:r>
          </w:p>
          <w:p w14:paraId="642D60A7" w14:textId="77777777" w:rsidR="002A39EA" w:rsidRPr="00445B84" w:rsidRDefault="002A39EA" w:rsidP="002A39EA">
            <w:pPr>
              <w:pStyle w:val="Header"/>
              <w:numPr>
                <w:ilvl w:val="0"/>
                <w:numId w:val="10"/>
              </w:numPr>
              <w:ind w:left="453"/>
              <w:rPr>
                <w:rFonts w:cs="Arial"/>
                <w:snapToGrid w:val="0"/>
                <w:vanish/>
              </w:rPr>
            </w:pPr>
            <w:r w:rsidRPr="00445B84">
              <w:rPr>
                <w:rFonts w:cs="Arial"/>
                <w:snapToGrid w:val="0"/>
                <w:vanish/>
              </w:rPr>
              <w:t>Links updated</w:t>
            </w:r>
          </w:p>
          <w:p w14:paraId="3BE1DF3A" w14:textId="77777777" w:rsidR="003F58E2" w:rsidRPr="00445B84" w:rsidRDefault="003F58E2" w:rsidP="003F58E2">
            <w:pPr>
              <w:pStyle w:val="Header"/>
              <w:numPr>
                <w:ilvl w:val="0"/>
                <w:numId w:val="10"/>
              </w:numPr>
              <w:ind w:left="453"/>
              <w:rPr>
                <w:rFonts w:cs="Arial"/>
                <w:snapToGrid w:val="0"/>
                <w:vanish/>
              </w:rPr>
            </w:pPr>
            <w:r w:rsidRPr="00445B84">
              <w:rPr>
                <w:rFonts w:cs="Arial"/>
                <w:snapToGrid w:val="0"/>
                <w:vanish/>
              </w:rPr>
              <w:t>Background, Goals, Objectives, … removed. Left to separate document Feature Charter Document</w:t>
            </w:r>
          </w:p>
        </w:tc>
        <w:tc>
          <w:tcPr>
            <w:tcW w:w="1588" w:type="dxa"/>
          </w:tcPr>
          <w:p w14:paraId="633D97DF" w14:textId="77777777" w:rsidR="002A39EA" w:rsidRPr="00445B84" w:rsidRDefault="002A39EA" w:rsidP="002A39EA">
            <w:pPr>
              <w:rPr>
                <w:snapToGrid w:val="0"/>
                <w:vanish/>
              </w:rPr>
            </w:pPr>
            <w:r w:rsidRPr="00445B84">
              <w:rPr>
                <w:snapToGrid w:val="0"/>
                <w:vanish/>
              </w:rPr>
              <w:t>Jbaden1</w:t>
            </w:r>
          </w:p>
        </w:tc>
      </w:tr>
      <w:tr w:rsidR="00BE0694" w:rsidRPr="00445B84" w14:paraId="7F9E4C35" w14:textId="77777777" w:rsidTr="00DA36C0">
        <w:trPr>
          <w:hidden/>
        </w:trPr>
        <w:tc>
          <w:tcPr>
            <w:tcW w:w="1135" w:type="dxa"/>
          </w:tcPr>
          <w:p w14:paraId="6B5A0145" w14:textId="77777777" w:rsidR="00BE0694" w:rsidRPr="00445B84" w:rsidRDefault="00BE0694" w:rsidP="00BE0694">
            <w:pPr>
              <w:jc w:val="center"/>
              <w:rPr>
                <w:snapToGrid w:val="0"/>
                <w:vanish/>
              </w:rPr>
            </w:pPr>
            <w:r w:rsidRPr="00445B84">
              <w:rPr>
                <w:snapToGrid w:val="0"/>
                <w:vanish/>
              </w:rPr>
              <w:t>6</w:t>
            </w:r>
          </w:p>
        </w:tc>
        <w:tc>
          <w:tcPr>
            <w:tcW w:w="850" w:type="dxa"/>
          </w:tcPr>
          <w:p w14:paraId="76EFB41E" w14:textId="77777777" w:rsidR="00BE0694" w:rsidRPr="00445B84" w:rsidRDefault="00BE0694" w:rsidP="00BE0694">
            <w:pPr>
              <w:jc w:val="center"/>
              <w:rPr>
                <w:snapToGrid w:val="0"/>
                <w:vanish/>
              </w:rPr>
            </w:pPr>
            <w:r w:rsidRPr="00445B84">
              <w:rPr>
                <w:snapToGrid w:val="0"/>
                <w:vanish/>
              </w:rPr>
              <w:t>0a</w:t>
            </w:r>
          </w:p>
        </w:tc>
        <w:tc>
          <w:tcPr>
            <w:tcW w:w="993" w:type="dxa"/>
          </w:tcPr>
          <w:p w14:paraId="64DDCD12" w14:textId="77777777" w:rsidR="00BE0694" w:rsidRPr="00445B84" w:rsidRDefault="00BE0694" w:rsidP="00BE0694">
            <w:pPr>
              <w:jc w:val="center"/>
              <w:rPr>
                <w:snapToGrid w:val="0"/>
                <w:vanish/>
              </w:rPr>
            </w:pPr>
            <w:r w:rsidRPr="00445B84">
              <w:rPr>
                <w:snapToGrid w:val="0"/>
                <w:vanish/>
              </w:rPr>
              <w:t>2019-01-03</w:t>
            </w:r>
          </w:p>
        </w:tc>
        <w:tc>
          <w:tcPr>
            <w:tcW w:w="5669" w:type="dxa"/>
          </w:tcPr>
          <w:p w14:paraId="2C111437" w14:textId="77777777" w:rsidR="00BE0694" w:rsidRPr="00445B84" w:rsidRDefault="00BE0694" w:rsidP="00BE0694">
            <w:pPr>
              <w:pStyle w:val="Header"/>
              <w:numPr>
                <w:ilvl w:val="0"/>
                <w:numId w:val="10"/>
              </w:numPr>
              <w:ind w:left="453"/>
              <w:rPr>
                <w:rFonts w:cs="Arial"/>
                <w:snapToGrid w:val="0"/>
                <w:vanish/>
              </w:rPr>
            </w:pPr>
            <w:r w:rsidRPr="00445B84">
              <w:rPr>
                <w:rFonts w:cs="Arial"/>
                <w:snapToGrid w:val="0"/>
                <w:vanish/>
              </w:rPr>
              <w:t>Chapter heading “Inherited Function Requirements” removed. Corresponding table renamed to “Requirements not cascaded”.</w:t>
            </w:r>
          </w:p>
          <w:p w14:paraId="2641524E" w14:textId="77777777" w:rsidR="00BE0694" w:rsidRPr="00445B84" w:rsidRDefault="00BE0694" w:rsidP="00BE0694">
            <w:pPr>
              <w:pStyle w:val="Header"/>
              <w:numPr>
                <w:ilvl w:val="0"/>
                <w:numId w:val="10"/>
              </w:numPr>
              <w:ind w:left="453"/>
              <w:rPr>
                <w:rFonts w:cs="Arial"/>
                <w:snapToGrid w:val="0"/>
                <w:vanish/>
              </w:rPr>
            </w:pPr>
            <w:r w:rsidRPr="00445B84">
              <w:rPr>
                <w:rFonts w:cs="Arial"/>
                <w:snapToGrid w:val="0"/>
                <w:vanish/>
              </w:rPr>
              <w:t>E/E Connection table got another column for allocated messages</w:t>
            </w:r>
          </w:p>
          <w:p w14:paraId="32FF4963" w14:textId="77777777" w:rsidR="00BE0694" w:rsidRPr="00445B84" w:rsidRDefault="00BE0694" w:rsidP="00BE0694">
            <w:pPr>
              <w:pStyle w:val="Header"/>
              <w:numPr>
                <w:ilvl w:val="0"/>
                <w:numId w:val="10"/>
              </w:numPr>
              <w:ind w:left="453"/>
              <w:rPr>
                <w:rFonts w:cs="Arial"/>
                <w:snapToGrid w:val="0"/>
                <w:vanish/>
              </w:rPr>
            </w:pPr>
            <w:r w:rsidRPr="00445B84">
              <w:rPr>
                <w:rFonts w:cs="Arial"/>
                <w:snapToGrid w:val="0"/>
                <w:vanish/>
              </w:rPr>
              <w:t>Naming conventions for Implemented Functions corrected (FncName_CmpName instead of FncName_on_CmpName)</w:t>
            </w:r>
          </w:p>
          <w:p w14:paraId="06AF26A5" w14:textId="77777777" w:rsidR="00BE0694" w:rsidRPr="00445B84" w:rsidRDefault="00BE0694" w:rsidP="00BE0694">
            <w:pPr>
              <w:pStyle w:val="Header"/>
              <w:numPr>
                <w:ilvl w:val="0"/>
                <w:numId w:val="10"/>
              </w:numPr>
              <w:ind w:left="453"/>
              <w:rPr>
                <w:rFonts w:cs="Arial"/>
                <w:snapToGrid w:val="0"/>
                <w:vanish/>
              </w:rPr>
            </w:pPr>
            <w:r w:rsidRPr="00445B84">
              <w:rPr>
                <w:rFonts w:cs="Arial"/>
                <w:snapToGrid w:val="0"/>
                <w:vanish/>
              </w:rPr>
              <w:lastRenderedPageBreak/>
              <w:t>Editorial corrections on the cover sheet</w:t>
            </w:r>
          </w:p>
          <w:p w14:paraId="086A4CF4" w14:textId="77777777" w:rsidR="00BE0694" w:rsidRPr="00445B84" w:rsidRDefault="00BE0694" w:rsidP="00BE0694">
            <w:pPr>
              <w:pStyle w:val="Header"/>
              <w:numPr>
                <w:ilvl w:val="0"/>
                <w:numId w:val="10"/>
              </w:numPr>
              <w:ind w:left="453"/>
              <w:rPr>
                <w:rFonts w:cs="Arial"/>
                <w:snapToGrid w:val="0"/>
                <w:vanish/>
              </w:rPr>
            </w:pPr>
            <w:r w:rsidRPr="00445B84">
              <w:rPr>
                <w:rFonts w:cs="Arial"/>
                <w:snapToGrid w:val="0"/>
                <w:vanish/>
              </w:rPr>
              <w:t>Explanatory text added to “Ethernet” section in chapter “Requirements on Connections”</w:t>
            </w:r>
          </w:p>
          <w:p w14:paraId="7116EB47" w14:textId="77777777" w:rsidR="0094283A" w:rsidRPr="00445B84" w:rsidRDefault="0094283A" w:rsidP="00BE0694">
            <w:pPr>
              <w:pStyle w:val="Header"/>
              <w:numPr>
                <w:ilvl w:val="0"/>
                <w:numId w:val="10"/>
              </w:numPr>
              <w:ind w:left="453"/>
              <w:rPr>
                <w:rFonts w:cs="Arial"/>
                <w:snapToGrid w:val="0"/>
                <w:vanish/>
              </w:rPr>
            </w:pPr>
            <w:r w:rsidRPr="00445B84">
              <w:rPr>
                <w:rFonts w:cs="Arial"/>
                <w:snapToGrid w:val="0"/>
                <w:vanish/>
              </w:rPr>
              <w:t>AIS templates updated. Linked to Wiki page</w:t>
            </w:r>
          </w:p>
        </w:tc>
        <w:tc>
          <w:tcPr>
            <w:tcW w:w="1588" w:type="dxa"/>
          </w:tcPr>
          <w:p w14:paraId="174CFD4E" w14:textId="77777777" w:rsidR="00BE0694" w:rsidRPr="00445B84" w:rsidRDefault="00BE0694" w:rsidP="00BE0694">
            <w:pPr>
              <w:rPr>
                <w:snapToGrid w:val="0"/>
                <w:vanish/>
              </w:rPr>
            </w:pPr>
            <w:r w:rsidRPr="00445B84">
              <w:rPr>
                <w:snapToGrid w:val="0"/>
                <w:vanish/>
              </w:rPr>
              <w:lastRenderedPageBreak/>
              <w:t>Jbaden1</w:t>
            </w:r>
          </w:p>
        </w:tc>
      </w:tr>
      <w:tr w:rsidR="00D8508A" w:rsidRPr="00445B84" w14:paraId="7F1D7431" w14:textId="77777777" w:rsidTr="00DA36C0">
        <w:trPr>
          <w:hidden/>
        </w:trPr>
        <w:tc>
          <w:tcPr>
            <w:tcW w:w="1135" w:type="dxa"/>
          </w:tcPr>
          <w:p w14:paraId="76DE9A44" w14:textId="77777777" w:rsidR="00D8508A" w:rsidRPr="00445B84" w:rsidRDefault="00D8508A" w:rsidP="00BE0694">
            <w:pPr>
              <w:jc w:val="center"/>
              <w:rPr>
                <w:snapToGrid w:val="0"/>
                <w:vanish/>
              </w:rPr>
            </w:pPr>
            <w:r w:rsidRPr="00445B84">
              <w:rPr>
                <w:snapToGrid w:val="0"/>
                <w:vanish/>
              </w:rPr>
              <w:t>6</w:t>
            </w:r>
          </w:p>
        </w:tc>
        <w:tc>
          <w:tcPr>
            <w:tcW w:w="850" w:type="dxa"/>
          </w:tcPr>
          <w:p w14:paraId="54D11D36" w14:textId="77777777" w:rsidR="00D8508A" w:rsidRPr="00445B84" w:rsidRDefault="00D8508A" w:rsidP="00BE0694">
            <w:pPr>
              <w:jc w:val="center"/>
              <w:rPr>
                <w:snapToGrid w:val="0"/>
                <w:vanish/>
              </w:rPr>
            </w:pPr>
            <w:r w:rsidRPr="00445B84">
              <w:rPr>
                <w:snapToGrid w:val="0"/>
                <w:vanish/>
              </w:rPr>
              <w:t>0b</w:t>
            </w:r>
          </w:p>
        </w:tc>
        <w:tc>
          <w:tcPr>
            <w:tcW w:w="993" w:type="dxa"/>
          </w:tcPr>
          <w:p w14:paraId="755A79DB" w14:textId="77777777" w:rsidR="00D8508A" w:rsidRPr="00445B84" w:rsidRDefault="00D8508A" w:rsidP="00BE0694">
            <w:pPr>
              <w:jc w:val="center"/>
              <w:rPr>
                <w:snapToGrid w:val="0"/>
                <w:vanish/>
              </w:rPr>
            </w:pPr>
            <w:r w:rsidRPr="00445B84">
              <w:rPr>
                <w:snapToGrid w:val="0"/>
                <w:vanish/>
              </w:rPr>
              <w:t>2019-01-15</w:t>
            </w:r>
          </w:p>
        </w:tc>
        <w:tc>
          <w:tcPr>
            <w:tcW w:w="5669" w:type="dxa"/>
          </w:tcPr>
          <w:p w14:paraId="2B01AD36" w14:textId="77777777" w:rsidR="00D8508A" w:rsidRPr="00445B84" w:rsidRDefault="005157BB" w:rsidP="00D8508A">
            <w:pPr>
              <w:pStyle w:val="Header"/>
              <w:numPr>
                <w:ilvl w:val="0"/>
                <w:numId w:val="10"/>
              </w:numPr>
              <w:ind w:left="489" w:hanging="425"/>
              <w:rPr>
                <w:rFonts w:cs="Arial"/>
                <w:snapToGrid w:val="0"/>
                <w:vanish/>
              </w:rPr>
            </w:pPr>
            <w:r w:rsidRPr="00445B84">
              <w:rPr>
                <w:rFonts w:cs="Arial"/>
                <w:snapToGrid w:val="0"/>
                <w:vanish/>
              </w:rPr>
              <w:t xml:space="preserve">Change: </w:t>
            </w:r>
            <w:r w:rsidR="00D8508A" w:rsidRPr="00445B84">
              <w:rPr>
                <w:rFonts w:cs="Arial"/>
                <w:snapToGrid w:val="0"/>
                <w:vanish/>
              </w:rPr>
              <w:t>"doc acronym" and "product type" added to Word doc properties to ease spec alignment of certain capters across FIS, AFS and ASS.</w:t>
            </w:r>
          </w:p>
          <w:p w14:paraId="7A5EC4C2" w14:textId="77777777" w:rsidR="00D8508A" w:rsidRPr="00445B84" w:rsidRDefault="005157BB" w:rsidP="00D8508A">
            <w:pPr>
              <w:pStyle w:val="Header"/>
              <w:numPr>
                <w:ilvl w:val="0"/>
                <w:numId w:val="10"/>
              </w:numPr>
              <w:ind w:left="489" w:hanging="425"/>
              <w:rPr>
                <w:rFonts w:cs="Arial"/>
                <w:snapToGrid w:val="0"/>
                <w:vanish/>
              </w:rPr>
            </w:pPr>
            <w:r w:rsidRPr="00445B84">
              <w:rPr>
                <w:rFonts w:cs="Arial"/>
                <w:snapToGrid w:val="0"/>
                <w:vanish/>
              </w:rPr>
              <w:t xml:space="preserve">Bugfix: </w:t>
            </w:r>
            <w:r w:rsidR="00D8508A" w:rsidRPr="00445B84">
              <w:rPr>
                <w:rFonts w:cs="Arial"/>
                <w:snapToGrid w:val="0"/>
                <w:vanish/>
              </w:rPr>
              <w:t>table 22 renamed from FTTI table to FHT table, includes a bug fix: each FSR is allocated to only one ECU/component</w:t>
            </w:r>
          </w:p>
        </w:tc>
        <w:tc>
          <w:tcPr>
            <w:tcW w:w="1588" w:type="dxa"/>
          </w:tcPr>
          <w:p w14:paraId="20AF4602" w14:textId="77777777" w:rsidR="00D8508A" w:rsidRPr="00445B84" w:rsidRDefault="00D8508A" w:rsidP="00BE0694">
            <w:pPr>
              <w:rPr>
                <w:snapToGrid w:val="0"/>
                <w:vanish/>
              </w:rPr>
            </w:pPr>
            <w:r w:rsidRPr="00445B84">
              <w:rPr>
                <w:snapToGrid w:val="0"/>
                <w:vanish/>
              </w:rPr>
              <w:t>Jbaden1</w:t>
            </w:r>
          </w:p>
        </w:tc>
      </w:tr>
      <w:tr w:rsidR="000A0063" w:rsidRPr="00445B84" w14:paraId="7AF743F1" w14:textId="77777777" w:rsidTr="00DA36C0">
        <w:trPr>
          <w:hidden/>
        </w:trPr>
        <w:tc>
          <w:tcPr>
            <w:tcW w:w="1135" w:type="dxa"/>
          </w:tcPr>
          <w:p w14:paraId="27FF8838" w14:textId="77777777" w:rsidR="000A0063" w:rsidRPr="00445B84" w:rsidRDefault="000A0063" w:rsidP="000A0063">
            <w:pPr>
              <w:jc w:val="center"/>
              <w:rPr>
                <w:snapToGrid w:val="0"/>
                <w:vanish/>
              </w:rPr>
            </w:pPr>
            <w:r w:rsidRPr="00445B84">
              <w:rPr>
                <w:snapToGrid w:val="0"/>
                <w:vanish/>
              </w:rPr>
              <w:t>6</w:t>
            </w:r>
          </w:p>
        </w:tc>
        <w:tc>
          <w:tcPr>
            <w:tcW w:w="850" w:type="dxa"/>
          </w:tcPr>
          <w:p w14:paraId="11198F1C" w14:textId="77777777" w:rsidR="000A0063" w:rsidRPr="00445B84" w:rsidRDefault="000A0063" w:rsidP="000A0063">
            <w:pPr>
              <w:jc w:val="center"/>
              <w:rPr>
                <w:snapToGrid w:val="0"/>
                <w:vanish/>
              </w:rPr>
            </w:pPr>
            <w:r w:rsidRPr="00445B84">
              <w:rPr>
                <w:snapToGrid w:val="0"/>
                <w:vanish/>
              </w:rPr>
              <w:t>0b</w:t>
            </w:r>
          </w:p>
        </w:tc>
        <w:tc>
          <w:tcPr>
            <w:tcW w:w="993" w:type="dxa"/>
          </w:tcPr>
          <w:p w14:paraId="1C93D295" w14:textId="77777777" w:rsidR="000A0063" w:rsidRPr="00445B84" w:rsidRDefault="000A0063" w:rsidP="000A0063">
            <w:pPr>
              <w:jc w:val="center"/>
              <w:rPr>
                <w:snapToGrid w:val="0"/>
                <w:vanish/>
              </w:rPr>
            </w:pPr>
            <w:r w:rsidRPr="00445B84">
              <w:rPr>
                <w:snapToGrid w:val="0"/>
                <w:vanish/>
              </w:rPr>
              <w:t>2019-02-04</w:t>
            </w:r>
          </w:p>
        </w:tc>
        <w:tc>
          <w:tcPr>
            <w:tcW w:w="5669" w:type="dxa"/>
          </w:tcPr>
          <w:p w14:paraId="6E025473" w14:textId="77777777" w:rsidR="000A0063" w:rsidRPr="00445B84" w:rsidRDefault="005157BB" w:rsidP="000A0063">
            <w:pPr>
              <w:pStyle w:val="Header"/>
              <w:numPr>
                <w:ilvl w:val="0"/>
                <w:numId w:val="10"/>
              </w:numPr>
              <w:ind w:left="489" w:hanging="425"/>
              <w:rPr>
                <w:rFonts w:cs="Arial"/>
                <w:snapToGrid w:val="0"/>
                <w:vanish/>
              </w:rPr>
            </w:pPr>
            <w:r w:rsidRPr="00445B84">
              <w:rPr>
                <w:rFonts w:cs="Arial"/>
                <w:snapToGrid w:val="0"/>
                <w:vanish/>
              </w:rPr>
              <w:t>Change: C</w:t>
            </w:r>
            <w:r w:rsidR="000A0063" w:rsidRPr="00445B84">
              <w:rPr>
                <w:rFonts w:cs="Arial"/>
                <w:snapToGrid w:val="0"/>
                <w:vanish/>
              </w:rPr>
              <w:t>hapter “Interface Requirements” added to “Implemented Function xxx” section (to have a single chapter for to collect subscriber/publisher interface and mapping requirements which to not conform to the corresponding Data Dictionary objects)</w:t>
            </w:r>
          </w:p>
          <w:p w14:paraId="6A6EB410" w14:textId="77777777" w:rsidR="000A0063" w:rsidRPr="00445B84" w:rsidRDefault="005157BB" w:rsidP="000A0063">
            <w:pPr>
              <w:pStyle w:val="Header"/>
              <w:numPr>
                <w:ilvl w:val="0"/>
                <w:numId w:val="10"/>
              </w:numPr>
              <w:ind w:left="489" w:hanging="425"/>
              <w:rPr>
                <w:rFonts w:cs="Arial"/>
                <w:snapToGrid w:val="0"/>
                <w:vanish/>
              </w:rPr>
            </w:pPr>
            <w:r w:rsidRPr="00445B84">
              <w:rPr>
                <w:rFonts w:cs="Arial"/>
                <w:snapToGrid w:val="0"/>
                <w:vanish/>
              </w:rPr>
              <w:t xml:space="preserve">Change: </w:t>
            </w:r>
            <w:r w:rsidR="000A0063" w:rsidRPr="00445B84">
              <w:rPr>
                <w:rFonts w:cs="Arial"/>
                <w:snapToGrid w:val="0"/>
                <w:vanish/>
              </w:rPr>
              <w:t>“CAN Interface” subsection renamed to “AIS Interfaces”</w:t>
            </w:r>
            <w:r w:rsidR="00353057" w:rsidRPr="00445B84">
              <w:rPr>
                <w:rFonts w:cs="Arial"/>
                <w:snapToGrid w:val="0"/>
                <w:vanish/>
              </w:rPr>
              <w:t xml:space="preserve"> again</w:t>
            </w:r>
            <w:r w:rsidR="000A0063" w:rsidRPr="00445B84">
              <w:rPr>
                <w:rFonts w:cs="Arial"/>
                <w:snapToGrid w:val="0"/>
                <w:vanish/>
              </w:rPr>
              <w:t>. Although several Subscriber/Publisher interface attributes are probably CAN bus specific, other attributes seem to be well suited for other networks than CAN.</w:t>
            </w:r>
          </w:p>
          <w:p w14:paraId="33FEC66B" w14:textId="77777777" w:rsidR="008A5E67" w:rsidRPr="00445B84" w:rsidRDefault="008A5E67" w:rsidP="008A5E67">
            <w:pPr>
              <w:pStyle w:val="Header"/>
              <w:numPr>
                <w:ilvl w:val="0"/>
                <w:numId w:val="10"/>
              </w:numPr>
              <w:ind w:left="489" w:hanging="425"/>
              <w:rPr>
                <w:rFonts w:cs="Arial"/>
                <w:snapToGrid w:val="0"/>
                <w:vanish/>
              </w:rPr>
            </w:pPr>
            <w:r w:rsidRPr="00445B84">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500ED355" w14:textId="77777777" w:rsidR="00C169B3" w:rsidRPr="00445B84" w:rsidRDefault="00C169B3" w:rsidP="000A0063">
            <w:pPr>
              <w:pStyle w:val="Header"/>
              <w:numPr>
                <w:ilvl w:val="0"/>
                <w:numId w:val="10"/>
              </w:numPr>
              <w:ind w:left="489" w:hanging="425"/>
              <w:rPr>
                <w:rFonts w:cs="Arial"/>
                <w:snapToGrid w:val="0"/>
                <w:vanish/>
              </w:rPr>
            </w:pPr>
            <w:r w:rsidRPr="00445B84">
              <w:rPr>
                <w:rFonts w:cs="Arial"/>
                <w:snapToGrid w:val="0"/>
                <w:vanish/>
              </w:rPr>
              <w:t>Change: Explanatory text in section “Implemented Function xxx” improved.</w:t>
            </w:r>
          </w:p>
        </w:tc>
        <w:tc>
          <w:tcPr>
            <w:tcW w:w="1588" w:type="dxa"/>
          </w:tcPr>
          <w:p w14:paraId="63CE4343" w14:textId="77777777" w:rsidR="000A0063" w:rsidRPr="00445B84" w:rsidRDefault="000A0063" w:rsidP="000A0063">
            <w:pPr>
              <w:rPr>
                <w:snapToGrid w:val="0"/>
                <w:vanish/>
              </w:rPr>
            </w:pPr>
            <w:r w:rsidRPr="00445B84">
              <w:rPr>
                <w:snapToGrid w:val="0"/>
                <w:vanish/>
              </w:rPr>
              <w:t>Jbaden1</w:t>
            </w:r>
          </w:p>
        </w:tc>
      </w:tr>
      <w:tr w:rsidR="00C108BB" w:rsidRPr="00445B84" w14:paraId="3F5C2962" w14:textId="77777777" w:rsidTr="00DA36C0">
        <w:trPr>
          <w:hidden/>
        </w:trPr>
        <w:tc>
          <w:tcPr>
            <w:tcW w:w="1135" w:type="dxa"/>
          </w:tcPr>
          <w:p w14:paraId="7AF67640" w14:textId="77777777" w:rsidR="00C108BB" w:rsidRPr="00445B84" w:rsidRDefault="00C108BB" w:rsidP="00C108BB">
            <w:pPr>
              <w:jc w:val="center"/>
              <w:rPr>
                <w:snapToGrid w:val="0"/>
                <w:vanish/>
              </w:rPr>
            </w:pPr>
            <w:r w:rsidRPr="00445B84">
              <w:rPr>
                <w:snapToGrid w:val="0"/>
                <w:vanish/>
              </w:rPr>
              <w:t>6</w:t>
            </w:r>
          </w:p>
        </w:tc>
        <w:tc>
          <w:tcPr>
            <w:tcW w:w="850" w:type="dxa"/>
          </w:tcPr>
          <w:p w14:paraId="5C235F46" w14:textId="77777777" w:rsidR="00C108BB" w:rsidRPr="00445B84" w:rsidRDefault="00C108BB" w:rsidP="00C108BB">
            <w:pPr>
              <w:jc w:val="center"/>
              <w:rPr>
                <w:snapToGrid w:val="0"/>
                <w:vanish/>
              </w:rPr>
            </w:pPr>
            <w:r w:rsidRPr="00445B84">
              <w:rPr>
                <w:snapToGrid w:val="0"/>
                <w:vanish/>
              </w:rPr>
              <w:t>0b</w:t>
            </w:r>
          </w:p>
        </w:tc>
        <w:tc>
          <w:tcPr>
            <w:tcW w:w="993" w:type="dxa"/>
          </w:tcPr>
          <w:p w14:paraId="540ADB2B" w14:textId="77777777" w:rsidR="00C108BB" w:rsidRPr="00445B84" w:rsidRDefault="00C108BB" w:rsidP="00C108BB">
            <w:pPr>
              <w:jc w:val="center"/>
              <w:rPr>
                <w:snapToGrid w:val="0"/>
                <w:vanish/>
              </w:rPr>
            </w:pPr>
            <w:r w:rsidRPr="00445B84">
              <w:rPr>
                <w:snapToGrid w:val="0"/>
                <w:vanish/>
              </w:rPr>
              <w:t>2019-02-05</w:t>
            </w:r>
          </w:p>
        </w:tc>
        <w:tc>
          <w:tcPr>
            <w:tcW w:w="5669" w:type="dxa"/>
          </w:tcPr>
          <w:p w14:paraId="3F86D930" w14:textId="77777777" w:rsidR="00C108BB" w:rsidRPr="00445B84" w:rsidRDefault="00C108BB" w:rsidP="00C108BB">
            <w:pPr>
              <w:pStyle w:val="Header"/>
              <w:numPr>
                <w:ilvl w:val="0"/>
                <w:numId w:val="10"/>
              </w:numPr>
              <w:ind w:left="489" w:hanging="425"/>
              <w:rPr>
                <w:rFonts w:cs="Arial"/>
                <w:snapToGrid w:val="0"/>
                <w:vanish/>
              </w:rPr>
            </w:pPr>
            <w:r w:rsidRPr="00445B84">
              <w:rPr>
                <w:rFonts w:cs="Arial"/>
                <w:snapToGrid w:val="0"/>
                <w:vanish/>
              </w:rPr>
              <w:t>Change: Layout of AIS Interfaces in Data Dictionary reworked to enable Excel Import</w:t>
            </w:r>
          </w:p>
        </w:tc>
        <w:tc>
          <w:tcPr>
            <w:tcW w:w="1588" w:type="dxa"/>
          </w:tcPr>
          <w:p w14:paraId="3346D4BD" w14:textId="77777777" w:rsidR="00C108BB" w:rsidRPr="00445B84" w:rsidRDefault="00C108BB" w:rsidP="00C108BB">
            <w:pPr>
              <w:rPr>
                <w:snapToGrid w:val="0"/>
                <w:vanish/>
              </w:rPr>
            </w:pPr>
            <w:r w:rsidRPr="00445B84">
              <w:rPr>
                <w:snapToGrid w:val="0"/>
                <w:vanish/>
              </w:rPr>
              <w:t>Jbaden1</w:t>
            </w:r>
          </w:p>
        </w:tc>
      </w:tr>
      <w:tr w:rsidR="00025E9B" w:rsidRPr="00445B84" w14:paraId="49087612" w14:textId="77777777" w:rsidTr="006B6F49">
        <w:trPr>
          <w:hidden/>
        </w:trPr>
        <w:tc>
          <w:tcPr>
            <w:tcW w:w="1135" w:type="dxa"/>
          </w:tcPr>
          <w:p w14:paraId="4DAC5C75" w14:textId="77777777" w:rsidR="00025E9B" w:rsidRPr="00445B84" w:rsidRDefault="00025E9B" w:rsidP="006B6F49">
            <w:pPr>
              <w:jc w:val="center"/>
              <w:rPr>
                <w:snapToGrid w:val="0"/>
                <w:vanish/>
              </w:rPr>
            </w:pPr>
            <w:r w:rsidRPr="00445B84">
              <w:rPr>
                <w:snapToGrid w:val="0"/>
                <w:vanish/>
              </w:rPr>
              <w:t>6</w:t>
            </w:r>
          </w:p>
        </w:tc>
        <w:tc>
          <w:tcPr>
            <w:tcW w:w="850" w:type="dxa"/>
          </w:tcPr>
          <w:p w14:paraId="6863D5C2" w14:textId="77777777" w:rsidR="00025E9B" w:rsidRPr="00445B84" w:rsidRDefault="00025E9B" w:rsidP="00025E9B">
            <w:pPr>
              <w:jc w:val="center"/>
              <w:rPr>
                <w:snapToGrid w:val="0"/>
                <w:vanish/>
              </w:rPr>
            </w:pPr>
            <w:r w:rsidRPr="00445B84">
              <w:rPr>
                <w:snapToGrid w:val="0"/>
                <w:vanish/>
              </w:rPr>
              <w:t>0c</w:t>
            </w:r>
          </w:p>
        </w:tc>
        <w:tc>
          <w:tcPr>
            <w:tcW w:w="993" w:type="dxa"/>
          </w:tcPr>
          <w:p w14:paraId="590C6AD6" w14:textId="77777777" w:rsidR="00025E9B" w:rsidRPr="00445B84" w:rsidRDefault="00025E9B" w:rsidP="00025E9B">
            <w:pPr>
              <w:jc w:val="center"/>
              <w:rPr>
                <w:snapToGrid w:val="0"/>
                <w:vanish/>
              </w:rPr>
            </w:pPr>
            <w:r w:rsidRPr="00445B84">
              <w:rPr>
                <w:snapToGrid w:val="0"/>
                <w:vanish/>
              </w:rPr>
              <w:t>2019-02-20</w:t>
            </w:r>
          </w:p>
        </w:tc>
        <w:tc>
          <w:tcPr>
            <w:tcW w:w="5669" w:type="dxa"/>
          </w:tcPr>
          <w:p w14:paraId="4C6B7B25" w14:textId="77777777" w:rsidR="00025E9B" w:rsidRPr="00445B84" w:rsidRDefault="00025E9B" w:rsidP="00025E9B">
            <w:pPr>
              <w:pStyle w:val="Header"/>
              <w:numPr>
                <w:ilvl w:val="0"/>
                <w:numId w:val="10"/>
              </w:numPr>
              <w:ind w:left="489" w:hanging="425"/>
              <w:rPr>
                <w:rFonts w:cs="Arial"/>
                <w:snapToGrid w:val="0"/>
                <w:vanish/>
              </w:rPr>
            </w:pPr>
            <w:r w:rsidRPr="00445B84">
              <w:rPr>
                <w:rFonts w:cs="Arial"/>
                <w:snapToGrid w:val="0"/>
                <w:vanish/>
              </w:rPr>
              <w:t>Bugfix: AIS Interfaces tables partially formatted incorrectly (heading “Network Timing” and “Signal Integrity/Robustness” got exported for Publisher Interface). A few values formatted as invisible</w:t>
            </w:r>
          </w:p>
        </w:tc>
        <w:tc>
          <w:tcPr>
            <w:tcW w:w="1588" w:type="dxa"/>
          </w:tcPr>
          <w:p w14:paraId="52600764" w14:textId="77777777" w:rsidR="00025E9B" w:rsidRPr="00445B84" w:rsidRDefault="00025E9B" w:rsidP="006B6F49">
            <w:pPr>
              <w:rPr>
                <w:snapToGrid w:val="0"/>
                <w:vanish/>
              </w:rPr>
            </w:pPr>
            <w:r w:rsidRPr="00445B84">
              <w:rPr>
                <w:snapToGrid w:val="0"/>
                <w:vanish/>
              </w:rPr>
              <w:t>Jbaden1</w:t>
            </w:r>
          </w:p>
        </w:tc>
      </w:tr>
      <w:tr w:rsidR="00485362" w:rsidRPr="00445B84" w14:paraId="37A458DA" w14:textId="77777777" w:rsidTr="006B6F49">
        <w:trPr>
          <w:hidden/>
        </w:trPr>
        <w:tc>
          <w:tcPr>
            <w:tcW w:w="1135" w:type="dxa"/>
          </w:tcPr>
          <w:p w14:paraId="64A67C36" w14:textId="77777777" w:rsidR="00485362" w:rsidRPr="00445B84" w:rsidRDefault="00485362" w:rsidP="00485362">
            <w:pPr>
              <w:jc w:val="center"/>
              <w:rPr>
                <w:snapToGrid w:val="0"/>
                <w:vanish/>
              </w:rPr>
            </w:pPr>
            <w:r w:rsidRPr="00445B84">
              <w:rPr>
                <w:snapToGrid w:val="0"/>
                <w:vanish/>
              </w:rPr>
              <w:t>6</w:t>
            </w:r>
          </w:p>
        </w:tc>
        <w:tc>
          <w:tcPr>
            <w:tcW w:w="850" w:type="dxa"/>
          </w:tcPr>
          <w:p w14:paraId="61F7FE21" w14:textId="77777777" w:rsidR="00485362" w:rsidRPr="00445B84" w:rsidRDefault="00485362" w:rsidP="00485362">
            <w:pPr>
              <w:jc w:val="center"/>
              <w:rPr>
                <w:snapToGrid w:val="0"/>
                <w:vanish/>
              </w:rPr>
            </w:pPr>
            <w:r w:rsidRPr="00445B84">
              <w:rPr>
                <w:snapToGrid w:val="0"/>
                <w:vanish/>
              </w:rPr>
              <w:t>0d</w:t>
            </w:r>
          </w:p>
        </w:tc>
        <w:tc>
          <w:tcPr>
            <w:tcW w:w="993" w:type="dxa"/>
          </w:tcPr>
          <w:p w14:paraId="01DD2204" w14:textId="77777777" w:rsidR="00485362" w:rsidRPr="00445B84" w:rsidRDefault="00485362" w:rsidP="00485362">
            <w:pPr>
              <w:jc w:val="center"/>
              <w:rPr>
                <w:snapToGrid w:val="0"/>
                <w:vanish/>
              </w:rPr>
            </w:pPr>
            <w:r w:rsidRPr="00445B84">
              <w:rPr>
                <w:snapToGrid w:val="0"/>
                <w:vanish/>
              </w:rPr>
              <w:t>2019-11-06</w:t>
            </w:r>
          </w:p>
        </w:tc>
        <w:tc>
          <w:tcPr>
            <w:tcW w:w="5669" w:type="dxa"/>
          </w:tcPr>
          <w:p w14:paraId="1B6EA7C1" w14:textId="77777777" w:rsidR="00485362" w:rsidRPr="00445B84" w:rsidRDefault="00485362" w:rsidP="00485362">
            <w:pPr>
              <w:pStyle w:val="Header"/>
              <w:numPr>
                <w:ilvl w:val="0"/>
                <w:numId w:val="10"/>
              </w:numPr>
              <w:ind w:left="429"/>
              <w:textAlignment w:val="auto"/>
              <w:rPr>
                <w:rFonts w:cs="Arial"/>
                <w:snapToGrid w:val="0"/>
                <w:vanish/>
              </w:rPr>
            </w:pPr>
            <w:r w:rsidRPr="00445B84">
              <w:rPr>
                <w:rFonts w:cs="Arial"/>
                <w:snapToGrid w:val="0"/>
                <w:vanish/>
              </w:rPr>
              <w:t xml:space="preserve">Copyright notice shortened and moved to cover sheet and added to footer (to be compliant </w:t>
            </w:r>
            <w:hyperlink r:id="rId102" w:history="1">
              <w:r w:rsidRPr="00445B84">
                <w:rPr>
                  <w:rStyle w:val="Hyperlink"/>
                  <w:rFonts w:cs="Arial"/>
                  <w:snapToGrid w:val="0"/>
                  <w:vanish/>
                </w:rPr>
                <w:t>with Ford copyright guidelines</w:t>
              </w:r>
            </w:hyperlink>
            <w:r w:rsidRPr="00445B84">
              <w:rPr>
                <w:rFonts w:cs="Arial"/>
                <w:snapToGrid w:val="0"/>
                <w:vanish/>
              </w:rPr>
              <w:t>)</w:t>
            </w:r>
          </w:p>
          <w:p w14:paraId="7F2668B6" w14:textId="77777777" w:rsidR="00485362" w:rsidRPr="00445B84" w:rsidRDefault="00485362" w:rsidP="00485362">
            <w:pPr>
              <w:pStyle w:val="Header"/>
              <w:numPr>
                <w:ilvl w:val="0"/>
                <w:numId w:val="10"/>
              </w:numPr>
              <w:ind w:left="489" w:hanging="425"/>
              <w:rPr>
                <w:rFonts w:cs="Arial"/>
                <w:snapToGrid w:val="0"/>
                <w:vanish/>
              </w:rPr>
            </w:pPr>
            <w:r w:rsidRPr="00445B84">
              <w:rPr>
                <w:rFonts w:cs="Arial"/>
                <w:snapToGrid w:val="0"/>
                <w:vanish/>
              </w:rPr>
              <w:t>Term “Disclaimer” no longer used for what is actually only a copyright notice</w:t>
            </w:r>
          </w:p>
        </w:tc>
        <w:tc>
          <w:tcPr>
            <w:tcW w:w="1588" w:type="dxa"/>
          </w:tcPr>
          <w:p w14:paraId="7F8BF78A" w14:textId="77777777" w:rsidR="00485362" w:rsidRPr="00445B84" w:rsidRDefault="00485362" w:rsidP="00485362">
            <w:pPr>
              <w:rPr>
                <w:snapToGrid w:val="0"/>
                <w:vanish/>
              </w:rPr>
            </w:pPr>
            <w:r w:rsidRPr="00445B84">
              <w:rPr>
                <w:snapToGrid w:val="0"/>
                <w:vanish/>
              </w:rPr>
              <w:t>Jbaden1</w:t>
            </w:r>
          </w:p>
        </w:tc>
      </w:tr>
      <w:tr w:rsidR="002037FC" w:rsidRPr="00445B84" w14:paraId="0971C4FD" w14:textId="77777777" w:rsidTr="0079539A">
        <w:trPr>
          <w:hidden/>
        </w:trPr>
        <w:tc>
          <w:tcPr>
            <w:tcW w:w="1135" w:type="dxa"/>
          </w:tcPr>
          <w:p w14:paraId="36F17671" w14:textId="77777777" w:rsidR="002037FC" w:rsidRPr="00445B84" w:rsidRDefault="002037FC" w:rsidP="0079539A">
            <w:pPr>
              <w:jc w:val="center"/>
              <w:rPr>
                <w:snapToGrid w:val="0"/>
                <w:vanish/>
              </w:rPr>
            </w:pPr>
            <w:r w:rsidRPr="00764EF4">
              <w:rPr>
                <w:snapToGrid w:val="0"/>
                <w:vanish/>
              </w:rPr>
              <w:t>6</w:t>
            </w:r>
          </w:p>
        </w:tc>
        <w:tc>
          <w:tcPr>
            <w:tcW w:w="850" w:type="dxa"/>
          </w:tcPr>
          <w:p w14:paraId="68599F52" w14:textId="77777777" w:rsidR="002037FC" w:rsidRPr="00445B84" w:rsidRDefault="002037FC" w:rsidP="0079539A">
            <w:pPr>
              <w:jc w:val="center"/>
              <w:rPr>
                <w:snapToGrid w:val="0"/>
                <w:vanish/>
              </w:rPr>
            </w:pPr>
            <w:r w:rsidRPr="00764EF4">
              <w:rPr>
                <w:snapToGrid w:val="0"/>
                <w:vanish/>
              </w:rPr>
              <w:t>0</w:t>
            </w:r>
            <w:r>
              <w:rPr>
                <w:snapToGrid w:val="0"/>
                <w:vanish/>
              </w:rPr>
              <w:t>d</w:t>
            </w:r>
          </w:p>
        </w:tc>
        <w:tc>
          <w:tcPr>
            <w:tcW w:w="993" w:type="dxa"/>
          </w:tcPr>
          <w:p w14:paraId="5141F790" w14:textId="77777777" w:rsidR="002037FC" w:rsidRPr="00445B84" w:rsidRDefault="002037FC" w:rsidP="0079539A">
            <w:pPr>
              <w:jc w:val="center"/>
              <w:rPr>
                <w:snapToGrid w:val="0"/>
                <w:vanish/>
              </w:rPr>
            </w:pPr>
            <w:r w:rsidRPr="00764EF4">
              <w:rPr>
                <w:snapToGrid w:val="0"/>
                <w:vanish/>
              </w:rPr>
              <w:t>2019-12-05</w:t>
            </w:r>
          </w:p>
        </w:tc>
        <w:tc>
          <w:tcPr>
            <w:tcW w:w="5669" w:type="dxa"/>
          </w:tcPr>
          <w:p w14:paraId="6AC322EE" w14:textId="77777777" w:rsidR="002037FC" w:rsidRPr="00764EF4" w:rsidRDefault="002037FC" w:rsidP="0079539A">
            <w:pPr>
              <w:pStyle w:val="Header"/>
              <w:numPr>
                <w:ilvl w:val="0"/>
                <w:numId w:val="10"/>
              </w:numPr>
              <w:ind w:left="429"/>
              <w:textAlignment w:val="auto"/>
              <w:rPr>
                <w:rFonts w:cs="Arial"/>
                <w:snapToGrid w:val="0"/>
                <w:vanish/>
              </w:rPr>
            </w:pPr>
            <w:r w:rsidRPr="00764EF4">
              <w:rPr>
                <w:rFonts w:cs="Arial"/>
                <w:snapToGrid w:val="0"/>
                <w:vanish/>
              </w:rPr>
              <w:t>Upstream Documents section added to “Input Requirements/Documents” table</w:t>
            </w:r>
          </w:p>
          <w:p w14:paraId="5B1FF993" w14:textId="77777777" w:rsidR="002037FC" w:rsidRDefault="002037FC" w:rsidP="0079539A">
            <w:pPr>
              <w:pStyle w:val="Header"/>
              <w:numPr>
                <w:ilvl w:val="0"/>
                <w:numId w:val="10"/>
              </w:numPr>
              <w:ind w:left="429"/>
              <w:textAlignment w:val="auto"/>
              <w:rPr>
                <w:rFonts w:cs="Arial"/>
                <w:snapToGrid w:val="0"/>
                <w:vanish/>
              </w:rPr>
            </w:pPr>
            <w:r w:rsidRPr="00764EF4">
              <w:rPr>
                <w:rFonts w:cs="Arial"/>
                <w:snapToGrid w:val="0"/>
                <w:vanish/>
              </w:rPr>
              <w:t>Custom style table formatting removed</w:t>
            </w:r>
          </w:p>
          <w:p w14:paraId="74B65291" w14:textId="77777777" w:rsidR="002037FC" w:rsidRPr="00445B84" w:rsidRDefault="002037FC" w:rsidP="0079539A">
            <w:pPr>
              <w:pStyle w:val="Header"/>
              <w:numPr>
                <w:ilvl w:val="0"/>
                <w:numId w:val="10"/>
              </w:numPr>
              <w:ind w:left="429"/>
              <w:textAlignment w:val="auto"/>
              <w:rPr>
                <w:rFonts w:cs="Arial"/>
                <w:snapToGrid w:val="0"/>
                <w:vanish/>
              </w:rPr>
            </w:pPr>
            <w:r>
              <w:rPr>
                <w:rFonts w:cs="Arial"/>
                <w:snapToGrid w:val="0"/>
                <w:vanish/>
              </w:rPr>
              <w:t>FuSa alignments from v6.1 Feature Doc, Function Spec and FIS transferred to AFS</w:t>
            </w:r>
          </w:p>
        </w:tc>
        <w:tc>
          <w:tcPr>
            <w:tcW w:w="1588" w:type="dxa"/>
          </w:tcPr>
          <w:p w14:paraId="118A8089" w14:textId="77777777" w:rsidR="002037FC" w:rsidRPr="00445B84" w:rsidRDefault="002037FC" w:rsidP="0079539A">
            <w:pPr>
              <w:rPr>
                <w:snapToGrid w:val="0"/>
                <w:vanish/>
              </w:rPr>
            </w:pPr>
            <w:r w:rsidRPr="00764EF4">
              <w:rPr>
                <w:snapToGrid w:val="0"/>
                <w:vanish/>
              </w:rPr>
              <w:t>Jbaden1</w:t>
            </w:r>
          </w:p>
        </w:tc>
      </w:tr>
      <w:tr w:rsidR="002037FC" w:rsidRPr="00445B84" w14:paraId="7FA265AD" w14:textId="77777777" w:rsidTr="006B6F49">
        <w:trPr>
          <w:hidden/>
        </w:trPr>
        <w:tc>
          <w:tcPr>
            <w:tcW w:w="1135" w:type="dxa"/>
          </w:tcPr>
          <w:p w14:paraId="6C9EE0BE" w14:textId="77777777" w:rsidR="002037FC" w:rsidRPr="00445B84" w:rsidRDefault="002037FC" w:rsidP="002037FC">
            <w:pPr>
              <w:jc w:val="center"/>
              <w:rPr>
                <w:snapToGrid w:val="0"/>
                <w:vanish/>
              </w:rPr>
            </w:pPr>
            <w:r>
              <w:rPr>
                <w:snapToGrid w:val="0"/>
                <w:vanish/>
              </w:rPr>
              <w:t>6</w:t>
            </w:r>
          </w:p>
        </w:tc>
        <w:tc>
          <w:tcPr>
            <w:tcW w:w="850" w:type="dxa"/>
          </w:tcPr>
          <w:p w14:paraId="2620DA20" w14:textId="77777777" w:rsidR="002037FC" w:rsidRPr="00445B84" w:rsidRDefault="002037FC" w:rsidP="002037FC">
            <w:pPr>
              <w:jc w:val="center"/>
              <w:rPr>
                <w:snapToGrid w:val="0"/>
                <w:vanish/>
              </w:rPr>
            </w:pPr>
            <w:r>
              <w:rPr>
                <w:snapToGrid w:val="0"/>
                <w:vanish/>
              </w:rPr>
              <w:t>1</w:t>
            </w:r>
            <w:r w:rsidR="00416379">
              <w:rPr>
                <w:snapToGrid w:val="0"/>
                <w:vanish/>
              </w:rPr>
              <w:t>a</w:t>
            </w:r>
          </w:p>
        </w:tc>
        <w:tc>
          <w:tcPr>
            <w:tcW w:w="993" w:type="dxa"/>
          </w:tcPr>
          <w:p w14:paraId="555CD644" w14:textId="77777777" w:rsidR="002037FC" w:rsidRPr="00445B84" w:rsidRDefault="002037FC" w:rsidP="002037FC">
            <w:pPr>
              <w:jc w:val="center"/>
              <w:rPr>
                <w:snapToGrid w:val="0"/>
                <w:vanish/>
              </w:rPr>
            </w:pPr>
            <w:r>
              <w:rPr>
                <w:snapToGrid w:val="0"/>
                <w:vanish/>
              </w:rPr>
              <w:t>2019-12-10</w:t>
            </w:r>
          </w:p>
        </w:tc>
        <w:tc>
          <w:tcPr>
            <w:tcW w:w="5669" w:type="dxa"/>
          </w:tcPr>
          <w:p w14:paraId="6594C3F8" w14:textId="77777777" w:rsidR="002037FC" w:rsidRPr="00445B84" w:rsidRDefault="002037FC" w:rsidP="002037FC">
            <w:pPr>
              <w:pStyle w:val="Header"/>
              <w:numPr>
                <w:ilvl w:val="0"/>
                <w:numId w:val="10"/>
              </w:numPr>
              <w:ind w:left="429"/>
              <w:textAlignment w:val="auto"/>
              <w:rPr>
                <w:rFonts w:cs="Arial"/>
                <w:snapToGrid w:val="0"/>
                <w:vanish/>
              </w:rPr>
            </w:pPr>
            <w:r>
              <w:rPr>
                <w:rFonts w:cs="Arial"/>
                <w:snapToGrid w:val="0"/>
                <w:vanish/>
              </w:rPr>
              <w:t>Version number renamed from 6.0d to 6.1 due to the changes documented for 6.0d above (specifically for Functional Safety as well as for SOA and EDAS signals)</w:t>
            </w:r>
          </w:p>
        </w:tc>
        <w:tc>
          <w:tcPr>
            <w:tcW w:w="1588" w:type="dxa"/>
          </w:tcPr>
          <w:p w14:paraId="172EF60F" w14:textId="77777777" w:rsidR="002037FC" w:rsidRPr="00445B84" w:rsidRDefault="002037FC" w:rsidP="002037FC">
            <w:pPr>
              <w:rPr>
                <w:snapToGrid w:val="0"/>
                <w:vanish/>
              </w:rPr>
            </w:pPr>
            <w:r>
              <w:rPr>
                <w:snapToGrid w:val="0"/>
                <w:vanish/>
              </w:rPr>
              <w:t>Jbaden1</w:t>
            </w:r>
          </w:p>
        </w:tc>
      </w:tr>
      <w:tr w:rsidR="00416379" w:rsidRPr="00445B84" w14:paraId="2B4755F7" w14:textId="77777777" w:rsidTr="00AE665F">
        <w:trPr>
          <w:hidden/>
        </w:trPr>
        <w:tc>
          <w:tcPr>
            <w:tcW w:w="1135" w:type="dxa"/>
          </w:tcPr>
          <w:p w14:paraId="1423A1F3" w14:textId="77777777" w:rsidR="00416379" w:rsidRPr="00445B84" w:rsidRDefault="00416379" w:rsidP="00AE665F">
            <w:pPr>
              <w:jc w:val="center"/>
              <w:rPr>
                <w:snapToGrid w:val="0"/>
                <w:vanish/>
              </w:rPr>
            </w:pPr>
            <w:r>
              <w:rPr>
                <w:snapToGrid w:val="0"/>
                <w:vanish/>
              </w:rPr>
              <w:t>6</w:t>
            </w:r>
          </w:p>
        </w:tc>
        <w:tc>
          <w:tcPr>
            <w:tcW w:w="850" w:type="dxa"/>
          </w:tcPr>
          <w:p w14:paraId="3608A3BF" w14:textId="77777777" w:rsidR="00416379" w:rsidRPr="00445B84" w:rsidRDefault="00416379" w:rsidP="00AE665F">
            <w:pPr>
              <w:jc w:val="center"/>
              <w:rPr>
                <w:snapToGrid w:val="0"/>
                <w:vanish/>
              </w:rPr>
            </w:pPr>
            <w:r>
              <w:rPr>
                <w:snapToGrid w:val="0"/>
                <w:vanish/>
              </w:rPr>
              <w:t>1a</w:t>
            </w:r>
          </w:p>
        </w:tc>
        <w:tc>
          <w:tcPr>
            <w:tcW w:w="993" w:type="dxa"/>
          </w:tcPr>
          <w:p w14:paraId="047EA045" w14:textId="77777777" w:rsidR="00416379" w:rsidRPr="00445B84" w:rsidRDefault="00416379" w:rsidP="00AE665F">
            <w:pPr>
              <w:jc w:val="center"/>
              <w:rPr>
                <w:snapToGrid w:val="0"/>
                <w:vanish/>
              </w:rPr>
            </w:pPr>
            <w:r>
              <w:rPr>
                <w:snapToGrid w:val="0"/>
                <w:vanish/>
              </w:rPr>
              <w:t>2020-03-11</w:t>
            </w:r>
          </w:p>
        </w:tc>
        <w:tc>
          <w:tcPr>
            <w:tcW w:w="5669" w:type="dxa"/>
          </w:tcPr>
          <w:p w14:paraId="08D72E4B" w14:textId="77777777" w:rsidR="00323301" w:rsidRDefault="00323301" w:rsidP="00AE665F">
            <w:pPr>
              <w:pStyle w:val="Header"/>
              <w:numPr>
                <w:ilvl w:val="0"/>
                <w:numId w:val="10"/>
              </w:numPr>
              <w:ind w:left="429"/>
              <w:textAlignment w:val="auto"/>
              <w:rPr>
                <w:rFonts w:cs="Arial"/>
                <w:snapToGrid w:val="0"/>
                <w:vanish/>
              </w:rPr>
            </w:pPr>
            <w:r>
              <w:rPr>
                <w:rFonts w:cs="Arial"/>
                <w:snapToGrid w:val="0"/>
                <w:vanish/>
              </w:rPr>
              <w:t>Heading styles cleaned up. New style RE_UserHint added.</w:t>
            </w:r>
          </w:p>
          <w:p w14:paraId="4217A1B4" w14:textId="77777777" w:rsidR="00360C92" w:rsidRPr="000D003C" w:rsidRDefault="00360C92" w:rsidP="00360C92">
            <w:pPr>
              <w:pStyle w:val="Header"/>
              <w:numPr>
                <w:ilvl w:val="0"/>
                <w:numId w:val="29"/>
              </w:numPr>
              <w:rPr>
                <w:rFonts w:cs="Arial"/>
                <w:snapToGrid w:val="0"/>
                <w:vanish/>
              </w:rPr>
            </w:pPr>
            <w:r w:rsidRPr="000D003C">
              <w:rPr>
                <w:rFonts w:cs="Arial"/>
                <w:snapToGrid w:val="0"/>
                <w:vanish/>
              </w:rPr>
              <w:t>Missing document propert</w:t>
            </w:r>
            <w:r>
              <w:rPr>
                <w:rFonts w:cs="Arial"/>
                <w:snapToGrid w:val="0"/>
                <w:vanish/>
              </w:rPr>
              <w:t>ies</w:t>
            </w:r>
            <w:r w:rsidRPr="000D003C">
              <w:rPr>
                <w:rFonts w:cs="Arial"/>
                <w:snapToGrid w:val="0"/>
                <w:vanish/>
              </w:rPr>
              <w:t xml:space="preserve"> “LatestSigMappingID” and “LatestAisInterfaceID” added</w:t>
            </w:r>
          </w:p>
          <w:p w14:paraId="1FA3418C" w14:textId="77777777" w:rsidR="00360C92" w:rsidRPr="000D003C" w:rsidRDefault="00360C92" w:rsidP="00360C92">
            <w:pPr>
              <w:pStyle w:val="Header"/>
              <w:numPr>
                <w:ilvl w:val="0"/>
                <w:numId w:val="10"/>
              </w:numPr>
              <w:ind w:left="429"/>
              <w:textAlignment w:val="auto"/>
              <w:rPr>
                <w:snapToGrid w:val="0"/>
                <w:vanish/>
              </w:rPr>
            </w:pPr>
            <w:r w:rsidRPr="000D003C">
              <w:rPr>
                <w:snapToGrid w:val="0"/>
                <w:vanish/>
              </w:rPr>
              <w:t>doc property “CopyrightDate” re-formatted to text and copyright date field in footer corrected</w:t>
            </w:r>
          </w:p>
          <w:p w14:paraId="55165274" w14:textId="77777777" w:rsidR="00360C92" w:rsidRPr="000D003C" w:rsidRDefault="00360C92" w:rsidP="00360C92">
            <w:pPr>
              <w:pStyle w:val="Header"/>
              <w:numPr>
                <w:ilvl w:val="0"/>
                <w:numId w:val="10"/>
              </w:numPr>
              <w:ind w:left="429"/>
              <w:textAlignment w:val="auto"/>
              <w:rPr>
                <w:rFonts w:cs="Arial"/>
                <w:snapToGrid w:val="0"/>
                <w:vanish/>
              </w:rPr>
            </w:pPr>
            <w:r w:rsidRPr="000D003C">
              <w:rPr>
                <w:snapToGrid w:val="0"/>
                <w:vanish/>
              </w:rPr>
              <w:t>Version numbering re-initialized as 0.1</w:t>
            </w:r>
          </w:p>
          <w:p w14:paraId="546607A1" w14:textId="77777777" w:rsidR="00416379" w:rsidRPr="00360C92" w:rsidRDefault="00360C92" w:rsidP="00360C92">
            <w:pPr>
              <w:pStyle w:val="Header"/>
              <w:numPr>
                <w:ilvl w:val="0"/>
                <w:numId w:val="10"/>
              </w:numPr>
              <w:ind w:left="429"/>
              <w:textAlignment w:val="auto"/>
              <w:rPr>
                <w:rFonts w:cs="Arial"/>
                <w:snapToGrid w:val="0"/>
                <w:vanish/>
              </w:rPr>
            </w:pPr>
            <w:r w:rsidRPr="000D003C">
              <w:rPr>
                <w:snapToGrid w:val="0"/>
                <w:vanish/>
              </w:rPr>
              <w:lastRenderedPageBreak/>
              <w:t>Init value of version/revision date set to “yyyy/mm/dd” instead of “yyyy-mm-dd” to be in line with the “Edit Document Property” dialog</w:t>
            </w:r>
          </w:p>
          <w:p w14:paraId="693F7D02" w14:textId="77777777" w:rsidR="00360C92" w:rsidRPr="00445B84" w:rsidRDefault="00360C92" w:rsidP="00360C92">
            <w:pPr>
              <w:pStyle w:val="Header"/>
              <w:numPr>
                <w:ilvl w:val="0"/>
                <w:numId w:val="10"/>
              </w:numPr>
              <w:ind w:left="429"/>
              <w:textAlignment w:val="auto"/>
              <w:rPr>
                <w:rFonts w:cs="Arial"/>
                <w:snapToGrid w:val="0"/>
                <w:vanish/>
              </w:rPr>
            </w:pPr>
            <w:r>
              <w:rPr>
                <w:snapToGrid w:val="0"/>
                <w:vanish/>
              </w:rPr>
              <w:t xml:space="preserve">“Latest…ID” doc properties: type changed from Text to Number </w:t>
            </w:r>
          </w:p>
        </w:tc>
        <w:tc>
          <w:tcPr>
            <w:tcW w:w="1588" w:type="dxa"/>
          </w:tcPr>
          <w:p w14:paraId="43ABA78B" w14:textId="77777777" w:rsidR="00416379" w:rsidRPr="00445B84" w:rsidRDefault="00416379" w:rsidP="00AE665F">
            <w:pPr>
              <w:rPr>
                <w:snapToGrid w:val="0"/>
                <w:vanish/>
              </w:rPr>
            </w:pPr>
            <w:r>
              <w:rPr>
                <w:snapToGrid w:val="0"/>
                <w:vanish/>
              </w:rPr>
              <w:lastRenderedPageBreak/>
              <w:t>Jbaden1</w:t>
            </w:r>
          </w:p>
        </w:tc>
      </w:tr>
      <w:tr w:rsidR="00293AC1" w:rsidRPr="00445B84" w14:paraId="1D6AE269" w14:textId="77777777" w:rsidTr="00AE665F">
        <w:trPr>
          <w:hidden/>
        </w:trPr>
        <w:tc>
          <w:tcPr>
            <w:tcW w:w="1135" w:type="dxa"/>
          </w:tcPr>
          <w:p w14:paraId="6AB9AFBB" w14:textId="77777777" w:rsidR="00293AC1" w:rsidRDefault="00293AC1" w:rsidP="00293AC1">
            <w:pPr>
              <w:jc w:val="center"/>
              <w:rPr>
                <w:snapToGrid w:val="0"/>
                <w:vanish/>
              </w:rPr>
            </w:pPr>
            <w:r>
              <w:rPr>
                <w:snapToGrid w:val="0"/>
                <w:vanish/>
              </w:rPr>
              <w:t>6</w:t>
            </w:r>
          </w:p>
        </w:tc>
        <w:tc>
          <w:tcPr>
            <w:tcW w:w="850" w:type="dxa"/>
          </w:tcPr>
          <w:p w14:paraId="70979251" w14:textId="77777777" w:rsidR="00293AC1" w:rsidRDefault="00293AC1" w:rsidP="00293AC1">
            <w:pPr>
              <w:jc w:val="center"/>
              <w:rPr>
                <w:snapToGrid w:val="0"/>
                <w:vanish/>
              </w:rPr>
            </w:pPr>
            <w:r>
              <w:rPr>
                <w:snapToGrid w:val="0"/>
                <w:vanish/>
              </w:rPr>
              <w:t>1a</w:t>
            </w:r>
          </w:p>
        </w:tc>
        <w:tc>
          <w:tcPr>
            <w:tcW w:w="993" w:type="dxa"/>
          </w:tcPr>
          <w:p w14:paraId="01D51129" w14:textId="77777777" w:rsidR="00293AC1" w:rsidRDefault="00293AC1" w:rsidP="00293AC1">
            <w:pPr>
              <w:jc w:val="center"/>
              <w:rPr>
                <w:snapToGrid w:val="0"/>
                <w:vanish/>
              </w:rPr>
            </w:pPr>
            <w:r>
              <w:rPr>
                <w:snapToGrid w:val="0"/>
                <w:vanish/>
              </w:rPr>
              <w:t>2020-03-11</w:t>
            </w:r>
          </w:p>
        </w:tc>
        <w:tc>
          <w:tcPr>
            <w:tcW w:w="5669" w:type="dxa"/>
          </w:tcPr>
          <w:p w14:paraId="65FFFC60" w14:textId="77777777" w:rsidR="00293AC1" w:rsidRDefault="00293AC1" w:rsidP="00293AC1">
            <w:pPr>
              <w:pStyle w:val="Header"/>
              <w:numPr>
                <w:ilvl w:val="0"/>
                <w:numId w:val="10"/>
              </w:numPr>
              <w:ind w:left="429"/>
              <w:textAlignment w:val="auto"/>
              <w:rPr>
                <w:rFonts w:cs="Arial"/>
                <w:snapToGrid w:val="0"/>
                <w:vanish/>
              </w:rPr>
            </w:pPr>
            <w:r>
              <w:rPr>
                <w:rFonts w:cs="Arial"/>
                <w:snapToGrid w:val="0"/>
                <w:vanish/>
              </w:rPr>
              <w:t>Alignment with Feature Doc v6.1a</w:t>
            </w:r>
          </w:p>
          <w:p w14:paraId="2881EEB5" w14:textId="77777777" w:rsidR="00293AC1" w:rsidRDefault="00293AC1" w:rsidP="00293AC1">
            <w:pPr>
              <w:pStyle w:val="Header"/>
              <w:numPr>
                <w:ilvl w:val="1"/>
                <w:numId w:val="10"/>
              </w:numPr>
              <w:ind w:left="769"/>
              <w:textAlignment w:val="auto"/>
              <w:rPr>
                <w:rFonts w:cs="Arial"/>
                <w:snapToGrid w:val="0"/>
                <w:vanish/>
              </w:rPr>
            </w:pPr>
            <w:r>
              <w:rPr>
                <w:rFonts w:cs="Arial"/>
                <w:snapToGrid w:val="0"/>
                <w:vanish/>
              </w:rPr>
              <w:t xml:space="preserve">Error Handling subsection removed in chapter “Functional Requirements” </w:t>
            </w:r>
          </w:p>
          <w:p w14:paraId="1BAF5B97" w14:textId="77777777" w:rsidR="00293AC1" w:rsidRDefault="00293AC1" w:rsidP="00293AC1">
            <w:pPr>
              <w:pStyle w:val="Header"/>
              <w:numPr>
                <w:ilvl w:val="1"/>
                <w:numId w:val="10"/>
              </w:numPr>
              <w:ind w:left="769"/>
              <w:textAlignment w:val="auto"/>
              <w:rPr>
                <w:rFonts w:cs="Arial"/>
                <w:snapToGrid w:val="0"/>
                <w:vanish/>
              </w:rPr>
            </w:pPr>
            <w:r>
              <w:rPr>
                <w:rFonts w:cs="Arial"/>
                <w:snapToGrid w:val="0"/>
                <w:vanish/>
              </w:rPr>
              <w:t>“</w:t>
            </w:r>
            <w:r w:rsidRPr="0008176F">
              <w:rPr>
                <w:rFonts w:cs="Arial"/>
                <w:snapToGrid w:val="0"/>
                <w:vanish/>
              </w:rPr>
              <w:t>Cloud Connectivity Data Analytics Requirements</w:t>
            </w:r>
            <w:r>
              <w:rPr>
                <w:rFonts w:cs="Arial"/>
                <w:snapToGrid w:val="0"/>
                <w:vanish/>
              </w:rPr>
              <w:t>” chapter added to section “Service Requirements”</w:t>
            </w:r>
          </w:p>
          <w:p w14:paraId="31596E6C" w14:textId="77777777" w:rsidR="00293AC1" w:rsidRDefault="00293AC1" w:rsidP="00293AC1">
            <w:pPr>
              <w:pStyle w:val="Header"/>
              <w:numPr>
                <w:ilvl w:val="1"/>
                <w:numId w:val="10"/>
              </w:numPr>
              <w:ind w:left="769"/>
              <w:textAlignment w:val="auto"/>
              <w:rPr>
                <w:rFonts w:cs="Arial"/>
                <w:snapToGrid w:val="0"/>
                <w:vanish/>
              </w:rPr>
            </w:pPr>
            <w:r>
              <w:rPr>
                <w:rFonts w:cs="Arial"/>
                <w:snapToGrid w:val="0"/>
                <w:vanish/>
              </w:rPr>
              <w:t>“Cybersecurity” chapter added</w:t>
            </w:r>
          </w:p>
          <w:p w14:paraId="4EEDF269" w14:textId="77777777" w:rsidR="00293AC1" w:rsidRDefault="00293AC1" w:rsidP="00293AC1">
            <w:pPr>
              <w:pStyle w:val="Header"/>
              <w:numPr>
                <w:ilvl w:val="1"/>
                <w:numId w:val="10"/>
              </w:numPr>
              <w:ind w:left="769"/>
              <w:textAlignment w:val="auto"/>
              <w:rPr>
                <w:rFonts w:cs="Arial"/>
                <w:snapToGrid w:val="0"/>
                <w:vanish/>
              </w:rPr>
            </w:pPr>
            <w:r>
              <w:rPr>
                <w:rFonts w:cs="Arial"/>
                <w:snapToGrid w:val="0"/>
                <w:vanish/>
              </w:rPr>
              <w:t>ASIL Decomposition Table updated (to avoid issues with the VSEM import)</w:t>
            </w:r>
          </w:p>
          <w:p w14:paraId="1979836F" w14:textId="77777777" w:rsidR="00AC5699" w:rsidRDefault="00AC5699" w:rsidP="00AC5699">
            <w:pPr>
              <w:pStyle w:val="Header"/>
              <w:numPr>
                <w:ilvl w:val="0"/>
                <w:numId w:val="10"/>
              </w:numPr>
              <w:ind w:left="429"/>
              <w:textAlignment w:val="auto"/>
              <w:rPr>
                <w:rFonts w:cs="Arial"/>
                <w:snapToGrid w:val="0"/>
                <w:vanish/>
              </w:rPr>
            </w:pPr>
            <w:r>
              <w:rPr>
                <w:rFonts w:cs="Arial"/>
                <w:snapToGrid w:val="0"/>
                <w:vanish/>
              </w:rPr>
              <w:t>Alignment with FIS Doc v6.1a</w:t>
            </w:r>
          </w:p>
          <w:p w14:paraId="65B3F245" w14:textId="77777777" w:rsidR="00AC5699" w:rsidRDefault="00AC5699" w:rsidP="00AC5699">
            <w:pPr>
              <w:pStyle w:val="Header"/>
              <w:numPr>
                <w:ilvl w:val="1"/>
                <w:numId w:val="10"/>
              </w:numPr>
              <w:ind w:left="769"/>
              <w:textAlignment w:val="auto"/>
              <w:rPr>
                <w:rFonts w:cs="Arial"/>
                <w:snapToGrid w:val="0"/>
                <w:vanish/>
              </w:rPr>
            </w:pPr>
            <w:r>
              <w:rPr>
                <w:rFonts w:cs="Arial"/>
                <w:snapToGrid w:val="0"/>
                <w:vanish/>
              </w:rPr>
              <w:t xml:space="preserve">Tables for AIS Publisher/Subscriber interfaces </w:t>
            </w:r>
            <w:r w:rsidR="006414B9">
              <w:rPr>
                <w:rFonts w:cs="Arial"/>
                <w:snapToGrid w:val="0"/>
                <w:vanish/>
              </w:rPr>
              <w:t xml:space="preserve">and mappings </w:t>
            </w:r>
            <w:r>
              <w:rPr>
                <w:rFonts w:cs="Arial"/>
                <w:snapToGrid w:val="0"/>
                <w:vanish/>
              </w:rPr>
              <w:t>removed (now part of the macros)</w:t>
            </w:r>
          </w:p>
          <w:p w14:paraId="43621CB4" w14:textId="77777777" w:rsidR="00AC5699" w:rsidRPr="006414B9" w:rsidRDefault="006414B9" w:rsidP="006414B9">
            <w:pPr>
              <w:pStyle w:val="Header"/>
              <w:numPr>
                <w:ilvl w:val="1"/>
                <w:numId w:val="10"/>
              </w:numPr>
              <w:ind w:left="769"/>
              <w:textAlignment w:val="auto"/>
              <w:rPr>
                <w:rFonts w:cs="Arial"/>
                <w:snapToGrid w:val="0"/>
                <w:vanish/>
              </w:rPr>
            </w:pPr>
            <w:r>
              <w:rPr>
                <w:rFonts w:cs="Arial"/>
                <w:snapToGrid w:val="0"/>
                <w:vanish/>
              </w:rPr>
              <w:t>Functional Safety changes copied from FIS (ASIL Decomposition, no HW metrics, no Architecture Redundancy Summary)</w:t>
            </w:r>
          </w:p>
        </w:tc>
        <w:tc>
          <w:tcPr>
            <w:tcW w:w="1588" w:type="dxa"/>
          </w:tcPr>
          <w:p w14:paraId="25F404DA" w14:textId="77777777" w:rsidR="00293AC1" w:rsidRDefault="00293AC1" w:rsidP="00293AC1">
            <w:pPr>
              <w:rPr>
                <w:snapToGrid w:val="0"/>
                <w:vanish/>
              </w:rPr>
            </w:pPr>
            <w:r>
              <w:rPr>
                <w:snapToGrid w:val="0"/>
                <w:vanish/>
              </w:rPr>
              <w:t>Jbaden1</w:t>
            </w:r>
          </w:p>
        </w:tc>
      </w:tr>
      <w:tr w:rsidR="00695CB1" w:rsidRPr="00445B84" w14:paraId="1DFAE425" w14:textId="77777777" w:rsidTr="00AE665F">
        <w:trPr>
          <w:hidden/>
        </w:trPr>
        <w:tc>
          <w:tcPr>
            <w:tcW w:w="1135" w:type="dxa"/>
          </w:tcPr>
          <w:p w14:paraId="287C8700" w14:textId="77777777" w:rsidR="00695CB1" w:rsidRDefault="00695CB1" w:rsidP="00695CB1">
            <w:pPr>
              <w:jc w:val="center"/>
              <w:rPr>
                <w:snapToGrid w:val="0"/>
                <w:vanish/>
              </w:rPr>
            </w:pPr>
            <w:r>
              <w:rPr>
                <w:snapToGrid w:val="0"/>
                <w:vanish/>
              </w:rPr>
              <w:t>6</w:t>
            </w:r>
          </w:p>
        </w:tc>
        <w:tc>
          <w:tcPr>
            <w:tcW w:w="850" w:type="dxa"/>
          </w:tcPr>
          <w:p w14:paraId="4C53CEF6" w14:textId="77777777" w:rsidR="00695CB1" w:rsidRDefault="00695CB1" w:rsidP="00695CB1">
            <w:pPr>
              <w:jc w:val="center"/>
              <w:rPr>
                <w:snapToGrid w:val="0"/>
                <w:vanish/>
              </w:rPr>
            </w:pPr>
            <w:r>
              <w:rPr>
                <w:snapToGrid w:val="0"/>
                <w:vanish/>
              </w:rPr>
              <w:t>1a</w:t>
            </w:r>
          </w:p>
        </w:tc>
        <w:tc>
          <w:tcPr>
            <w:tcW w:w="993" w:type="dxa"/>
          </w:tcPr>
          <w:p w14:paraId="4637838A" w14:textId="77777777" w:rsidR="00695CB1" w:rsidRDefault="00695CB1" w:rsidP="00695CB1">
            <w:pPr>
              <w:jc w:val="center"/>
              <w:rPr>
                <w:snapToGrid w:val="0"/>
                <w:vanish/>
              </w:rPr>
            </w:pPr>
            <w:r>
              <w:rPr>
                <w:snapToGrid w:val="0"/>
                <w:vanish/>
              </w:rPr>
              <w:t>2020-03-13</w:t>
            </w:r>
          </w:p>
        </w:tc>
        <w:tc>
          <w:tcPr>
            <w:tcW w:w="5669" w:type="dxa"/>
          </w:tcPr>
          <w:p w14:paraId="5ABE2C9C" w14:textId="77777777" w:rsidR="00695CB1" w:rsidRDefault="00695CB1" w:rsidP="00695CB1">
            <w:pPr>
              <w:pStyle w:val="Header"/>
              <w:numPr>
                <w:ilvl w:val="0"/>
                <w:numId w:val="10"/>
              </w:numPr>
              <w:ind w:left="429"/>
              <w:textAlignment w:val="auto"/>
              <w:rPr>
                <w:rFonts w:cs="Arial"/>
                <w:snapToGrid w:val="0"/>
                <w:vanish/>
              </w:rPr>
            </w:pPr>
            <w:r>
              <w:rPr>
                <w:rFonts w:cs="Arial"/>
                <w:snapToGrid w:val="0"/>
                <w:vanish/>
              </w:rPr>
              <w:t>Separate chapter “Technical Safety Requirements” removed. Content already covered by Allocation Table in chapter Function Allocation.</w:t>
            </w:r>
          </w:p>
          <w:p w14:paraId="4CC23097" w14:textId="77777777" w:rsidR="008145B9" w:rsidRDefault="008145B9" w:rsidP="008145B9">
            <w:pPr>
              <w:pStyle w:val="Header"/>
              <w:numPr>
                <w:ilvl w:val="0"/>
                <w:numId w:val="10"/>
              </w:numPr>
              <w:ind w:left="429"/>
              <w:textAlignment w:val="auto"/>
              <w:rPr>
                <w:rFonts w:cs="Arial"/>
                <w:snapToGrid w:val="0"/>
                <w:vanish/>
              </w:rPr>
            </w:pPr>
            <w:r>
              <w:rPr>
                <w:rFonts w:cs="Arial"/>
                <w:snapToGrid w:val="0"/>
                <w:vanish/>
              </w:rPr>
              <w:t>Alignment with Feature Doc v6.1a</w:t>
            </w:r>
          </w:p>
          <w:p w14:paraId="50CEFB7A" w14:textId="77777777" w:rsidR="008145B9" w:rsidRPr="008145B9" w:rsidRDefault="008145B9" w:rsidP="008145B9">
            <w:pPr>
              <w:pStyle w:val="Header"/>
              <w:numPr>
                <w:ilvl w:val="1"/>
                <w:numId w:val="10"/>
              </w:numPr>
              <w:ind w:left="769"/>
              <w:textAlignment w:val="auto"/>
              <w:rPr>
                <w:rFonts w:cs="Arial"/>
                <w:snapToGrid w:val="0"/>
                <w:vanish/>
              </w:rPr>
            </w:pPr>
            <w:r>
              <w:rPr>
                <w:rFonts w:cs="Arial"/>
                <w:snapToGrid w:val="0"/>
                <w:vanish/>
              </w:rPr>
              <w:t>“Requirements on Connections” copied from FIS v6.1a</w:t>
            </w:r>
          </w:p>
        </w:tc>
        <w:tc>
          <w:tcPr>
            <w:tcW w:w="1588" w:type="dxa"/>
          </w:tcPr>
          <w:p w14:paraId="2F92635E" w14:textId="77777777" w:rsidR="00695CB1" w:rsidRDefault="00695CB1" w:rsidP="00695CB1">
            <w:pPr>
              <w:rPr>
                <w:snapToGrid w:val="0"/>
                <w:vanish/>
              </w:rPr>
            </w:pPr>
            <w:r>
              <w:rPr>
                <w:snapToGrid w:val="0"/>
                <w:vanish/>
              </w:rPr>
              <w:t>Jbaden1</w:t>
            </w:r>
          </w:p>
        </w:tc>
      </w:tr>
    </w:tbl>
    <w:p w14:paraId="3D0F0E7F" w14:textId="77777777" w:rsidR="00602347" w:rsidRDefault="007659FD" w:rsidP="00027BB8">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textAlignment w:val="auto"/>
        <w:rPr>
          <w:lang w:val="en-GB"/>
        </w:rPr>
      </w:pPr>
      <w:bookmarkStart w:id="4706" w:name="_Toc35002644"/>
      <w:r>
        <w:rPr>
          <w:lang w:val="en-GB"/>
        </w:rPr>
        <w:lastRenderedPageBreak/>
        <w:t>Appendix</w:t>
      </w:r>
      <w:bookmarkEnd w:id="4706"/>
    </w:p>
    <w:p w14:paraId="05ABFAAD" w14:textId="77777777" w:rsidR="009F01FB" w:rsidRPr="00BC3C56" w:rsidRDefault="009F01FB" w:rsidP="00B33D24">
      <w:pPr>
        <w:pStyle w:val="Heading2"/>
        <w:keepNext w:val="0"/>
        <w:numPr>
          <w:ilvl w:val="1"/>
          <w:numId w:val="5"/>
        </w:numPr>
        <w:rPr>
          <w:lang w:val="en-GB"/>
        </w:rPr>
      </w:pPr>
      <w:bookmarkStart w:id="4707" w:name="_Data_Dictionary"/>
      <w:bookmarkStart w:id="4708" w:name="_Ref472492871"/>
      <w:bookmarkStart w:id="4709" w:name="_Ref472500838"/>
      <w:bookmarkStart w:id="4710" w:name="_Ref472500851"/>
      <w:bookmarkStart w:id="4711" w:name="_Ref473230598"/>
      <w:bookmarkStart w:id="4712" w:name="_Ref473230612"/>
      <w:bookmarkStart w:id="4713" w:name="_Toc481143836"/>
      <w:bookmarkStart w:id="4714" w:name="_Ref495419194"/>
      <w:bookmarkStart w:id="4715" w:name="_Toc521190454"/>
      <w:bookmarkStart w:id="4716" w:name="_Toc35002645"/>
      <w:bookmarkEnd w:id="4707"/>
      <w:r w:rsidRPr="00BC3C56">
        <w:rPr>
          <w:lang w:val="en-GB"/>
        </w:rPr>
        <w:t>Data Dictionary</w:t>
      </w:r>
      <w:bookmarkEnd w:id="4708"/>
      <w:bookmarkEnd w:id="4709"/>
      <w:bookmarkEnd w:id="4710"/>
      <w:bookmarkEnd w:id="4711"/>
      <w:bookmarkEnd w:id="4712"/>
      <w:bookmarkEnd w:id="4713"/>
      <w:bookmarkEnd w:id="4714"/>
      <w:bookmarkEnd w:id="4715"/>
      <w:bookmarkEnd w:id="4716"/>
    </w:p>
    <w:p w14:paraId="31BC7ED6" w14:textId="77777777" w:rsidR="009F01FB" w:rsidRPr="00BC3C56" w:rsidRDefault="009F01FB" w:rsidP="00B33D24">
      <w:pPr>
        <w:pStyle w:val="Heading3"/>
        <w:numPr>
          <w:ilvl w:val="2"/>
          <w:numId w:val="5"/>
        </w:numPr>
        <w:tabs>
          <w:tab w:val="left" w:pos="851"/>
        </w:tabs>
        <w:rPr>
          <w:lang w:val="en-GB"/>
        </w:rPr>
      </w:pPr>
      <w:bookmarkStart w:id="4717" w:name="_Toc481143837"/>
      <w:bookmarkStart w:id="4718" w:name="_Toc521190455"/>
      <w:bookmarkStart w:id="4719" w:name="_Ref531353257"/>
      <w:bookmarkStart w:id="4720" w:name="_Ref531597451"/>
      <w:bookmarkStart w:id="4721" w:name="_Ref532399525"/>
      <w:bookmarkStart w:id="4722" w:name="_Ref536800030"/>
      <w:bookmarkStart w:id="4723" w:name="_Toc35002646"/>
      <w:r w:rsidRPr="00BC3C56">
        <w:rPr>
          <w:lang w:val="en-GB"/>
        </w:rPr>
        <w:t>Logical Signals</w:t>
      </w:r>
      <w:bookmarkEnd w:id="4717"/>
      <w:bookmarkEnd w:id="4718"/>
      <w:bookmarkEnd w:id="4719"/>
      <w:bookmarkEnd w:id="4720"/>
      <w:bookmarkEnd w:id="4721"/>
      <w:bookmarkEnd w:id="4722"/>
      <w:bookmarkEnd w:id="4723"/>
    </w:p>
    <w:p w14:paraId="5B29CA84" w14:textId="04B98718" w:rsidR="004A40DA" w:rsidRPr="000371E0" w:rsidRDefault="004A40DA" w:rsidP="004A40DA">
      <w:pPr>
        <w:pStyle w:val="RELogSignal"/>
        <w:spacing w:line="240" w:lineRule="atLeast"/>
      </w:pPr>
      <w:r w:rsidRPr="000371E0">
        <w:t>###</w:t>
      </w:r>
      <w:bookmarkStart w:id="4724" w:name="LSG_00001_ID_360_Lighting_Front_Veh"/>
      <w:r>
        <w:t>LSG_Trailer Settings and Profile_00001</w:t>
      </w:r>
      <w:bookmarkEnd w:id="4724"/>
      <w:r w:rsidRPr="000371E0">
        <w:t xml:space="preserve">### </w:t>
      </w:r>
      <w:r w:rsidR="00233FB7">
        <w:t>Trailer Connected</w:t>
      </w:r>
    </w:p>
    <w:p w14:paraId="6D4B0D75" w14:textId="437666DD" w:rsidR="004A40DA" w:rsidRDefault="004A40DA" w:rsidP="004A40DA">
      <w:pPr>
        <w:spacing w:line="240" w:lineRule="atLeast"/>
      </w:pPr>
      <w:r>
        <w:t xml:space="preserve">When the user </w:t>
      </w:r>
      <w:r w:rsidR="006E1A44">
        <w:t>attached the Trailer to the vehicle</w:t>
      </w:r>
      <w:r>
        <w:t xml:space="preserve">, this </w:t>
      </w:r>
      <w:r w:rsidR="006E1A44">
        <w:t>logical signal notifies if the Trailer is connected or not</w:t>
      </w:r>
      <w:r>
        <w:t>.</w:t>
      </w:r>
    </w:p>
    <w:p w14:paraId="735023BB" w14:textId="77777777" w:rsidR="004A40DA" w:rsidRDefault="004A40DA" w:rsidP="004A40DA">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4A40DA" w14:paraId="354EE4CB" w14:textId="77777777" w:rsidTr="0065357F">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477C23B" w14:textId="77777777" w:rsidR="004A40DA" w:rsidRDefault="004A40DA" w:rsidP="0065357F">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616330AA" w14:textId="77777777" w:rsidR="004A40DA" w:rsidRPr="00EE7C7F" w:rsidRDefault="004A40DA" w:rsidP="0065357F">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A40DA" w14:paraId="01B05F6B" w14:textId="77777777" w:rsidTr="0065357F">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EABFCF7" w14:textId="77777777" w:rsidR="004A40DA" w:rsidRDefault="004A40DA" w:rsidP="0065357F">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7145292" w14:textId="77777777" w:rsidR="004A40DA" w:rsidRPr="00EE7C7F" w:rsidRDefault="004A40DA" w:rsidP="0065357F">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A40DA" w14:paraId="66D60D9D" w14:textId="77777777" w:rsidTr="0065357F">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6493E12" w14:textId="77777777" w:rsidR="004A40DA" w:rsidRDefault="004A40DA" w:rsidP="0065357F">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2DF2D35" w14:textId="77777777" w:rsidR="004A40DA" w:rsidRPr="00EE7C7F" w:rsidRDefault="004A40DA" w:rsidP="0065357F">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4A40DA" w14:paraId="48310B98" w14:textId="77777777" w:rsidTr="0065357F">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CD52530" w14:textId="77777777" w:rsidR="004A40DA" w:rsidRDefault="004A40DA" w:rsidP="0065357F">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58008484" w14:textId="77777777" w:rsidR="004A40DA" w:rsidRDefault="004A40DA" w:rsidP="0065357F">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6E8B33E" w14:textId="53E870DB" w:rsidR="004A40DA" w:rsidRPr="00EE7C7F" w:rsidRDefault="009F550B" w:rsidP="0065357F">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4A40DA" w14:paraId="30A66C2C" w14:textId="77777777" w:rsidTr="0065357F">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1C96974B" w14:textId="77777777" w:rsidR="004A40DA" w:rsidRDefault="004A40DA" w:rsidP="0065357F">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5836E040" w14:textId="77777777" w:rsidR="004A40DA" w:rsidRDefault="004A40DA" w:rsidP="0065357F">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C45E671" w14:textId="05B54663" w:rsidR="004A40DA" w:rsidRPr="00EE7C7F" w:rsidRDefault="009F550B" w:rsidP="0065357F">
            <w:pPr>
              <w:spacing w:line="240" w:lineRule="atLeast"/>
              <w:rPr>
                <w:rFonts w:eastAsiaTheme="minorHAnsi" w:cs="Arial"/>
                <w:color w:val="000000" w:themeColor="text1"/>
                <w:szCs w:val="22"/>
              </w:rPr>
            </w:pPr>
            <w:r>
              <w:rPr>
                <w:rFonts w:eastAsiaTheme="minorHAnsi" w:cs="Arial"/>
                <w:color w:val="000000" w:themeColor="text1"/>
                <w:szCs w:val="22"/>
              </w:rPr>
              <w:t>0x1</w:t>
            </w:r>
          </w:p>
        </w:tc>
      </w:tr>
      <w:tr w:rsidR="004A40DA" w14:paraId="4E08C794" w14:textId="77777777" w:rsidTr="0065357F">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B9095C5" w14:textId="77777777" w:rsidR="004A40DA" w:rsidRDefault="004A40DA" w:rsidP="0065357F">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4CE92D6" w14:textId="77777777" w:rsidR="004A40DA" w:rsidRDefault="004A40DA" w:rsidP="0065357F">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3E407B7" w14:textId="77777777" w:rsidR="004A40DA" w:rsidRPr="00EE7C7F" w:rsidRDefault="004A40DA" w:rsidP="0065357F">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A40DA" w14:paraId="0751D2AD" w14:textId="77777777" w:rsidTr="0065357F">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41DD5946" w14:textId="77777777" w:rsidR="004A40DA" w:rsidRDefault="004A40DA" w:rsidP="0065357F">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3B6AA78" w14:textId="77777777" w:rsidR="004A40DA" w:rsidRDefault="004A40DA" w:rsidP="0065357F">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1B6A7D7" w14:textId="77777777" w:rsidR="004A40DA" w:rsidRPr="00EE7C7F" w:rsidRDefault="004A40DA" w:rsidP="0065357F">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A40DA" w14:paraId="49D5377B" w14:textId="77777777" w:rsidTr="0065357F">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690BFC27" w14:textId="77777777" w:rsidR="004A40DA" w:rsidRDefault="004A40DA" w:rsidP="0065357F">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BD5650C" w14:textId="77777777" w:rsidR="004A40DA" w:rsidRDefault="004A40DA" w:rsidP="0065357F">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4924106" w14:textId="77777777" w:rsidR="004A40DA" w:rsidRPr="00EE7C7F" w:rsidRDefault="004A40DA" w:rsidP="0065357F">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A40DA" w14:paraId="6AC9FF1C" w14:textId="77777777" w:rsidTr="0065357F">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3BE3B49" w14:textId="77777777" w:rsidR="004A40DA" w:rsidRDefault="004A40DA" w:rsidP="0065357F">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3F50B95" w14:textId="77777777" w:rsidR="004A40DA" w:rsidRPr="00EE7C7F" w:rsidRDefault="004A40DA" w:rsidP="0065357F">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4A40DA" w14:paraId="0684C320" w14:textId="77777777" w:rsidTr="0065357F">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24CC6E9" w14:textId="77777777" w:rsidR="004A40DA" w:rsidRDefault="004A40DA" w:rsidP="0065357F">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3677CEA8" w14:textId="32A7CA25" w:rsidR="004A40DA" w:rsidRPr="009F550B" w:rsidRDefault="009F550B" w:rsidP="009F550B">
            <w:pPr>
              <w:rPr>
                <w:rFonts w:cs="Arial"/>
                <w:color w:val="000000" w:themeColor="text1"/>
              </w:rPr>
            </w:pPr>
            <w:r w:rsidRPr="00FB5797">
              <w:rPr>
                <w:rFonts w:cs="Arial"/>
                <w:color w:val="000000" w:themeColor="text1"/>
                <w:rPrChange w:id="4725" w:author="SM Fairus Hasan" w:date="2020-02-27T16:11:00Z">
                  <w:rPr>
                    <w:rFonts w:cs="Arial"/>
                  </w:rPr>
                </w:rPrChange>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D3FE018" w14:textId="4D6C5028" w:rsidR="004A40DA" w:rsidRPr="00EE7C7F" w:rsidRDefault="009F550B" w:rsidP="0065357F">
            <w:pPr>
              <w:spacing w:line="240" w:lineRule="atLeast"/>
              <w:rPr>
                <w:rFonts w:eastAsiaTheme="minorHAnsi" w:cs="Arial"/>
                <w:color w:val="000000" w:themeColor="text1"/>
                <w:szCs w:val="22"/>
              </w:rPr>
            </w:pPr>
            <w:r w:rsidRPr="00FB5797">
              <w:rPr>
                <w:rFonts w:cs="Arial"/>
                <w:color w:val="000000" w:themeColor="text1"/>
                <w:rPrChange w:id="4726" w:author="SM Fairus Hasan" w:date="2020-02-27T16:11:00Z">
                  <w:rPr>
                    <w:rFonts w:cs="Arial"/>
                  </w:rPr>
                </w:rPrChange>
              </w:rPr>
              <w:t>Null (Defaulted)</w:t>
            </w:r>
          </w:p>
        </w:tc>
      </w:tr>
      <w:tr w:rsidR="004A40DA" w14:paraId="0F6E706F" w14:textId="77777777" w:rsidTr="0065357F">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2E3E6443" w14:textId="77777777" w:rsidR="004A40DA" w:rsidRDefault="004A40DA" w:rsidP="0065357F">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A993CAD" w14:textId="23889B97" w:rsidR="004A40DA" w:rsidRPr="00A53190" w:rsidRDefault="009F550B" w:rsidP="009F550B">
            <w:pPr>
              <w:spacing w:line="240" w:lineRule="atLeast"/>
              <w:rPr>
                <w:rFonts w:eastAsiaTheme="minorHAnsi" w:cs="Arial"/>
                <w:color w:val="000000" w:themeColor="text1"/>
                <w:szCs w:val="22"/>
              </w:rPr>
            </w:pPr>
            <w:r w:rsidRPr="00FB5797">
              <w:rPr>
                <w:rFonts w:cs="Arial"/>
                <w:color w:val="000000" w:themeColor="text1"/>
                <w:rPrChange w:id="4727" w:author="SM Fairus Hasan" w:date="2020-02-27T16:11:00Z">
                  <w:rPr>
                    <w:rFonts w:cs="Arial"/>
                  </w:rPr>
                </w:rPrChange>
              </w:rPr>
              <w:t>0x1</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3B9869F" w14:textId="24679991" w:rsidR="004A40DA" w:rsidRPr="00EE7C7F" w:rsidRDefault="009F550B" w:rsidP="0065357F">
            <w:pPr>
              <w:spacing w:line="240" w:lineRule="atLeast"/>
              <w:rPr>
                <w:rFonts w:eastAsiaTheme="minorHAnsi" w:cs="Arial"/>
                <w:color w:val="000000" w:themeColor="text1"/>
                <w:szCs w:val="22"/>
              </w:rPr>
            </w:pPr>
            <w:r>
              <w:rPr>
                <w:rFonts w:cs="Arial"/>
                <w:color w:val="000000" w:themeColor="text1"/>
              </w:rPr>
              <w:t>Yes (Connected)</w:t>
            </w:r>
          </w:p>
        </w:tc>
      </w:tr>
      <w:tr w:rsidR="004A40DA" w14:paraId="0331EE02" w14:textId="77777777" w:rsidTr="0065357F">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ADC10AB" w14:textId="77777777" w:rsidR="004A40DA" w:rsidRDefault="004A40DA" w:rsidP="0065357F">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7782865" w14:textId="4913A2FF" w:rsidR="004A40DA" w:rsidRPr="00A53190" w:rsidRDefault="004A40DA" w:rsidP="0065357F">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7B26DFB" w14:textId="7146ED89" w:rsidR="004A40DA" w:rsidRPr="00EE7C7F" w:rsidRDefault="004A40DA" w:rsidP="0065357F">
            <w:pPr>
              <w:spacing w:line="240" w:lineRule="atLeast"/>
              <w:rPr>
                <w:rFonts w:eastAsiaTheme="minorHAnsi" w:cs="Arial"/>
                <w:color w:val="000000" w:themeColor="text1"/>
                <w:szCs w:val="22"/>
              </w:rPr>
            </w:pPr>
          </w:p>
        </w:tc>
      </w:tr>
      <w:tr w:rsidR="004A40DA" w14:paraId="369A545F" w14:textId="77777777" w:rsidTr="0065357F">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2D848291" w14:textId="77777777" w:rsidR="004A40DA" w:rsidRDefault="004A40DA" w:rsidP="0065357F">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F91C53A" w14:textId="4C4FB02B" w:rsidR="004A40DA" w:rsidRPr="00A53190" w:rsidRDefault="004A40DA" w:rsidP="0065357F">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64816AB" w14:textId="1160DECA" w:rsidR="004A40DA" w:rsidRPr="00EE7C7F" w:rsidRDefault="004A40DA" w:rsidP="0065357F">
            <w:pPr>
              <w:spacing w:line="240" w:lineRule="atLeast"/>
              <w:rPr>
                <w:rFonts w:eastAsiaTheme="minorHAnsi" w:cs="Arial"/>
                <w:color w:val="000000" w:themeColor="text1"/>
                <w:szCs w:val="22"/>
              </w:rPr>
            </w:pPr>
          </w:p>
        </w:tc>
      </w:tr>
      <w:tr w:rsidR="004A40DA" w14:paraId="18049C57" w14:textId="77777777" w:rsidTr="0065357F">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59A38778" w14:textId="77777777" w:rsidR="004A40DA" w:rsidRDefault="004A40DA" w:rsidP="0065357F">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190E0F4" w14:textId="77777777" w:rsidR="004A40DA" w:rsidRPr="00A53190" w:rsidRDefault="004A40DA" w:rsidP="0065357F">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E12F317" w14:textId="77777777" w:rsidR="004A40DA" w:rsidRPr="00EE7C7F" w:rsidRDefault="004A40DA" w:rsidP="0065357F">
            <w:pPr>
              <w:spacing w:line="240" w:lineRule="atLeast"/>
              <w:ind w:left="34"/>
              <w:rPr>
                <w:rFonts w:eastAsiaTheme="minorHAnsi" w:cs="Arial"/>
                <w:color w:val="000000" w:themeColor="text1"/>
                <w:szCs w:val="22"/>
              </w:rPr>
            </w:pPr>
          </w:p>
        </w:tc>
      </w:tr>
      <w:tr w:rsidR="004A40DA" w14:paraId="1DD76451" w14:textId="77777777" w:rsidTr="0065357F">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03EE6710" w14:textId="77777777" w:rsidR="004A40DA" w:rsidRDefault="004A40DA" w:rsidP="0065357F">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6BF47FCA" w14:textId="41BAA550" w:rsidR="004A40DA" w:rsidRPr="00EE7C7F" w:rsidRDefault="009F550B" w:rsidP="0065357F">
            <w:pPr>
              <w:spacing w:line="240" w:lineRule="atLeast"/>
              <w:rPr>
                <w:rFonts w:eastAsiaTheme="minorHAnsi" w:cs="Arial"/>
                <w:color w:val="000000" w:themeColor="text1"/>
                <w:szCs w:val="22"/>
              </w:rPr>
            </w:pPr>
            <w:r w:rsidRPr="00FB5797">
              <w:rPr>
                <w:rFonts w:cs="Arial"/>
                <w:color w:val="000000" w:themeColor="text1"/>
                <w:rPrChange w:id="4728" w:author="SM Fairus Hasan" w:date="2020-02-27T16:11:00Z">
                  <w:rPr>
                    <w:rFonts w:cs="Arial"/>
                  </w:rPr>
                </w:rPrChange>
              </w:rPr>
              <w:t>Null (Defaulted)</w:t>
            </w:r>
          </w:p>
        </w:tc>
      </w:tr>
    </w:tbl>
    <w:p w14:paraId="1BF98816" w14:textId="2F46E4BF" w:rsidR="009F01FB" w:rsidRDefault="009F01FB" w:rsidP="009F01FB"/>
    <w:p w14:paraId="172596C4" w14:textId="7BD094CC" w:rsidR="00233FB7" w:rsidRPr="000371E0" w:rsidRDefault="00233FB7" w:rsidP="00233FB7">
      <w:pPr>
        <w:pStyle w:val="RELogSignal"/>
        <w:spacing w:line="240" w:lineRule="atLeast"/>
      </w:pPr>
      <w:r w:rsidRPr="000371E0">
        <w:t>###</w:t>
      </w:r>
      <w:r>
        <w:t>LSG_Tr</w:t>
      </w:r>
      <w:r w:rsidR="00A453CC">
        <w:t>ailer Settings and Profile_00002</w:t>
      </w:r>
      <w:r w:rsidRPr="000371E0">
        <w:t xml:space="preserve">### </w:t>
      </w:r>
      <w:r w:rsidR="00A453CC">
        <w:t>Shifter Position</w:t>
      </w:r>
    </w:p>
    <w:p w14:paraId="0628563C" w14:textId="3182F1A9" w:rsidR="006E1A44" w:rsidRDefault="006E1A44" w:rsidP="006E1A44">
      <w:pPr>
        <w:spacing w:line="240" w:lineRule="atLeast"/>
      </w:pPr>
      <w:r>
        <w:t>When the user shifts the Transmission Gear, this logical signal notifies if the Transmission Gear position change.</w:t>
      </w:r>
    </w:p>
    <w:p w14:paraId="0E117840" w14:textId="77777777" w:rsidR="00233FB7" w:rsidRDefault="00233FB7" w:rsidP="00233FB7">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233FB7" w14:paraId="078F8F2A"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F3EDA55" w14:textId="77777777" w:rsidR="00233FB7" w:rsidRDefault="00233FB7"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394AD9BA" w14:textId="77777777" w:rsidR="00233FB7" w:rsidRPr="00EE7C7F" w:rsidRDefault="00233FB7"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233FB7" w14:paraId="10C32DAF"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973E286" w14:textId="77777777" w:rsidR="00233FB7" w:rsidRDefault="00233FB7"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DC60538" w14:textId="77777777" w:rsidR="00233FB7" w:rsidRPr="00EE7C7F" w:rsidRDefault="00233FB7"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233FB7" w14:paraId="03E9C20C"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ABC3B1D" w14:textId="77777777" w:rsidR="00233FB7" w:rsidRDefault="00233FB7"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2348547" w14:textId="77777777" w:rsidR="00233FB7" w:rsidRPr="00EE7C7F" w:rsidRDefault="00233FB7"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233FB7" w14:paraId="600BD8F6"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9C60440" w14:textId="77777777" w:rsidR="00233FB7" w:rsidRDefault="00233FB7"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7C9DE66F" w14:textId="77777777" w:rsidR="00233FB7" w:rsidRDefault="00233FB7"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09E32B3" w14:textId="7FEA3C40" w:rsidR="00233FB7" w:rsidRPr="00EE7C7F" w:rsidRDefault="009F550B" w:rsidP="004550A3">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233FB7" w14:paraId="21C99A46"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418F50B3" w14:textId="77777777" w:rsidR="00233FB7" w:rsidRDefault="00233FB7"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3217BC1E" w14:textId="77777777" w:rsidR="00233FB7" w:rsidRDefault="00233FB7"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398A39D" w14:textId="54AD702A" w:rsidR="00233FB7" w:rsidRPr="00EE7C7F" w:rsidRDefault="009F550B" w:rsidP="004550A3">
            <w:pPr>
              <w:spacing w:line="240" w:lineRule="atLeast"/>
              <w:rPr>
                <w:rFonts w:eastAsiaTheme="minorHAnsi" w:cs="Arial"/>
                <w:color w:val="000000" w:themeColor="text1"/>
                <w:szCs w:val="22"/>
              </w:rPr>
            </w:pPr>
            <w:r>
              <w:rPr>
                <w:rFonts w:eastAsiaTheme="minorHAnsi" w:cs="Arial"/>
                <w:color w:val="000000" w:themeColor="text1"/>
                <w:szCs w:val="22"/>
              </w:rPr>
              <w:t xml:space="preserve">0xF </w:t>
            </w:r>
          </w:p>
        </w:tc>
      </w:tr>
      <w:tr w:rsidR="00233FB7" w14:paraId="121F5862"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4E3039E8" w14:textId="77777777" w:rsidR="00233FB7" w:rsidRDefault="00233FB7"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2B2A6840" w14:textId="77777777" w:rsidR="00233FB7" w:rsidRDefault="00233FB7"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4EE3977" w14:textId="77777777" w:rsidR="00233FB7" w:rsidRPr="00EE7C7F" w:rsidRDefault="00233FB7"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233FB7" w14:paraId="3E7501D5"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578E6C62" w14:textId="77777777" w:rsidR="00233FB7" w:rsidRDefault="00233FB7"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DE0E211" w14:textId="77777777" w:rsidR="00233FB7" w:rsidRDefault="00233FB7"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74D6053" w14:textId="77777777" w:rsidR="00233FB7" w:rsidRPr="00EE7C7F" w:rsidRDefault="00233FB7"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233FB7" w14:paraId="6FDDDB48"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9D40C44" w14:textId="77777777" w:rsidR="00233FB7" w:rsidRDefault="00233FB7"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46E755E8" w14:textId="77777777" w:rsidR="00233FB7" w:rsidRDefault="00233FB7"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3D790E1" w14:textId="77777777" w:rsidR="00233FB7" w:rsidRPr="00EE7C7F" w:rsidRDefault="00233FB7"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233FB7" w14:paraId="25B5B234"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D32474D" w14:textId="77777777" w:rsidR="00233FB7" w:rsidRDefault="00233FB7"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CE62F68" w14:textId="77777777" w:rsidR="00233FB7" w:rsidRPr="00EE7C7F" w:rsidRDefault="00233FB7"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233FB7" w14:paraId="7400C339"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6822D76" w14:textId="77777777" w:rsidR="00233FB7" w:rsidRDefault="00233FB7"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0B16E708" w14:textId="7BD617AD" w:rsidR="00233FB7" w:rsidRPr="00434889" w:rsidRDefault="009F550B" w:rsidP="00434889">
            <w:pPr>
              <w:rPr>
                <w:rFonts w:cs="Arial"/>
                <w:color w:val="000000" w:themeColor="text1"/>
              </w:rPr>
            </w:pPr>
            <w:r w:rsidRPr="00FB5797">
              <w:rPr>
                <w:rFonts w:cs="Arial"/>
                <w:color w:val="000000" w:themeColor="text1"/>
                <w:rPrChange w:id="4729" w:author="SM Fairus Hasan" w:date="2020-02-27T16:11:00Z">
                  <w:rPr>
                    <w:rFonts w:cs="Arial"/>
                  </w:rPr>
                </w:rPrChange>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8A9C53F" w14:textId="18BE2FD8" w:rsidR="00434889" w:rsidRPr="00EE7C7F" w:rsidRDefault="00434889" w:rsidP="004550A3">
            <w:pPr>
              <w:spacing w:line="240" w:lineRule="atLeast"/>
              <w:rPr>
                <w:rFonts w:eastAsiaTheme="minorHAnsi" w:cs="Arial"/>
                <w:color w:val="000000" w:themeColor="text1"/>
                <w:szCs w:val="22"/>
              </w:rPr>
            </w:pPr>
            <w:r>
              <w:rPr>
                <w:rFonts w:eastAsiaTheme="minorHAnsi" w:cs="Arial"/>
                <w:color w:val="000000" w:themeColor="text1"/>
                <w:szCs w:val="22"/>
              </w:rPr>
              <w:t>Park</w:t>
            </w:r>
          </w:p>
        </w:tc>
      </w:tr>
      <w:tr w:rsidR="00233FB7" w14:paraId="6882D7C7"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5C4E4A88" w14:textId="77777777" w:rsidR="00233FB7" w:rsidRDefault="00233FB7"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28E21BE" w14:textId="31DF86F4" w:rsidR="00233FB7" w:rsidRPr="00434889" w:rsidRDefault="00434889" w:rsidP="00434889">
            <w:pPr>
              <w:rPr>
                <w:rFonts w:cs="Arial"/>
                <w:color w:val="000000" w:themeColor="text1"/>
              </w:rPr>
            </w:pPr>
            <w:r w:rsidRPr="00FB5797">
              <w:rPr>
                <w:rFonts w:cs="Arial"/>
                <w:color w:val="000000" w:themeColor="text1"/>
                <w:rPrChange w:id="4730" w:author="SM Fairus Hasan" w:date="2020-02-27T16:11:00Z">
                  <w:rPr>
                    <w:rFonts w:cs="Arial"/>
                  </w:rPr>
                </w:rPrChange>
              </w:rPr>
              <w:t>0x1</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1B143CC" w14:textId="3825A5FE" w:rsidR="00233FB7" w:rsidRPr="00EE7C7F" w:rsidRDefault="00434889" w:rsidP="004550A3">
            <w:pPr>
              <w:spacing w:line="240" w:lineRule="atLeast"/>
              <w:rPr>
                <w:rFonts w:eastAsiaTheme="minorHAnsi" w:cs="Arial"/>
                <w:color w:val="000000" w:themeColor="text1"/>
                <w:szCs w:val="22"/>
              </w:rPr>
            </w:pPr>
            <w:r>
              <w:rPr>
                <w:rFonts w:eastAsiaTheme="minorHAnsi" w:cs="Arial"/>
                <w:color w:val="000000" w:themeColor="text1"/>
                <w:szCs w:val="22"/>
              </w:rPr>
              <w:t>Reverse</w:t>
            </w:r>
          </w:p>
        </w:tc>
      </w:tr>
      <w:tr w:rsidR="00233FB7" w14:paraId="6211FC89"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E9CD1FE" w14:textId="77777777" w:rsidR="00233FB7" w:rsidRDefault="00233FB7"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1310245" w14:textId="4D3BE929" w:rsidR="00233FB7" w:rsidRPr="00434889" w:rsidRDefault="00434889" w:rsidP="00434889">
            <w:pPr>
              <w:rPr>
                <w:rFonts w:cs="Arial"/>
                <w:color w:val="000000" w:themeColor="text1"/>
              </w:rPr>
            </w:pPr>
            <w:r>
              <w:rPr>
                <w:rFonts w:cs="Arial"/>
                <w:color w:val="000000" w:themeColor="text1"/>
              </w:rPr>
              <w:t>0x2</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030FACB" w14:textId="004B3FBD" w:rsidR="00233FB7" w:rsidRPr="00EE7C7F" w:rsidRDefault="00434889" w:rsidP="004550A3">
            <w:pPr>
              <w:spacing w:line="240" w:lineRule="atLeast"/>
              <w:rPr>
                <w:rFonts w:eastAsiaTheme="minorHAnsi" w:cs="Arial"/>
                <w:color w:val="000000" w:themeColor="text1"/>
                <w:szCs w:val="22"/>
              </w:rPr>
            </w:pPr>
            <w:r>
              <w:rPr>
                <w:rFonts w:eastAsiaTheme="minorHAnsi" w:cs="Arial"/>
                <w:color w:val="000000" w:themeColor="text1"/>
                <w:szCs w:val="22"/>
              </w:rPr>
              <w:t>Neutral</w:t>
            </w:r>
          </w:p>
        </w:tc>
      </w:tr>
      <w:tr w:rsidR="00233FB7" w14:paraId="6D8735F3"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711F5D9" w14:textId="77777777" w:rsidR="00233FB7" w:rsidRDefault="00233FB7"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7117D1E" w14:textId="7D5C9F9E" w:rsidR="00233FB7" w:rsidRPr="00434889" w:rsidRDefault="00434889" w:rsidP="00434889">
            <w:pPr>
              <w:rPr>
                <w:rFonts w:cs="Arial"/>
                <w:color w:val="000000" w:themeColor="text1"/>
              </w:rPr>
            </w:pPr>
            <w:r>
              <w:rPr>
                <w:rFonts w:cs="Arial"/>
                <w:color w:val="000000" w:themeColor="text1"/>
              </w:rPr>
              <w:t>0x3</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4F9C855" w14:textId="56768AD5" w:rsidR="00233FB7" w:rsidRPr="00EE7C7F" w:rsidRDefault="00434889" w:rsidP="004550A3">
            <w:pPr>
              <w:spacing w:line="240" w:lineRule="atLeast"/>
              <w:rPr>
                <w:rFonts w:eastAsiaTheme="minorHAnsi" w:cs="Arial"/>
                <w:color w:val="000000" w:themeColor="text1"/>
                <w:szCs w:val="22"/>
              </w:rPr>
            </w:pPr>
            <w:r>
              <w:rPr>
                <w:rFonts w:eastAsiaTheme="minorHAnsi" w:cs="Arial"/>
                <w:color w:val="000000" w:themeColor="text1"/>
                <w:szCs w:val="22"/>
              </w:rPr>
              <w:t>Drive</w:t>
            </w:r>
          </w:p>
        </w:tc>
      </w:tr>
      <w:tr w:rsidR="00434889" w14:paraId="739C6895"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44A258D9"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3374883" w14:textId="370325E1" w:rsidR="00434889" w:rsidRPr="00434889" w:rsidRDefault="00434889" w:rsidP="00434889">
            <w:pPr>
              <w:rPr>
                <w:rFonts w:cs="Arial"/>
                <w:color w:val="000000" w:themeColor="text1"/>
              </w:rPr>
            </w:pPr>
            <w:r>
              <w:rPr>
                <w:rFonts w:cs="Arial"/>
                <w:color w:val="000000" w:themeColor="text1"/>
              </w:rPr>
              <w:t>0x4</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AE58E9A" w14:textId="6D486B3F" w:rsidR="00434889" w:rsidRPr="00EE7C7F" w:rsidRDefault="00434889" w:rsidP="004550A3">
            <w:pPr>
              <w:spacing w:line="240" w:lineRule="atLeast"/>
              <w:ind w:left="34"/>
              <w:rPr>
                <w:rFonts w:eastAsiaTheme="minorHAnsi" w:cs="Arial"/>
                <w:color w:val="000000" w:themeColor="text1"/>
                <w:szCs w:val="22"/>
              </w:rPr>
            </w:pPr>
            <w:r>
              <w:rPr>
                <w:rFonts w:eastAsiaTheme="minorHAnsi" w:cs="Arial"/>
                <w:color w:val="000000" w:themeColor="text1"/>
                <w:szCs w:val="22"/>
              </w:rPr>
              <w:t>Sport_DriveSport</w:t>
            </w:r>
          </w:p>
        </w:tc>
      </w:tr>
      <w:tr w:rsidR="00434889" w14:paraId="37DEAED5"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5A8AC3DC"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888B534" w14:textId="36D4575E" w:rsidR="00434889" w:rsidRPr="00434889" w:rsidRDefault="00434889" w:rsidP="00434889">
            <w:pPr>
              <w:rPr>
                <w:rFonts w:cs="Arial"/>
                <w:color w:val="000000" w:themeColor="text1"/>
              </w:rPr>
            </w:pPr>
            <w:r>
              <w:rPr>
                <w:rFonts w:cs="Arial"/>
                <w:color w:val="000000" w:themeColor="text1"/>
              </w:rPr>
              <w:t>0x5</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F9C3D0B" w14:textId="5280D01F" w:rsidR="00434889" w:rsidRPr="00EE7C7F" w:rsidRDefault="00434889" w:rsidP="004550A3">
            <w:pPr>
              <w:spacing w:line="240" w:lineRule="atLeast"/>
              <w:ind w:left="34"/>
              <w:rPr>
                <w:rFonts w:eastAsiaTheme="minorHAnsi" w:cs="Arial"/>
                <w:color w:val="000000" w:themeColor="text1"/>
                <w:szCs w:val="22"/>
              </w:rPr>
            </w:pPr>
            <w:r>
              <w:rPr>
                <w:rFonts w:eastAsiaTheme="minorHAnsi" w:cs="Arial"/>
                <w:color w:val="000000" w:themeColor="text1"/>
                <w:szCs w:val="22"/>
              </w:rPr>
              <w:t>Low</w:t>
            </w:r>
          </w:p>
        </w:tc>
      </w:tr>
      <w:tr w:rsidR="00434889" w14:paraId="7AB737DA"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3CD8D9AC"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62376D2" w14:textId="3483F01C" w:rsidR="00434889" w:rsidRPr="00434889" w:rsidRDefault="00434889" w:rsidP="00434889">
            <w:pPr>
              <w:rPr>
                <w:rFonts w:cs="Arial"/>
                <w:color w:val="000000" w:themeColor="text1"/>
              </w:rPr>
            </w:pPr>
            <w:r>
              <w:rPr>
                <w:rFonts w:cs="Arial"/>
                <w:color w:val="000000" w:themeColor="text1"/>
              </w:rPr>
              <w:t>0x6</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992403C" w14:textId="1C300371" w:rsidR="00434889" w:rsidRPr="00EE7C7F" w:rsidRDefault="00434889" w:rsidP="004550A3">
            <w:pPr>
              <w:spacing w:line="240" w:lineRule="atLeast"/>
              <w:ind w:left="34"/>
              <w:rPr>
                <w:rFonts w:eastAsiaTheme="minorHAnsi" w:cs="Arial"/>
                <w:color w:val="000000" w:themeColor="text1"/>
                <w:szCs w:val="22"/>
              </w:rPr>
            </w:pPr>
            <w:r>
              <w:rPr>
                <w:rFonts w:eastAsiaTheme="minorHAnsi" w:cs="Arial"/>
                <w:color w:val="000000" w:themeColor="text1"/>
                <w:szCs w:val="22"/>
              </w:rPr>
              <w:t>First</w:t>
            </w:r>
          </w:p>
        </w:tc>
      </w:tr>
      <w:tr w:rsidR="00434889" w14:paraId="6FBA2B65"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20CF2F49"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755CD66" w14:textId="14B4F594" w:rsidR="00434889" w:rsidRPr="00434889" w:rsidRDefault="00434889" w:rsidP="00434889">
            <w:pPr>
              <w:rPr>
                <w:rFonts w:cs="Arial"/>
                <w:color w:val="000000" w:themeColor="text1"/>
              </w:rPr>
            </w:pPr>
            <w:r>
              <w:rPr>
                <w:rFonts w:cs="Arial"/>
                <w:color w:val="000000" w:themeColor="text1"/>
              </w:rPr>
              <w:t>0x7</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1B59FA4" w14:textId="2285142B" w:rsidR="00434889" w:rsidRPr="00EE7C7F" w:rsidRDefault="00434889" w:rsidP="004550A3">
            <w:pPr>
              <w:spacing w:line="240" w:lineRule="atLeast"/>
              <w:ind w:left="34"/>
              <w:rPr>
                <w:rFonts w:eastAsiaTheme="minorHAnsi" w:cs="Arial"/>
                <w:color w:val="000000" w:themeColor="text1"/>
                <w:szCs w:val="22"/>
              </w:rPr>
            </w:pPr>
            <w:r>
              <w:rPr>
                <w:rFonts w:eastAsiaTheme="minorHAnsi" w:cs="Arial"/>
                <w:color w:val="000000" w:themeColor="text1"/>
                <w:szCs w:val="22"/>
              </w:rPr>
              <w:t>Second</w:t>
            </w:r>
          </w:p>
        </w:tc>
      </w:tr>
      <w:tr w:rsidR="00434889" w14:paraId="45249AFB"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36744C62"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6A31987" w14:textId="1624A245" w:rsidR="00434889" w:rsidRPr="00434889" w:rsidRDefault="00434889" w:rsidP="00434889">
            <w:pPr>
              <w:rPr>
                <w:rFonts w:cs="Arial"/>
                <w:color w:val="000000" w:themeColor="text1"/>
              </w:rPr>
            </w:pPr>
            <w:r>
              <w:rPr>
                <w:rFonts w:cs="Arial"/>
                <w:color w:val="000000" w:themeColor="text1"/>
              </w:rPr>
              <w:t>0x8</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A172649" w14:textId="68A3EE07" w:rsidR="00434889" w:rsidRPr="00EE7C7F" w:rsidRDefault="00434889" w:rsidP="004550A3">
            <w:pPr>
              <w:spacing w:line="240" w:lineRule="atLeast"/>
              <w:ind w:left="34"/>
              <w:rPr>
                <w:rFonts w:eastAsiaTheme="minorHAnsi" w:cs="Arial"/>
                <w:color w:val="000000" w:themeColor="text1"/>
                <w:szCs w:val="22"/>
              </w:rPr>
            </w:pPr>
            <w:r>
              <w:rPr>
                <w:rFonts w:eastAsiaTheme="minorHAnsi" w:cs="Arial"/>
                <w:color w:val="000000" w:themeColor="text1"/>
                <w:szCs w:val="22"/>
              </w:rPr>
              <w:t>Third</w:t>
            </w:r>
          </w:p>
        </w:tc>
      </w:tr>
      <w:tr w:rsidR="00434889" w14:paraId="2DD40E5F"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3274D9BC"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7D1BFB6" w14:textId="064BE05E" w:rsidR="00434889" w:rsidRPr="00434889" w:rsidRDefault="00434889" w:rsidP="00434889">
            <w:pPr>
              <w:rPr>
                <w:rFonts w:cs="Arial"/>
                <w:color w:val="000000" w:themeColor="text1"/>
              </w:rPr>
            </w:pPr>
            <w:r>
              <w:rPr>
                <w:rFonts w:cs="Arial"/>
                <w:color w:val="000000" w:themeColor="text1"/>
              </w:rPr>
              <w:t>0x9</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4B48EB8" w14:textId="28777453" w:rsidR="00434889" w:rsidRPr="00EE7C7F" w:rsidRDefault="00434889" w:rsidP="004550A3">
            <w:pPr>
              <w:spacing w:line="240" w:lineRule="atLeast"/>
              <w:ind w:left="34"/>
              <w:rPr>
                <w:rFonts w:eastAsiaTheme="minorHAnsi" w:cs="Arial"/>
                <w:color w:val="000000" w:themeColor="text1"/>
                <w:szCs w:val="22"/>
              </w:rPr>
            </w:pPr>
            <w:r>
              <w:rPr>
                <w:rFonts w:eastAsiaTheme="minorHAnsi" w:cs="Arial"/>
                <w:color w:val="000000" w:themeColor="text1"/>
                <w:szCs w:val="22"/>
              </w:rPr>
              <w:t>Fourth</w:t>
            </w:r>
          </w:p>
        </w:tc>
      </w:tr>
      <w:tr w:rsidR="00434889" w14:paraId="370D97CF"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21022EA2"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BC3D364" w14:textId="635688D9" w:rsidR="00434889" w:rsidRPr="00434889" w:rsidRDefault="00434889" w:rsidP="00434889">
            <w:pPr>
              <w:rPr>
                <w:rFonts w:cs="Arial"/>
                <w:color w:val="000000" w:themeColor="text1"/>
              </w:rPr>
            </w:pPr>
            <w:r>
              <w:rPr>
                <w:rFonts w:cs="Arial"/>
                <w:color w:val="000000" w:themeColor="text1"/>
              </w:rPr>
              <w:t>0xA</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2919BAA" w14:textId="0E2446F7" w:rsidR="00434889" w:rsidRPr="00EE7C7F" w:rsidRDefault="00434889" w:rsidP="004550A3">
            <w:pPr>
              <w:spacing w:line="240" w:lineRule="atLeast"/>
              <w:ind w:left="34"/>
              <w:rPr>
                <w:rFonts w:eastAsiaTheme="minorHAnsi" w:cs="Arial"/>
                <w:color w:val="000000" w:themeColor="text1"/>
                <w:szCs w:val="22"/>
              </w:rPr>
            </w:pPr>
            <w:r>
              <w:rPr>
                <w:rFonts w:eastAsiaTheme="minorHAnsi" w:cs="Arial"/>
                <w:color w:val="000000" w:themeColor="text1"/>
                <w:szCs w:val="22"/>
              </w:rPr>
              <w:t>Fifth</w:t>
            </w:r>
          </w:p>
        </w:tc>
      </w:tr>
      <w:tr w:rsidR="00434889" w14:paraId="7D7A4092"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6C7CA02F"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41A2E0E" w14:textId="26EFB7A9" w:rsidR="00434889" w:rsidRPr="00434889" w:rsidRDefault="00434889" w:rsidP="00434889">
            <w:pPr>
              <w:rPr>
                <w:rFonts w:cs="Arial"/>
                <w:color w:val="000000" w:themeColor="text1"/>
              </w:rPr>
            </w:pPr>
            <w:r>
              <w:rPr>
                <w:rFonts w:cs="Arial"/>
                <w:color w:val="000000" w:themeColor="text1"/>
              </w:rPr>
              <w:t>0xB</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B656FAD" w14:textId="1D38F6A7" w:rsidR="00434889" w:rsidRPr="00EE7C7F" w:rsidRDefault="00434889" w:rsidP="004550A3">
            <w:pPr>
              <w:spacing w:line="240" w:lineRule="atLeast"/>
              <w:ind w:left="34"/>
              <w:rPr>
                <w:rFonts w:eastAsiaTheme="minorHAnsi" w:cs="Arial"/>
                <w:color w:val="000000" w:themeColor="text1"/>
                <w:szCs w:val="22"/>
              </w:rPr>
            </w:pPr>
            <w:r>
              <w:rPr>
                <w:rFonts w:eastAsiaTheme="minorHAnsi" w:cs="Arial"/>
                <w:color w:val="000000" w:themeColor="text1"/>
                <w:szCs w:val="22"/>
              </w:rPr>
              <w:t>Sixth</w:t>
            </w:r>
          </w:p>
        </w:tc>
      </w:tr>
      <w:tr w:rsidR="00434889" w14:paraId="301B42EE"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232FDB1A"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DF53B53" w14:textId="191816DE" w:rsidR="00434889" w:rsidRPr="00434889" w:rsidRDefault="00434889" w:rsidP="00434889">
            <w:pPr>
              <w:rPr>
                <w:rFonts w:cs="Arial"/>
                <w:color w:val="000000" w:themeColor="text1"/>
              </w:rPr>
            </w:pPr>
            <w:r>
              <w:rPr>
                <w:rFonts w:cs="Arial"/>
                <w:color w:val="000000" w:themeColor="text1"/>
              </w:rPr>
              <w:t>0xC</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3F1D8E9" w14:textId="0DC4E404" w:rsidR="00434889" w:rsidRPr="00EE7C7F" w:rsidRDefault="00434889" w:rsidP="004550A3">
            <w:pPr>
              <w:spacing w:line="240" w:lineRule="atLeast"/>
              <w:ind w:left="34"/>
              <w:rPr>
                <w:rFonts w:eastAsiaTheme="minorHAnsi" w:cs="Arial"/>
                <w:color w:val="000000" w:themeColor="text1"/>
                <w:szCs w:val="22"/>
              </w:rPr>
            </w:pPr>
            <w:r w:rsidRPr="00637018">
              <w:rPr>
                <w:rFonts w:cs="Arial"/>
                <w:color w:val="000000" w:themeColor="text1"/>
              </w:rPr>
              <w:t>Undefined_Treat_as_Fault</w:t>
            </w:r>
          </w:p>
        </w:tc>
      </w:tr>
      <w:tr w:rsidR="00434889" w14:paraId="51A89735"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1A56F24B"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499FA32" w14:textId="0A9A70C8" w:rsidR="00434889" w:rsidRPr="00434889" w:rsidRDefault="00434889" w:rsidP="00434889">
            <w:pPr>
              <w:rPr>
                <w:rFonts w:cs="Arial"/>
                <w:color w:val="000000" w:themeColor="text1"/>
              </w:rPr>
            </w:pPr>
            <w:r>
              <w:rPr>
                <w:rFonts w:cs="Arial"/>
                <w:color w:val="000000" w:themeColor="text1"/>
              </w:rPr>
              <w:t>0xD</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220068F" w14:textId="2858E038" w:rsidR="00434889" w:rsidRPr="00EE7C7F" w:rsidRDefault="00434889" w:rsidP="004550A3">
            <w:pPr>
              <w:spacing w:line="240" w:lineRule="atLeast"/>
              <w:ind w:left="34"/>
              <w:rPr>
                <w:rFonts w:eastAsiaTheme="minorHAnsi" w:cs="Arial"/>
                <w:color w:val="000000" w:themeColor="text1"/>
                <w:szCs w:val="22"/>
              </w:rPr>
            </w:pPr>
            <w:r w:rsidRPr="00637018">
              <w:rPr>
                <w:rFonts w:cs="Arial"/>
                <w:color w:val="000000" w:themeColor="text1"/>
              </w:rPr>
              <w:t>Undefined_Treat_as_Fault</w:t>
            </w:r>
          </w:p>
        </w:tc>
      </w:tr>
      <w:tr w:rsidR="00434889" w14:paraId="09AB237C"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0A5D0D63" w14:textId="77777777" w:rsidR="00434889" w:rsidRDefault="00434889"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ED73421" w14:textId="53CE207C" w:rsidR="00434889" w:rsidRPr="00434889" w:rsidRDefault="00434889" w:rsidP="00434889">
            <w:pPr>
              <w:rPr>
                <w:rFonts w:cs="Arial"/>
                <w:color w:val="000000" w:themeColor="text1"/>
              </w:rPr>
            </w:pPr>
            <w:r>
              <w:rPr>
                <w:rFonts w:cs="Arial"/>
                <w:color w:val="000000" w:themeColor="text1"/>
              </w:rPr>
              <w:t>0xE</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0F7B36D" w14:textId="77A0E7DC" w:rsidR="00434889" w:rsidRPr="00EE7C7F" w:rsidRDefault="00434889" w:rsidP="004550A3">
            <w:pPr>
              <w:spacing w:line="240" w:lineRule="atLeast"/>
              <w:ind w:left="34"/>
              <w:rPr>
                <w:rFonts w:eastAsiaTheme="minorHAnsi" w:cs="Arial"/>
                <w:color w:val="000000" w:themeColor="text1"/>
                <w:szCs w:val="22"/>
              </w:rPr>
            </w:pPr>
            <w:r>
              <w:rPr>
                <w:rFonts w:eastAsiaTheme="minorHAnsi" w:cs="Arial"/>
                <w:color w:val="000000" w:themeColor="text1"/>
                <w:szCs w:val="22"/>
              </w:rPr>
              <w:t>Unknown_Position</w:t>
            </w:r>
          </w:p>
        </w:tc>
      </w:tr>
      <w:tr w:rsidR="00233FB7" w14:paraId="4FC16681"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72D99A5" w14:textId="77777777" w:rsidR="00233FB7" w:rsidRDefault="00233FB7"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B6C3E36" w14:textId="4F0487A0" w:rsidR="00233FB7" w:rsidRPr="00434889" w:rsidRDefault="00434889" w:rsidP="00434889">
            <w:pPr>
              <w:rPr>
                <w:rFonts w:cs="Arial"/>
                <w:color w:val="000000" w:themeColor="text1"/>
              </w:rPr>
            </w:pPr>
            <w:r>
              <w:rPr>
                <w:rFonts w:cs="Arial"/>
                <w:color w:val="000000" w:themeColor="text1"/>
              </w:rPr>
              <w:t>0xF</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29B6D6A" w14:textId="707E230C" w:rsidR="00233FB7" w:rsidRPr="00EE7C7F" w:rsidRDefault="00434889" w:rsidP="004550A3">
            <w:pPr>
              <w:spacing w:line="240" w:lineRule="atLeast"/>
              <w:ind w:left="34"/>
              <w:rPr>
                <w:rFonts w:eastAsiaTheme="minorHAnsi" w:cs="Arial"/>
                <w:color w:val="000000" w:themeColor="text1"/>
                <w:szCs w:val="22"/>
              </w:rPr>
            </w:pPr>
            <w:r>
              <w:rPr>
                <w:rFonts w:eastAsiaTheme="minorHAnsi" w:cs="Arial"/>
                <w:color w:val="000000" w:themeColor="text1"/>
                <w:szCs w:val="22"/>
              </w:rPr>
              <w:t>Fault</w:t>
            </w:r>
          </w:p>
        </w:tc>
      </w:tr>
      <w:tr w:rsidR="00233FB7" w14:paraId="67402CC5" w14:textId="77777777" w:rsidTr="004550A3">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49864B63" w14:textId="77777777" w:rsidR="00233FB7" w:rsidRDefault="00233FB7"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4006FDB7" w14:textId="46C863D9" w:rsidR="00233FB7" w:rsidRPr="00EE7C7F" w:rsidRDefault="00434889" w:rsidP="004550A3">
            <w:pPr>
              <w:spacing w:line="240" w:lineRule="atLeast"/>
              <w:rPr>
                <w:rFonts w:eastAsiaTheme="minorHAnsi" w:cs="Arial"/>
                <w:color w:val="000000" w:themeColor="text1"/>
                <w:szCs w:val="22"/>
              </w:rPr>
            </w:pPr>
            <w:r>
              <w:rPr>
                <w:rFonts w:eastAsiaTheme="minorHAnsi" w:cs="Arial"/>
                <w:color w:val="000000" w:themeColor="text1"/>
                <w:szCs w:val="22"/>
              </w:rPr>
              <w:t>Park</w:t>
            </w:r>
          </w:p>
        </w:tc>
      </w:tr>
    </w:tbl>
    <w:p w14:paraId="240272DC" w14:textId="1F446CA3" w:rsidR="00233FB7" w:rsidRDefault="00233FB7" w:rsidP="00233FB7"/>
    <w:p w14:paraId="1201EA8E" w14:textId="696C56BD" w:rsidR="009E723A" w:rsidRPr="000371E0" w:rsidRDefault="009E723A" w:rsidP="009E723A">
      <w:pPr>
        <w:pStyle w:val="RELogSignal"/>
        <w:spacing w:line="240" w:lineRule="atLeast"/>
      </w:pPr>
      <w:r w:rsidRPr="000371E0">
        <w:t>###</w:t>
      </w:r>
      <w:r>
        <w:t>LSG_Trailer Settings and Profile_00003</w:t>
      </w:r>
      <w:r w:rsidRPr="000371E0">
        <w:t xml:space="preserve">### </w:t>
      </w:r>
      <w:r>
        <w:t>Battery SOC</w:t>
      </w:r>
    </w:p>
    <w:p w14:paraId="1D0CF28B" w14:textId="77777777" w:rsidR="009E723A" w:rsidRDefault="009E723A" w:rsidP="009E723A">
      <w:pPr>
        <w:spacing w:line="240" w:lineRule="atLeast"/>
      </w:pPr>
      <w:r>
        <w:t>When the vehicle Ignition Status is on RUN position, this logical signal notifies the Battery State of Charge.</w:t>
      </w:r>
    </w:p>
    <w:p w14:paraId="2759048D" w14:textId="77777777" w:rsidR="009E723A" w:rsidRDefault="009E723A" w:rsidP="009E723A">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9E723A" w14:paraId="70F5E43E" w14:textId="77777777" w:rsidTr="00D03D87">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D1066F9" w14:textId="77777777" w:rsidR="009E723A" w:rsidRDefault="009E723A" w:rsidP="00D03D87">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194B1874"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9E723A" w14:paraId="58DE4CEC"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4421104" w14:textId="77777777" w:rsidR="009E723A" w:rsidRDefault="009E723A" w:rsidP="00D03D87">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5938EE9"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9E723A" w14:paraId="58752B52"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339D020" w14:textId="77777777" w:rsidR="009E723A" w:rsidRDefault="009E723A" w:rsidP="00D03D87">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BF24606"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9E723A" w14:paraId="4A049A7F" w14:textId="77777777" w:rsidTr="00D03D87">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20BCC25" w14:textId="77777777" w:rsidR="009E723A" w:rsidRDefault="009E723A" w:rsidP="00D03D87">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39A37BBD" w14:textId="77777777" w:rsidR="009E723A" w:rsidRDefault="009E723A" w:rsidP="00D03D87">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FCEC266"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9E723A" w14:paraId="1C3D9CD9"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DA7D301" w14:textId="77777777" w:rsidR="009E723A" w:rsidRDefault="009E723A"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A56912D" w14:textId="77777777" w:rsidR="009E723A" w:rsidRDefault="009E723A" w:rsidP="00D03D87">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60C2D97"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0x7F</w:t>
            </w:r>
          </w:p>
        </w:tc>
      </w:tr>
      <w:tr w:rsidR="009E723A" w14:paraId="1A5305EB"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02B70402" w14:textId="77777777" w:rsidR="009E723A" w:rsidRDefault="009E723A"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422165AB" w14:textId="77777777" w:rsidR="009E723A" w:rsidRDefault="009E723A" w:rsidP="00D03D87">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64619A8" w14:textId="77777777" w:rsidR="009E723A" w:rsidRPr="00EE7C7F" w:rsidRDefault="009E723A" w:rsidP="00D03D87">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9E723A" w14:paraId="4BAE49A4"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E16D193" w14:textId="77777777" w:rsidR="009E723A" w:rsidRDefault="009E723A"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4C72E000" w14:textId="77777777" w:rsidR="009E723A" w:rsidRDefault="009E723A" w:rsidP="00D03D87">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E08338B" w14:textId="77777777" w:rsidR="009E723A" w:rsidRPr="00EE7C7F" w:rsidRDefault="009E723A" w:rsidP="00D03D87">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9E723A" w14:paraId="71A5D10D"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84BF303" w14:textId="77777777" w:rsidR="009E723A" w:rsidRDefault="009E723A"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4B6C383" w14:textId="77777777" w:rsidR="009E723A" w:rsidRDefault="009E723A" w:rsidP="00D03D87">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2773129" w14:textId="77777777" w:rsidR="009E723A" w:rsidRPr="00EE7C7F" w:rsidRDefault="009E723A" w:rsidP="00D03D87">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9E723A" w14:paraId="3BB6348A"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151D3CA" w14:textId="77777777" w:rsidR="009E723A" w:rsidRDefault="009E723A" w:rsidP="00D03D87">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B36ADCC"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9E723A" w14:paraId="62C40F4C" w14:textId="77777777" w:rsidTr="00D03D87">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80A77BC" w14:textId="77777777" w:rsidR="009E723A" w:rsidRDefault="009E723A" w:rsidP="00D03D87">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24A04CD4" w14:textId="77777777" w:rsidR="009E723A" w:rsidRPr="00A53190" w:rsidRDefault="009E723A"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4B01936"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0</w:t>
            </w:r>
          </w:p>
        </w:tc>
      </w:tr>
      <w:tr w:rsidR="009E723A" w14:paraId="3039ECC3"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68BB8EB" w14:textId="77777777" w:rsidR="009E723A" w:rsidRDefault="009E723A"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941CED7" w14:textId="77777777" w:rsidR="009E723A" w:rsidRPr="00A53190" w:rsidRDefault="009E723A"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CA8BBD0" w14:textId="77777777" w:rsidR="009E723A" w:rsidRPr="00EE7C7F" w:rsidRDefault="009E723A" w:rsidP="00D03D87">
            <w:pPr>
              <w:spacing w:line="240" w:lineRule="atLeast"/>
              <w:rPr>
                <w:rFonts w:eastAsiaTheme="minorHAnsi" w:cs="Arial"/>
                <w:color w:val="000000" w:themeColor="text1"/>
                <w:szCs w:val="22"/>
              </w:rPr>
            </w:pPr>
          </w:p>
        </w:tc>
      </w:tr>
      <w:tr w:rsidR="009E723A" w14:paraId="15447827"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393CB248" w14:textId="77777777" w:rsidR="009E723A" w:rsidRDefault="009E723A"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8904BE5" w14:textId="77777777" w:rsidR="009E723A" w:rsidRPr="00A53190" w:rsidRDefault="009E723A"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0x7F</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2BC84EF"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127</w:t>
            </w:r>
          </w:p>
        </w:tc>
      </w:tr>
      <w:tr w:rsidR="009E723A" w14:paraId="22F68E13"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EC233E7" w14:textId="77777777" w:rsidR="009E723A" w:rsidRDefault="009E723A"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B4E1D8D" w14:textId="77777777" w:rsidR="009E723A" w:rsidRPr="00A53190" w:rsidRDefault="009E723A" w:rsidP="00D03D87">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ED09524" w14:textId="77777777" w:rsidR="009E723A" w:rsidRPr="00EE7C7F" w:rsidRDefault="009E723A" w:rsidP="00D03D87">
            <w:pPr>
              <w:spacing w:line="240" w:lineRule="atLeast"/>
              <w:rPr>
                <w:rFonts w:eastAsiaTheme="minorHAnsi" w:cs="Arial"/>
                <w:color w:val="000000" w:themeColor="text1"/>
                <w:szCs w:val="22"/>
              </w:rPr>
            </w:pPr>
          </w:p>
        </w:tc>
      </w:tr>
      <w:tr w:rsidR="009E723A" w14:paraId="3D42B60F"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67B53C73" w14:textId="77777777" w:rsidR="009E723A" w:rsidRDefault="009E723A"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EDD07E8" w14:textId="77777777" w:rsidR="009E723A" w:rsidRDefault="009E723A" w:rsidP="00D03D87">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08519FB" w14:textId="77777777" w:rsidR="009E723A" w:rsidRDefault="009E723A" w:rsidP="00D03D87">
            <w:pPr>
              <w:spacing w:line="240" w:lineRule="atLeast"/>
              <w:ind w:left="34"/>
              <w:rPr>
                <w:rFonts w:eastAsiaTheme="minorHAnsi" w:cs="Arial"/>
                <w:color w:val="000000" w:themeColor="text1"/>
                <w:szCs w:val="22"/>
              </w:rPr>
            </w:pPr>
          </w:p>
        </w:tc>
      </w:tr>
      <w:tr w:rsidR="009E723A" w14:paraId="0436FF9B"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434F2B4D" w14:textId="77777777" w:rsidR="009E723A" w:rsidRDefault="009E723A"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F3CF83F" w14:textId="77777777" w:rsidR="009E723A" w:rsidRPr="00A53190" w:rsidRDefault="009E723A" w:rsidP="00D03D87">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10C6977" w14:textId="77777777" w:rsidR="009E723A" w:rsidRPr="00EE7C7F" w:rsidRDefault="009E723A" w:rsidP="00D03D87">
            <w:pPr>
              <w:spacing w:line="240" w:lineRule="atLeast"/>
              <w:ind w:left="34"/>
              <w:rPr>
                <w:rFonts w:eastAsiaTheme="minorHAnsi" w:cs="Arial"/>
                <w:color w:val="000000" w:themeColor="text1"/>
                <w:szCs w:val="22"/>
              </w:rPr>
            </w:pPr>
          </w:p>
        </w:tc>
      </w:tr>
      <w:tr w:rsidR="009E723A" w14:paraId="5FF575C2" w14:textId="77777777" w:rsidTr="00D03D87">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4CF89D12" w14:textId="77777777" w:rsidR="009E723A" w:rsidRDefault="009E723A" w:rsidP="00D03D87">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78AEAB7B" w14:textId="77777777" w:rsidR="009E723A" w:rsidRPr="00EE7C7F" w:rsidRDefault="009E723A" w:rsidP="00D03D87">
            <w:pPr>
              <w:spacing w:line="240" w:lineRule="atLeast"/>
              <w:rPr>
                <w:rFonts w:eastAsiaTheme="minorHAnsi" w:cs="Arial"/>
                <w:color w:val="000000" w:themeColor="text1"/>
                <w:szCs w:val="22"/>
              </w:rPr>
            </w:pPr>
          </w:p>
        </w:tc>
      </w:tr>
    </w:tbl>
    <w:p w14:paraId="66B378DA" w14:textId="77777777" w:rsidR="009E723A" w:rsidRDefault="009E723A" w:rsidP="009E723A"/>
    <w:p w14:paraId="1F0873C5" w14:textId="77777777" w:rsidR="009E723A" w:rsidRDefault="009E723A" w:rsidP="00233FB7"/>
    <w:p w14:paraId="3D85F27B" w14:textId="1173C49E" w:rsidR="00A453CC" w:rsidRPr="000371E0" w:rsidRDefault="00A453CC" w:rsidP="00A453CC">
      <w:pPr>
        <w:pStyle w:val="RELogSignal"/>
        <w:spacing w:line="240" w:lineRule="atLeast"/>
      </w:pPr>
      <w:r w:rsidRPr="000371E0">
        <w:t>###</w:t>
      </w:r>
      <w:r>
        <w:t>LSG_Trailer Settings and Profile_00003</w:t>
      </w:r>
      <w:r w:rsidRPr="000371E0">
        <w:t xml:space="preserve">### </w:t>
      </w:r>
      <w:r w:rsidR="009E723A">
        <w:t>Ignition Status</w:t>
      </w:r>
    </w:p>
    <w:p w14:paraId="75908951" w14:textId="77777777" w:rsidR="009D4F84" w:rsidRDefault="009D4F84" w:rsidP="009D4F84">
      <w:pPr>
        <w:spacing w:line="240" w:lineRule="atLeast"/>
      </w:pPr>
      <w:r>
        <w:t>When the user change the Start Stop Button Ignition Status, this logical signal notifies Ignition Status change.</w:t>
      </w:r>
    </w:p>
    <w:p w14:paraId="5834452C" w14:textId="77777777" w:rsidR="00A453CC" w:rsidRDefault="00A453CC" w:rsidP="00A453CC">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A453CC" w14:paraId="625E05B0"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84E8DB0" w14:textId="77777777" w:rsidR="00A453CC" w:rsidRDefault="00A453CC"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289E7793"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A453CC" w14:paraId="1673EBC8"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C0D0F1F" w14:textId="77777777" w:rsidR="00A453CC" w:rsidRDefault="00A453CC"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C09FE77"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A453CC" w14:paraId="1AC63BE3"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829153F" w14:textId="77777777" w:rsidR="00A453CC" w:rsidRDefault="00A453CC"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B20F790"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A453CC" w14:paraId="101CEACA"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1F42E82" w14:textId="77777777" w:rsidR="00A453CC" w:rsidRDefault="00A453CC"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4FA91029" w14:textId="77777777" w:rsidR="00A453CC" w:rsidRDefault="00A453CC"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3DDD40E" w14:textId="0549258E" w:rsidR="00A453CC" w:rsidRPr="00EE7C7F" w:rsidRDefault="009317D1" w:rsidP="004550A3">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A453CC" w14:paraId="49AAF78F"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406808B8"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22363AA" w14:textId="77777777" w:rsidR="00A453CC" w:rsidRDefault="00A453CC"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2B37561" w14:textId="2A2E0282" w:rsidR="00A453CC" w:rsidRPr="00EE7C7F" w:rsidRDefault="009317D1" w:rsidP="004550A3">
            <w:pPr>
              <w:spacing w:line="240" w:lineRule="atLeast"/>
              <w:rPr>
                <w:rFonts w:eastAsiaTheme="minorHAnsi" w:cs="Arial"/>
                <w:color w:val="000000" w:themeColor="text1"/>
                <w:szCs w:val="22"/>
              </w:rPr>
            </w:pPr>
            <w:r>
              <w:rPr>
                <w:rFonts w:eastAsiaTheme="minorHAnsi" w:cs="Arial"/>
                <w:color w:val="000000" w:themeColor="text1"/>
                <w:szCs w:val="22"/>
              </w:rPr>
              <w:t>0x7F</w:t>
            </w:r>
          </w:p>
        </w:tc>
      </w:tr>
      <w:tr w:rsidR="00A453CC" w14:paraId="2E774AF7"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EE80350"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5D3F026" w14:textId="77777777" w:rsidR="00A453CC" w:rsidRDefault="00A453CC"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EB0C4B7" w14:textId="77777777" w:rsidR="00A453CC" w:rsidRPr="00EE7C7F" w:rsidRDefault="00A453CC"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A453CC" w14:paraId="68427870"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183BF32"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264AB65C" w14:textId="77777777" w:rsidR="00A453CC" w:rsidRDefault="00A453CC"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B42AF0E" w14:textId="77777777" w:rsidR="00A453CC" w:rsidRPr="00EE7C7F" w:rsidRDefault="00A453CC"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A453CC" w14:paraId="458E91C4"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59133E0C"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524038A3" w14:textId="77777777" w:rsidR="00A453CC" w:rsidRDefault="00A453CC"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4C99CBC" w14:textId="77777777" w:rsidR="00A453CC" w:rsidRPr="00EE7C7F" w:rsidRDefault="00A453CC"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A453CC" w14:paraId="1333B6B1"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97AF242" w14:textId="77777777" w:rsidR="00A453CC" w:rsidRDefault="00A453CC"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CAC9096"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6E1A44" w14:paraId="19A9C880"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1F462DE" w14:textId="77777777" w:rsidR="006E1A44" w:rsidRDefault="006E1A44" w:rsidP="006E1A44">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5781ABD3" w14:textId="72871AB3" w:rsidR="006E1A44" w:rsidRPr="00A53190" w:rsidRDefault="006E1A44" w:rsidP="006E1A44">
            <w:pPr>
              <w:spacing w:line="240" w:lineRule="atLeast"/>
              <w:ind w:left="142"/>
              <w:rPr>
                <w:rFonts w:eastAsiaTheme="minorHAnsi" w:cs="Arial"/>
                <w:color w:val="000000" w:themeColor="text1"/>
                <w:szCs w:val="22"/>
              </w:rPr>
            </w:pPr>
            <w:r>
              <w:rPr>
                <w:rFonts w:eastAsiaTheme="minorHAnsi" w:cs="Arial"/>
                <w:color w:val="000000" w:themeColor="text1"/>
                <w:szCs w:val="22"/>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4A99AF1" w14:textId="730D8FA1" w:rsidR="006E1A44" w:rsidRPr="00EE7C7F" w:rsidRDefault="006E1A44" w:rsidP="006E1A44">
            <w:pPr>
              <w:spacing w:line="240" w:lineRule="atLeast"/>
              <w:rPr>
                <w:rFonts w:eastAsiaTheme="minorHAnsi" w:cs="Arial"/>
                <w:color w:val="000000" w:themeColor="text1"/>
                <w:szCs w:val="22"/>
              </w:rPr>
            </w:pPr>
            <w:r>
              <w:rPr>
                <w:rFonts w:eastAsiaTheme="minorHAnsi" w:cs="Arial"/>
                <w:color w:val="000000" w:themeColor="text1"/>
                <w:szCs w:val="22"/>
              </w:rPr>
              <w:t>Unknown</w:t>
            </w:r>
          </w:p>
        </w:tc>
      </w:tr>
      <w:tr w:rsidR="006E1A44" w14:paraId="51A1C259"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217D8BC7" w14:textId="77777777" w:rsidR="006E1A44" w:rsidRDefault="006E1A44" w:rsidP="006E1A44">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8680A63" w14:textId="7F830E53" w:rsidR="006E1A44" w:rsidRPr="00A53190" w:rsidRDefault="006E1A44" w:rsidP="006E1A44">
            <w:pPr>
              <w:spacing w:line="240" w:lineRule="atLeast"/>
              <w:ind w:left="142"/>
              <w:rPr>
                <w:rFonts w:eastAsiaTheme="minorHAnsi" w:cs="Arial"/>
                <w:color w:val="000000" w:themeColor="text1"/>
                <w:szCs w:val="22"/>
              </w:rPr>
            </w:pPr>
            <w:r>
              <w:rPr>
                <w:rFonts w:eastAsiaTheme="minorHAnsi" w:cs="Arial"/>
                <w:color w:val="000000" w:themeColor="text1"/>
                <w:szCs w:val="22"/>
              </w:rPr>
              <w:t>0x1</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A636189" w14:textId="08AD5FFB" w:rsidR="006E1A44" w:rsidRPr="00EE7C7F" w:rsidRDefault="006E1A44" w:rsidP="006E1A44">
            <w:pPr>
              <w:spacing w:line="240" w:lineRule="atLeast"/>
              <w:rPr>
                <w:rFonts w:eastAsiaTheme="minorHAnsi" w:cs="Arial"/>
                <w:color w:val="000000" w:themeColor="text1"/>
                <w:szCs w:val="22"/>
              </w:rPr>
            </w:pPr>
            <w:r>
              <w:rPr>
                <w:rFonts w:eastAsiaTheme="minorHAnsi" w:cs="Arial"/>
                <w:color w:val="000000" w:themeColor="text1"/>
                <w:szCs w:val="22"/>
              </w:rPr>
              <w:t>Off</w:t>
            </w:r>
          </w:p>
        </w:tc>
      </w:tr>
      <w:tr w:rsidR="006E1A44" w14:paraId="6748DB11"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45A9BAA8" w14:textId="77777777" w:rsidR="006E1A44" w:rsidRDefault="006E1A44" w:rsidP="006E1A44">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B6A8F35" w14:textId="278F498A" w:rsidR="006E1A44" w:rsidRPr="00A53190" w:rsidRDefault="006E1A44" w:rsidP="006E1A44">
            <w:pPr>
              <w:spacing w:line="240" w:lineRule="atLeast"/>
              <w:ind w:left="142"/>
              <w:rPr>
                <w:rFonts w:eastAsiaTheme="minorHAnsi" w:cs="Arial"/>
                <w:color w:val="000000" w:themeColor="text1"/>
                <w:szCs w:val="22"/>
              </w:rPr>
            </w:pPr>
            <w:r>
              <w:rPr>
                <w:rFonts w:eastAsiaTheme="minorHAnsi" w:cs="Arial"/>
                <w:color w:val="000000" w:themeColor="text1"/>
                <w:szCs w:val="22"/>
              </w:rPr>
              <w:t>0x2</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204A55D" w14:textId="3BD5EBE9" w:rsidR="006E1A44" w:rsidRPr="00EE7C7F" w:rsidRDefault="006E1A44" w:rsidP="006E1A44">
            <w:pPr>
              <w:spacing w:line="240" w:lineRule="atLeast"/>
              <w:rPr>
                <w:rFonts w:eastAsiaTheme="minorHAnsi" w:cs="Arial"/>
                <w:color w:val="000000" w:themeColor="text1"/>
                <w:szCs w:val="22"/>
              </w:rPr>
            </w:pPr>
            <w:r>
              <w:rPr>
                <w:rFonts w:eastAsiaTheme="minorHAnsi" w:cs="Arial"/>
                <w:color w:val="000000" w:themeColor="text1"/>
                <w:szCs w:val="22"/>
              </w:rPr>
              <w:t>Accessory</w:t>
            </w:r>
          </w:p>
        </w:tc>
      </w:tr>
      <w:tr w:rsidR="006E1A44" w14:paraId="0FDD11D8"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10905CC" w14:textId="77777777" w:rsidR="006E1A44" w:rsidRDefault="006E1A44" w:rsidP="006E1A44">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2304F29" w14:textId="511D1CAF" w:rsidR="006E1A44" w:rsidRPr="00A53190" w:rsidRDefault="006E1A44" w:rsidP="006E1A44">
            <w:pPr>
              <w:spacing w:line="240" w:lineRule="atLeast"/>
              <w:ind w:left="142"/>
              <w:rPr>
                <w:rFonts w:eastAsiaTheme="minorHAnsi" w:cs="Arial"/>
                <w:color w:val="000000" w:themeColor="text1"/>
                <w:szCs w:val="22"/>
              </w:rPr>
            </w:pPr>
            <w:r>
              <w:rPr>
                <w:rFonts w:eastAsiaTheme="minorHAnsi" w:cs="Arial"/>
                <w:color w:val="000000" w:themeColor="text1"/>
                <w:szCs w:val="22"/>
              </w:rPr>
              <w:t>0x4</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25988AD" w14:textId="57654EA5" w:rsidR="006E1A44" w:rsidRPr="00EE7C7F" w:rsidRDefault="006E1A44" w:rsidP="006E1A44">
            <w:pPr>
              <w:spacing w:line="240" w:lineRule="atLeast"/>
              <w:rPr>
                <w:rFonts w:eastAsiaTheme="minorHAnsi" w:cs="Arial"/>
                <w:color w:val="000000" w:themeColor="text1"/>
                <w:szCs w:val="22"/>
              </w:rPr>
            </w:pPr>
            <w:r>
              <w:rPr>
                <w:rFonts w:eastAsiaTheme="minorHAnsi" w:cs="Arial"/>
                <w:color w:val="000000" w:themeColor="text1"/>
                <w:szCs w:val="22"/>
              </w:rPr>
              <w:t>Run</w:t>
            </w:r>
          </w:p>
        </w:tc>
      </w:tr>
      <w:tr w:rsidR="006E1A44" w14:paraId="7ECE71D6"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76C3413D" w14:textId="77777777" w:rsidR="006E1A44" w:rsidRDefault="006E1A44" w:rsidP="006E1A44">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BAAB0F4" w14:textId="6486E5E2" w:rsidR="006E1A44" w:rsidRDefault="006E1A44" w:rsidP="006E1A44">
            <w:pPr>
              <w:spacing w:line="240" w:lineRule="atLeast"/>
              <w:ind w:left="142"/>
              <w:rPr>
                <w:rFonts w:eastAsiaTheme="minorHAnsi" w:cs="Arial"/>
                <w:color w:val="000000" w:themeColor="text1"/>
                <w:szCs w:val="22"/>
              </w:rPr>
            </w:pPr>
            <w:r>
              <w:rPr>
                <w:rFonts w:eastAsiaTheme="minorHAnsi" w:cs="Arial"/>
                <w:color w:val="000000" w:themeColor="text1"/>
                <w:szCs w:val="22"/>
              </w:rPr>
              <w:t>0x8</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E535AC8" w14:textId="262DF60E" w:rsidR="006E1A44" w:rsidRDefault="006E1A44" w:rsidP="006E1A44">
            <w:pPr>
              <w:spacing w:line="240" w:lineRule="atLeast"/>
              <w:ind w:left="34"/>
              <w:rPr>
                <w:rFonts w:eastAsiaTheme="minorHAnsi" w:cs="Arial"/>
                <w:color w:val="000000" w:themeColor="text1"/>
                <w:szCs w:val="22"/>
              </w:rPr>
            </w:pPr>
            <w:r>
              <w:rPr>
                <w:rFonts w:eastAsiaTheme="minorHAnsi" w:cs="Arial"/>
                <w:color w:val="000000" w:themeColor="text1"/>
                <w:szCs w:val="22"/>
              </w:rPr>
              <w:t>Start</w:t>
            </w:r>
          </w:p>
        </w:tc>
      </w:tr>
      <w:tr w:rsidR="006E1A44" w14:paraId="3C508592"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2F025067" w14:textId="77777777" w:rsidR="006E1A44" w:rsidRDefault="006E1A44" w:rsidP="006E1A44">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6D35D75" w14:textId="17CBC1F7" w:rsidR="006E1A44" w:rsidRPr="00A53190" w:rsidRDefault="006E1A44" w:rsidP="006E1A44">
            <w:pPr>
              <w:spacing w:line="240" w:lineRule="atLeast"/>
              <w:ind w:left="142"/>
              <w:rPr>
                <w:rFonts w:eastAsiaTheme="minorHAnsi" w:cs="Arial"/>
                <w:color w:val="000000" w:themeColor="text1"/>
                <w:szCs w:val="22"/>
              </w:rPr>
            </w:pPr>
            <w:r>
              <w:rPr>
                <w:rFonts w:eastAsiaTheme="minorHAnsi" w:cs="Arial"/>
                <w:color w:val="000000" w:themeColor="text1"/>
                <w:szCs w:val="22"/>
              </w:rPr>
              <w:t>0xF</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5B50367" w14:textId="7B1BAC06" w:rsidR="006E1A44" w:rsidRPr="00EE7C7F" w:rsidRDefault="006E1A44" w:rsidP="006E1A44">
            <w:pPr>
              <w:spacing w:line="240" w:lineRule="atLeast"/>
              <w:ind w:left="34"/>
              <w:rPr>
                <w:rFonts w:eastAsiaTheme="minorHAnsi" w:cs="Arial"/>
                <w:color w:val="000000" w:themeColor="text1"/>
                <w:szCs w:val="22"/>
              </w:rPr>
            </w:pPr>
            <w:r>
              <w:rPr>
                <w:rFonts w:eastAsiaTheme="minorHAnsi" w:cs="Arial"/>
                <w:color w:val="000000" w:themeColor="text1"/>
                <w:szCs w:val="22"/>
              </w:rPr>
              <w:t>Invalid</w:t>
            </w:r>
          </w:p>
        </w:tc>
      </w:tr>
      <w:tr w:rsidR="00A453CC" w14:paraId="16131BC3" w14:textId="77777777" w:rsidTr="004550A3">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78211551" w14:textId="77777777" w:rsidR="00A453CC" w:rsidRDefault="00A453CC"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283BB81E" w14:textId="08BCBCDD" w:rsidR="00A453CC" w:rsidRPr="00EE7C7F" w:rsidRDefault="00A453CC" w:rsidP="004550A3">
            <w:pPr>
              <w:spacing w:line="240" w:lineRule="atLeast"/>
              <w:rPr>
                <w:rFonts w:eastAsiaTheme="minorHAnsi" w:cs="Arial"/>
                <w:color w:val="000000" w:themeColor="text1"/>
                <w:szCs w:val="22"/>
              </w:rPr>
            </w:pPr>
          </w:p>
        </w:tc>
      </w:tr>
    </w:tbl>
    <w:p w14:paraId="761CB88A" w14:textId="77777777" w:rsidR="00A453CC" w:rsidRDefault="00A453CC" w:rsidP="00A453CC"/>
    <w:p w14:paraId="25AF5F50" w14:textId="7613EBD6" w:rsidR="00A453CC" w:rsidRPr="000371E0" w:rsidRDefault="00A453CC" w:rsidP="00A453CC">
      <w:pPr>
        <w:pStyle w:val="RELogSignal"/>
        <w:spacing w:line="240" w:lineRule="atLeast"/>
      </w:pPr>
      <w:r w:rsidRPr="000371E0">
        <w:t>###</w:t>
      </w:r>
      <w:r>
        <w:t>LSG_Trailer Settings and Profile_00003</w:t>
      </w:r>
      <w:r w:rsidRPr="000371E0">
        <w:t xml:space="preserve">### </w:t>
      </w:r>
      <w:r>
        <w:t>Year</w:t>
      </w:r>
    </w:p>
    <w:p w14:paraId="53E85674" w14:textId="4C447A96" w:rsidR="00A453CC" w:rsidRDefault="00A453CC" w:rsidP="00A453CC">
      <w:pPr>
        <w:spacing w:line="240" w:lineRule="atLeast"/>
      </w:pPr>
      <w:r>
        <w:t xml:space="preserve">When the user </w:t>
      </w:r>
      <w:r w:rsidR="00FB65C6">
        <w:t>configure a time interval for a Maintenance Item</w:t>
      </w:r>
      <w:r>
        <w:t xml:space="preserve">, this logical signal </w:t>
      </w:r>
      <w:r w:rsidR="00FB65C6">
        <w:t>define the current year</w:t>
      </w:r>
      <w:r>
        <w:t>.</w:t>
      </w:r>
    </w:p>
    <w:p w14:paraId="13498A8B" w14:textId="77777777" w:rsidR="00A453CC" w:rsidRDefault="00A453CC" w:rsidP="00A453CC">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A453CC" w14:paraId="44AAF250"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754A747" w14:textId="77777777" w:rsidR="00A453CC" w:rsidRDefault="00A453CC"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55A20BC9"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A453CC" w14:paraId="656CC3F7"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D1ECE29" w14:textId="77777777" w:rsidR="00A453CC" w:rsidRDefault="00A453CC" w:rsidP="004550A3">
            <w:pPr>
              <w:spacing w:line="240" w:lineRule="atLeast"/>
              <w:rPr>
                <w:rFonts w:eastAsiaTheme="minorHAnsi" w:cs="Arial"/>
                <w:b/>
                <w:bCs/>
                <w:szCs w:val="22"/>
                <w:lang w:val="en-GB"/>
              </w:rPr>
            </w:pPr>
            <w:r>
              <w:rPr>
                <w:b/>
                <w:bCs/>
                <w:lang w:val="en-GB"/>
              </w:rPr>
              <w:lastRenderedPageBreak/>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1D7F8B3"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A453CC" w14:paraId="4E80C181"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8A6CBE0" w14:textId="77777777" w:rsidR="00A453CC" w:rsidRDefault="00A453CC"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1E80E7D"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A453CC" w14:paraId="34E0BA9E"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C8C4183" w14:textId="77777777" w:rsidR="00A453CC" w:rsidRDefault="00A453CC"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6BBA1BA6" w14:textId="77777777" w:rsidR="00A453CC" w:rsidRDefault="00A453CC"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DC3A012" w14:textId="0B29A299" w:rsidR="00A453CC" w:rsidRPr="00EE7C7F" w:rsidRDefault="009317D1" w:rsidP="004550A3">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A453CC" w14:paraId="711BE8FF"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C63FE57"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3211943" w14:textId="77777777" w:rsidR="00A453CC" w:rsidRDefault="00A453CC"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7D2E804" w14:textId="222177B7" w:rsidR="00A453CC" w:rsidRPr="00EE7C7F" w:rsidRDefault="009317D1" w:rsidP="004550A3">
            <w:pPr>
              <w:spacing w:line="240" w:lineRule="atLeast"/>
              <w:rPr>
                <w:rFonts w:eastAsiaTheme="minorHAnsi" w:cs="Arial"/>
                <w:color w:val="000000" w:themeColor="text1"/>
                <w:szCs w:val="22"/>
              </w:rPr>
            </w:pPr>
            <w:r>
              <w:rPr>
                <w:rFonts w:eastAsiaTheme="minorHAnsi" w:cs="Arial"/>
                <w:color w:val="000000" w:themeColor="text1"/>
                <w:szCs w:val="22"/>
              </w:rPr>
              <w:t>0xF</w:t>
            </w:r>
            <w:r w:rsidR="006E1A44">
              <w:rPr>
                <w:rFonts w:eastAsiaTheme="minorHAnsi" w:cs="Arial"/>
                <w:color w:val="000000" w:themeColor="text1"/>
                <w:szCs w:val="22"/>
              </w:rPr>
              <w:t>E</w:t>
            </w:r>
          </w:p>
        </w:tc>
      </w:tr>
      <w:tr w:rsidR="00A453CC" w14:paraId="74074D1B"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56C66F1A"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5A12B03" w14:textId="77777777" w:rsidR="00A453CC" w:rsidRDefault="00A453CC"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2FBE183" w14:textId="77777777" w:rsidR="00A453CC" w:rsidRPr="00EE7C7F" w:rsidRDefault="00A453CC"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A453CC" w14:paraId="58A2A820"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572601F0"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8253B36" w14:textId="77777777" w:rsidR="00A453CC" w:rsidRDefault="00A453CC"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75D7D73" w14:textId="77777777" w:rsidR="00A453CC" w:rsidRPr="00EE7C7F" w:rsidRDefault="00A453CC"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A453CC" w14:paraId="2C0DA251"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318BD7F"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72AA43B" w14:textId="77777777" w:rsidR="00A453CC" w:rsidRDefault="00A453CC"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9EB1EE8" w14:textId="43F41EA9" w:rsidR="00A453CC" w:rsidRPr="00EE7C7F" w:rsidRDefault="00EB1195" w:rsidP="004550A3">
            <w:pPr>
              <w:spacing w:line="240" w:lineRule="atLeast"/>
              <w:rPr>
                <w:rFonts w:eastAsiaTheme="minorHAnsi" w:cs="Arial"/>
                <w:color w:val="000000" w:themeColor="text1"/>
                <w:szCs w:val="22"/>
              </w:rPr>
            </w:pPr>
            <w:r>
              <w:rPr>
                <w:rFonts w:eastAsiaTheme="minorHAnsi" w:cs="Arial"/>
                <w:color w:val="000000" w:themeColor="text1"/>
                <w:szCs w:val="22"/>
              </w:rPr>
              <w:t>Years</w:t>
            </w:r>
          </w:p>
        </w:tc>
      </w:tr>
      <w:tr w:rsidR="00A453CC" w14:paraId="4C5849EC"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218D6D1" w14:textId="77777777" w:rsidR="00A453CC" w:rsidRDefault="00A453CC"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DF5DE27"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A453CC" w14:paraId="5301ACD4"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218AEB5" w14:textId="77777777" w:rsidR="00A453CC" w:rsidRDefault="00A453CC"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37F35D00" w14:textId="4B61330F" w:rsidR="00A453CC" w:rsidRPr="00A53190" w:rsidRDefault="009317D1"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E439D99" w14:textId="6BF7CF7D" w:rsidR="00A453CC" w:rsidRPr="00EE7C7F" w:rsidRDefault="006E1A44" w:rsidP="006E1A44">
            <w:pPr>
              <w:spacing w:line="240" w:lineRule="atLeast"/>
              <w:rPr>
                <w:rFonts w:eastAsiaTheme="minorHAnsi" w:cs="Arial"/>
                <w:color w:val="000000" w:themeColor="text1"/>
                <w:szCs w:val="22"/>
              </w:rPr>
            </w:pPr>
            <w:r>
              <w:rPr>
                <w:rFonts w:eastAsiaTheme="minorHAnsi" w:cs="Arial"/>
                <w:color w:val="000000" w:themeColor="text1"/>
                <w:szCs w:val="22"/>
              </w:rPr>
              <w:t>2000</w:t>
            </w:r>
          </w:p>
        </w:tc>
      </w:tr>
      <w:tr w:rsidR="00A453CC" w14:paraId="36BB659A"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02502E57"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590E739B" w14:textId="518855E0" w:rsidR="00A453CC" w:rsidRPr="00A53190" w:rsidRDefault="006E1A4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A75DD67" w14:textId="35471362" w:rsidR="00A453CC" w:rsidRPr="00EE7C7F" w:rsidRDefault="00A453CC" w:rsidP="004550A3">
            <w:pPr>
              <w:spacing w:line="240" w:lineRule="atLeast"/>
              <w:rPr>
                <w:rFonts w:eastAsiaTheme="minorHAnsi" w:cs="Arial"/>
                <w:color w:val="000000" w:themeColor="text1"/>
                <w:szCs w:val="22"/>
              </w:rPr>
            </w:pPr>
          </w:p>
        </w:tc>
      </w:tr>
      <w:tr w:rsidR="00A453CC" w14:paraId="7219DCA8"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4E358CBA"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76495DB" w14:textId="1EC47E10" w:rsidR="00A453CC" w:rsidRPr="00A53190" w:rsidRDefault="006E1A4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0xFE</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8D5EE0A" w14:textId="31F86D44" w:rsidR="00A453CC" w:rsidRPr="00EE7C7F" w:rsidRDefault="006E1A44" w:rsidP="004550A3">
            <w:pPr>
              <w:spacing w:line="240" w:lineRule="atLeast"/>
              <w:rPr>
                <w:rFonts w:eastAsiaTheme="minorHAnsi" w:cs="Arial"/>
                <w:color w:val="000000" w:themeColor="text1"/>
                <w:szCs w:val="22"/>
              </w:rPr>
            </w:pPr>
            <w:r>
              <w:rPr>
                <w:rFonts w:eastAsiaTheme="minorHAnsi" w:cs="Arial"/>
                <w:color w:val="000000" w:themeColor="text1"/>
                <w:szCs w:val="22"/>
              </w:rPr>
              <w:t>2254</w:t>
            </w:r>
          </w:p>
        </w:tc>
      </w:tr>
      <w:tr w:rsidR="00A453CC" w14:paraId="18A1445C"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5330FDE"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2F494C8" w14:textId="053639D6" w:rsidR="00A453CC" w:rsidRPr="00A53190" w:rsidRDefault="00A453CC"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BFCB465" w14:textId="4D0CF595" w:rsidR="00A453CC" w:rsidRPr="00EE7C7F" w:rsidRDefault="00A453CC" w:rsidP="004550A3">
            <w:pPr>
              <w:spacing w:line="240" w:lineRule="atLeast"/>
              <w:rPr>
                <w:rFonts w:eastAsiaTheme="minorHAnsi" w:cs="Arial"/>
                <w:color w:val="000000" w:themeColor="text1"/>
                <w:szCs w:val="22"/>
              </w:rPr>
            </w:pPr>
          </w:p>
        </w:tc>
      </w:tr>
      <w:tr w:rsidR="009317D1" w14:paraId="0B39D0B3"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0460C782" w14:textId="77777777" w:rsidR="009317D1" w:rsidRDefault="009317D1"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FD26DB8" w14:textId="46F67FBD" w:rsidR="009317D1" w:rsidRPr="00A53190" w:rsidRDefault="009317D1"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6C7D4C2" w14:textId="0C557F04" w:rsidR="009317D1" w:rsidRPr="00EE7C7F" w:rsidRDefault="009317D1" w:rsidP="004550A3">
            <w:pPr>
              <w:spacing w:line="240" w:lineRule="atLeast"/>
              <w:ind w:left="34"/>
              <w:rPr>
                <w:rFonts w:eastAsiaTheme="minorHAnsi" w:cs="Arial"/>
                <w:color w:val="000000" w:themeColor="text1"/>
                <w:szCs w:val="22"/>
              </w:rPr>
            </w:pPr>
          </w:p>
        </w:tc>
      </w:tr>
      <w:tr w:rsidR="00A453CC" w14:paraId="02B162DD"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DC843B3"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6DA38C5" w14:textId="0A906BAD" w:rsidR="00A453CC" w:rsidRPr="00A53190" w:rsidRDefault="00A453CC"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CC09216" w14:textId="798F53D8" w:rsidR="00A453CC" w:rsidRPr="00EE7C7F" w:rsidRDefault="00A453CC" w:rsidP="004550A3">
            <w:pPr>
              <w:spacing w:line="240" w:lineRule="atLeast"/>
              <w:ind w:left="34"/>
              <w:rPr>
                <w:rFonts w:eastAsiaTheme="minorHAnsi" w:cs="Arial"/>
                <w:color w:val="000000" w:themeColor="text1"/>
                <w:szCs w:val="22"/>
              </w:rPr>
            </w:pPr>
          </w:p>
        </w:tc>
      </w:tr>
      <w:tr w:rsidR="00A453CC" w14:paraId="7F9203D8" w14:textId="77777777" w:rsidTr="004550A3">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6A2A57FA" w14:textId="77777777" w:rsidR="00A453CC" w:rsidRDefault="00A453CC"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757E0BA7" w14:textId="3FB98956" w:rsidR="00A453CC" w:rsidRPr="00EE7C7F" w:rsidRDefault="00A453CC" w:rsidP="004550A3">
            <w:pPr>
              <w:spacing w:line="240" w:lineRule="atLeast"/>
              <w:rPr>
                <w:rFonts w:eastAsiaTheme="minorHAnsi" w:cs="Arial"/>
                <w:color w:val="000000" w:themeColor="text1"/>
                <w:szCs w:val="22"/>
              </w:rPr>
            </w:pPr>
          </w:p>
        </w:tc>
      </w:tr>
    </w:tbl>
    <w:p w14:paraId="1FAA712D" w14:textId="77777777" w:rsidR="00A453CC" w:rsidRDefault="00A453CC" w:rsidP="00A453CC"/>
    <w:p w14:paraId="1CB32C28" w14:textId="3FE98A72" w:rsidR="00A453CC" w:rsidRPr="000371E0" w:rsidRDefault="00A453CC" w:rsidP="00A453CC">
      <w:pPr>
        <w:pStyle w:val="RELogSignal"/>
        <w:spacing w:line="240" w:lineRule="atLeast"/>
      </w:pPr>
      <w:r w:rsidRPr="000371E0">
        <w:t>###</w:t>
      </w:r>
      <w:r>
        <w:t>LSG_Trailer Settings and Profile_00003</w:t>
      </w:r>
      <w:r w:rsidRPr="000371E0">
        <w:t xml:space="preserve">### </w:t>
      </w:r>
      <w:r>
        <w:t>Month</w:t>
      </w:r>
    </w:p>
    <w:p w14:paraId="56C603B2" w14:textId="5FF9FB55" w:rsidR="00FB65C6" w:rsidRDefault="00FB65C6" w:rsidP="00FB65C6">
      <w:pPr>
        <w:spacing w:line="240" w:lineRule="atLeast"/>
      </w:pPr>
      <w:r>
        <w:t>When the user configure a time interval for a Maintenance Item, this logical signal define the current month.</w:t>
      </w:r>
    </w:p>
    <w:p w14:paraId="5C112D07" w14:textId="77777777" w:rsidR="00A453CC" w:rsidRDefault="00A453CC" w:rsidP="00A453CC">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A453CC" w14:paraId="3976205D"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9F93A37" w14:textId="77777777" w:rsidR="00A453CC" w:rsidRDefault="00A453CC"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093B0D33"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A453CC" w14:paraId="66B3922F"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3C46A87" w14:textId="77777777" w:rsidR="00A453CC" w:rsidRDefault="00A453CC"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1376F3F"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A453CC" w14:paraId="674E6101"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1FC0E29" w14:textId="77777777" w:rsidR="00A453CC" w:rsidRDefault="00A453CC"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DB802C1"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A453CC" w14:paraId="33EA7D82"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4EC5AB9" w14:textId="77777777" w:rsidR="00A453CC" w:rsidRDefault="00A453CC"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3A61529C" w14:textId="77777777" w:rsidR="00A453CC" w:rsidRDefault="00A453CC"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2AAF7A0" w14:textId="595FFC99" w:rsidR="00A453CC" w:rsidRPr="00EE7C7F" w:rsidRDefault="009D4F84" w:rsidP="004550A3">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A453CC" w14:paraId="5C54625F"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45DDA989"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3BDC748" w14:textId="77777777" w:rsidR="00A453CC" w:rsidRDefault="00A453CC"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292FF2F" w14:textId="161E5376" w:rsidR="00A453CC" w:rsidRPr="00EE7C7F" w:rsidRDefault="009D4F84" w:rsidP="004550A3">
            <w:pPr>
              <w:spacing w:line="240" w:lineRule="atLeast"/>
              <w:rPr>
                <w:rFonts w:eastAsiaTheme="minorHAnsi" w:cs="Arial"/>
                <w:color w:val="000000" w:themeColor="text1"/>
                <w:szCs w:val="22"/>
              </w:rPr>
            </w:pPr>
            <w:r>
              <w:rPr>
                <w:rFonts w:eastAsiaTheme="minorHAnsi" w:cs="Arial"/>
                <w:color w:val="000000" w:themeColor="text1"/>
                <w:szCs w:val="22"/>
              </w:rPr>
              <w:t>0</w:t>
            </w:r>
            <w:r w:rsidR="00EB1195">
              <w:rPr>
                <w:rFonts w:eastAsiaTheme="minorHAnsi" w:cs="Arial"/>
                <w:color w:val="000000" w:themeColor="text1"/>
                <w:szCs w:val="22"/>
              </w:rPr>
              <w:t>xC</w:t>
            </w:r>
          </w:p>
        </w:tc>
      </w:tr>
      <w:tr w:rsidR="00A453CC" w14:paraId="2BF1EB4E"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C4ECE7A"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653E161" w14:textId="77777777" w:rsidR="00A453CC" w:rsidRDefault="00A453CC"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AFA35E2" w14:textId="77777777" w:rsidR="00A453CC" w:rsidRPr="00EE7C7F" w:rsidRDefault="00A453CC"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A453CC" w14:paraId="5453452A"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ADCDEC2"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65AA700" w14:textId="77777777" w:rsidR="00A453CC" w:rsidRDefault="00A453CC"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EC55B7A" w14:textId="77777777" w:rsidR="00A453CC" w:rsidRPr="00EE7C7F" w:rsidRDefault="00A453CC"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A453CC" w14:paraId="6C678FC4"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1991410A"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478DBDF" w14:textId="77777777" w:rsidR="00A453CC" w:rsidRDefault="00A453CC"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B97DF8A" w14:textId="03524CF9" w:rsidR="00A453CC" w:rsidRPr="00EE7C7F" w:rsidRDefault="00EB1195" w:rsidP="004550A3">
            <w:pPr>
              <w:spacing w:line="240" w:lineRule="atLeast"/>
              <w:rPr>
                <w:rFonts w:eastAsiaTheme="minorHAnsi" w:cs="Arial"/>
                <w:color w:val="000000" w:themeColor="text1"/>
                <w:szCs w:val="22"/>
              </w:rPr>
            </w:pPr>
            <w:r>
              <w:rPr>
                <w:rFonts w:eastAsiaTheme="minorHAnsi" w:cs="Arial"/>
                <w:color w:val="000000" w:themeColor="text1"/>
                <w:szCs w:val="22"/>
              </w:rPr>
              <w:t>Months</w:t>
            </w:r>
          </w:p>
        </w:tc>
      </w:tr>
      <w:tr w:rsidR="00A453CC" w14:paraId="631A472E"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C033BDA" w14:textId="77777777" w:rsidR="00A453CC" w:rsidRDefault="00A453CC"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31BF889"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A453CC" w14:paraId="22FA3F29"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2299E63" w14:textId="77777777" w:rsidR="00A453CC" w:rsidRDefault="00A453CC"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11ADEAF3" w14:textId="49D55582" w:rsidR="00A453CC"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81B1B7C" w14:textId="5B44FC7E" w:rsidR="00A453CC" w:rsidRPr="00EE7C7F" w:rsidRDefault="009D4F84" w:rsidP="004550A3">
            <w:pPr>
              <w:spacing w:line="240" w:lineRule="atLeast"/>
              <w:rPr>
                <w:rFonts w:eastAsiaTheme="minorHAnsi" w:cs="Arial"/>
                <w:color w:val="000000" w:themeColor="text1"/>
                <w:szCs w:val="22"/>
              </w:rPr>
            </w:pPr>
            <w:r>
              <w:rPr>
                <w:rFonts w:eastAsiaTheme="minorHAnsi" w:cs="Arial"/>
                <w:color w:val="000000" w:themeColor="text1"/>
                <w:szCs w:val="22"/>
              </w:rPr>
              <w:t>00</w:t>
            </w:r>
          </w:p>
        </w:tc>
      </w:tr>
      <w:tr w:rsidR="00A453CC" w14:paraId="441B371C"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555DCEF"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A09C33E" w14:textId="018B209E" w:rsidR="00A453CC"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0x1</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3941CA1" w14:textId="3B731838" w:rsidR="00A453CC" w:rsidRPr="00EE7C7F" w:rsidRDefault="009D4F84" w:rsidP="004550A3">
            <w:pPr>
              <w:spacing w:line="240" w:lineRule="atLeast"/>
              <w:rPr>
                <w:rFonts w:eastAsiaTheme="minorHAnsi" w:cs="Arial"/>
                <w:color w:val="000000" w:themeColor="text1"/>
                <w:szCs w:val="22"/>
              </w:rPr>
            </w:pPr>
            <w:r>
              <w:rPr>
                <w:rFonts w:eastAsiaTheme="minorHAnsi" w:cs="Arial"/>
                <w:color w:val="000000" w:themeColor="text1"/>
                <w:szCs w:val="22"/>
              </w:rPr>
              <w:t>01</w:t>
            </w:r>
          </w:p>
        </w:tc>
      </w:tr>
      <w:tr w:rsidR="00A453CC" w14:paraId="4826D7EE"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31E1937"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4BA5057" w14:textId="005AC1EF" w:rsidR="00A453CC"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0x2</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AA8C8A9" w14:textId="0C7E94D3" w:rsidR="00A453CC" w:rsidRPr="00EE7C7F" w:rsidRDefault="009D4F84" w:rsidP="004550A3">
            <w:pPr>
              <w:spacing w:line="240" w:lineRule="atLeast"/>
              <w:rPr>
                <w:rFonts w:eastAsiaTheme="minorHAnsi" w:cs="Arial"/>
                <w:color w:val="000000" w:themeColor="text1"/>
                <w:szCs w:val="22"/>
              </w:rPr>
            </w:pPr>
            <w:r>
              <w:rPr>
                <w:rFonts w:eastAsiaTheme="minorHAnsi" w:cs="Arial"/>
                <w:color w:val="000000" w:themeColor="text1"/>
                <w:szCs w:val="22"/>
              </w:rPr>
              <w:t>02</w:t>
            </w:r>
          </w:p>
        </w:tc>
      </w:tr>
      <w:tr w:rsidR="00A453CC" w14:paraId="7BF1D1F6"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536ABD1"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D6A290B" w14:textId="219F3566" w:rsidR="00A453CC"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0x3</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CB58D13" w14:textId="2A83D734" w:rsidR="00A453CC" w:rsidRPr="00EE7C7F" w:rsidRDefault="009D4F84" w:rsidP="004550A3">
            <w:pPr>
              <w:spacing w:line="240" w:lineRule="atLeast"/>
              <w:rPr>
                <w:rFonts w:eastAsiaTheme="minorHAnsi" w:cs="Arial"/>
                <w:color w:val="000000" w:themeColor="text1"/>
                <w:szCs w:val="22"/>
              </w:rPr>
            </w:pPr>
            <w:r>
              <w:rPr>
                <w:rFonts w:eastAsiaTheme="minorHAnsi" w:cs="Arial"/>
                <w:color w:val="000000" w:themeColor="text1"/>
                <w:szCs w:val="22"/>
              </w:rPr>
              <w:t>03</w:t>
            </w:r>
          </w:p>
        </w:tc>
      </w:tr>
      <w:tr w:rsidR="009D4F84" w14:paraId="70B92E1C"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52A62F61" w14:textId="77777777" w:rsidR="009D4F84" w:rsidRDefault="009D4F84"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C747E9E" w14:textId="65E48572" w:rsidR="009D4F84"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0x4</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C2A6032" w14:textId="65C6649A" w:rsidR="009D4F84" w:rsidRPr="00EE7C7F" w:rsidRDefault="009D4F84" w:rsidP="004550A3">
            <w:pPr>
              <w:spacing w:line="240" w:lineRule="atLeast"/>
              <w:ind w:left="34"/>
              <w:rPr>
                <w:rFonts w:eastAsiaTheme="minorHAnsi" w:cs="Arial"/>
                <w:color w:val="000000" w:themeColor="text1"/>
                <w:szCs w:val="22"/>
              </w:rPr>
            </w:pPr>
            <w:r>
              <w:rPr>
                <w:rFonts w:eastAsiaTheme="minorHAnsi" w:cs="Arial"/>
                <w:color w:val="000000" w:themeColor="text1"/>
                <w:szCs w:val="22"/>
              </w:rPr>
              <w:t>04</w:t>
            </w:r>
          </w:p>
        </w:tc>
      </w:tr>
      <w:tr w:rsidR="009D4F84" w14:paraId="38B710EB"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0DEF46AB" w14:textId="77777777" w:rsidR="009D4F84" w:rsidRDefault="009D4F84"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F76D0BC" w14:textId="7B95C805" w:rsidR="009D4F84"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0x5</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C328220" w14:textId="039D2E45" w:rsidR="009D4F84" w:rsidRPr="00EE7C7F" w:rsidRDefault="009D4F84" w:rsidP="004550A3">
            <w:pPr>
              <w:spacing w:line="240" w:lineRule="atLeast"/>
              <w:ind w:left="34"/>
              <w:rPr>
                <w:rFonts w:eastAsiaTheme="minorHAnsi" w:cs="Arial"/>
                <w:color w:val="000000" w:themeColor="text1"/>
                <w:szCs w:val="22"/>
              </w:rPr>
            </w:pPr>
            <w:r>
              <w:rPr>
                <w:rFonts w:eastAsiaTheme="minorHAnsi" w:cs="Arial"/>
                <w:color w:val="000000" w:themeColor="text1"/>
                <w:szCs w:val="22"/>
              </w:rPr>
              <w:t>05</w:t>
            </w:r>
          </w:p>
        </w:tc>
      </w:tr>
      <w:tr w:rsidR="009D4F84" w14:paraId="59EAFC26"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5AA3EC4F" w14:textId="77777777" w:rsidR="009D4F84" w:rsidRDefault="009D4F84"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5DAD72C1" w14:textId="7BCD2589" w:rsidR="009D4F84"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0x6</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2185112" w14:textId="0347C94C" w:rsidR="009D4F84" w:rsidRPr="00EE7C7F" w:rsidRDefault="009D4F84" w:rsidP="004550A3">
            <w:pPr>
              <w:spacing w:line="240" w:lineRule="atLeast"/>
              <w:ind w:left="34"/>
              <w:rPr>
                <w:rFonts w:eastAsiaTheme="minorHAnsi" w:cs="Arial"/>
                <w:color w:val="000000" w:themeColor="text1"/>
                <w:szCs w:val="22"/>
              </w:rPr>
            </w:pPr>
            <w:r>
              <w:rPr>
                <w:rFonts w:eastAsiaTheme="minorHAnsi" w:cs="Arial"/>
                <w:color w:val="000000" w:themeColor="text1"/>
                <w:szCs w:val="22"/>
              </w:rPr>
              <w:t>06</w:t>
            </w:r>
          </w:p>
        </w:tc>
      </w:tr>
      <w:tr w:rsidR="009D4F84" w14:paraId="78B7AC47"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354C9781" w14:textId="77777777" w:rsidR="009D4F84" w:rsidRDefault="009D4F84"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565D0D13" w14:textId="21E57413" w:rsidR="009D4F84"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0x7</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ACB6A3E" w14:textId="27BB15CE" w:rsidR="009D4F84" w:rsidRPr="00EE7C7F" w:rsidRDefault="009D4F84" w:rsidP="004550A3">
            <w:pPr>
              <w:spacing w:line="240" w:lineRule="atLeast"/>
              <w:ind w:left="34"/>
              <w:rPr>
                <w:rFonts w:eastAsiaTheme="minorHAnsi" w:cs="Arial"/>
                <w:color w:val="000000" w:themeColor="text1"/>
                <w:szCs w:val="22"/>
              </w:rPr>
            </w:pPr>
            <w:r>
              <w:rPr>
                <w:rFonts w:eastAsiaTheme="minorHAnsi" w:cs="Arial"/>
                <w:color w:val="000000" w:themeColor="text1"/>
                <w:szCs w:val="22"/>
              </w:rPr>
              <w:t>07</w:t>
            </w:r>
          </w:p>
        </w:tc>
      </w:tr>
      <w:tr w:rsidR="009D4F84" w14:paraId="1F6D97F1"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4DA3385F" w14:textId="77777777" w:rsidR="009D4F84" w:rsidRDefault="009D4F84"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9B6631D" w14:textId="48C47733" w:rsidR="009D4F84"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0x8</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50517C4" w14:textId="4D64D8F4" w:rsidR="009D4F84" w:rsidRPr="00EE7C7F" w:rsidRDefault="009D4F84" w:rsidP="004550A3">
            <w:pPr>
              <w:spacing w:line="240" w:lineRule="atLeast"/>
              <w:ind w:left="34"/>
              <w:rPr>
                <w:rFonts w:eastAsiaTheme="minorHAnsi" w:cs="Arial"/>
                <w:color w:val="000000" w:themeColor="text1"/>
                <w:szCs w:val="22"/>
              </w:rPr>
            </w:pPr>
            <w:r>
              <w:rPr>
                <w:rFonts w:eastAsiaTheme="minorHAnsi" w:cs="Arial"/>
                <w:color w:val="000000" w:themeColor="text1"/>
                <w:szCs w:val="22"/>
              </w:rPr>
              <w:t>08</w:t>
            </w:r>
          </w:p>
        </w:tc>
      </w:tr>
      <w:tr w:rsidR="009D4F84" w14:paraId="58B8CC5F"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7F582767" w14:textId="77777777" w:rsidR="009D4F84" w:rsidRDefault="009D4F84"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3ECA66B" w14:textId="4855DC6E" w:rsidR="009D4F84"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0x9</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8B9532D" w14:textId="1F2666D4" w:rsidR="009D4F84" w:rsidRPr="00EE7C7F" w:rsidRDefault="009D4F84" w:rsidP="004550A3">
            <w:pPr>
              <w:spacing w:line="240" w:lineRule="atLeast"/>
              <w:ind w:left="34"/>
              <w:rPr>
                <w:rFonts w:eastAsiaTheme="minorHAnsi" w:cs="Arial"/>
                <w:color w:val="000000" w:themeColor="text1"/>
                <w:szCs w:val="22"/>
              </w:rPr>
            </w:pPr>
            <w:r>
              <w:rPr>
                <w:rFonts w:eastAsiaTheme="minorHAnsi" w:cs="Arial"/>
                <w:color w:val="000000" w:themeColor="text1"/>
                <w:szCs w:val="22"/>
              </w:rPr>
              <w:t>09</w:t>
            </w:r>
          </w:p>
        </w:tc>
      </w:tr>
      <w:tr w:rsidR="009D4F84" w14:paraId="1EA36690"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11E29987" w14:textId="77777777" w:rsidR="009D4F84" w:rsidRDefault="009D4F84"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D287BCD" w14:textId="5B15A81F" w:rsidR="009D4F84"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0xA</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522444F" w14:textId="3642D18E" w:rsidR="009D4F84" w:rsidRPr="00EE7C7F" w:rsidRDefault="009D4F84" w:rsidP="004550A3">
            <w:pPr>
              <w:spacing w:line="240" w:lineRule="atLeast"/>
              <w:ind w:left="34"/>
              <w:rPr>
                <w:rFonts w:eastAsiaTheme="minorHAnsi" w:cs="Arial"/>
                <w:color w:val="000000" w:themeColor="text1"/>
                <w:szCs w:val="22"/>
              </w:rPr>
            </w:pPr>
            <w:r>
              <w:rPr>
                <w:rFonts w:eastAsiaTheme="minorHAnsi" w:cs="Arial"/>
                <w:color w:val="000000" w:themeColor="text1"/>
                <w:szCs w:val="22"/>
              </w:rPr>
              <w:t>10</w:t>
            </w:r>
          </w:p>
        </w:tc>
      </w:tr>
      <w:tr w:rsidR="009D4F84" w14:paraId="74884F72"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6DB82A2C" w14:textId="77777777" w:rsidR="009D4F84" w:rsidRDefault="009D4F84"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D36B9F8" w14:textId="7D7C397F" w:rsidR="009D4F84"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0xB</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7892CCB" w14:textId="0F1177B6" w:rsidR="009D4F84" w:rsidRPr="00EE7C7F" w:rsidRDefault="009D4F84" w:rsidP="004550A3">
            <w:pPr>
              <w:spacing w:line="240" w:lineRule="atLeast"/>
              <w:ind w:left="34"/>
              <w:rPr>
                <w:rFonts w:eastAsiaTheme="minorHAnsi" w:cs="Arial"/>
                <w:color w:val="000000" w:themeColor="text1"/>
                <w:szCs w:val="22"/>
              </w:rPr>
            </w:pPr>
            <w:r>
              <w:rPr>
                <w:rFonts w:eastAsiaTheme="minorHAnsi" w:cs="Arial"/>
                <w:color w:val="000000" w:themeColor="text1"/>
                <w:szCs w:val="22"/>
              </w:rPr>
              <w:t>11</w:t>
            </w:r>
          </w:p>
        </w:tc>
      </w:tr>
      <w:tr w:rsidR="00A453CC" w14:paraId="41DAA3A9"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0710D630"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BF5A0D1" w14:textId="681A2CDC" w:rsidR="00A453CC"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0xC</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927404E" w14:textId="51863AA2" w:rsidR="00A453CC" w:rsidRPr="00EE7C7F" w:rsidRDefault="009D4F84" w:rsidP="004550A3">
            <w:pPr>
              <w:spacing w:line="240" w:lineRule="atLeast"/>
              <w:ind w:left="34"/>
              <w:rPr>
                <w:rFonts w:eastAsiaTheme="minorHAnsi" w:cs="Arial"/>
                <w:color w:val="000000" w:themeColor="text1"/>
                <w:szCs w:val="22"/>
              </w:rPr>
            </w:pPr>
            <w:r>
              <w:rPr>
                <w:rFonts w:eastAsiaTheme="minorHAnsi" w:cs="Arial"/>
                <w:color w:val="000000" w:themeColor="text1"/>
                <w:szCs w:val="22"/>
              </w:rPr>
              <w:t>12</w:t>
            </w:r>
          </w:p>
        </w:tc>
      </w:tr>
      <w:tr w:rsidR="00A453CC" w14:paraId="2D444E55" w14:textId="77777777" w:rsidTr="004550A3">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7BC5747D" w14:textId="77777777" w:rsidR="00A453CC" w:rsidRDefault="00A453CC"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6112E767" w14:textId="25CED774" w:rsidR="00A453CC" w:rsidRPr="00EE7C7F" w:rsidRDefault="00A453CC" w:rsidP="004550A3">
            <w:pPr>
              <w:spacing w:line="240" w:lineRule="atLeast"/>
              <w:rPr>
                <w:rFonts w:eastAsiaTheme="minorHAnsi" w:cs="Arial"/>
                <w:color w:val="000000" w:themeColor="text1"/>
                <w:szCs w:val="22"/>
              </w:rPr>
            </w:pPr>
          </w:p>
        </w:tc>
      </w:tr>
    </w:tbl>
    <w:p w14:paraId="307DECA5" w14:textId="77777777" w:rsidR="00A453CC" w:rsidRDefault="00A453CC" w:rsidP="00A453CC"/>
    <w:p w14:paraId="332498A4" w14:textId="081F291B" w:rsidR="00A453CC" w:rsidRPr="000371E0" w:rsidRDefault="00A453CC" w:rsidP="00A453CC">
      <w:pPr>
        <w:pStyle w:val="RELogSignal"/>
        <w:spacing w:line="240" w:lineRule="atLeast"/>
      </w:pPr>
      <w:r w:rsidRPr="000371E0">
        <w:t>###</w:t>
      </w:r>
      <w:r>
        <w:t>LSG_Trailer Settings and Profile_00003</w:t>
      </w:r>
      <w:r w:rsidRPr="000371E0">
        <w:t xml:space="preserve">### </w:t>
      </w:r>
      <w:r>
        <w:t>Day</w:t>
      </w:r>
    </w:p>
    <w:p w14:paraId="3DB3C622" w14:textId="0228AFE9" w:rsidR="00FB65C6" w:rsidRDefault="00FB65C6" w:rsidP="00FB65C6">
      <w:pPr>
        <w:spacing w:line="240" w:lineRule="atLeast"/>
      </w:pPr>
      <w:r>
        <w:t>When the user configure a time interval for a Maintenance Item, this logical signal define the current day.</w:t>
      </w:r>
    </w:p>
    <w:p w14:paraId="163C150F" w14:textId="77777777" w:rsidR="00A453CC" w:rsidRDefault="00A453CC" w:rsidP="00A453CC">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A453CC" w14:paraId="7C9B5A9A"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A00A5FC" w14:textId="77777777" w:rsidR="00A453CC" w:rsidRDefault="00A453CC"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25EC7D9B"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A453CC" w14:paraId="3CE4CFD0"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EEFC818" w14:textId="77777777" w:rsidR="00A453CC" w:rsidRDefault="00A453CC"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FDC2E2F"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A453CC" w14:paraId="4D44AB37"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1053974" w14:textId="77777777" w:rsidR="00A453CC" w:rsidRDefault="00A453CC"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079D748"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A453CC" w14:paraId="4FCEBC77"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E693073" w14:textId="77777777" w:rsidR="00A453CC" w:rsidRDefault="00A453CC"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047492F5" w14:textId="77777777" w:rsidR="00A453CC" w:rsidRDefault="00A453CC"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736790E" w14:textId="09AABDFE" w:rsidR="00A453CC" w:rsidRPr="00EE7C7F" w:rsidRDefault="009D4F84" w:rsidP="004550A3">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A453CC" w14:paraId="2F48102C"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49210BC7"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3CDB660" w14:textId="77777777" w:rsidR="00A453CC" w:rsidRDefault="00A453CC"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5DA35A0" w14:textId="64EDFEEA" w:rsidR="00A453CC" w:rsidRPr="00EE7C7F" w:rsidRDefault="009D4F84" w:rsidP="004550A3">
            <w:pPr>
              <w:spacing w:line="240" w:lineRule="atLeast"/>
              <w:rPr>
                <w:rFonts w:eastAsiaTheme="minorHAnsi" w:cs="Arial"/>
                <w:color w:val="000000" w:themeColor="text1"/>
                <w:szCs w:val="22"/>
              </w:rPr>
            </w:pPr>
            <w:r>
              <w:rPr>
                <w:rFonts w:eastAsiaTheme="minorHAnsi" w:cs="Arial"/>
                <w:color w:val="000000" w:themeColor="text1"/>
                <w:szCs w:val="22"/>
              </w:rPr>
              <w:t>0x1F</w:t>
            </w:r>
          </w:p>
        </w:tc>
      </w:tr>
      <w:tr w:rsidR="00A453CC" w14:paraId="54C9D59B"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AA121AD"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295E4CF" w14:textId="77777777" w:rsidR="00A453CC" w:rsidRDefault="00A453CC"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B778F86" w14:textId="77777777" w:rsidR="00A453CC" w:rsidRPr="00EE7C7F" w:rsidRDefault="00A453CC"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A453CC" w14:paraId="601C2B9C"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5E14718D"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51550AAF" w14:textId="77777777" w:rsidR="00A453CC" w:rsidRDefault="00A453CC"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687BAF5" w14:textId="77777777" w:rsidR="00A453CC" w:rsidRPr="00EE7C7F" w:rsidRDefault="00A453CC"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A453CC" w14:paraId="77D41736"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3C1DB03" w14:textId="77777777" w:rsidR="00A453CC" w:rsidRDefault="00A453CC"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2EFBC5AD" w14:textId="77777777" w:rsidR="00A453CC" w:rsidRDefault="00A453CC"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BDB518C" w14:textId="5858581B" w:rsidR="00A453CC" w:rsidRPr="00EE7C7F" w:rsidRDefault="00EB1195" w:rsidP="004550A3">
            <w:pPr>
              <w:spacing w:line="240" w:lineRule="atLeast"/>
              <w:rPr>
                <w:rFonts w:eastAsiaTheme="minorHAnsi" w:cs="Arial"/>
                <w:color w:val="000000" w:themeColor="text1"/>
                <w:szCs w:val="22"/>
              </w:rPr>
            </w:pPr>
            <w:r>
              <w:rPr>
                <w:rFonts w:eastAsiaTheme="minorHAnsi" w:cs="Arial"/>
                <w:color w:val="000000" w:themeColor="text1"/>
                <w:szCs w:val="22"/>
              </w:rPr>
              <w:t>Days</w:t>
            </w:r>
          </w:p>
        </w:tc>
      </w:tr>
      <w:tr w:rsidR="00A453CC" w14:paraId="3D2C9900"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E8B6B08" w14:textId="77777777" w:rsidR="00A453CC" w:rsidRDefault="00A453CC"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595C17C" w14:textId="77777777" w:rsidR="00A453CC" w:rsidRPr="00EE7C7F" w:rsidRDefault="00A453CC"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A453CC" w14:paraId="3BCE11AC"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2F65E80" w14:textId="77777777" w:rsidR="00A453CC" w:rsidRDefault="00A453CC"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70945BF8" w14:textId="6BB78001" w:rsidR="00A453CC"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6992286" w14:textId="4E58E696" w:rsidR="00A453CC" w:rsidRPr="00EE7C7F" w:rsidRDefault="009D4F84" w:rsidP="004550A3">
            <w:pPr>
              <w:spacing w:line="240" w:lineRule="atLeast"/>
              <w:rPr>
                <w:rFonts w:eastAsiaTheme="minorHAnsi" w:cs="Arial"/>
                <w:color w:val="000000" w:themeColor="text1"/>
                <w:szCs w:val="22"/>
              </w:rPr>
            </w:pPr>
            <w:r>
              <w:rPr>
                <w:rFonts w:eastAsiaTheme="minorHAnsi" w:cs="Arial"/>
                <w:color w:val="000000" w:themeColor="text1"/>
                <w:szCs w:val="22"/>
              </w:rPr>
              <w:t>0</w:t>
            </w:r>
          </w:p>
        </w:tc>
      </w:tr>
      <w:tr w:rsidR="00A453CC" w14:paraId="4A26141F"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B88C6A7"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939E655" w14:textId="46643F10" w:rsidR="00A453CC"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D4639D9" w14:textId="24021814" w:rsidR="00A453CC" w:rsidRPr="00EE7C7F" w:rsidRDefault="00A453CC" w:rsidP="004550A3">
            <w:pPr>
              <w:spacing w:line="240" w:lineRule="atLeast"/>
              <w:rPr>
                <w:rFonts w:eastAsiaTheme="minorHAnsi" w:cs="Arial"/>
                <w:color w:val="000000" w:themeColor="text1"/>
                <w:szCs w:val="22"/>
              </w:rPr>
            </w:pPr>
          </w:p>
        </w:tc>
      </w:tr>
      <w:tr w:rsidR="00A453CC" w14:paraId="0E999E56"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31DEBE62"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93A7644" w14:textId="4AA95ADA" w:rsidR="00A453CC" w:rsidRPr="00A53190" w:rsidRDefault="009D4F84"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0x1F</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2D7DF2D" w14:textId="5FED52B3" w:rsidR="00A453CC" w:rsidRPr="00EE7C7F" w:rsidRDefault="009D4F84" w:rsidP="004550A3">
            <w:pPr>
              <w:spacing w:line="240" w:lineRule="atLeast"/>
              <w:rPr>
                <w:rFonts w:eastAsiaTheme="minorHAnsi" w:cs="Arial"/>
                <w:color w:val="000000" w:themeColor="text1"/>
                <w:szCs w:val="22"/>
              </w:rPr>
            </w:pPr>
            <w:r>
              <w:rPr>
                <w:rFonts w:eastAsiaTheme="minorHAnsi" w:cs="Arial"/>
                <w:color w:val="000000" w:themeColor="text1"/>
                <w:szCs w:val="22"/>
              </w:rPr>
              <w:t>31</w:t>
            </w:r>
          </w:p>
        </w:tc>
      </w:tr>
      <w:tr w:rsidR="00A453CC" w14:paraId="6D8FA661"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365C0CAE"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45F34F9" w14:textId="2B7DBB62" w:rsidR="00A453CC" w:rsidRPr="00A53190" w:rsidRDefault="00A453CC"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37FEC0E" w14:textId="7DB14C2D" w:rsidR="00A453CC" w:rsidRPr="00EE7C7F" w:rsidRDefault="00A453CC" w:rsidP="004550A3">
            <w:pPr>
              <w:spacing w:line="240" w:lineRule="atLeast"/>
              <w:rPr>
                <w:rFonts w:eastAsiaTheme="minorHAnsi" w:cs="Arial"/>
                <w:color w:val="000000" w:themeColor="text1"/>
                <w:szCs w:val="22"/>
              </w:rPr>
            </w:pPr>
          </w:p>
        </w:tc>
      </w:tr>
      <w:tr w:rsidR="00A453CC" w14:paraId="7A839144"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3AEEDA83" w14:textId="77777777" w:rsidR="00A453CC" w:rsidRDefault="00A453CC"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841B66B" w14:textId="77777777" w:rsidR="00A453CC" w:rsidRPr="00A53190" w:rsidRDefault="00A453CC"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C00171E" w14:textId="77777777" w:rsidR="00A453CC" w:rsidRPr="00EE7C7F" w:rsidRDefault="00A453CC" w:rsidP="004550A3">
            <w:pPr>
              <w:spacing w:line="240" w:lineRule="atLeast"/>
              <w:ind w:left="34"/>
              <w:rPr>
                <w:rFonts w:eastAsiaTheme="minorHAnsi" w:cs="Arial"/>
                <w:color w:val="000000" w:themeColor="text1"/>
                <w:szCs w:val="22"/>
              </w:rPr>
            </w:pPr>
          </w:p>
        </w:tc>
      </w:tr>
      <w:tr w:rsidR="00A453CC" w14:paraId="32D808C3" w14:textId="77777777" w:rsidTr="004550A3">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2468E6D3" w14:textId="77777777" w:rsidR="00A453CC" w:rsidRDefault="00A453CC"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676BEFB6" w14:textId="118A6796" w:rsidR="00A453CC" w:rsidRPr="00EE7C7F" w:rsidRDefault="00A453CC" w:rsidP="004550A3">
            <w:pPr>
              <w:spacing w:line="240" w:lineRule="atLeast"/>
              <w:rPr>
                <w:rFonts w:eastAsiaTheme="minorHAnsi" w:cs="Arial"/>
                <w:color w:val="000000" w:themeColor="text1"/>
                <w:szCs w:val="22"/>
              </w:rPr>
            </w:pPr>
          </w:p>
        </w:tc>
      </w:tr>
    </w:tbl>
    <w:p w14:paraId="24D4ED0B" w14:textId="77777777" w:rsidR="00A453CC" w:rsidRDefault="00A453CC" w:rsidP="00A453CC"/>
    <w:p w14:paraId="4DC232DA" w14:textId="77777777" w:rsidR="00233FB7" w:rsidRDefault="00233FB7" w:rsidP="009F01FB"/>
    <w:p w14:paraId="4EE66538" w14:textId="77777777" w:rsidR="009F01FB" w:rsidRPr="00BC3C56" w:rsidRDefault="009F01FB" w:rsidP="00B33D24">
      <w:pPr>
        <w:pStyle w:val="Heading3"/>
        <w:numPr>
          <w:ilvl w:val="2"/>
          <w:numId w:val="5"/>
        </w:numPr>
        <w:tabs>
          <w:tab w:val="left" w:pos="851"/>
        </w:tabs>
        <w:rPr>
          <w:lang w:val="en-GB"/>
        </w:rPr>
      </w:pPr>
      <w:bookmarkStart w:id="4731" w:name="_Toc481143838"/>
      <w:bookmarkStart w:id="4732" w:name="_Toc521190456"/>
      <w:bookmarkStart w:id="4733" w:name="_Ref531353258"/>
      <w:bookmarkStart w:id="4734" w:name="_Ref531597452"/>
      <w:bookmarkStart w:id="4735" w:name="_Ref531597602"/>
      <w:bookmarkStart w:id="4736" w:name="_Ref532399828"/>
      <w:bookmarkStart w:id="4737" w:name="_Ref536800031"/>
      <w:bookmarkStart w:id="4738" w:name="_Toc35002647"/>
      <w:r w:rsidRPr="00BC3C56">
        <w:rPr>
          <w:lang w:val="en-GB"/>
        </w:rPr>
        <w:t>Logical Parameters</w:t>
      </w:r>
      <w:bookmarkEnd w:id="4731"/>
      <w:bookmarkEnd w:id="4732"/>
      <w:bookmarkEnd w:id="4733"/>
      <w:bookmarkEnd w:id="4734"/>
      <w:bookmarkEnd w:id="4735"/>
      <w:bookmarkEnd w:id="4736"/>
      <w:bookmarkEnd w:id="4737"/>
      <w:bookmarkEnd w:id="4738"/>
    </w:p>
    <w:p w14:paraId="43378C55" w14:textId="7A066A86" w:rsidR="004A40DA" w:rsidRPr="000371E0" w:rsidRDefault="004A40DA" w:rsidP="004A40DA">
      <w:pPr>
        <w:pStyle w:val="RELogParameter"/>
        <w:spacing w:line="240" w:lineRule="atLeast"/>
      </w:pPr>
      <w:r w:rsidRPr="000371E0">
        <w:t>###</w:t>
      </w:r>
      <w:bookmarkStart w:id="4739" w:name="LPR_00001_ID_360_Lighting_Zone_Config"/>
      <w:r>
        <w:t>LPR_Trailer Settings and Profile_00001</w:t>
      </w:r>
      <w:bookmarkEnd w:id="4739"/>
      <w:r w:rsidRPr="000371E0">
        <w:t xml:space="preserve">### </w:t>
      </w:r>
      <w:r w:rsidR="00596918">
        <w:rPr>
          <w:rFonts w:cs="Arial"/>
          <w:color w:val="000000" w:themeColor="text1"/>
        </w:rPr>
        <w:t>Item#_MaintConfigDate</w:t>
      </w:r>
    </w:p>
    <w:p w14:paraId="450F5E30" w14:textId="4AF13A09" w:rsidR="004A40DA" w:rsidRDefault="004A40DA" w:rsidP="004A40DA">
      <w:pPr>
        <w:spacing w:line="240" w:lineRule="atLeast"/>
      </w:pPr>
      <w:r>
        <w:t>This conf</w:t>
      </w:r>
      <w:r w:rsidR="006B3A70">
        <w:t>iguration parameter store</w:t>
      </w:r>
      <w:r w:rsidR="00F4004F">
        <w:t xml:space="preserve"> the Maintenance Configuration Date</w:t>
      </w:r>
    </w:p>
    <w:p w14:paraId="799D31F3" w14:textId="77777777" w:rsidR="004A40DA" w:rsidRDefault="004A40DA" w:rsidP="004A40DA">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4A40DA" w14:paraId="13F55BAF" w14:textId="77777777" w:rsidTr="0065357F">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E92214E" w14:textId="77777777" w:rsidR="004A40DA" w:rsidRDefault="004A40DA" w:rsidP="0065357F">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671461B5" w14:textId="77777777" w:rsidR="004A40DA" w:rsidRPr="00EE7C7F" w:rsidRDefault="004A40DA" w:rsidP="0065357F">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4A40DA" w14:paraId="4C7520F0" w14:textId="77777777" w:rsidTr="0065357F">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6CB16E0" w14:textId="77777777" w:rsidR="004A40DA" w:rsidRDefault="004A40DA" w:rsidP="0065357F">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8396218" w14:textId="77777777" w:rsidR="004A40DA" w:rsidRPr="00EE7C7F" w:rsidRDefault="004A40DA" w:rsidP="0065357F">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4A40DA" w14:paraId="437ED370" w14:textId="77777777" w:rsidTr="0065357F">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47D7885" w14:textId="77777777" w:rsidR="004A40DA" w:rsidRDefault="004A40DA" w:rsidP="0065357F">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C855E49" w14:textId="77777777" w:rsidR="004A40DA" w:rsidRPr="00EE7C7F" w:rsidRDefault="004A40DA" w:rsidP="0065357F">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4A40DA" w14:paraId="28A9B13F" w14:textId="77777777" w:rsidTr="0065357F">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3823D03" w14:textId="77777777" w:rsidR="004A40DA" w:rsidRDefault="004A40DA" w:rsidP="0065357F">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666B874F" w14:textId="77777777" w:rsidR="004A40DA" w:rsidRDefault="004A40DA" w:rsidP="0065357F">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632DF34" w14:textId="663B401D" w:rsidR="004A40DA" w:rsidRPr="00EE7C7F" w:rsidRDefault="006B3A70" w:rsidP="0065357F">
            <w:pPr>
              <w:spacing w:line="240" w:lineRule="atLeast"/>
              <w:rPr>
                <w:rFonts w:eastAsiaTheme="minorHAnsi" w:cs="Arial"/>
                <w:color w:val="000000" w:themeColor="text1"/>
                <w:szCs w:val="22"/>
              </w:rPr>
            </w:pPr>
            <w:r>
              <w:rPr>
                <w:rFonts w:eastAsiaTheme="minorHAnsi" w:cs="Arial"/>
                <w:color w:val="000000" w:themeColor="text1"/>
                <w:szCs w:val="22"/>
              </w:rPr>
              <w:t>01/01/2000</w:t>
            </w:r>
          </w:p>
        </w:tc>
      </w:tr>
      <w:tr w:rsidR="004A40DA" w14:paraId="3BFD533B" w14:textId="77777777" w:rsidTr="0065357F">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1101922F" w14:textId="77777777" w:rsidR="004A40DA" w:rsidRDefault="004A40DA" w:rsidP="0065357F">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451D5D1" w14:textId="77777777" w:rsidR="004A40DA" w:rsidRDefault="004A40DA" w:rsidP="0065357F">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2846401" w14:textId="47BAD0EB" w:rsidR="004A40DA" w:rsidRPr="00EE7C7F" w:rsidRDefault="006B3A70" w:rsidP="0065357F">
            <w:pPr>
              <w:spacing w:line="240" w:lineRule="atLeast"/>
              <w:rPr>
                <w:rFonts w:eastAsiaTheme="minorHAnsi" w:cs="Arial"/>
                <w:color w:val="000000" w:themeColor="text1"/>
                <w:szCs w:val="22"/>
              </w:rPr>
            </w:pPr>
            <w:r>
              <w:rPr>
                <w:rFonts w:eastAsiaTheme="minorHAnsi" w:cs="Arial"/>
                <w:color w:val="000000" w:themeColor="text1"/>
                <w:szCs w:val="22"/>
              </w:rPr>
              <w:t>12/31/2254</w:t>
            </w:r>
          </w:p>
        </w:tc>
      </w:tr>
      <w:tr w:rsidR="004A40DA" w14:paraId="315C14DB" w14:textId="77777777" w:rsidTr="0065357F">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006EC23F" w14:textId="77777777" w:rsidR="004A40DA" w:rsidRDefault="004A40DA" w:rsidP="0065357F">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341EAD20" w14:textId="77777777" w:rsidR="004A40DA" w:rsidRDefault="004A40DA" w:rsidP="0065357F">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7E46DFC" w14:textId="77777777" w:rsidR="004A40DA" w:rsidRPr="00EE7C7F" w:rsidRDefault="004A40DA" w:rsidP="0065357F">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4A40DA" w14:paraId="363610EF" w14:textId="77777777" w:rsidTr="0065357F">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498EF83" w14:textId="77777777" w:rsidR="004A40DA" w:rsidRDefault="004A40DA" w:rsidP="0065357F">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A293D88" w14:textId="77777777" w:rsidR="004A40DA" w:rsidRDefault="004A40DA" w:rsidP="0065357F">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B2A70CC" w14:textId="77777777" w:rsidR="004A40DA" w:rsidRPr="00EE7C7F" w:rsidRDefault="004A40DA" w:rsidP="0065357F">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4A40DA" w14:paraId="194439D8" w14:textId="77777777" w:rsidTr="0065357F">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53347DF6" w14:textId="77777777" w:rsidR="004A40DA" w:rsidRDefault="004A40DA" w:rsidP="0065357F">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FD117BE" w14:textId="77777777" w:rsidR="004A40DA" w:rsidRDefault="004A40DA" w:rsidP="0065357F">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388918A" w14:textId="77777777" w:rsidR="004A40DA" w:rsidRPr="00EE7C7F" w:rsidRDefault="004A40DA" w:rsidP="0065357F">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4A40DA" w14:paraId="498029A5" w14:textId="77777777" w:rsidTr="0065357F">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96BDDB8" w14:textId="77777777" w:rsidR="004A40DA" w:rsidRDefault="004A40DA" w:rsidP="0065357F">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A25DC45" w14:textId="77777777" w:rsidR="004A40DA" w:rsidRPr="00EE7C7F" w:rsidRDefault="004A40DA" w:rsidP="0065357F">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4A40DA" w14:paraId="655C44FB" w14:textId="77777777" w:rsidTr="0065357F">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4CA6BF7" w14:textId="77777777" w:rsidR="004A40DA" w:rsidRDefault="004A40DA" w:rsidP="0065357F">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749CD871" w14:textId="01078F72" w:rsidR="004A40DA" w:rsidRPr="00A53190" w:rsidRDefault="004A40DA" w:rsidP="0065357F">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0284E9A" w14:textId="55868499" w:rsidR="004A40DA" w:rsidRPr="00EE7C7F" w:rsidRDefault="004A40DA" w:rsidP="0065357F">
            <w:pPr>
              <w:spacing w:line="240" w:lineRule="atLeast"/>
              <w:ind w:left="34"/>
              <w:rPr>
                <w:rFonts w:eastAsiaTheme="minorHAnsi" w:cs="Arial"/>
                <w:color w:val="000000" w:themeColor="text1"/>
                <w:szCs w:val="22"/>
              </w:rPr>
            </w:pPr>
          </w:p>
        </w:tc>
      </w:tr>
      <w:tr w:rsidR="004A40DA" w14:paraId="1F9AFAB4" w14:textId="77777777" w:rsidTr="0065357F">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FCF45A0" w14:textId="77777777" w:rsidR="004A40DA" w:rsidRDefault="004A40DA" w:rsidP="0065357F">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DAEC8F0" w14:textId="1EB77B1A" w:rsidR="004A40DA" w:rsidRPr="00A53190" w:rsidRDefault="004A40DA" w:rsidP="0065357F">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55F99C5" w14:textId="3ABA78C2" w:rsidR="004A40DA" w:rsidRPr="00EE7C7F" w:rsidRDefault="004A40DA" w:rsidP="0065357F">
            <w:pPr>
              <w:spacing w:line="240" w:lineRule="atLeast"/>
              <w:ind w:left="34"/>
              <w:rPr>
                <w:rFonts w:eastAsiaTheme="minorHAnsi" w:cs="Arial"/>
                <w:color w:val="000000" w:themeColor="text1"/>
                <w:szCs w:val="22"/>
              </w:rPr>
            </w:pPr>
          </w:p>
        </w:tc>
      </w:tr>
      <w:tr w:rsidR="004A40DA" w14:paraId="73F25A99" w14:textId="77777777" w:rsidTr="0065357F">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7908098" w14:textId="77777777" w:rsidR="004A40DA" w:rsidRDefault="004A40DA" w:rsidP="0065357F">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DA1F959" w14:textId="42355CEC" w:rsidR="004A40DA" w:rsidRPr="00A53190" w:rsidRDefault="004A40DA" w:rsidP="0065357F">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9E792A9" w14:textId="7FFA5900" w:rsidR="004A40DA" w:rsidRPr="00EE7C7F" w:rsidRDefault="004A40DA" w:rsidP="0065357F">
            <w:pPr>
              <w:spacing w:line="240" w:lineRule="atLeast"/>
              <w:ind w:left="34"/>
              <w:rPr>
                <w:rFonts w:eastAsiaTheme="minorHAnsi" w:cs="Arial"/>
                <w:color w:val="000000" w:themeColor="text1"/>
                <w:szCs w:val="22"/>
              </w:rPr>
            </w:pPr>
          </w:p>
        </w:tc>
      </w:tr>
      <w:tr w:rsidR="004A40DA" w14:paraId="77E674A0" w14:textId="77777777" w:rsidTr="0065357F">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338A8D6E" w14:textId="77777777" w:rsidR="004A40DA" w:rsidRDefault="004A40DA" w:rsidP="0065357F">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5607386" w14:textId="77777777" w:rsidR="004A40DA" w:rsidRPr="00A53190" w:rsidRDefault="004A40DA" w:rsidP="0065357F">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03CCF38" w14:textId="77777777" w:rsidR="004A40DA" w:rsidRPr="00EE7C7F" w:rsidRDefault="004A40DA" w:rsidP="0065357F">
            <w:pPr>
              <w:spacing w:line="240" w:lineRule="atLeast"/>
              <w:ind w:left="34"/>
              <w:rPr>
                <w:rFonts w:eastAsiaTheme="minorHAnsi" w:cs="Arial"/>
                <w:color w:val="000000" w:themeColor="text1"/>
                <w:szCs w:val="22"/>
              </w:rPr>
            </w:pPr>
          </w:p>
        </w:tc>
      </w:tr>
      <w:tr w:rsidR="004A40DA" w14:paraId="1147520C" w14:textId="77777777" w:rsidTr="0065357F">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5F1523CC" w14:textId="77777777" w:rsidR="004A40DA" w:rsidRDefault="004A40DA" w:rsidP="0065357F">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90B24BF" w14:textId="77777777" w:rsidR="004A40DA" w:rsidRPr="00A53190" w:rsidRDefault="004A40DA" w:rsidP="0065357F">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B8D92D8" w14:textId="77777777" w:rsidR="004A40DA" w:rsidRPr="00EE7C7F" w:rsidRDefault="004A40DA" w:rsidP="0065357F">
            <w:pPr>
              <w:spacing w:line="240" w:lineRule="atLeast"/>
              <w:ind w:left="34"/>
              <w:rPr>
                <w:rFonts w:eastAsiaTheme="minorHAnsi" w:cs="Arial"/>
                <w:color w:val="000000" w:themeColor="text1"/>
                <w:szCs w:val="22"/>
              </w:rPr>
            </w:pPr>
          </w:p>
        </w:tc>
      </w:tr>
      <w:tr w:rsidR="004A40DA" w14:paraId="681609CC" w14:textId="77777777" w:rsidTr="0065357F">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8234736" w14:textId="77777777" w:rsidR="004A40DA" w:rsidRDefault="004A40DA" w:rsidP="0065357F">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7C6FCCF0" w14:textId="77777777" w:rsidR="004A40DA" w:rsidRPr="00EE7C7F" w:rsidRDefault="004A40DA" w:rsidP="0065357F">
            <w:pPr>
              <w:spacing w:line="240" w:lineRule="atLeast"/>
              <w:rPr>
                <w:rFonts w:eastAsiaTheme="minorHAnsi" w:cs="Arial"/>
                <w:color w:val="000000" w:themeColor="text1"/>
                <w:szCs w:val="22"/>
              </w:rPr>
            </w:pPr>
            <w:r>
              <w:rPr>
                <w:rFonts w:eastAsiaTheme="minorHAnsi" w:cs="Arial"/>
                <w:color w:val="000000" w:themeColor="text1"/>
                <w:szCs w:val="22"/>
              </w:rPr>
              <w:t>NA</w:t>
            </w:r>
          </w:p>
        </w:tc>
      </w:tr>
    </w:tbl>
    <w:p w14:paraId="3082C5A1" w14:textId="77777777" w:rsidR="004A40DA" w:rsidRDefault="004A40DA" w:rsidP="004A40DA">
      <w:pPr>
        <w:spacing w:line="240" w:lineRule="atLeast"/>
      </w:pPr>
    </w:p>
    <w:p w14:paraId="39BF9580" w14:textId="697618F9" w:rsidR="00596918" w:rsidRPr="000371E0" w:rsidRDefault="00596918" w:rsidP="00596918">
      <w:pPr>
        <w:pStyle w:val="RELogParameter"/>
        <w:spacing w:line="240" w:lineRule="atLeast"/>
      </w:pPr>
      <w:r w:rsidRPr="000371E0">
        <w:t>###</w:t>
      </w:r>
      <w:r>
        <w:t>LPR_Trailer Settings and Profile_00002</w:t>
      </w:r>
      <w:r w:rsidRPr="000371E0">
        <w:t xml:space="preserve">### </w:t>
      </w:r>
      <w:r>
        <w:rPr>
          <w:rFonts w:cs="Arial"/>
          <w:color w:val="000000" w:themeColor="text1"/>
        </w:rPr>
        <w:t>Item#_MaintDueDate</w:t>
      </w:r>
    </w:p>
    <w:p w14:paraId="05D715C9" w14:textId="1BD943D3" w:rsidR="00596918" w:rsidRDefault="00596918" w:rsidP="00596918">
      <w:pPr>
        <w:spacing w:line="240" w:lineRule="atLeast"/>
      </w:pPr>
      <w:r>
        <w:t>This conf</w:t>
      </w:r>
      <w:r w:rsidR="006B3A70">
        <w:t>iguration parameter calculate the Maintenance Due Date</w:t>
      </w:r>
    </w:p>
    <w:p w14:paraId="276B8208" w14:textId="77777777" w:rsidR="00596918" w:rsidRDefault="00596918" w:rsidP="00596918">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596918" w14:paraId="33037C6B"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26847B8" w14:textId="77777777" w:rsidR="00596918" w:rsidRDefault="00596918"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55943D60" w14:textId="77777777" w:rsidR="00596918" w:rsidRPr="00EE7C7F" w:rsidRDefault="00596918" w:rsidP="004550A3">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596918" w14:paraId="4DDD1D9D"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7C8E7F8" w14:textId="77777777" w:rsidR="00596918" w:rsidRDefault="00596918"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177D96D" w14:textId="77777777" w:rsidR="00596918" w:rsidRPr="00EE7C7F" w:rsidRDefault="00596918" w:rsidP="004550A3">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596918" w14:paraId="436F15EB"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6C5E2E8" w14:textId="77777777" w:rsidR="00596918" w:rsidRDefault="00596918"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09EB413" w14:textId="77777777" w:rsidR="00596918" w:rsidRPr="00EE7C7F" w:rsidRDefault="00596918"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596918" w14:paraId="1E0310C2"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7A8AA1F" w14:textId="77777777" w:rsidR="00596918" w:rsidRDefault="00596918"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3C932142" w14:textId="77777777" w:rsidR="00596918" w:rsidRDefault="00596918"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36FAB14" w14:textId="25E4145B" w:rsidR="00596918" w:rsidRPr="00EE7C7F" w:rsidRDefault="006B3A70" w:rsidP="004550A3">
            <w:pPr>
              <w:spacing w:line="240" w:lineRule="atLeast"/>
              <w:rPr>
                <w:rFonts w:eastAsiaTheme="minorHAnsi" w:cs="Arial"/>
                <w:color w:val="000000" w:themeColor="text1"/>
                <w:szCs w:val="22"/>
              </w:rPr>
            </w:pPr>
            <w:r>
              <w:rPr>
                <w:rFonts w:eastAsiaTheme="minorHAnsi" w:cs="Arial"/>
                <w:color w:val="000000" w:themeColor="text1"/>
                <w:szCs w:val="22"/>
              </w:rPr>
              <w:t>01/01/2000</w:t>
            </w:r>
          </w:p>
        </w:tc>
      </w:tr>
      <w:tr w:rsidR="00596918" w14:paraId="702E41F4"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6A6AAEE" w14:textId="77777777" w:rsidR="00596918" w:rsidRDefault="00596918"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2F85F19" w14:textId="77777777" w:rsidR="00596918" w:rsidRDefault="00596918"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D653EFD" w14:textId="1D58999A" w:rsidR="00596918" w:rsidRPr="00EE7C7F" w:rsidRDefault="006B3A70" w:rsidP="004550A3">
            <w:pPr>
              <w:spacing w:line="240" w:lineRule="atLeast"/>
              <w:rPr>
                <w:rFonts w:eastAsiaTheme="minorHAnsi" w:cs="Arial"/>
                <w:color w:val="000000" w:themeColor="text1"/>
                <w:szCs w:val="22"/>
              </w:rPr>
            </w:pPr>
            <w:r>
              <w:rPr>
                <w:rFonts w:eastAsiaTheme="minorHAnsi" w:cs="Arial"/>
                <w:color w:val="000000" w:themeColor="text1"/>
                <w:szCs w:val="22"/>
              </w:rPr>
              <w:t>12/31/2245</w:t>
            </w:r>
          </w:p>
        </w:tc>
      </w:tr>
      <w:tr w:rsidR="00596918" w14:paraId="190019DB"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9A529DF" w14:textId="77777777" w:rsidR="00596918" w:rsidRDefault="00596918"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0443026" w14:textId="77777777" w:rsidR="00596918" w:rsidRDefault="00596918"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2F7D702" w14:textId="77777777" w:rsidR="00596918" w:rsidRPr="00EE7C7F" w:rsidRDefault="00596918"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596918" w14:paraId="7D8D4B81"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3ECADE4" w14:textId="77777777" w:rsidR="00596918" w:rsidRDefault="00596918"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9D7DAAC" w14:textId="77777777" w:rsidR="00596918" w:rsidRDefault="00596918"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8ECBFF8" w14:textId="77777777" w:rsidR="00596918" w:rsidRPr="00EE7C7F" w:rsidRDefault="00596918"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596918" w14:paraId="489B97C4"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0969FD5" w14:textId="77777777" w:rsidR="00596918" w:rsidRDefault="00596918"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D7E6D8C" w14:textId="77777777" w:rsidR="00596918" w:rsidRDefault="00596918"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63D4C0F" w14:textId="77777777" w:rsidR="00596918" w:rsidRPr="00EE7C7F" w:rsidRDefault="00596918"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596918" w14:paraId="37642628"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41A1C83" w14:textId="77777777" w:rsidR="00596918" w:rsidRDefault="00596918"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8C48D0E" w14:textId="77777777" w:rsidR="00596918" w:rsidRPr="00EE7C7F" w:rsidRDefault="00596918"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596918" w14:paraId="5487BEC6"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8189EBB" w14:textId="77777777" w:rsidR="00596918" w:rsidRDefault="00596918"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038E2961" w14:textId="65C6EC9B" w:rsidR="00596918" w:rsidRPr="00A53190" w:rsidRDefault="00596918"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FD61F9D" w14:textId="2C1CBE8D" w:rsidR="00596918" w:rsidRPr="00EE7C7F" w:rsidRDefault="00596918" w:rsidP="004550A3">
            <w:pPr>
              <w:spacing w:line="240" w:lineRule="atLeast"/>
              <w:ind w:left="34"/>
              <w:rPr>
                <w:rFonts w:eastAsiaTheme="minorHAnsi" w:cs="Arial"/>
                <w:color w:val="000000" w:themeColor="text1"/>
                <w:szCs w:val="22"/>
              </w:rPr>
            </w:pPr>
          </w:p>
        </w:tc>
      </w:tr>
      <w:tr w:rsidR="00596918" w14:paraId="742C9E30"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6AE8BC4" w14:textId="77777777" w:rsidR="00596918" w:rsidRDefault="00596918"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134D63E" w14:textId="2CB64649" w:rsidR="00596918" w:rsidRPr="00A53190" w:rsidRDefault="00596918"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30BBBB4" w14:textId="1B6FD7CB" w:rsidR="00596918" w:rsidRPr="00EE7C7F" w:rsidRDefault="00596918" w:rsidP="004550A3">
            <w:pPr>
              <w:spacing w:line="240" w:lineRule="atLeast"/>
              <w:ind w:left="34"/>
              <w:rPr>
                <w:rFonts w:eastAsiaTheme="minorHAnsi" w:cs="Arial"/>
                <w:color w:val="000000" w:themeColor="text1"/>
                <w:szCs w:val="22"/>
              </w:rPr>
            </w:pPr>
          </w:p>
        </w:tc>
      </w:tr>
      <w:tr w:rsidR="00596918" w14:paraId="3223D1C2"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EBD8150" w14:textId="77777777" w:rsidR="00596918" w:rsidRDefault="00596918"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716BDCA" w14:textId="61B3F106" w:rsidR="00596918" w:rsidRPr="00A53190" w:rsidRDefault="00596918"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E7BE598" w14:textId="67B3398E" w:rsidR="00596918" w:rsidRPr="00EE7C7F" w:rsidRDefault="00596918" w:rsidP="004550A3">
            <w:pPr>
              <w:spacing w:line="240" w:lineRule="atLeast"/>
              <w:ind w:left="34"/>
              <w:rPr>
                <w:rFonts w:eastAsiaTheme="minorHAnsi" w:cs="Arial"/>
                <w:color w:val="000000" w:themeColor="text1"/>
                <w:szCs w:val="22"/>
              </w:rPr>
            </w:pPr>
          </w:p>
        </w:tc>
      </w:tr>
      <w:tr w:rsidR="00596918" w14:paraId="0FF37879"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2332DBA4" w14:textId="77777777" w:rsidR="00596918" w:rsidRDefault="00596918"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120E616" w14:textId="77777777" w:rsidR="00596918" w:rsidRPr="00A53190" w:rsidRDefault="00596918"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627CD16" w14:textId="77777777" w:rsidR="00596918" w:rsidRPr="00EE7C7F" w:rsidRDefault="00596918" w:rsidP="004550A3">
            <w:pPr>
              <w:spacing w:line="240" w:lineRule="atLeast"/>
              <w:ind w:left="34"/>
              <w:rPr>
                <w:rFonts w:eastAsiaTheme="minorHAnsi" w:cs="Arial"/>
                <w:color w:val="000000" w:themeColor="text1"/>
                <w:szCs w:val="22"/>
              </w:rPr>
            </w:pPr>
          </w:p>
        </w:tc>
      </w:tr>
      <w:tr w:rsidR="00596918" w14:paraId="2691F0AB"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0A616545" w14:textId="77777777" w:rsidR="00596918" w:rsidRDefault="00596918"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5576BB17" w14:textId="77777777" w:rsidR="00596918" w:rsidRPr="00A53190" w:rsidRDefault="00596918"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6F455F2" w14:textId="77777777" w:rsidR="00596918" w:rsidRPr="00EE7C7F" w:rsidRDefault="00596918" w:rsidP="004550A3">
            <w:pPr>
              <w:spacing w:line="240" w:lineRule="atLeast"/>
              <w:ind w:left="34"/>
              <w:rPr>
                <w:rFonts w:eastAsiaTheme="minorHAnsi" w:cs="Arial"/>
                <w:color w:val="000000" w:themeColor="text1"/>
                <w:szCs w:val="22"/>
              </w:rPr>
            </w:pPr>
          </w:p>
        </w:tc>
      </w:tr>
      <w:tr w:rsidR="00596918" w14:paraId="3F161740"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7CA9C19" w14:textId="77777777" w:rsidR="00596918" w:rsidRDefault="00596918"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42D34BF7" w14:textId="77777777" w:rsidR="00596918" w:rsidRPr="00EE7C7F" w:rsidRDefault="00596918"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bl>
    <w:p w14:paraId="4D86C7E4" w14:textId="77777777" w:rsidR="00596918" w:rsidRDefault="00596918" w:rsidP="00596918">
      <w:pPr>
        <w:spacing w:line="240" w:lineRule="atLeast"/>
      </w:pPr>
    </w:p>
    <w:p w14:paraId="5676A069" w14:textId="66A37520" w:rsidR="00596918" w:rsidRPr="000371E0" w:rsidRDefault="00596918" w:rsidP="00596918">
      <w:pPr>
        <w:pStyle w:val="RELogParameter"/>
        <w:spacing w:line="240" w:lineRule="atLeast"/>
      </w:pPr>
      <w:r w:rsidRPr="000371E0">
        <w:t>###</w:t>
      </w:r>
      <w:r>
        <w:t>LPR_Trailer Settings and Profile_00003</w:t>
      </w:r>
      <w:r w:rsidRPr="000371E0">
        <w:t xml:space="preserve">### </w:t>
      </w:r>
      <w:r>
        <w:rPr>
          <w:rFonts w:cs="Arial"/>
          <w:color w:val="000000" w:themeColor="text1"/>
        </w:rPr>
        <w:t>Item#_TimeCountdown</w:t>
      </w:r>
    </w:p>
    <w:p w14:paraId="1FF4BB75" w14:textId="0755DDB4" w:rsidR="00596918" w:rsidRDefault="00596918" w:rsidP="00596918">
      <w:pPr>
        <w:spacing w:line="240" w:lineRule="atLeast"/>
      </w:pPr>
      <w:r>
        <w:t>This conf</w:t>
      </w:r>
      <w:r w:rsidR="006B3A70">
        <w:t>iguration parameter calculate the Maintenance</w:t>
      </w:r>
      <w:r w:rsidR="00956FE9">
        <w:t xml:space="preserve"> Time</w:t>
      </w:r>
      <w:r w:rsidR="006B3A70">
        <w:t xml:space="preserve"> Countdown</w:t>
      </w:r>
    </w:p>
    <w:p w14:paraId="0AC82CC8" w14:textId="77777777" w:rsidR="00596918" w:rsidRDefault="00596918" w:rsidP="00596918">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596918" w14:paraId="6DB2AF5E"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C6AADC1" w14:textId="77777777" w:rsidR="00596918" w:rsidRDefault="00596918"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63988852" w14:textId="77777777" w:rsidR="00596918" w:rsidRPr="00EE7C7F" w:rsidRDefault="00596918" w:rsidP="004550A3">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596918" w14:paraId="3EA70E69"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AFE9378" w14:textId="77777777" w:rsidR="00596918" w:rsidRDefault="00596918"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36C5935" w14:textId="77777777" w:rsidR="00596918" w:rsidRPr="00EE7C7F" w:rsidRDefault="00596918" w:rsidP="004550A3">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596918" w14:paraId="29F1AC38"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9E0A8EA" w14:textId="77777777" w:rsidR="00596918" w:rsidRDefault="00596918"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ABCD986" w14:textId="77777777" w:rsidR="00596918" w:rsidRPr="00EE7C7F" w:rsidRDefault="00596918"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596918" w14:paraId="4219CD86"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7689F36" w14:textId="77777777" w:rsidR="00596918" w:rsidRDefault="00596918"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43B09D4E" w14:textId="77777777" w:rsidR="00596918" w:rsidRDefault="00596918"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98F8623" w14:textId="7F9A610A" w:rsidR="00596918" w:rsidRPr="00EE7C7F" w:rsidRDefault="006B3A70" w:rsidP="004550A3">
            <w:pPr>
              <w:spacing w:line="240" w:lineRule="atLeast"/>
              <w:rPr>
                <w:rFonts w:eastAsiaTheme="minorHAnsi" w:cs="Arial"/>
                <w:color w:val="000000" w:themeColor="text1"/>
                <w:szCs w:val="22"/>
              </w:rPr>
            </w:pPr>
            <w:r>
              <w:rPr>
                <w:rFonts w:eastAsiaTheme="minorHAnsi" w:cs="Arial"/>
                <w:color w:val="000000" w:themeColor="text1"/>
                <w:szCs w:val="22"/>
              </w:rPr>
              <w:t>0</w:t>
            </w:r>
          </w:p>
        </w:tc>
      </w:tr>
      <w:tr w:rsidR="00596918" w14:paraId="477687AF"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2EE5B3A" w14:textId="77777777" w:rsidR="00596918" w:rsidRDefault="00596918"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3D2EC033" w14:textId="77777777" w:rsidR="00596918" w:rsidRDefault="00596918"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5902F61" w14:textId="70E5B4FD" w:rsidR="00596918" w:rsidRPr="00EE7C7F" w:rsidRDefault="006B3A70" w:rsidP="004550A3">
            <w:pPr>
              <w:spacing w:line="240" w:lineRule="atLeast"/>
              <w:rPr>
                <w:rFonts w:eastAsiaTheme="minorHAnsi" w:cs="Arial"/>
                <w:color w:val="000000" w:themeColor="text1"/>
                <w:szCs w:val="22"/>
              </w:rPr>
            </w:pPr>
            <w:r>
              <w:rPr>
                <w:rFonts w:eastAsiaTheme="minorHAnsi" w:cs="Arial"/>
                <w:color w:val="000000" w:themeColor="text1"/>
                <w:szCs w:val="22"/>
              </w:rPr>
              <w:t>730</w:t>
            </w:r>
          </w:p>
        </w:tc>
      </w:tr>
      <w:tr w:rsidR="00596918" w14:paraId="63B274BD"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940308C" w14:textId="77777777" w:rsidR="00596918" w:rsidRDefault="00596918"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E933AE3" w14:textId="77777777" w:rsidR="00596918" w:rsidRDefault="00596918"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146C9A5" w14:textId="77777777" w:rsidR="00596918" w:rsidRPr="00EE7C7F" w:rsidRDefault="00596918"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596918" w14:paraId="2966D97E"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50356088" w14:textId="77777777" w:rsidR="00596918" w:rsidRDefault="00596918"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2AC5347F" w14:textId="77777777" w:rsidR="00596918" w:rsidRDefault="00596918"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A7BC5F9" w14:textId="77777777" w:rsidR="00596918" w:rsidRPr="00EE7C7F" w:rsidRDefault="00596918"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596918" w14:paraId="6141D573"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69B29029" w14:textId="77777777" w:rsidR="00596918" w:rsidRDefault="00596918"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251697D" w14:textId="77777777" w:rsidR="00596918" w:rsidRDefault="00596918"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84885CE" w14:textId="77777777" w:rsidR="00596918" w:rsidRPr="00EE7C7F" w:rsidRDefault="00596918"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596918" w14:paraId="1F7E51E6"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5A694A7" w14:textId="77777777" w:rsidR="00596918" w:rsidRDefault="00596918"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2A1AD33" w14:textId="77777777" w:rsidR="00596918" w:rsidRPr="00EE7C7F" w:rsidRDefault="00596918"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596918" w14:paraId="32830A81"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C18AC43" w14:textId="77777777" w:rsidR="00596918" w:rsidRDefault="00596918"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699559A8" w14:textId="592CCA0E" w:rsidR="00596918" w:rsidRPr="00A53190" w:rsidRDefault="00596918"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19D81A3" w14:textId="58D75D8D" w:rsidR="00596918" w:rsidRPr="00EE7C7F" w:rsidRDefault="00596918" w:rsidP="004550A3">
            <w:pPr>
              <w:spacing w:line="240" w:lineRule="atLeast"/>
              <w:ind w:left="34"/>
              <w:rPr>
                <w:rFonts w:eastAsiaTheme="minorHAnsi" w:cs="Arial"/>
                <w:color w:val="000000" w:themeColor="text1"/>
                <w:szCs w:val="22"/>
              </w:rPr>
            </w:pPr>
          </w:p>
        </w:tc>
      </w:tr>
      <w:tr w:rsidR="00596918" w14:paraId="25677F4D"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836CADB" w14:textId="77777777" w:rsidR="00596918" w:rsidRDefault="00596918"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9112527" w14:textId="74AB64B0" w:rsidR="00596918" w:rsidRPr="00A53190" w:rsidRDefault="00596918"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1CB0ABB" w14:textId="26506124" w:rsidR="00596918" w:rsidRPr="00EE7C7F" w:rsidRDefault="00596918" w:rsidP="004550A3">
            <w:pPr>
              <w:spacing w:line="240" w:lineRule="atLeast"/>
              <w:ind w:left="34"/>
              <w:rPr>
                <w:rFonts w:eastAsiaTheme="minorHAnsi" w:cs="Arial"/>
                <w:color w:val="000000" w:themeColor="text1"/>
                <w:szCs w:val="22"/>
              </w:rPr>
            </w:pPr>
          </w:p>
        </w:tc>
      </w:tr>
      <w:tr w:rsidR="00596918" w14:paraId="2010282C"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0E8B7EDF" w14:textId="77777777" w:rsidR="00596918" w:rsidRDefault="00596918"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88EF8F2" w14:textId="0D061D49" w:rsidR="00596918" w:rsidRPr="00A53190" w:rsidRDefault="00596918"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FF11DC7" w14:textId="6E42A022" w:rsidR="00596918" w:rsidRPr="00EE7C7F" w:rsidRDefault="00596918" w:rsidP="004550A3">
            <w:pPr>
              <w:spacing w:line="240" w:lineRule="atLeast"/>
              <w:ind w:left="34"/>
              <w:rPr>
                <w:rFonts w:eastAsiaTheme="minorHAnsi" w:cs="Arial"/>
                <w:color w:val="000000" w:themeColor="text1"/>
                <w:szCs w:val="22"/>
              </w:rPr>
            </w:pPr>
          </w:p>
        </w:tc>
      </w:tr>
      <w:tr w:rsidR="00596918" w14:paraId="3D7ED29F"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26E1E166" w14:textId="77777777" w:rsidR="00596918" w:rsidRDefault="00596918"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290CF7C" w14:textId="77777777" w:rsidR="00596918" w:rsidRPr="00A53190" w:rsidRDefault="00596918"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874A22F" w14:textId="77777777" w:rsidR="00596918" w:rsidRPr="00EE7C7F" w:rsidRDefault="00596918" w:rsidP="004550A3">
            <w:pPr>
              <w:spacing w:line="240" w:lineRule="atLeast"/>
              <w:ind w:left="34"/>
              <w:rPr>
                <w:rFonts w:eastAsiaTheme="minorHAnsi" w:cs="Arial"/>
                <w:color w:val="000000" w:themeColor="text1"/>
                <w:szCs w:val="22"/>
              </w:rPr>
            </w:pPr>
          </w:p>
        </w:tc>
      </w:tr>
      <w:tr w:rsidR="00596918" w14:paraId="651B93DB"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4562E6AB" w14:textId="77777777" w:rsidR="00596918" w:rsidRDefault="00596918"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E37FDD7" w14:textId="77777777" w:rsidR="00596918" w:rsidRPr="00A53190" w:rsidRDefault="00596918"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5122B7F" w14:textId="77777777" w:rsidR="00596918" w:rsidRPr="00EE7C7F" w:rsidRDefault="00596918" w:rsidP="004550A3">
            <w:pPr>
              <w:spacing w:line="240" w:lineRule="atLeast"/>
              <w:ind w:left="34"/>
              <w:rPr>
                <w:rFonts w:eastAsiaTheme="minorHAnsi" w:cs="Arial"/>
                <w:color w:val="000000" w:themeColor="text1"/>
                <w:szCs w:val="22"/>
              </w:rPr>
            </w:pPr>
          </w:p>
        </w:tc>
      </w:tr>
      <w:tr w:rsidR="00596918" w14:paraId="11A703A8"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E0427E6" w14:textId="77777777" w:rsidR="00596918" w:rsidRDefault="00596918"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307B9F9C" w14:textId="77777777" w:rsidR="00596918" w:rsidRPr="00EE7C7F" w:rsidRDefault="00596918"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bl>
    <w:p w14:paraId="4F4411A8" w14:textId="77777777" w:rsidR="00596918" w:rsidRDefault="00596918" w:rsidP="00596918">
      <w:pPr>
        <w:spacing w:line="240" w:lineRule="atLeast"/>
      </w:pPr>
    </w:p>
    <w:p w14:paraId="4100376E" w14:textId="68F63F82" w:rsidR="00F4004F" w:rsidRPr="000371E0" w:rsidRDefault="00F4004F" w:rsidP="00F4004F">
      <w:pPr>
        <w:pStyle w:val="RELogParameter"/>
        <w:spacing w:line="240" w:lineRule="atLeast"/>
      </w:pPr>
      <w:r w:rsidRPr="000371E0">
        <w:t>###</w:t>
      </w:r>
      <w:r>
        <w:t>LPR_Trailer Settings and Profile_00004</w:t>
      </w:r>
      <w:r w:rsidRPr="000371E0">
        <w:t xml:space="preserve">### </w:t>
      </w:r>
      <w:r>
        <w:rPr>
          <w:rFonts w:cs="Arial"/>
          <w:color w:val="000000" w:themeColor="text1"/>
        </w:rPr>
        <w:t>Item#_MaintConfigOdometer</w:t>
      </w:r>
    </w:p>
    <w:p w14:paraId="75F23E4B" w14:textId="3EC90C5E" w:rsidR="006B3A70" w:rsidRDefault="006B3A70" w:rsidP="006B3A70">
      <w:pPr>
        <w:spacing w:line="240" w:lineRule="atLeast"/>
      </w:pPr>
      <w:r>
        <w:t>This configuration parameter store the Maintenance Odometer Configuration</w:t>
      </w:r>
    </w:p>
    <w:p w14:paraId="08A24C62" w14:textId="77777777" w:rsidR="00F4004F" w:rsidRDefault="00F4004F" w:rsidP="00F4004F">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F4004F" w14:paraId="79ED2208"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559043F" w14:textId="77777777" w:rsidR="00F4004F" w:rsidRDefault="00F4004F"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5304CB03" w14:textId="77777777" w:rsidR="00F4004F" w:rsidRPr="00EE7C7F" w:rsidRDefault="00F4004F" w:rsidP="004550A3">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F4004F" w14:paraId="333DB2F0"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93F74FC" w14:textId="77777777" w:rsidR="00F4004F" w:rsidRDefault="00F4004F"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277A690" w14:textId="77777777" w:rsidR="00F4004F" w:rsidRPr="00EE7C7F" w:rsidRDefault="00F4004F" w:rsidP="004550A3">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F4004F" w14:paraId="63DAD76B"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10665BF" w14:textId="77777777" w:rsidR="00F4004F" w:rsidRDefault="00F4004F"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D7A31F1" w14:textId="77777777" w:rsidR="00F4004F" w:rsidRPr="00EE7C7F" w:rsidRDefault="00F4004F"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F4004F" w14:paraId="5D089010"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D872126" w14:textId="77777777" w:rsidR="00F4004F" w:rsidRDefault="00F4004F"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240FA39F" w14:textId="77777777" w:rsidR="00F4004F" w:rsidRDefault="00F4004F"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704C50F" w14:textId="5A467077" w:rsidR="00F4004F" w:rsidRPr="00EE7C7F" w:rsidRDefault="00956FE9" w:rsidP="004550A3">
            <w:pPr>
              <w:spacing w:line="240" w:lineRule="atLeast"/>
              <w:rPr>
                <w:rFonts w:eastAsiaTheme="minorHAnsi" w:cs="Arial"/>
                <w:color w:val="000000" w:themeColor="text1"/>
                <w:szCs w:val="22"/>
              </w:rPr>
            </w:pPr>
            <w:r>
              <w:rPr>
                <w:rFonts w:eastAsiaTheme="minorHAnsi" w:cs="Arial"/>
                <w:color w:val="000000" w:themeColor="text1"/>
                <w:szCs w:val="22"/>
              </w:rPr>
              <w:t>1</w:t>
            </w:r>
          </w:p>
        </w:tc>
      </w:tr>
      <w:tr w:rsidR="00F4004F" w14:paraId="5F44A7F7"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C8B97D2"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24C1D3F" w14:textId="77777777" w:rsidR="00F4004F" w:rsidRDefault="00F4004F"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D0AB814" w14:textId="7D4F1CFA" w:rsidR="00F4004F" w:rsidRPr="00EE7C7F" w:rsidRDefault="00956FE9" w:rsidP="004550A3">
            <w:pPr>
              <w:spacing w:line="240" w:lineRule="atLeast"/>
              <w:rPr>
                <w:rFonts w:eastAsiaTheme="minorHAnsi" w:cs="Arial"/>
                <w:color w:val="000000" w:themeColor="text1"/>
                <w:szCs w:val="22"/>
              </w:rPr>
            </w:pPr>
            <w:r>
              <w:rPr>
                <w:rFonts w:eastAsiaTheme="minorHAnsi" w:cs="Arial"/>
                <w:color w:val="000000" w:themeColor="text1"/>
                <w:szCs w:val="22"/>
              </w:rPr>
              <w:t>100000</w:t>
            </w:r>
          </w:p>
        </w:tc>
      </w:tr>
      <w:tr w:rsidR="00F4004F" w14:paraId="0F684E0D"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67EC9142"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98D8BB5" w14:textId="77777777" w:rsidR="00F4004F" w:rsidRDefault="00F4004F"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6358CD3" w14:textId="77777777" w:rsidR="00F4004F" w:rsidRPr="00EE7C7F" w:rsidRDefault="00F4004F"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F4004F" w14:paraId="1337A1D6"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F870292"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97A5734" w14:textId="77777777" w:rsidR="00F4004F" w:rsidRDefault="00F4004F"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57060A0" w14:textId="77777777" w:rsidR="00F4004F" w:rsidRPr="00EE7C7F" w:rsidRDefault="00F4004F"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F4004F" w14:paraId="188B050E"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58483BB3"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6271B44" w14:textId="77777777" w:rsidR="00F4004F" w:rsidRDefault="00F4004F"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54DE65C" w14:textId="7476D1EF" w:rsidR="00F4004F" w:rsidRPr="00EE7C7F" w:rsidRDefault="00956FE9" w:rsidP="004550A3">
            <w:pPr>
              <w:spacing w:line="240" w:lineRule="atLeast"/>
              <w:rPr>
                <w:rFonts w:eastAsiaTheme="minorHAnsi" w:cs="Arial"/>
                <w:color w:val="000000" w:themeColor="text1"/>
                <w:szCs w:val="22"/>
              </w:rPr>
            </w:pPr>
            <w:r>
              <w:rPr>
                <w:rFonts w:eastAsiaTheme="minorHAnsi" w:cs="Arial"/>
                <w:color w:val="000000" w:themeColor="text1"/>
                <w:szCs w:val="22"/>
              </w:rPr>
              <w:t>Miles / Kilometers</w:t>
            </w:r>
          </w:p>
        </w:tc>
      </w:tr>
      <w:tr w:rsidR="00F4004F" w14:paraId="33B9B247"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84DB551" w14:textId="77777777" w:rsidR="00F4004F" w:rsidRDefault="00F4004F"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831A5FD" w14:textId="77777777" w:rsidR="00F4004F" w:rsidRPr="00EE7C7F" w:rsidRDefault="00F4004F"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F4004F" w14:paraId="2FEE5C59"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5F91FB0" w14:textId="77777777" w:rsidR="00F4004F" w:rsidRDefault="00F4004F"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7141913B" w14:textId="6AE2BDC2"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B6D6CA8" w14:textId="54B2D002" w:rsidR="00F4004F" w:rsidRPr="00EE7C7F" w:rsidRDefault="00F4004F" w:rsidP="004550A3">
            <w:pPr>
              <w:spacing w:line="240" w:lineRule="atLeast"/>
              <w:ind w:left="34"/>
              <w:rPr>
                <w:rFonts w:eastAsiaTheme="minorHAnsi" w:cs="Arial"/>
                <w:color w:val="000000" w:themeColor="text1"/>
                <w:szCs w:val="22"/>
              </w:rPr>
            </w:pPr>
          </w:p>
        </w:tc>
      </w:tr>
      <w:tr w:rsidR="00F4004F" w14:paraId="230AF96B"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6598AC9"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42E33AA" w14:textId="0835A761"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B80B0C9" w14:textId="17969DEF" w:rsidR="00F4004F" w:rsidRPr="00EE7C7F" w:rsidRDefault="00F4004F" w:rsidP="004550A3">
            <w:pPr>
              <w:spacing w:line="240" w:lineRule="atLeast"/>
              <w:ind w:left="34"/>
              <w:rPr>
                <w:rFonts w:eastAsiaTheme="minorHAnsi" w:cs="Arial"/>
                <w:color w:val="000000" w:themeColor="text1"/>
                <w:szCs w:val="22"/>
              </w:rPr>
            </w:pPr>
          </w:p>
        </w:tc>
      </w:tr>
      <w:tr w:rsidR="00F4004F" w14:paraId="024C9A9A"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70F5502"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23D3772" w14:textId="265D4949"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184E4DC" w14:textId="0D62E7A4" w:rsidR="00F4004F" w:rsidRPr="00EE7C7F" w:rsidRDefault="00F4004F" w:rsidP="004550A3">
            <w:pPr>
              <w:spacing w:line="240" w:lineRule="atLeast"/>
              <w:ind w:left="34"/>
              <w:rPr>
                <w:rFonts w:eastAsiaTheme="minorHAnsi" w:cs="Arial"/>
                <w:color w:val="000000" w:themeColor="text1"/>
                <w:szCs w:val="22"/>
              </w:rPr>
            </w:pPr>
          </w:p>
        </w:tc>
      </w:tr>
      <w:tr w:rsidR="00F4004F" w14:paraId="614E3636"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4FD3AEC8"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6E50847" w14:textId="77777777"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B7B3934" w14:textId="77777777" w:rsidR="00F4004F" w:rsidRPr="00EE7C7F" w:rsidRDefault="00F4004F" w:rsidP="004550A3">
            <w:pPr>
              <w:spacing w:line="240" w:lineRule="atLeast"/>
              <w:ind w:left="34"/>
              <w:rPr>
                <w:rFonts w:eastAsiaTheme="minorHAnsi" w:cs="Arial"/>
                <w:color w:val="000000" w:themeColor="text1"/>
                <w:szCs w:val="22"/>
              </w:rPr>
            </w:pPr>
          </w:p>
        </w:tc>
      </w:tr>
      <w:tr w:rsidR="00F4004F" w14:paraId="6E77089C"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082A9E9"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FBCFF85" w14:textId="77777777"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0A39425" w14:textId="77777777" w:rsidR="00F4004F" w:rsidRPr="00EE7C7F" w:rsidRDefault="00F4004F" w:rsidP="004550A3">
            <w:pPr>
              <w:spacing w:line="240" w:lineRule="atLeast"/>
              <w:ind w:left="34"/>
              <w:rPr>
                <w:rFonts w:eastAsiaTheme="minorHAnsi" w:cs="Arial"/>
                <w:color w:val="000000" w:themeColor="text1"/>
                <w:szCs w:val="22"/>
              </w:rPr>
            </w:pPr>
          </w:p>
        </w:tc>
      </w:tr>
      <w:tr w:rsidR="00F4004F" w14:paraId="5F267157"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7923936" w14:textId="77777777" w:rsidR="00F4004F" w:rsidRDefault="00F4004F"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6FA9C639" w14:textId="77777777" w:rsidR="00F4004F" w:rsidRPr="00EE7C7F" w:rsidRDefault="00F4004F"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bl>
    <w:p w14:paraId="60D70187" w14:textId="77777777" w:rsidR="00F4004F" w:rsidRDefault="00F4004F" w:rsidP="00F4004F">
      <w:pPr>
        <w:spacing w:line="240" w:lineRule="atLeast"/>
      </w:pPr>
    </w:p>
    <w:p w14:paraId="75053453" w14:textId="38C297AB" w:rsidR="00F4004F" w:rsidRPr="000371E0" w:rsidRDefault="00F4004F" w:rsidP="00F4004F">
      <w:pPr>
        <w:pStyle w:val="RELogParameter"/>
        <w:spacing w:line="240" w:lineRule="atLeast"/>
      </w:pPr>
      <w:r w:rsidRPr="000371E0">
        <w:t>###</w:t>
      </w:r>
      <w:r>
        <w:t>LPR_Trailer Settings and Profile_00005</w:t>
      </w:r>
      <w:r w:rsidRPr="000371E0">
        <w:t xml:space="preserve">### </w:t>
      </w:r>
      <w:r>
        <w:rPr>
          <w:rFonts w:cs="Arial"/>
          <w:color w:val="000000" w:themeColor="text1"/>
        </w:rPr>
        <w:t>Item#_MaintOdometerDue</w:t>
      </w:r>
    </w:p>
    <w:p w14:paraId="231937B7" w14:textId="3279F584" w:rsidR="006B3A70" w:rsidRDefault="006B3A70" w:rsidP="006B3A70">
      <w:pPr>
        <w:spacing w:line="240" w:lineRule="atLeast"/>
      </w:pPr>
      <w:r>
        <w:t>This configuration parameter calculate the Maintenance Odometer Due</w:t>
      </w:r>
    </w:p>
    <w:p w14:paraId="3C4731D7" w14:textId="77777777" w:rsidR="00F4004F" w:rsidRDefault="00F4004F" w:rsidP="00F4004F">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F4004F" w14:paraId="44850C2E"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24FE22B" w14:textId="77777777" w:rsidR="00F4004F" w:rsidRDefault="00F4004F"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1DA45607" w14:textId="77777777" w:rsidR="00F4004F" w:rsidRPr="00EE7C7F" w:rsidRDefault="00F4004F" w:rsidP="004550A3">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F4004F" w14:paraId="1CB05006"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F311F0C" w14:textId="77777777" w:rsidR="00F4004F" w:rsidRDefault="00F4004F"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A80DD22" w14:textId="77777777" w:rsidR="00F4004F" w:rsidRPr="00EE7C7F" w:rsidRDefault="00F4004F" w:rsidP="004550A3">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F4004F" w14:paraId="3E1EC3ED"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2FAB485" w14:textId="77777777" w:rsidR="00F4004F" w:rsidRDefault="00F4004F"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6EC30F3" w14:textId="77777777" w:rsidR="00F4004F" w:rsidRPr="00EE7C7F" w:rsidRDefault="00F4004F"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F4004F" w14:paraId="0B2EF00D"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D4F3948" w14:textId="77777777" w:rsidR="00F4004F" w:rsidRDefault="00F4004F"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2355655C" w14:textId="77777777" w:rsidR="00F4004F" w:rsidRDefault="00F4004F"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E1E4AF9" w14:textId="7868D19E" w:rsidR="00F4004F" w:rsidRPr="00EE7C7F" w:rsidRDefault="00956FE9" w:rsidP="004550A3">
            <w:pPr>
              <w:spacing w:line="240" w:lineRule="atLeast"/>
              <w:rPr>
                <w:rFonts w:eastAsiaTheme="minorHAnsi" w:cs="Arial"/>
                <w:color w:val="000000" w:themeColor="text1"/>
                <w:szCs w:val="22"/>
              </w:rPr>
            </w:pPr>
            <w:r>
              <w:rPr>
                <w:rFonts w:eastAsiaTheme="minorHAnsi" w:cs="Arial"/>
                <w:color w:val="000000" w:themeColor="text1"/>
                <w:szCs w:val="22"/>
              </w:rPr>
              <w:t>0</w:t>
            </w:r>
          </w:p>
        </w:tc>
      </w:tr>
      <w:tr w:rsidR="00F4004F" w14:paraId="3C52C2A2"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2BBE20A"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CDB5FC5" w14:textId="77777777" w:rsidR="00F4004F" w:rsidRDefault="00F4004F"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6F5BCA5" w14:textId="2AA68408" w:rsidR="00F4004F" w:rsidRPr="00EE7C7F" w:rsidRDefault="00956FE9" w:rsidP="004550A3">
            <w:pPr>
              <w:spacing w:line="240" w:lineRule="atLeast"/>
              <w:rPr>
                <w:rFonts w:eastAsiaTheme="minorHAnsi" w:cs="Arial"/>
                <w:color w:val="000000" w:themeColor="text1"/>
                <w:szCs w:val="22"/>
              </w:rPr>
            </w:pPr>
            <w:r>
              <w:rPr>
                <w:rFonts w:eastAsiaTheme="minorHAnsi" w:cs="Arial"/>
                <w:color w:val="000000" w:themeColor="text1"/>
                <w:szCs w:val="22"/>
              </w:rPr>
              <w:t>100000</w:t>
            </w:r>
          </w:p>
        </w:tc>
      </w:tr>
      <w:tr w:rsidR="00F4004F" w14:paraId="429F3671"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4E019FA3"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2F560170" w14:textId="77777777" w:rsidR="00F4004F" w:rsidRDefault="00F4004F"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181FBA2" w14:textId="77777777" w:rsidR="00F4004F" w:rsidRPr="00EE7C7F" w:rsidRDefault="00F4004F"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F4004F" w14:paraId="4A5911DA"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0F8568E"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21D66B2" w14:textId="77777777" w:rsidR="00F4004F" w:rsidRDefault="00F4004F"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CF97DBA" w14:textId="77777777" w:rsidR="00F4004F" w:rsidRPr="00EE7C7F" w:rsidRDefault="00F4004F"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F4004F" w14:paraId="453BE71F"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560EBB66"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E3824C7" w14:textId="77777777" w:rsidR="00F4004F" w:rsidRDefault="00F4004F"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AE7AF47" w14:textId="07BE959E" w:rsidR="00F4004F" w:rsidRPr="00EE7C7F" w:rsidRDefault="00956FE9" w:rsidP="004550A3">
            <w:pPr>
              <w:spacing w:line="240" w:lineRule="atLeast"/>
              <w:rPr>
                <w:rFonts w:eastAsiaTheme="minorHAnsi" w:cs="Arial"/>
                <w:color w:val="000000" w:themeColor="text1"/>
                <w:szCs w:val="22"/>
              </w:rPr>
            </w:pPr>
            <w:r>
              <w:rPr>
                <w:rFonts w:eastAsiaTheme="minorHAnsi" w:cs="Arial"/>
                <w:color w:val="000000" w:themeColor="text1"/>
                <w:szCs w:val="22"/>
              </w:rPr>
              <w:t>Miles / Kilometers</w:t>
            </w:r>
          </w:p>
        </w:tc>
      </w:tr>
      <w:tr w:rsidR="00F4004F" w14:paraId="47B88E6E"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61E702C" w14:textId="77777777" w:rsidR="00F4004F" w:rsidRDefault="00F4004F"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8C20EA3" w14:textId="77777777" w:rsidR="00F4004F" w:rsidRPr="00EE7C7F" w:rsidRDefault="00F4004F"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F4004F" w14:paraId="6AABF1B3"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3CFEAF" w14:textId="77777777" w:rsidR="00F4004F" w:rsidRDefault="00F4004F"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5503488E" w14:textId="3435DAFD"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A034646" w14:textId="4DD2D427" w:rsidR="00F4004F" w:rsidRPr="00EE7C7F" w:rsidRDefault="00F4004F" w:rsidP="004550A3">
            <w:pPr>
              <w:spacing w:line="240" w:lineRule="atLeast"/>
              <w:ind w:left="34"/>
              <w:rPr>
                <w:rFonts w:eastAsiaTheme="minorHAnsi" w:cs="Arial"/>
                <w:color w:val="000000" w:themeColor="text1"/>
                <w:szCs w:val="22"/>
              </w:rPr>
            </w:pPr>
          </w:p>
        </w:tc>
      </w:tr>
      <w:tr w:rsidR="00F4004F" w14:paraId="70A200D7"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1644D0C"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5FECAA36" w14:textId="111EEF29"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54AC631" w14:textId="2C21AD8B" w:rsidR="00F4004F" w:rsidRPr="00EE7C7F" w:rsidRDefault="00F4004F" w:rsidP="004550A3">
            <w:pPr>
              <w:spacing w:line="240" w:lineRule="atLeast"/>
              <w:ind w:left="34"/>
              <w:rPr>
                <w:rFonts w:eastAsiaTheme="minorHAnsi" w:cs="Arial"/>
                <w:color w:val="000000" w:themeColor="text1"/>
                <w:szCs w:val="22"/>
              </w:rPr>
            </w:pPr>
          </w:p>
        </w:tc>
      </w:tr>
      <w:tr w:rsidR="00F4004F" w14:paraId="3FF7C4D2"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2073D68"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ACB77A7" w14:textId="6AC9A3CD"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ABA1657" w14:textId="230B6B04" w:rsidR="00F4004F" w:rsidRPr="00EE7C7F" w:rsidRDefault="00F4004F" w:rsidP="004550A3">
            <w:pPr>
              <w:spacing w:line="240" w:lineRule="atLeast"/>
              <w:ind w:left="34"/>
              <w:rPr>
                <w:rFonts w:eastAsiaTheme="minorHAnsi" w:cs="Arial"/>
                <w:color w:val="000000" w:themeColor="text1"/>
                <w:szCs w:val="22"/>
              </w:rPr>
            </w:pPr>
          </w:p>
        </w:tc>
      </w:tr>
      <w:tr w:rsidR="00F4004F" w14:paraId="48A6DBF6"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F46957E"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1E1B725" w14:textId="77777777"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B3C055E" w14:textId="77777777" w:rsidR="00F4004F" w:rsidRPr="00EE7C7F" w:rsidRDefault="00F4004F" w:rsidP="004550A3">
            <w:pPr>
              <w:spacing w:line="240" w:lineRule="atLeast"/>
              <w:ind w:left="34"/>
              <w:rPr>
                <w:rFonts w:eastAsiaTheme="minorHAnsi" w:cs="Arial"/>
                <w:color w:val="000000" w:themeColor="text1"/>
                <w:szCs w:val="22"/>
              </w:rPr>
            </w:pPr>
          </w:p>
        </w:tc>
      </w:tr>
      <w:tr w:rsidR="00F4004F" w14:paraId="33B8D55E"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44514D1A"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E07A506" w14:textId="77777777"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652DB6F" w14:textId="77777777" w:rsidR="00F4004F" w:rsidRPr="00EE7C7F" w:rsidRDefault="00F4004F" w:rsidP="004550A3">
            <w:pPr>
              <w:spacing w:line="240" w:lineRule="atLeast"/>
              <w:ind w:left="34"/>
              <w:rPr>
                <w:rFonts w:eastAsiaTheme="minorHAnsi" w:cs="Arial"/>
                <w:color w:val="000000" w:themeColor="text1"/>
                <w:szCs w:val="22"/>
              </w:rPr>
            </w:pPr>
          </w:p>
        </w:tc>
      </w:tr>
      <w:tr w:rsidR="00F4004F" w14:paraId="551851D5"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4DE38C9" w14:textId="77777777" w:rsidR="00F4004F" w:rsidRDefault="00F4004F"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6C35555A" w14:textId="77777777" w:rsidR="00F4004F" w:rsidRPr="00EE7C7F" w:rsidRDefault="00F4004F"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bl>
    <w:p w14:paraId="21084733" w14:textId="77777777" w:rsidR="00F4004F" w:rsidRDefault="00F4004F" w:rsidP="00F4004F">
      <w:pPr>
        <w:spacing w:line="240" w:lineRule="atLeast"/>
      </w:pPr>
    </w:p>
    <w:p w14:paraId="1EB6E57D" w14:textId="3239F0C9" w:rsidR="00F4004F" w:rsidRPr="000371E0" w:rsidRDefault="00F4004F" w:rsidP="00F4004F">
      <w:pPr>
        <w:pStyle w:val="RELogParameter"/>
        <w:spacing w:line="240" w:lineRule="atLeast"/>
      </w:pPr>
      <w:r w:rsidRPr="000371E0">
        <w:t>###</w:t>
      </w:r>
      <w:r>
        <w:t>LPR_Trailer Settings and Profile_00006</w:t>
      </w:r>
      <w:r w:rsidRPr="000371E0">
        <w:t xml:space="preserve">### </w:t>
      </w:r>
      <w:r>
        <w:rPr>
          <w:rFonts w:cs="Arial"/>
          <w:color w:val="000000" w:themeColor="text1"/>
        </w:rPr>
        <w:t>Item#_OdometerCountdown</w:t>
      </w:r>
    </w:p>
    <w:p w14:paraId="30E0FAF8" w14:textId="60DAF4E8" w:rsidR="00956FE9" w:rsidRDefault="00956FE9" w:rsidP="00956FE9">
      <w:pPr>
        <w:spacing w:line="240" w:lineRule="atLeast"/>
      </w:pPr>
      <w:r>
        <w:t>This configuration parameter calculate the Maintenance Odometer Countdown</w:t>
      </w:r>
    </w:p>
    <w:p w14:paraId="24ABDEAF" w14:textId="77777777" w:rsidR="00F4004F" w:rsidRDefault="00F4004F" w:rsidP="00F4004F">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F4004F" w14:paraId="19F56ED0"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08AA3AE" w14:textId="77777777" w:rsidR="00F4004F" w:rsidRDefault="00F4004F"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11B64EB0" w14:textId="77777777" w:rsidR="00F4004F" w:rsidRPr="00EE7C7F" w:rsidRDefault="00F4004F" w:rsidP="004550A3">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F4004F" w14:paraId="5A27A958"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7A8CFDD" w14:textId="77777777" w:rsidR="00F4004F" w:rsidRDefault="00F4004F"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23B5B3B" w14:textId="77777777" w:rsidR="00F4004F" w:rsidRPr="00EE7C7F" w:rsidRDefault="00F4004F" w:rsidP="004550A3">
            <w:pPr>
              <w:spacing w:line="240" w:lineRule="atLeast"/>
              <w:rPr>
                <w:rFonts w:eastAsiaTheme="minorHAnsi" w:cs="Arial"/>
                <w:color w:val="000000" w:themeColor="text1"/>
                <w:szCs w:val="22"/>
              </w:rPr>
            </w:pPr>
            <w:r w:rsidRPr="00672E65">
              <w:rPr>
                <w:rFonts w:eastAsiaTheme="minorHAnsi" w:cs="Arial"/>
                <w:color w:val="000000" w:themeColor="text1"/>
                <w:szCs w:val="22"/>
              </w:rPr>
              <w:t>NA</w:t>
            </w:r>
          </w:p>
        </w:tc>
      </w:tr>
      <w:tr w:rsidR="00F4004F" w14:paraId="77A4CEEB"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E9876AD" w14:textId="77777777" w:rsidR="00F4004F" w:rsidRDefault="00F4004F"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A0D9F4A" w14:textId="77777777" w:rsidR="00F4004F" w:rsidRPr="00EE7C7F" w:rsidRDefault="00F4004F"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F4004F" w14:paraId="18AAE521"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8A30316" w14:textId="77777777" w:rsidR="00F4004F" w:rsidRDefault="00F4004F"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70BA2441" w14:textId="77777777" w:rsidR="00F4004F" w:rsidRDefault="00F4004F"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00DB379" w14:textId="523BB839" w:rsidR="00F4004F" w:rsidRPr="00EE7C7F" w:rsidRDefault="00956FE9" w:rsidP="004550A3">
            <w:pPr>
              <w:spacing w:line="240" w:lineRule="atLeast"/>
              <w:rPr>
                <w:rFonts w:eastAsiaTheme="minorHAnsi" w:cs="Arial"/>
                <w:color w:val="000000" w:themeColor="text1"/>
                <w:szCs w:val="22"/>
              </w:rPr>
            </w:pPr>
            <w:r>
              <w:rPr>
                <w:rFonts w:eastAsiaTheme="minorHAnsi" w:cs="Arial"/>
                <w:color w:val="000000" w:themeColor="text1"/>
                <w:szCs w:val="22"/>
              </w:rPr>
              <w:t>0</w:t>
            </w:r>
          </w:p>
        </w:tc>
      </w:tr>
      <w:tr w:rsidR="00F4004F" w14:paraId="30C76512"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6F24D0FE"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2728E57" w14:textId="77777777" w:rsidR="00F4004F" w:rsidRDefault="00F4004F"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FCB995E" w14:textId="4E2576D6" w:rsidR="00F4004F" w:rsidRPr="00EE7C7F" w:rsidRDefault="00956FE9" w:rsidP="004550A3">
            <w:pPr>
              <w:spacing w:line="240" w:lineRule="atLeast"/>
              <w:rPr>
                <w:rFonts w:eastAsiaTheme="minorHAnsi" w:cs="Arial"/>
                <w:color w:val="000000" w:themeColor="text1"/>
                <w:szCs w:val="22"/>
              </w:rPr>
            </w:pPr>
            <w:r>
              <w:rPr>
                <w:rFonts w:eastAsiaTheme="minorHAnsi" w:cs="Arial"/>
                <w:color w:val="000000" w:themeColor="text1"/>
                <w:szCs w:val="22"/>
              </w:rPr>
              <w:t>100000</w:t>
            </w:r>
          </w:p>
        </w:tc>
      </w:tr>
      <w:tr w:rsidR="00F4004F" w14:paraId="083628EE"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6C7D26AC"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8418B19" w14:textId="77777777" w:rsidR="00F4004F" w:rsidRDefault="00F4004F"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582063D" w14:textId="77777777" w:rsidR="00F4004F" w:rsidRPr="00EE7C7F" w:rsidRDefault="00F4004F"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F4004F" w14:paraId="107FBCA6"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0CCF2FA"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192235B" w14:textId="77777777" w:rsidR="00F4004F" w:rsidRDefault="00F4004F"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E633F4A" w14:textId="77777777" w:rsidR="00F4004F" w:rsidRPr="00EE7C7F" w:rsidRDefault="00F4004F" w:rsidP="004550A3">
            <w:pPr>
              <w:spacing w:line="240" w:lineRule="atLeast"/>
              <w:rPr>
                <w:rFonts w:eastAsiaTheme="minorHAnsi" w:cs="Arial"/>
                <w:color w:val="000000" w:themeColor="text1"/>
                <w:szCs w:val="22"/>
              </w:rPr>
            </w:pPr>
            <w:r w:rsidRPr="00300BEF">
              <w:rPr>
                <w:rFonts w:eastAsiaTheme="minorHAnsi" w:cs="Arial"/>
                <w:color w:val="000000" w:themeColor="text1"/>
                <w:szCs w:val="22"/>
              </w:rPr>
              <w:t>NA</w:t>
            </w:r>
          </w:p>
        </w:tc>
      </w:tr>
      <w:tr w:rsidR="00F4004F" w14:paraId="38FC7A15"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0F74D9B7" w14:textId="77777777" w:rsidR="00F4004F" w:rsidRDefault="00F4004F"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0D0F7CF" w14:textId="77777777" w:rsidR="00F4004F" w:rsidRDefault="00F4004F"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BBF67C3" w14:textId="6DB35ADF" w:rsidR="00F4004F" w:rsidRPr="00EE7C7F" w:rsidRDefault="00956FE9" w:rsidP="004550A3">
            <w:pPr>
              <w:spacing w:line="240" w:lineRule="atLeast"/>
              <w:rPr>
                <w:rFonts w:eastAsiaTheme="minorHAnsi" w:cs="Arial"/>
                <w:color w:val="000000" w:themeColor="text1"/>
                <w:szCs w:val="22"/>
              </w:rPr>
            </w:pPr>
            <w:r>
              <w:rPr>
                <w:rFonts w:eastAsiaTheme="minorHAnsi" w:cs="Arial"/>
                <w:color w:val="000000" w:themeColor="text1"/>
                <w:szCs w:val="22"/>
              </w:rPr>
              <w:t>Miles / Kilometers</w:t>
            </w:r>
          </w:p>
        </w:tc>
      </w:tr>
      <w:tr w:rsidR="00F4004F" w14:paraId="55669644"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8E45417" w14:textId="77777777" w:rsidR="00F4004F" w:rsidRDefault="00F4004F"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A7AD5BC" w14:textId="77777777" w:rsidR="00F4004F" w:rsidRPr="00EE7C7F" w:rsidRDefault="00F4004F"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F4004F" w14:paraId="137EC260"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B9F8A0A" w14:textId="77777777" w:rsidR="00F4004F" w:rsidRDefault="00F4004F"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127F8B96" w14:textId="5D619E10"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21AA6D3" w14:textId="504E0D50" w:rsidR="00F4004F" w:rsidRPr="00EE7C7F" w:rsidRDefault="00F4004F" w:rsidP="004550A3">
            <w:pPr>
              <w:spacing w:line="240" w:lineRule="atLeast"/>
              <w:ind w:left="34"/>
              <w:rPr>
                <w:rFonts w:eastAsiaTheme="minorHAnsi" w:cs="Arial"/>
                <w:color w:val="000000" w:themeColor="text1"/>
                <w:szCs w:val="22"/>
              </w:rPr>
            </w:pPr>
          </w:p>
        </w:tc>
      </w:tr>
      <w:tr w:rsidR="00F4004F" w14:paraId="7EE2D3C5"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00F38890"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9CAABD2" w14:textId="79014194"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F2E50EA" w14:textId="04F9AA27" w:rsidR="00F4004F" w:rsidRPr="00EE7C7F" w:rsidRDefault="00F4004F" w:rsidP="004550A3">
            <w:pPr>
              <w:spacing w:line="240" w:lineRule="atLeast"/>
              <w:ind w:left="34"/>
              <w:rPr>
                <w:rFonts w:eastAsiaTheme="minorHAnsi" w:cs="Arial"/>
                <w:color w:val="000000" w:themeColor="text1"/>
                <w:szCs w:val="22"/>
              </w:rPr>
            </w:pPr>
          </w:p>
        </w:tc>
      </w:tr>
      <w:tr w:rsidR="00F4004F" w14:paraId="4EF34CC3"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5EE31BF2"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9B40062" w14:textId="1AFFBC1B"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97F97E8" w14:textId="403DB96F" w:rsidR="00F4004F" w:rsidRPr="00EE7C7F" w:rsidRDefault="00F4004F" w:rsidP="004550A3">
            <w:pPr>
              <w:spacing w:line="240" w:lineRule="atLeast"/>
              <w:ind w:left="34"/>
              <w:rPr>
                <w:rFonts w:eastAsiaTheme="minorHAnsi" w:cs="Arial"/>
                <w:color w:val="000000" w:themeColor="text1"/>
                <w:szCs w:val="22"/>
              </w:rPr>
            </w:pPr>
          </w:p>
        </w:tc>
      </w:tr>
      <w:tr w:rsidR="00F4004F" w14:paraId="52439F8F"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6D4B87E"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9B6A9F2" w14:textId="77777777"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FA2592B" w14:textId="77777777" w:rsidR="00F4004F" w:rsidRPr="00EE7C7F" w:rsidRDefault="00F4004F" w:rsidP="004550A3">
            <w:pPr>
              <w:spacing w:line="240" w:lineRule="atLeast"/>
              <w:ind w:left="34"/>
              <w:rPr>
                <w:rFonts w:eastAsiaTheme="minorHAnsi" w:cs="Arial"/>
                <w:color w:val="000000" w:themeColor="text1"/>
                <w:szCs w:val="22"/>
              </w:rPr>
            </w:pPr>
          </w:p>
        </w:tc>
      </w:tr>
      <w:tr w:rsidR="00F4004F" w14:paraId="094FB09C"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074D2218" w14:textId="77777777" w:rsidR="00F4004F" w:rsidRDefault="00F4004F"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521B0D6" w14:textId="77777777" w:rsidR="00F4004F" w:rsidRPr="00A53190" w:rsidRDefault="00F4004F"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889CB78" w14:textId="77777777" w:rsidR="00F4004F" w:rsidRPr="00EE7C7F" w:rsidRDefault="00F4004F" w:rsidP="004550A3">
            <w:pPr>
              <w:spacing w:line="240" w:lineRule="atLeast"/>
              <w:ind w:left="34"/>
              <w:rPr>
                <w:rFonts w:eastAsiaTheme="minorHAnsi" w:cs="Arial"/>
                <w:color w:val="000000" w:themeColor="text1"/>
                <w:szCs w:val="22"/>
              </w:rPr>
            </w:pPr>
          </w:p>
        </w:tc>
      </w:tr>
      <w:tr w:rsidR="00F4004F" w14:paraId="1444A603"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137075E" w14:textId="77777777" w:rsidR="00F4004F" w:rsidRDefault="00F4004F"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472291EA" w14:textId="77777777" w:rsidR="00F4004F" w:rsidRPr="00EE7C7F" w:rsidRDefault="00F4004F"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bl>
    <w:p w14:paraId="28A17910" w14:textId="77777777" w:rsidR="00F4004F" w:rsidRDefault="00F4004F" w:rsidP="00F4004F">
      <w:pPr>
        <w:spacing w:line="240" w:lineRule="atLeast"/>
      </w:pPr>
    </w:p>
    <w:p w14:paraId="46AF6745" w14:textId="77777777" w:rsidR="00596918" w:rsidRDefault="00596918" w:rsidP="00596918">
      <w:pPr>
        <w:spacing w:line="240" w:lineRule="atLeast"/>
      </w:pPr>
    </w:p>
    <w:p w14:paraId="23E48842" w14:textId="77777777" w:rsidR="004A40DA" w:rsidRDefault="004A40DA" w:rsidP="004A40DA">
      <w:pPr>
        <w:spacing w:line="240" w:lineRule="atLeast"/>
      </w:pPr>
    </w:p>
    <w:p w14:paraId="6239B277" w14:textId="77777777" w:rsidR="009F01FB" w:rsidRDefault="009F01FB" w:rsidP="009F01FB"/>
    <w:p w14:paraId="5A807D42" w14:textId="77777777" w:rsidR="009F01FB" w:rsidRPr="00BC3C56" w:rsidRDefault="009F01FB" w:rsidP="00B33D24">
      <w:pPr>
        <w:pStyle w:val="Heading3"/>
        <w:numPr>
          <w:ilvl w:val="2"/>
          <w:numId w:val="5"/>
        </w:numPr>
        <w:tabs>
          <w:tab w:val="left" w:pos="851"/>
        </w:tabs>
        <w:rPr>
          <w:szCs w:val="24"/>
        </w:rPr>
      </w:pPr>
      <w:bookmarkStart w:id="4740" w:name="_Toc481143839"/>
      <w:bookmarkStart w:id="4741" w:name="_Toc521190461"/>
      <w:bookmarkStart w:id="4742" w:name="_Ref531597503"/>
      <w:bookmarkStart w:id="4743" w:name="_Ref532399433"/>
      <w:bookmarkStart w:id="4744" w:name="_Ref532399538"/>
      <w:bookmarkStart w:id="4745" w:name="_Toc35002648"/>
      <w:r w:rsidRPr="00BC3C56">
        <w:rPr>
          <w:szCs w:val="24"/>
        </w:rPr>
        <w:t>Technical Signals</w:t>
      </w:r>
      <w:bookmarkEnd w:id="4740"/>
      <w:bookmarkEnd w:id="4741"/>
      <w:bookmarkEnd w:id="4742"/>
      <w:bookmarkEnd w:id="4743"/>
      <w:bookmarkEnd w:id="4744"/>
      <w:bookmarkEnd w:id="4745"/>
    </w:p>
    <w:p w14:paraId="1087181F" w14:textId="1BCCE15C" w:rsidR="004550A3" w:rsidRPr="000371E0" w:rsidRDefault="004550A3" w:rsidP="004550A3">
      <w:pPr>
        <w:pStyle w:val="RELogSignal"/>
        <w:spacing w:line="240" w:lineRule="atLeast"/>
      </w:pPr>
      <w:r w:rsidRPr="000371E0">
        <w:t>###</w:t>
      </w:r>
      <w:r>
        <w:t>TSG_Trailer Settings and Profile_00001</w:t>
      </w:r>
      <w:r w:rsidRPr="000371E0">
        <w:t xml:space="preserve">### </w:t>
      </w:r>
      <w:r w:rsidR="009E723A" w:rsidRPr="00BD03F6">
        <w:t>TrlrLampCnnct_B_Actl</w:t>
      </w:r>
    </w:p>
    <w:p w14:paraId="29B5256B" w14:textId="77777777" w:rsidR="004550A3" w:rsidRDefault="004550A3" w:rsidP="004550A3">
      <w:pPr>
        <w:spacing w:line="240" w:lineRule="atLeast"/>
      </w:pPr>
      <w:r>
        <w:t>When the user attached the Trailer to the vehicle, this logical signal notifies if the Trailer is connected or not.</w:t>
      </w:r>
    </w:p>
    <w:p w14:paraId="256950A4" w14:textId="77777777" w:rsidR="004550A3" w:rsidRDefault="004550A3" w:rsidP="004550A3">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4550A3" w14:paraId="5A6B35D7"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4476417" w14:textId="77777777" w:rsidR="004550A3" w:rsidRDefault="004550A3"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51D7AF41"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550A3" w14:paraId="365B4EB0"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DFD6227" w14:textId="77777777" w:rsidR="004550A3" w:rsidRDefault="004550A3"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CAB6555"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550A3" w14:paraId="255E850E"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7E6837C" w14:textId="77777777" w:rsidR="004550A3" w:rsidRDefault="004550A3"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14F2C2D"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4550A3" w14:paraId="1340A980"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623213C" w14:textId="77777777" w:rsidR="004550A3" w:rsidRDefault="004550A3"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7CBEC8A5" w14:textId="77777777" w:rsidR="004550A3" w:rsidRDefault="004550A3"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E245794"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4550A3" w14:paraId="6432D230"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2B35A15"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2593B584" w14:textId="77777777" w:rsidR="004550A3" w:rsidRDefault="004550A3"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EA75349"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0x1</w:t>
            </w:r>
          </w:p>
        </w:tc>
      </w:tr>
      <w:tr w:rsidR="004550A3" w14:paraId="2129654F"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0CB65DE6"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4B3CE798" w14:textId="77777777" w:rsidR="004550A3" w:rsidRDefault="004550A3"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A8D7E0B"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670D1396"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4C203E2C"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BFDF9DA" w14:textId="77777777" w:rsidR="004550A3" w:rsidRDefault="004550A3"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966C7D6"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10D0AFD7"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BB56031"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8383DEB" w14:textId="77777777" w:rsidR="004550A3" w:rsidRDefault="004550A3"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0AC65F8"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2C532E7B"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0F68F4B" w14:textId="77777777" w:rsidR="004550A3" w:rsidRDefault="004550A3"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DE3EEF5"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4550A3" w14:paraId="713AD73D"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2AF9BB" w14:textId="77777777" w:rsidR="004550A3" w:rsidRDefault="004550A3"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21BB34A1" w14:textId="77777777" w:rsidR="004550A3" w:rsidRPr="009F550B" w:rsidRDefault="004550A3" w:rsidP="004550A3">
            <w:pPr>
              <w:rPr>
                <w:rFonts w:cs="Arial"/>
                <w:color w:val="000000" w:themeColor="text1"/>
              </w:rPr>
            </w:pPr>
            <w:r w:rsidRPr="00FB5797">
              <w:rPr>
                <w:rFonts w:cs="Arial"/>
                <w:color w:val="000000" w:themeColor="text1"/>
                <w:rPrChange w:id="4746" w:author="SM Fairus Hasan" w:date="2020-02-27T16:11:00Z">
                  <w:rPr>
                    <w:rFonts w:cs="Arial"/>
                  </w:rPr>
                </w:rPrChange>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5DED916" w14:textId="77777777" w:rsidR="004550A3" w:rsidRPr="00EE7C7F" w:rsidRDefault="004550A3" w:rsidP="004550A3">
            <w:pPr>
              <w:spacing w:line="240" w:lineRule="atLeast"/>
              <w:rPr>
                <w:rFonts w:eastAsiaTheme="minorHAnsi" w:cs="Arial"/>
                <w:color w:val="000000" w:themeColor="text1"/>
                <w:szCs w:val="22"/>
              </w:rPr>
            </w:pPr>
            <w:r w:rsidRPr="00FB5797">
              <w:rPr>
                <w:rFonts w:cs="Arial"/>
                <w:color w:val="000000" w:themeColor="text1"/>
                <w:rPrChange w:id="4747" w:author="SM Fairus Hasan" w:date="2020-02-27T16:11:00Z">
                  <w:rPr>
                    <w:rFonts w:cs="Arial"/>
                  </w:rPr>
                </w:rPrChange>
              </w:rPr>
              <w:t>Null (Defaulted)</w:t>
            </w:r>
          </w:p>
        </w:tc>
      </w:tr>
      <w:tr w:rsidR="004550A3" w14:paraId="2B607728"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9602C7A"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997451E" w14:textId="77777777" w:rsidR="004550A3" w:rsidRPr="00A53190" w:rsidRDefault="004550A3" w:rsidP="004550A3">
            <w:pPr>
              <w:spacing w:line="240" w:lineRule="atLeast"/>
              <w:rPr>
                <w:rFonts w:eastAsiaTheme="minorHAnsi" w:cs="Arial"/>
                <w:color w:val="000000" w:themeColor="text1"/>
                <w:szCs w:val="22"/>
              </w:rPr>
            </w:pPr>
            <w:r w:rsidRPr="00FB5797">
              <w:rPr>
                <w:rFonts w:cs="Arial"/>
                <w:color w:val="000000" w:themeColor="text1"/>
                <w:rPrChange w:id="4748" w:author="SM Fairus Hasan" w:date="2020-02-27T16:11:00Z">
                  <w:rPr>
                    <w:rFonts w:cs="Arial"/>
                  </w:rPr>
                </w:rPrChange>
              </w:rPr>
              <w:t>0x1</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B439964" w14:textId="77777777" w:rsidR="004550A3" w:rsidRPr="00EE7C7F" w:rsidRDefault="004550A3" w:rsidP="004550A3">
            <w:pPr>
              <w:spacing w:line="240" w:lineRule="atLeast"/>
              <w:rPr>
                <w:rFonts w:eastAsiaTheme="minorHAnsi" w:cs="Arial"/>
                <w:color w:val="000000" w:themeColor="text1"/>
                <w:szCs w:val="22"/>
              </w:rPr>
            </w:pPr>
            <w:r>
              <w:rPr>
                <w:rFonts w:cs="Arial"/>
                <w:color w:val="000000" w:themeColor="text1"/>
              </w:rPr>
              <w:t>Yes (Connected)</w:t>
            </w:r>
          </w:p>
        </w:tc>
      </w:tr>
      <w:tr w:rsidR="004550A3" w14:paraId="7C90B4D7"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2EC80D9A"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BBE9F24"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AEC0BE1" w14:textId="77777777" w:rsidR="004550A3" w:rsidRPr="00EE7C7F" w:rsidRDefault="004550A3" w:rsidP="004550A3">
            <w:pPr>
              <w:spacing w:line="240" w:lineRule="atLeast"/>
              <w:rPr>
                <w:rFonts w:eastAsiaTheme="minorHAnsi" w:cs="Arial"/>
                <w:color w:val="000000" w:themeColor="text1"/>
                <w:szCs w:val="22"/>
              </w:rPr>
            </w:pPr>
          </w:p>
        </w:tc>
      </w:tr>
      <w:tr w:rsidR="004550A3" w14:paraId="32AFCC37"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567690EB"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DA2681B"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A809A63" w14:textId="77777777" w:rsidR="004550A3" w:rsidRPr="00EE7C7F" w:rsidRDefault="004550A3" w:rsidP="004550A3">
            <w:pPr>
              <w:spacing w:line="240" w:lineRule="atLeast"/>
              <w:rPr>
                <w:rFonts w:eastAsiaTheme="minorHAnsi" w:cs="Arial"/>
                <w:color w:val="000000" w:themeColor="text1"/>
                <w:szCs w:val="22"/>
              </w:rPr>
            </w:pPr>
          </w:p>
        </w:tc>
      </w:tr>
      <w:tr w:rsidR="004550A3" w14:paraId="4779C4EF"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D3A2463"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5A92AB9A"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7CE1148" w14:textId="77777777" w:rsidR="004550A3" w:rsidRPr="00EE7C7F" w:rsidRDefault="004550A3" w:rsidP="004550A3">
            <w:pPr>
              <w:spacing w:line="240" w:lineRule="atLeast"/>
              <w:ind w:left="34"/>
              <w:rPr>
                <w:rFonts w:eastAsiaTheme="minorHAnsi" w:cs="Arial"/>
                <w:color w:val="000000" w:themeColor="text1"/>
                <w:szCs w:val="22"/>
              </w:rPr>
            </w:pPr>
          </w:p>
        </w:tc>
      </w:tr>
      <w:tr w:rsidR="004550A3" w14:paraId="0A0417F0" w14:textId="77777777" w:rsidTr="004550A3">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2584CD22" w14:textId="77777777" w:rsidR="004550A3" w:rsidRDefault="004550A3"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72BE4FB0" w14:textId="77777777" w:rsidR="004550A3" w:rsidRPr="00EE7C7F" w:rsidRDefault="004550A3" w:rsidP="004550A3">
            <w:pPr>
              <w:spacing w:line="240" w:lineRule="atLeast"/>
              <w:rPr>
                <w:rFonts w:eastAsiaTheme="minorHAnsi" w:cs="Arial"/>
                <w:color w:val="000000" w:themeColor="text1"/>
                <w:szCs w:val="22"/>
              </w:rPr>
            </w:pPr>
            <w:r w:rsidRPr="00FB5797">
              <w:rPr>
                <w:rFonts w:cs="Arial"/>
                <w:color w:val="000000" w:themeColor="text1"/>
                <w:rPrChange w:id="4749" w:author="SM Fairus Hasan" w:date="2020-02-27T16:11:00Z">
                  <w:rPr>
                    <w:rFonts w:cs="Arial"/>
                  </w:rPr>
                </w:rPrChange>
              </w:rPr>
              <w:t>Null (Defaulted)</w:t>
            </w:r>
          </w:p>
        </w:tc>
      </w:tr>
    </w:tbl>
    <w:p w14:paraId="5A17158C" w14:textId="77777777" w:rsidR="004550A3" w:rsidRDefault="004550A3" w:rsidP="004550A3"/>
    <w:p w14:paraId="42A28103" w14:textId="38DDED8C" w:rsidR="004550A3" w:rsidRPr="000371E0" w:rsidRDefault="004550A3" w:rsidP="004550A3">
      <w:pPr>
        <w:pStyle w:val="RELogSignal"/>
        <w:spacing w:line="240" w:lineRule="atLeast"/>
      </w:pPr>
      <w:r w:rsidRPr="000371E0">
        <w:t>###</w:t>
      </w:r>
      <w:r w:rsidR="009E723A">
        <w:t>T</w:t>
      </w:r>
      <w:r>
        <w:t>SG_Trailer Settings and Profile_00002</w:t>
      </w:r>
      <w:r w:rsidRPr="000371E0">
        <w:t xml:space="preserve">### </w:t>
      </w:r>
      <w:r w:rsidR="009E723A">
        <w:t>GearLvrPos_D_Actl</w:t>
      </w:r>
    </w:p>
    <w:p w14:paraId="6F3C322B" w14:textId="77777777" w:rsidR="004550A3" w:rsidRDefault="004550A3" w:rsidP="004550A3">
      <w:pPr>
        <w:spacing w:line="240" w:lineRule="atLeast"/>
      </w:pPr>
      <w:r>
        <w:t>When the user shifts the Transmission Gear, this logical signal notifies if the Transmission Gear position change.</w:t>
      </w:r>
    </w:p>
    <w:p w14:paraId="735D92E7" w14:textId="77777777" w:rsidR="004550A3" w:rsidRDefault="004550A3" w:rsidP="004550A3">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4550A3" w14:paraId="0330B677"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7D9AEB6" w14:textId="77777777" w:rsidR="004550A3" w:rsidRDefault="004550A3"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251073A1"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550A3" w14:paraId="672D4BEA"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ED4B7F0" w14:textId="77777777" w:rsidR="004550A3" w:rsidRDefault="004550A3"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1A161AF"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550A3" w14:paraId="3A5DD181"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FC64BF0" w14:textId="77777777" w:rsidR="004550A3" w:rsidRDefault="004550A3"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55C20AA"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4550A3" w14:paraId="63CBF4B7"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C3B2119" w14:textId="77777777" w:rsidR="004550A3" w:rsidRDefault="004550A3"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437190C0" w14:textId="77777777" w:rsidR="004550A3" w:rsidRDefault="004550A3"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6CAF954"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4550A3" w14:paraId="52BEA1B6"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277EB39"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D879BE8" w14:textId="77777777" w:rsidR="004550A3" w:rsidRDefault="004550A3"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67507F3"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 xml:space="preserve">0xF </w:t>
            </w:r>
          </w:p>
        </w:tc>
      </w:tr>
      <w:tr w:rsidR="004550A3" w14:paraId="05758674"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64E91F0"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3F41A7B0" w14:textId="77777777" w:rsidR="004550A3" w:rsidRDefault="004550A3"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4CADC62"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36B89FCA"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08B3C45F"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38114C6" w14:textId="77777777" w:rsidR="004550A3" w:rsidRDefault="004550A3"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A06ECD6"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1C4A93F8"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63D6DE40"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45191D3C" w14:textId="77777777" w:rsidR="004550A3" w:rsidRDefault="004550A3"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F83546C"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6A3511AA"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41B57C0" w14:textId="77777777" w:rsidR="004550A3" w:rsidRDefault="004550A3"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802459A"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4550A3" w14:paraId="440F30C8"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0F3961B" w14:textId="77777777" w:rsidR="004550A3" w:rsidRDefault="004550A3"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6BD23A23" w14:textId="77777777" w:rsidR="004550A3" w:rsidRPr="00434889" w:rsidRDefault="004550A3" w:rsidP="004550A3">
            <w:pPr>
              <w:rPr>
                <w:rFonts w:cs="Arial"/>
                <w:color w:val="000000" w:themeColor="text1"/>
              </w:rPr>
            </w:pPr>
            <w:r w:rsidRPr="00FB5797">
              <w:rPr>
                <w:rFonts w:cs="Arial"/>
                <w:color w:val="000000" w:themeColor="text1"/>
                <w:rPrChange w:id="4750" w:author="SM Fairus Hasan" w:date="2020-02-27T16:11:00Z">
                  <w:rPr>
                    <w:rFonts w:cs="Arial"/>
                  </w:rPr>
                </w:rPrChange>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B0D309F"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Park</w:t>
            </w:r>
          </w:p>
        </w:tc>
      </w:tr>
      <w:tr w:rsidR="004550A3" w14:paraId="59F81E17"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5CF4D96"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CE040AB" w14:textId="77777777" w:rsidR="004550A3" w:rsidRPr="00434889" w:rsidRDefault="004550A3" w:rsidP="004550A3">
            <w:pPr>
              <w:rPr>
                <w:rFonts w:cs="Arial"/>
                <w:color w:val="000000" w:themeColor="text1"/>
              </w:rPr>
            </w:pPr>
            <w:r w:rsidRPr="00FB5797">
              <w:rPr>
                <w:rFonts w:cs="Arial"/>
                <w:color w:val="000000" w:themeColor="text1"/>
                <w:rPrChange w:id="4751" w:author="SM Fairus Hasan" w:date="2020-02-27T16:11:00Z">
                  <w:rPr>
                    <w:rFonts w:cs="Arial"/>
                  </w:rPr>
                </w:rPrChange>
              </w:rPr>
              <w:t>0x1</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21DBD68"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Reverse</w:t>
            </w:r>
          </w:p>
        </w:tc>
      </w:tr>
      <w:tr w:rsidR="004550A3" w14:paraId="1505CB72"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EA733FF"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F8276BC" w14:textId="77777777" w:rsidR="004550A3" w:rsidRPr="00434889" w:rsidRDefault="004550A3" w:rsidP="004550A3">
            <w:pPr>
              <w:rPr>
                <w:rFonts w:cs="Arial"/>
                <w:color w:val="000000" w:themeColor="text1"/>
              </w:rPr>
            </w:pPr>
            <w:r>
              <w:rPr>
                <w:rFonts w:cs="Arial"/>
                <w:color w:val="000000" w:themeColor="text1"/>
              </w:rPr>
              <w:t>0x2</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B11CD83"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Neutral</w:t>
            </w:r>
          </w:p>
        </w:tc>
      </w:tr>
      <w:tr w:rsidR="004550A3" w14:paraId="1A9CEFAA"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A5A9860"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0946B0D" w14:textId="77777777" w:rsidR="004550A3" w:rsidRPr="00434889" w:rsidRDefault="004550A3" w:rsidP="004550A3">
            <w:pPr>
              <w:rPr>
                <w:rFonts w:cs="Arial"/>
                <w:color w:val="000000" w:themeColor="text1"/>
              </w:rPr>
            </w:pPr>
            <w:r>
              <w:rPr>
                <w:rFonts w:cs="Arial"/>
                <w:color w:val="000000" w:themeColor="text1"/>
              </w:rPr>
              <w:t>0x3</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8DB92D5"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Drive</w:t>
            </w:r>
          </w:p>
        </w:tc>
      </w:tr>
      <w:tr w:rsidR="004550A3" w14:paraId="6AC54A30"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11A31105"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7D0B280" w14:textId="77777777" w:rsidR="004550A3" w:rsidRPr="00434889" w:rsidRDefault="004550A3" w:rsidP="004550A3">
            <w:pPr>
              <w:rPr>
                <w:rFonts w:cs="Arial"/>
                <w:color w:val="000000" w:themeColor="text1"/>
              </w:rPr>
            </w:pPr>
            <w:r>
              <w:rPr>
                <w:rFonts w:cs="Arial"/>
                <w:color w:val="000000" w:themeColor="text1"/>
              </w:rPr>
              <w:t>0x4</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C5CAF7E" w14:textId="77777777" w:rsidR="004550A3" w:rsidRPr="00EE7C7F" w:rsidRDefault="004550A3" w:rsidP="004550A3">
            <w:pPr>
              <w:spacing w:line="240" w:lineRule="atLeast"/>
              <w:ind w:left="34"/>
              <w:rPr>
                <w:rFonts w:eastAsiaTheme="minorHAnsi" w:cs="Arial"/>
                <w:color w:val="000000" w:themeColor="text1"/>
                <w:szCs w:val="22"/>
              </w:rPr>
            </w:pPr>
            <w:r>
              <w:rPr>
                <w:rFonts w:eastAsiaTheme="minorHAnsi" w:cs="Arial"/>
                <w:color w:val="000000" w:themeColor="text1"/>
                <w:szCs w:val="22"/>
              </w:rPr>
              <w:t>Sport_DriveSport</w:t>
            </w:r>
          </w:p>
        </w:tc>
      </w:tr>
      <w:tr w:rsidR="004550A3" w14:paraId="6F5F6EFE"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2DBC1657"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3B1C7AC" w14:textId="77777777" w:rsidR="004550A3" w:rsidRPr="00434889" w:rsidRDefault="004550A3" w:rsidP="004550A3">
            <w:pPr>
              <w:rPr>
                <w:rFonts w:cs="Arial"/>
                <w:color w:val="000000" w:themeColor="text1"/>
              </w:rPr>
            </w:pPr>
            <w:r>
              <w:rPr>
                <w:rFonts w:cs="Arial"/>
                <w:color w:val="000000" w:themeColor="text1"/>
              </w:rPr>
              <w:t>0x5</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645D092" w14:textId="77777777" w:rsidR="004550A3" w:rsidRPr="00EE7C7F" w:rsidRDefault="004550A3" w:rsidP="004550A3">
            <w:pPr>
              <w:spacing w:line="240" w:lineRule="atLeast"/>
              <w:ind w:left="34"/>
              <w:rPr>
                <w:rFonts w:eastAsiaTheme="minorHAnsi" w:cs="Arial"/>
                <w:color w:val="000000" w:themeColor="text1"/>
                <w:szCs w:val="22"/>
              </w:rPr>
            </w:pPr>
            <w:r>
              <w:rPr>
                <w:rFonts w:eastAsiaTheme="minorHAnsi" w:cs="Arial"/>
                <w:color w:val="000000" w:themeColor="text1"/>
                <w:szCs w:val="22"/>
              </w:rPr>
              <w:t>Low</w:t>
            </w:r>
          </w:p>
        </w:tc>
      </w:tr>
      <w:tr w:rsidR="004550A3" w14:paraId="35493157"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3B31ED27"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563B3C8" w14:textId="77777777" w:rsidR="004550A3" w:rsidRPr="00434889" w:rsidRDefault="004550A3" w:rsidP="004550A3">
            <w:pPr>
              <w:rPr>
                <w:rFonts w:cs="Arial"/>
                <w:color w:val="000000" w:themeColor="text1"/>
              </w:rPr>
            </w:pPr>
            <w:r>
              <w:rPr>
                <w:rFonts w:cs="Arial"/>
                <w:color w:val="000000" w:themeColor="text1"/>
              </w:rPr>
              <w:t>0x6</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CF4C57D" w14:textId="77777777" w:rsidR="004550A3" w:rsidRPr="00EE7C7F" w:rsidRDefault="004550A3" w:rsidP="004550A3">
            <w:pPr>
              <w:spacing w:line="240" w:lineRule="atLeast"/>
              <w:ind w:left="34"/>
              <w:rPr>
                <w:rFonts w:eastAsiaTheme="minorHAnsi" w:cs="Arial"/>
                <w:color w:val="000000" w:themeColor="text1"/>
                <w:szCs w:val="22"/>
              </w:rPr>
            </w:pPr>
            <w:r>
              <w:rPr>
                <w:rFonts w:eastAsiaTheme="minorHAnsi" w:cs="Arial"/>
                <w:color w:val="000000" w:themeColor="text1"/>
                <w:szCs w:val="22"/>
              </w:rPr>
              <w:t>First</w:t>
            </w:r>
          </w:p>
        </w:tc>
      </w:tr>
      <w:tr w:rsidR="004550A3" w14:paraId="4C6CCB8F"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53F6A3C8"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7F60CF1" w14:textId="77777777" w:rsidR="004550A3" w:rsidRPr="00434889" w:rsidRDefault="004550A3" w:rsidP="004550A3">
            <w:pPr>
              <w:rPr>
                <w:rFonts w:cs="Arial"/>
                <w:color w:val="000000" w:themeColor="text1"/>
              </w:rPr>
            </w:pPr>
            <w:r>
              <w:rPr>
                <w:rFonts w:cs="Arial"/>
                <w:color w:val="000000" w:themeColor="text1"/>
              </w:rPr>
              <w:t>0x7</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55B58DB" w14:textId="77777777" w:rsidR="004550A3" w:rsidRPr="00EE7C7F" w:rsidRDefault="004550A3" w:rsidP="004550A3">
            <w:pPr>
              <w:spacing w:line="240" w:lineRule="atLeast"/>
              <w:ind w:left="34"/>
              <w:rPr>
                <w:rFonts w:eastAsiaTheme="minorHAnsi" w:cs="Arial"/>
                <w:color w:val="000000" w:themeColor="text1"/>
                <w:szCs w:val="22"/>
              </w:rPr>
            </w:pPr>
            <w:r>
              <w:rPr>
                <w:rFonts w:eastAsiaTheme="minorHAnsi" w:cs="Arial"/>
                <w:color w:val="000000" w:themeColor="text1"/>
                <w:szCs w:val="22"/>
              </w:rPr>
              <w:t>Second</w:t>
            </w:r>
          </w:p>
        </w:tc>
      </w:tr>
      <w:tr w:rsidR="004550A3" w14:paraId="4E92FCF5"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04CA0C7D"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564DBB3A" w14:textId="77777777" w:rsidR="004550A3" w:rsidRPr="00434889" w:rsidRDefault="004550A3" w:rsidP="004550A3">
            <w:pPr>
              <w:rPr>
                <w:rFonts w:cs="Arial"/>
                <w:color w:val="000000" w:themeColor="text1"/>
              </w:rPr>
            </w:pPr>
            <w:r>
              <w:rPr>
                <w:rFonts w:cs="Arial"/>
                <w:color w:val="000000" w:themeColor="text1"/>
              </w:rPr>
              <w:t>0x8</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F14732A" w14:textId="77777777" w:rsidR="004550A3" w:rsidRPr="00EE7C7F" w:rsidRDefault="004550A3" w:rsidP="004550A3">
            <w:pPr>
              <w:spacing w:line="240" w:lineRule="atLeast"/>
              <w:ind w:left="34"/>
              <w:rPr>
                <w:rFonts w:eastAsiaTheme="minorHAnsi" w:cs="Arial"/>
                <w:color w:val="000000" w:themeColor="text1"/>
                <w:szCs w:val="22"/>
              </w:rPr>
            </w:pPr>
            <w:r>
              <w:rPr>
                <w:rFonts w:eastAsiaTheme="minorHAnsi" w:cs="Arial"/>
                <w:color w:val="000000" w:themeColor="text1"/>
                <w:szCs w:val="22"/>
              </w:rPr>
              <w:t>Third</w:t>
            </w:r>
          </w:p>
        </w:tc>
      </w:tr>
      <w:tr w:rsidR="004550A3" w14:paraId="1E4827E0"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77FF0FA7"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F0872E8" w14:textId="77777777" w:rsidR="004550A3" w:rsidRPr="00434889" w:rsidRDefault="004550A3" w:rsidP="004550A3">
            <w:pPr>
              <w:rPr>
                <w:rFonts w:cs="Arial"/>
                <w:color w:val="000000" w:themeColor="text1"/>
              </w:rPr>
            </w:pPr>
            <w:r>
              <w:rPr>
                <w:rFonts w:cs="Arial"/>
                <w:color w:val="000000" w:themeColor="text1"/>
              </w:rPr>
              <w:t>0x9</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22CDDDC" w14:textId="77777777" w:rsidR="004550A3" w:rsidRPr="00EE7C7F" w:rsidRDefault="004550A3" w:rsidP="004550A3">
            <w:pPr>
              <w:spacing w:line="240" w:lineRule="atLeast"/>
              <w:ind w:left="34"/>
              <w:rPr>
                <w:rFonts w:eastAsiaTheme="minorHAnsi" w:cs="Arial"/>
                <w:color w:val="000000" w:themeColor="text1"/>
                <w:szCs w:val="22"/>
              </w:rPr>
            </w:pPr>
            <w:r>
              <w:rPr>
                <w:rFonts w:eastAsiaTheme="minorHAnsi" w:cs="Arial"/>
                <w:color w:val="000000" w:themeColor="text1"/>
                <w:szCs w:val="22"/>
              </w:rPr>
              <w:t>Fourth</w:t>
            </w:r>
          </w:p>
        </w:tc>
      </w:tr>
      <w:tr w:rsidR="004550A3" w14:paraId="65C9D678"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512E85E1"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0D2E9D9" w14:textId="77777777" w:rsidR="004550A3" w:rsidRPr="00434889" w:rsidRDefault="004550A3" w:rsidP="004550A3">
            <w:pPr>
              <w:rPr>
                <w:rFonts w:cs="Arial"/>
                <w:color w:val="000000" w:themeColor="text1"/>
              </w:rPr>
            </w:pPr>
            <w:r>
              <w:rPr>
                <w:rFonts w:cs="Arial"/>
                <w:color w:val="000000" w:themeColor="text1"/>
              </w:rPr>
              <w:t>0xA</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661ECE5" w14:textId="77777777" w:rsidR="004550A3" w:rsidRPr="00EE7C7F" w:rsidRDefault="004550A3" w:rsidP="004550A3">
            <w:pPr>
              <w:spacing w:line="240" w:lineRule="atLeast"/>
              <w:ind w:left="34"/>
              <w:rPr>
                <w:rFonts w:eastAsiaTheme="minorHAnsi" w:cs="Arial"/>
                <w:color w:val="000000" w:themeColor="text1"/>
                <w:szCs w:val="22"/>
              </w:rPr>
            </w:pPr>
            <w:r>
              <w:rPr>
                <w:rFonts w:eastAsiaTheme="minorHAnsi" w:cs="Arial"/>
                <w:color w:val="000000" w:themeColor="text1"/>
                <w:szCs w:val="22"/>
              </w:rPr>
              <w:t>Fifth</w:t>
            </w:r>
          </w:p>
        </w:tc>
      </w:tr>
      <w:tr w:rsidR="004550A3" w14:paraId="5AE026B4"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0B35B7A0"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6D23C89" w14:textId="77777777" w:rsidR="004550A3" w:rsidRPr="00434889" w:rsidRDefault="004550A3" w:rsidP="004550A3">
            <w:pPr>
              <w:rPr>
                <w:rFonts w:cs="Arial"/>
                <w:color w:val="000000" w:themeColor="text1"/>
              </w:rPr>
            </w:pPr>
            <w:r>
              <w:rPr>
                <w:rFonts w:cs="Arial"/>
                <w:color w:val="000000" w:themeColor="text1"/>
              </w:rPr>
              <w:t>0xB</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A690B37" w14:textId="77777777" w:rsidR="004550A3" w:rsidRPr="00EE7C7F" w:rsidRDefault="004550A3" w:rsidP="004550A3">
            <w:pPr>
              <w:spacing w:line="240" w:lineRule="atLeast"/>
              <w:ind w:left="34"/>
              <w:rPr>
                <w:rFonts w:eastAsiaTheme="minorHAnsi" w:cs="Arial"/>
                <w:color w:val="000000" w:themeColor="text1"/>
                <w:szCs w:val="22"/>
              </w:rPr>
            </w:pPr>
            <w:r>
              <w:rPr>
                <w:rFonts w:eastAsiaTheme="minorHAnsi" w:cs="Arial"/>
                <w:color w:val="000000" w:themeColor="text1"/>
                <w:szCs w:val="22"/>
              </w:rPr>
              <w:t>Sixth</w:t>
            </w:r>
          </w:p>
        </w:tc>
      </w:tr>
      <w:tr w:rsidR="004550A3" w14:paraId="6AE7C85E"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6439AC8B"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39D3295" w14:textId="77777777" w:rsidR="004550A3" w:rsidRPr="00434889" w:rsidRDefault="004550A3" w:rsidP="004550A3">
            <w:pPr>
              <w:rPr>
                <w:rFonts w:cs="Arial"/>
                <w:color w:val="000000" w:themeColor="text1"/>
              </w:rPr>
            </w:pPr>
            <w:r>
              <w:rPr>
                <w:rFonts w:cs="Arial"/>
                <w:color w:val="000000" w:themeColor="text1"/>
              </w:rPr>
              <w:t>0xC</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0AA28B1" w14:textId="77777777" w:rsidR="004550A3" w:rsidRPr="00EE7C7F" w:rsidRDefault="004550A3" w:rsidP="004550A3">
            <w:pPr>
              <w:spacing w:line="240" w:lineRule="atLeast"/>
              <w:ind w:left="34"/>
              <w:rPr>
                <w:rFonts w:eastAsiaTheme="minorHAnsi" w:cs="Arial"/>
                <w:color w:val="000000" w:themeColor="text1"/>
                <w:szCs w:val="22"/>
              </w:rPr>
            </w:pPr>
            <w:r w:rsidRPr="00637018">
              <w:rPr>
                <w:rFonts w:cs="Arial"/>
                <w:color w:val="000000" w:themeColor="text1"/>
              </w:rPr>
              <w:t>Undefined_Treat_as_Fault</w:t>
            </w:r>
          </w:p>
        </w:tc>
      </w:tr>
      <w:tr w:rsidR="004550A3" w14:paraId="0EB76F6B"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58FEB595"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E8903A6" w14:textId="77777777" w:rsidR="004550A3" w:rsidRPr="00434889" w:rsidRDefault="004550A3" w:rsidP="004550A3">
            <w:pPr>
              <w:rPr>
                <w:rFonts w:cs="Arial"/>
                <w:color w:val="000000" w:themeColor="text1"/>
              </w:rPr>
            </w:pPr>
            <w:r>
              <w:rPr>
                <w:rFonts w:cs="Arial"/>
                <w:color w:val="000000" w:themeColor="text1"/>
              </w:rPr>
              <w:t>0xD</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95DCE13" w14:textId="77777777" w:rsidR="004550A3" w:rsidRPr="00EE7C7F" w:rsidRDefault="004550A3" w:rsidP="004550A3">
            <w:pPr>
              <w:spacing w:line="240" w:lineRule="atLeast"/>
              <w:ind w:left="34"/>
              <w:rPr>
                <w:rFonts w:eastAsiaTheme="minorHAnsi" w:cs="Arial"/>
                <w:color w:val="000000" w:themeColor="text1"/>
                <w:szCs w:val="22"/>
              </w:rPr>
            </w:pPr>
            <w:r w:rsidRPr="00637018">
              <w:rPr>
                <w:rFonts w:cs="Arial"/>
                <w:color w:val="000000" w:themeColor="text1"/>
              </w:rPr>
              <w:t>Undefined_Treat_as_Fault</w:t>
            </w:r>
          </w:p>
        </w:tc>
      </w:tr>
      <w:tr w:rsidR="004550A3" w14:paraId="02930919"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2E3A1E69"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6AD6103" w14:textId="77777777" w:rsidR="004550A3" w:rsidRPr="00434889" w:rsidRDefault="004550A3" w:rsidP="004550A3">
            <w:pPr>
              <w:rPr>
                <w:rFonts w:cs="Arial"/>
                <w:color w:val="000000" w:themeColor="text1"/>
              </w:rPr>
            </w:pPr>
            <w:r>
              <w:rPr>
                <w:rFonts w:cs="Arial"/>
                <w:color w:val="000000" w:themeColor="text1"/>
              </w:rPr>
              <w:t>0xE</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46F72C7" w14:textId="77777777" w:rsidR="004550A3" w:rsidRPr="00EE7C7F" w:rsidRDefault="004550A3" w:rsidP="004550A3">
            <w:pPr>
              <w:spacing w:line="240" w:lineRule="atLeast"/>
              <w:ind w:left="34"/>
              <w:rPr>
                <w:rFonts w:eastAsiaTheme="minorHAnsi" w:cs="Arial"/>
                <w:color w:val="000000" w:themeColor="text1"/>
                <w:szCs w:val="22"/>
              </w:rPr>
            </w:pPr>
            <w:r>
              <w:rPr>
                <w:rFonts w:eastAsiaTheme="minorHAnsi" w:cs="Arial"/>
                <w:color w:val="000000" w:themeColor="text1"/>
                <w:szCs w:val="22"/>
              </w:rPr>
              <w:t>Unknown_Position</w:t>
            </w:r>
          </w:p>
        </w:tc>
      </w:tr>
      <w:tr w:rsidR="004550A3" w14:paraId="6FB1248B"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5DD0BE86"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C2A0E99" w14:textId="77777777" w:rsidR="004550A3" w:rsidRPr="00434889" w:rsidRDefault="004550A3" w:rsidP="004550A3">
            <w:pPr>
              <w:rPr>
                <w:rFonts w:cs="Arial"/>
                <w:color w:val="000000" w:themeColor="text1"/>
              </w:rPr>
            </w:pPr>
            <w:r>
              <w:rPr>
                <w:rFonts w:cs="Arial"/>
                <w:color w:val="000000" w:themeColor="text1"/>
              </w:rPr>
              <w:t>0xF</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47ECDFC" w14:textId="77777777" w:rsidR="004550A3" w:rsidRPr="00EE7C7F" w:rsidRDefault="004550A3" w:rsidP="004550A3">
            <w:pPr>
              <w:spacing w:line="240" w:lineRule="atLeast"/>
              <w:ind w:left="34"/>
              <w:rPr>
                <w:rFonts w:eastAsiaTheme="minorHAnsi" w:cs="Arial"/>
                <w:color w:val="000000" w:themeColor="text1"/>
                <w:szCs w:val="22"/>
              </w:rPr>
            </w:pPr>
            <w:r>
              <w:rPr>
                <w:rFonts w:eastAsiaTheme="minorHAnsi" w:cs="Arial"/>
                <w:color w:val="000000" w:themeColor="text1"/>
                <w:szCs w:val="22"/>
              </w:rPr>
              <w:t>Fault</w:t>
            </w:r>
          </w:p>
        </w:tc>
      </w:tr>
      <w:tr w:rsidR="004550A3" w14:paraId="651319CD" w14:textId="77777777" w:rsidTr="004550A3">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79D3ED31" w14:textId="77777777" w:rsidR="004550A3" w:rsidRDefault="004550A3"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523F6504"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Park</w:t>
            </w:r>
          </w:p>
        </w:tc>
      </w:tr>
    </w:tbl>
    <w:p w14:paraId="28D1B506" w14:textId="77777777" w:rsidR="004550A3" w:rsidRDefault="004550A3" w:rsidP="004550A3"/>
    <w:p w14:paraId="101A8212" w14:textId="2871CEE3" w:rsidR="004550A3" w:rsidRPr="000371E0" w:rsidRDefault="004550A3" w:rsidP="004550A3">
      <w:pPr>
        <w:pStyle w:val="RELogSignal"/>
        <w:spacing w:line="240" w:lineRule="atLeast"/>
      </w:pPr>
      <w:r w:rsidRPr="000371E0">
        <w:t>###</w:t>
      </w:r>
      <w:r w:rsidR="009E723A">
        <w:t>T</w:t>
      </w:r>
      <w:r>
        <w:t>SG_Trailer Settings and Profile_00003</w:t>
      </w:r>
      <w:r w:rsidRPr="000371E0">
        <w:t xml:space="preserve">### </w:t>
      </w:r>
      <w:r w:rsidR="009E723A">
        <w:t>BSBattSOC</w:t>
      </w:r>
    </w:p>
    <w:p w14:paraId="63FCACAD" w14:textId="1B8A2A10" w:rsidR="004550A3" w:rsidRDefault="009E723A" w:rsidP="004550A3">
      <w:pPr>
        <w:spacing w:line="240" w:lineRule="atLeast"/>
      </w:pPr>
      <w:r>
        <w:t>When the vehicle Ignition Status is on RUN position</w:t>
      </w:r>
      <w:r w:rsidR="004550A3">
        <w:t>, this logical si</w:t>
      </w:r>
      <w:r>
        <w:t>gnal notifies the Battery State of Charge</w:t>
      </w:r>
      <w:r w:rsidR="004550A3">
        <w:t>.</w:t>
      </w:r>
    </w:p>
    <w:p w14:paraId="6F795544" w14:textId="77777777" w:rsidR="004550A3" w:rsidRDefault="004550A3" w:rsidP="004550A3">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4550A3" w14:paraId="28A87B11"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CC90B8A" w14:textId="77777777" w:rsidR="004550A3" w:rsidRDefault="004550A3"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67CC6E18"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550A3" w14:paraId="43A5607A"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28607AD" w14:textId="77777777" w:rsidR="004550A3" w:rsidRDefault="004550A3"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AE16325"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550A3" w14:paraId="0089D45E"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A730096" w14:textId="77777777" w:rsidR="004550A3" w:rsidRDefault="004550A3"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8EA5348"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4550A3" w14:paraId="07209739"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2A4BA25" w14:textId="77777777" w:rsidR="004550A3" w:rsidRDefault="004550A3"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4485E66C" w14:textId="77777777" w:rsidR="004550A3" w:rsidRDefault="004550A3"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FE59F64"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4550A3" w14:paraId="261BC836"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08561BA9"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A6FCD7A" w14:textId="77777777" w:rsidR="004550A3" w:rsidRDefault="004550A3"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E2AAC2B"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0x7F</w:t>
            </w:r>
          </w:p>
        </w:tc>
      </w:tr>
      <w:tr w:rsidR="004550A3" w14:paraId="664B09B9"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12DC8A40"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31B0696E" w14:textId="77777777" w:rsidR="004550A3" w:rsidRDefault="004550A3"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7C972EE"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6B75BFC3"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67C0E24F"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DB6E450" w14:textId="77777777" w:rsidR="004550A3" w:rsidRDefault="004550A3"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C61B552"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669FA75F"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1F4A85CA"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8FB6A3B" w14:textId="77777777" w:rsidR="004550A3" w:rsidRDefault="004550A3"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02716BA"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7455CD42"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5E4E47F" w14:textId="77777777" w:rsidR="004550A3" w:rsidRDefault="004550A3"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91E8EB8"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4550A3" w14:paraId="434F7C5E"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AB04175" w14:textId="77777777" w:rsidR="004550A3" w:rsidRDefault="004550A3"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76CBEF4E" w14:textId="77777777" w:rsidR="004550A3" w:rsidRPr="00A53190" w:rsidRDefault="004550A3"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8A88052" w14:textId="528B294F" w:rsidR="004550A3" w:rsidRPr="00EE7C7F" w:rsidRDefault="009E723A" w:rsidP="004550A3">
            <w:pPr>
              <w:spacing w:line="240" w:lineRule="atLeast"/>
              <w:rPr>
                <w:rFonts w:eastAsiaTheme="minorHAnsi" w:cs="Arial"/>
                <w:color w:val="000000" w:themeColor="text1"/>
                <w:szCs w:val="22"/>
              </w:rPr>
            </w:pPr>
            <w:r>
              <w:rPr>
                <w:rFonts w:eastAsiaTheme="minorHAnsi" w:cs="Arial"/>
                <w:color w:val="000000" w:themeColor="text1"/>
                <w:szCs w:val="22"/>
              </w:rPr>
              <w:t>0</w:t>
            </w:r>
          </w:p>
        </w:tc>
      </w:tr>
      <w:tr w:rsidR="004550A3" w14:paraId="6A95D6C9"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5B62ECED"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D282493" w14:textId="0670AFC5" w:rsidR="004550A3" w:rsidRPr="00A53190" w:rsidRDefault="009E723A"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8100B80" w14:textId="68425D2E" w:rsidR="004550A3" w:rsidRPr="00EE7C7F" w:rsidRDefault="004550A3" w:rsidP="004550A3">
            <w:pPr>
              <w:spacing w:line="240" w:lineRule="atLeast"/>
              <w:rPr>
                <w:rFonts w:eastAsiaTheme="minorHAnsi" w:cs="Arial"/>
                <w:color w:val="000000" w:themeColor="text1"/>
                <w:szCs w:val="22"/>
              </w:rPr>
            </w:pPr>
          </w:p>
        </w:tc>
      </w:tr>
      <w:tr w:rsidR="004550A3" w14:paraId="7903269D"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15DBA15"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53B88208" w14:textId="7CEE2514" w:rsidR="004550A3" w:rsidRPr="00A53190" w:rsidRDefault="009E723A"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0x7F</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86154E8" w14:textId="56340983" w:rsidR="004550A3" w:rsidRPr="00EE7C7F" w:rsidRDefault="009E723A" w:rsidP="004550A3">
            <w:pPr>
              <w:spacing w:line="240" w:lineRule="atLeast"/>
              <w:rPr>
                <w:rFonts w:eastAsiaTheme="minorHAnsi" w:cs="Arial"/>
                <w:color w:val="000000" w:themeColor="text1"/>
                <w:szCs w:val="22"/>
              </w:rPr>
            </w:pPr>
            <w:r>
              <w:rPr>
                <w:rFonts w:eastAsiaTheme="minorHAnsi" w:cs="Arial"/>
                <w:color w:val="000000" w:themeColor="text1"/>
                <w:szCs w:val="22"/>
              </w:rPr>
              <w:t>127</w:t>
            </w:r>
          </w:p>
        </w:tc>
      </w:tr>
      <w:tr w:rsidR="004550A3" w14:paraId="543CF0ED"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08ED492D"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21D0BCE" w14:textId="57796DF8"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F5AAA1C" w14:textId="6BAD8249" w:rsidR="004550A3" w:rsidRPr="00EE7C7F" w:rsidRDefault="004550A3" w:rsidP="004550A3">
            <w:pPr>
              <w:spacing w:line="240" w:lineRule="atLeast"/>
              <w:rPr>
                <w:rFonts w:eastAsiaTheme="minorHAnsi" w:cs="Arial"/>
                <w:color w:val="000000" w:themeColor="text1"/>
                <w:szCs w:val="22"/>
              </w:rPr>
            </w:pPr>
          </w:p>
        </w:tc>
      </w:tr>
      <w:tr w:rsidR="004550A3" w14:paraId="7AD00E4C"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40F39E92"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5D172526" w14:textId="20F800D1" w:rsidR="004550A3"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BF9020A" w14:textId="7A6C1F41" w:rsidR="004550A3" w:rsidRDefault="004550A3" w:rsidP="004550A3">
            <w:pPr>
              <w:spacing w:line="240" w:lineRule="atLeast"/>
              <w:ind w:left="34"/>
              <w:rPr>
                <w:rFonts w:eastAsiaTheme="minorHAnsi" w:cs="Arial"/>
                <w:color w:val="000000" w:themeColor="text1"/>
                <w:szCs w:val="22"/>
              </w:rPr>
            </w:pPr>
          </w:p>
        </w:tc>
      </w:tr>
      <w:tr w:rsidR="004550A3" w14:paraId="449640EA"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AC1838E"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CE0A180" w14:textId="02195DD9"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0A066D8" w14:textId="654423AC" w:rsidR="004550A3" w:rsidRPr="00EE7C7F" w:rsidRDefault="004550A3" w:rsidP="004550A3">
            <w:pPr>
              <w:spacing w:line="240" w:lineRule="atLeast"/>
              <w:ind w:left="34"/>
              <w:rPr>
                <w:rFonts w:eastAsiaTheme="minorHAnsi" w:cs="Arial"/>
                <w:color w:val="000000" w:themeColor="text1"/>
                <w:szCs w:val="22"/>
              </w:rPr>
            </w:pPr>
          </w:p>
        </w:tc>
      </w:tr>
      <w:tr w:rsidR="004550A3" w14:paraId="4DB0C48B" w14:textId="77777777" w:rsidTr="004550A3">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53451FAF" w14:textId="77777777" w:rsidR="004550A3" w:rsidRDefault="004550A3"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1DDD4BC7" w14:textId="77777777" w:rsidR="004550A3" w:rsidRPr="00EE7C7F" w:rsidRDefault="004550A3" w:rsidP="004550A3">
            <w:pPr>
              <w:spacing w:line="240" w:lineRule="atLeast"/>
              <w:rPr>
                <w:rFonts w:eastAsiaTheme="minorHAnsi" w:cs="Arial"/>
                <w:color w:val="000000" w:themeColor="text1"/>
                <w:szCs w:val="22"/>
              </w:rPr>
            </w:pPr>
          </w:p>
        </w:tc>
      </w:tr>
    </w:tbl>
    <w:p w14:paraId="1170EBA1" w14:textId="208C605F" w:rsidR="004550A3" w:rsidRDefault="004550A3" w:rsidP="004550A3"/>
    <w:p w14:paraId="36F423D3" w14:textId="77777777" w:rsidR="009E723A" w:rsidRPr="000371E0" w:rsidRDefault="009E723A" w:rsidP="009E723A">
      <w:pPr>
        <w:pStyle w:val="RELogSignal"/>
        <w:spacing w:line="240" w:lineRule="atLeast"/>
      </w:pPr>
      <w:r w:rsidRPr="000371E0">
        <w:lastRenderedPageBreak/>
        <w:t>###</w:t>
      </w:r>
      <w:r>
        <w:t>TSG_Trailer Settings and Profile_00003</w:t>
      </w:r>
      <w:r w:rsidRPr="000371E0">
        <w:t xml:space="preserve">### </w:t>
      </w:r>
      <w:r>
        <w:t>Ignition_Status</w:t>
      </w:r>
    </w:p>
    <w:p w14:paraId="4F0F14AB" w14:textId="3B002FAD" w:rsidR="009E723A" w:rsidRDefault="009E723A" w:rsidP="009E723A">
      <w:pPr>
        <w:spacing w:line="240" w:lineRule="atLeast"/>
      </w:pPr>
      <w:r>
        <w:t>When the user change the Start Stop Button Ignition Status, this logical signal notifies Ignition Status change.</w:t>
      </w:r>
    </w:p>
    <w:p w14:paraId="1098B4BF" w14:textId="77777777" w:rsidR="009E723A" w:rsidRDefault="009E723A" w:rsidP="009E723A">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9E723A" w14:paraId="01A89878" w14:textId="77777777" w:rsidTr="00D03D87">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D5AC7F2" w14:textId="77777777" w:rsidR="009E723A" w:rsidRDefault="009E723A" w:rsidP="00D03D87">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2EB57079"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9E723A" w14:paraId="7AEB2DBB"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BEDE426" w14:textId="77777777" w:rsidR="009E723A" w:rsidRDefault="009E723A" w:rsidP="00D03D87">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0565442"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9E723A" w14:paraId="1F959616"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B466342" w14:textId="77777777" w:rsidR="009E723A" w:rsidRDefault="009E723A" w:rsidP="00D03D87">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65AAC6C"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9E723A" w14:paraId="666F910B" w14:textId="77777777" w:rsidTr="00D03D87">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8AB7E38" w14:textId="77777777" w:rsidR="009E723A" w:rsidRDefault="009E723A" w:rsidP="00D03D87">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7615F4F8" w14:textId="77777777" w:rsidR="009E723A" w:rsidRDefault="009E723A" w:rsidP="00D03D87">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363CB00"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9E723A" w14:paraId="24F718DA"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611C4F3A" w14:textId="77777777" w:rsidR="009E723A" w:rsidRDefault="009E723A"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618440E" w14:textId="77777777" w:rsidR="009E723A" w:rsidRDefault="009E723A" w:rsidP="00D03D87">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BF79AB6"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0x7F</w:t>
            </w:r>
          </w:p>
        </w:tc>
      </w:tr>
      <w:tr w:rsidR="009E723A" w14:paraId="4930F0AA"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68129C7" w14:textId="77777777" w:rsidR="009E723A" w:rsidRDefault="009E723A"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42C952E" w14:textId="77777777" w:rsidR="009E723A" w:rsidRDefault="009E723A" w:rsidP="00D03D87">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D63D00B" w14:textId="77777777" w:rsidR="009E723A" w:rsidRPr="00EE7C7F" w:rsidRDefault="009E723A" w:rsidP="00D03D87">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9E723A" w14:paraId="4F263CC7"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58D8C36" w14:textId="77777777" w:rsidR="009E723A" w:rsidRDefault="009E723A"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5248E761" w14:textId="77777777" w:rsidR="009E723A" w:rsidRDefault="009E723A" w:rsidP="00D03D87">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1E16681" w14:textId="77777777" w:rsidR="009E723A" w:rsidRPr="00EE7C7F" w:rsidRDefault="009E723A" w:rsidP="00D03D87">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9E723A" w14:paraId="78192117"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08F676F0" w14:textId="77777777" w:rsidR="009E723A" w:rsidRDefault="009E723A"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23D8417" w14:textId="77777777" w:rsidR="009E723A" w:rsidRDefault="009E723A" w:rsidP="00D03D87">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D015B52" w14:textId="77777777" w:rsidR="009E723A" w:rsidRPr="00EE7C7F" w:rsidRDefault="009E723A" w:rsidP="00D03D87">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9E723A" w14:paraId="212AB160"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7177A6B" w14:textId="77777777" w:rsidR="009E723A" w:rsidRDefault="009E723A" w:rsidP="00D03D87">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AC05FDE"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9E723A" w14:paraId="7E70AAD8" w14:textId="77777777" w:rsidTr="00D03D87">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DE36EA9" w14:textId="77777777" w:rsidR="009E723A" w:rsidRDefault="009E723A" w:rsidP="00D03D87">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191951D7" w14:textId="77777777" w:rsidR="009E723A" w:rsidRPr="00A53190" w:rsidRDefault="009E723A"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B65761A"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Unknown</w:t>
            </w:r>
          </w:p>
        </w:tc>
      </w:tr>
      <w:tr w:rsidR="009E723A" w14:paraId="6D2BC61F"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435713C9" w14:textId="77777777" w:rsidR="009E723A" w:rsidRDefault="009E723A"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E9ECE79" w14:textId="77777777" w:rsidR="009E723A" w:rsidRPr="00A53190" w:rsidRDefault="009E723A"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0x1</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D63EA99"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Off</w:t>
            </w:r>
          </w:p>
        </w:tc>
      </w:tr>
      <w:tr w:rsidR="009E723A" w14:paraId="1B86036B"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435C8B99" w14:textId="77777777" w:rsidR="009E723A" w:rsidRDefault="009E723A"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50643BA1" w14:textId="77777777" w:rsidR="009E723A" w:rsidRPr="00A53190" w:rsidRDefault="009E723A"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0x2</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0508188"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Accessory</w:t>
            </w:r>
          </w:p>
        </w:tc>
      </w:tr>
      <w:tr w:rsidR="009E723A" w14:paraId="6948726B"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F3DDE82" w14:textId="77777777" w:rsidR="009E723A" w:rsidRDefault="009E723A"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38E1BBD" w14:textId="77777777" w:rsidR="009E723A" w:rsidRPr="00A53190" w:rsidRDefault="009E723A"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0x4</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DCAD488" w14:textId="77777777" w:rsidR="009E723A" w:rsidRPr="00EE7C7F" w:rsidRDefault="009E723A" w:rsidP="00D03D87">
            <w:pPr>
              <w:spacing w:line="240" w:lineRule="atLeast"/>
              <w:rPr>
                <w:rFonts w:eastAsiaTheme="minorHAnsi" w:cs="Arial"/>
                <w:color w:val="000000" w:themeColor="text1"/>
                <w:szCs w:val="22"/>
              </w:rPr>
            </w:pPr>
            <w:r>
              <w:rPr>
                <w:rFonts w:eastAsiaTheme="minorHAnsi" w:cs="Arial"/>
                <w:color w:val="000000" w:themeColor="text1"/>
                <w:szCs w:val="22"/>
              </w:rPr>
              <w:t>Run</w:t>
            </w:r>
          </w:p>
        </w:tc>
      </w:tr>
      <w:tr w:rsidR="009E723A" w14:paraId="4AD983A3"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1B5A6D62" w14:textId="77777777" w:rsidR="009E723A" w:rsidRDefault="009E723A"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722FB66" w14:textId="77777777" w:rsidR="009E723A" w:rsidRDefault="009E723A"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0x8</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4137E1B" w14:textId="77777777" w:rsidR="009E723A" w:rsidRDefault="009E723A" w:rsidP="00D03D87">
            <w:pPr>
              <w:spacing w:line="240" w:lineRule="atLeast"/>
              <w:ind w:left="34"/>
              <w:rPr>
                <w:rFonts w:eastAsiaTheme="minorHAnsi" w:cs="Arial"/>
                <w:color w:val="000000" w:themeColor="text1"/>
                <w:szCs w:val="22"/>
              </w:rPr>
            </w:pPr>
            <w:r>
              <w:rPr>
                <w:rFonts w:eastAsiaTheme="minorHAnsi" w:cs="Arial"/>
                <w:color w:val="000000" w:themeColor="text1"/>
                <w:szCs w:val="22"/>
              </w:rPr>
              <w:t>Start</w:t>
            </w:r>
          </w:p>
        </w:tc>
      </w:tr>
      <w:tr w:rsidR="009E723A" w14:paraId="5457FC2D"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59BD60A" w14:textId="77777777" w:rsidR="009E723A" w:rsidRDefault="009E723A"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66EFE99" w14:textId="77777777" w:rsidR="009E723A" w:rsidRPr="00A53190" w:rsidRDefault="009E723A"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0xF</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3B29F991" w14:textId="77777777" w:rsidR="009E723A" w:rsidRPr="00EE7C7F" w:rsidRDefault="009E723A" w:rsidP="00D03D87">
            <w:pPr>
              <w:spacing w:line="240" w:lineRule="atLeast"/>
              <w:ind w:left="34"/>
              <w:rPr>
                <w:rFonts w:eastAsiaTheme="minorHAnsi" w:cs="Arial"/>
                <w:color w:val="000000" w:themeColor="text1"/>
                <w:szCs w:val="22"/>
              </w:rPr>
            </w:pPr>
            <w:r>
              <w:rPr>
                <w:rFonts w:eastAsiaTheme="minorHAnsi" w:cs="Arial"/>
                <w:color w:val="000000" w:themeColor="text1"/>
                <w:szCs w:val="22"/>
              </w:rPr>
              <w:t>Invalid</w:t>
            </w:r>
          </w:p>
        </w:tc>
      </w:tr>
      <w:tr w:rsidR="009E723A" w14:paraId="0010C717" w14:textId="77777777" w:rsidTr="00D03D87">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4E7235A5" w14:textId="77777777" w:rsidR="009E723A" w:rsidRDefault="009E723A" w:rsidP="00D03D87">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0E80D8FB" w14:textId="77777777" w:rsidR="009E723A" w:rsidRPr="00EE7C7F" w:rsidRDefault="009E723A" w:rsidP="00D03D87">
            <w:pPr>
              <w:spacing w:line="240" w:lineRule="atLeast"/>
              <w:rPr>
                <w:rFonts w:eastAsiaTheme="minorHAnsi" w:cs="Arial"/>
                <w:color w:val="000000" w:themeColor="text1"/>
                <w:szCs w:val="22"/>
              </w:rPr>
            </w:pPr>
          </w:p>
        </w:tc>
      </w:tr>
    </w:tbl>
    <w:p w14:paraId="1EB26FC9" w14:textId="77777777" w:rsidR="009E723A" w:rsidRDefault="009E723A" w:rsidP="009E723A"/>
    <w:p w14:paraId="4459DD8D" w14:textId="77777777" w:rsidR="009E723A" w:rsidRDefault="009E723A" w:rsidP="004550A3"/>
    <w:p w14:paraId="340C3EE1" w14:textId="315BF4D0" w:rsidR="004550A3" w:rsidRPr="000371E0" w:rsidRDefault="004550A3" w:rsidP="004550A3">
      <w:pPr>
        <w:pStyle w:val="RELogSignal"/>
        <w:spacing w:line="240" w:lineRule="atLeast"/>
      </w:pPr>
      <w:r w:rsidRPr="000371E0">
        <w:t>###</w:t>
      </w:r>
      <w:r w:rsidR="009E723A">
        <w:t>T</w:t>
      </w:r>
      <w:r>
        <w:t>SG_Trailer Settings and Profile_00003</w:t>
      </w:r>
      <w:r w:rsidRPr="000371E0">
        <w:t xml:space="preserve">### </w:t>
      </w:r>
      <w:r>
        <w:t>Year</w:t>
      </w:r>
    </w:p>
    <w:p w14:paraId="54D50AD7" w14:textId="77777777" w:rsidR="004550A3" w:rsidRDefault="004550A3" w:rsidP="004550A3">
      <w:pPr>
        <w:spacing w:line="240" w:lineRule="atLeast"/>
      </w:pPr>
      <w:r>
        <w:t>When the user configure a time interval for a Maintenance Item, this logical signal define the current year.</w:t>
      </w:r>
    </w:p>
    <w:p w14:paraId="0C0DB06D" w14:textId="77777777" w:rsidR="004550A3" w:rsidRDefault="004550A3" w:rsidP="004550A3">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4550A3" w14:paraId="547A15CC"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43602AB" w14:textId="77777777" w:rsidR="004550A3" w:rsidRDefault="004550A3"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27110F06"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550A3" w14:paraId="3748F39F"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AA30AEC" w14:textId="77777777" w:rsidR="004550A3" w:rsidRDefault="004550A3"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BE6FB72"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550A3" w14:paraId="3132577F"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4B6DEE0" w14:textId="77777777" w:rsidR="004550A3" w:rsidRDefault="004550A3"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690EF1E"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4550A3" w14:paraId="2A406E70"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35377E1" w14:textId="77777777" w:rsidR="004550A3" w:rsidRDefault="004550A3"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642ADD49" w14:textId="77777777" w:rsidR="004550A3" w:rsidRDefault="004550A3"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B781EBF"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4550A3" w14:paraId="3AFD2AF5"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04D98B7E"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28C91B38" w14:textId="77777777" w:rsidR="004550A3" w:rsidRDefault="004550A3"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62600E5"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0xFE</w:t>
            </w:r>
          </w:p>
        </w:tc>
      </w:tr>
      <w:tr w:rsidR="004550A3" w14:paraId="43B3D0DC"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1D65C3B6"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411D443" w14:textId="77777777" w:rsidR="004550A3" w:rsidRDefault="004550A3"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B09028E"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78FCAEA8"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64606881"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195FBDF" w14:textId="77777777" w:rsidR="004550A3" w:rsidRDefault="004550A3"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1EC8023"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424C945F"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10C54B1C"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BDF302F" w14:textId="77777777" w:rsidR="004550A3" w:rsidRDefault="004550A3"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C487210" w14:textId="4E6EE7DC" w:rsidR="004550A3" w:rsidRPr="00EE7C7F" w:rsidRDefault="002E6F7C" w:rsidP="004550A3">
            <w:pPr>
              <w:spacing w:line="240" w:lineRule="atLeast"/>
              <w:rPr>
                <w:rFonts w:eastAsiaTheme="minorHAnsi" w:cs="Arial"/>
                <w:color w:val="000000" w:themeColor="text1"/>
                <w:szCs w:val="22"/>
              </w:rPr>
            </w:pPr>
            <w:r>
              <w:rPr>
                <w:rFonts w:eastAsiaTheme="minorHAnsi" w:cs="Arial"/>
                <w:color w:val="000000" w:themeColor="text1"/>
                <w:szCs w:val="22"/>
              </w:rPr>
              <w:t>Years</w:t>
            </w:r>
          </w:p>
        </w:tc>
      </w:tr>
      <w:tr w:rsidR="004550A3" w14:paraId="06330A48"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E4E212" w14:textId="77777777" w:rsidR="004550A3" w:rsidRDefault="004550A3"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DC1930B"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4550A3" w14:paraId="3FB68AC3"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6F1E143E" w14:textId="77777777" w:rsidR="004550A3" w:rsidRDefault="004550A3"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6FFB6F2E" w14:textId="77777777" w:rsidR="004550A3" w:rsidRPr="00A53190" w:rsidRDefault="004550A3"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BE51DD7"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2000</w:t>
            </w:r>
          </w:p>
        </w:tc>
      </w:tr>
      <w:tr w:rsidR="004550A3" w14:paraId="0C4A7492"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58F62385"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5BD867F" w14:textId="77777777" w:rsidR="004550A3" w:rsidRPr="00A53190" w:rsidRDefault="004550A3"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2DDA689" w14:textId="77777777" w:rsidR="004550A3" w:rsidRPr="00EE7C7F" w:rsidRDefault="004550A3" w:rsidP="004550A3">
            <w:pPr>
              <w:spacing w:line="240" w:lineRule="atLeast"/>
              <w:rPr>
                <w:rFonts w:eastAsiaTheme="minorHAnsi" w:cs="Arial"/>
                <w:color w:val="000000" w:themeColor="text1"/>
                <w:szCs w:val="22"/>
              </w:rPr>
            </w:pPr>
          </w:p>
        </w:tc>
      </w:tr>
      <w:tr w:rsidR="004550A3" w14:paraId="61070D6E"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F66AB42"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0C4BF82" w14:textId="77777777" w:rsidR="004550A3" w:rsidRPr="00A53190" w:rsidRDefault="004550A3" w:rsidP="004550A3">
            <w:pPr>
              <w:spacing w:line="240" w:lineRule="atLeast"/>
              <w:ind w:left="142"/>
              <w:rPr>
                <w:rFonts w:eastAsiaTheme="minorHAnsi" w:cs="Arial"/>
                <w:color w:val="000000" w:themeColor="text1"/>
                <w:szCs w:val="22"/>
              </w:rPr>
            </w:pPr>
            <w:r>
              <w:rPr>
                <w:rFonts w:eastAsiaTheme="minorHAnsi" w:cs="Arial"/>
                <w:color w:val="000000" w:themeColor="text1"/>
                <w:szCs w:val="22"/>
              </w:rPr>
              <w:t>0xFE</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6F3C630"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2254</w:t>
            </w:r>
          </w:p>
        </w:tc>
      </w:tr>
      <w:tr w:rsidR="004550A3" w14:paraId="10B3B0ED"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69B27AD"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94DF535"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EC4D887" w14:textId="77777777" w:rsidR="004550A3" w:rsidRPr="00EE7C7F" w:rsidRDefault="004550A3" w:rsidP="004550A3">
            <w:pPr>
              <w:spacing w:line="240" w:lineRule="atLeast"/>
              <w:rPr>
                <w:rFonts w:eastAsiaTheme="minorHAnsi" w:cs="Arial"/>
                <w:color w:val="000000" w:themeColor="text1"/>
                <w:szCs w:val="22"/>
              </w:rPr>
            </w:pPr>
          </w:p>
        </w:tc>
      </w:tr>
      <w:tr w:rsidR="004550A3" w14:paraId="320DE9B2"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58972D91"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ABBF9BB"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58683D8B" w14:textId="77777777" w:rsidR="004550A3" w:rsidRPr="00EE7C7F" w:rsidRDefault="004550A3" w:rsidP="004550A3">
            <w:pPr>
              <w:spacing w:line="240" w:lineRule="atLeast"/>
              <w:ind w:left="34"/>
              <w:rPr>
                <w:rFonts w:eastAsiaTheme="minorHAnsi" w:cs="Arial"/>
                <w:color w:val="000000" w:themeColor="text1"/>
                <w:szCs w:val="22"/>
              </w:rPr>
            </w:pPr>
          </w:p>
        </w:tc>
      </w:tr>
      <w:tr w:rsidR="004550A3" w14:paraId="0CF2D351"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5ACB103A"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B3A749C"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C9861F5" w14:textId="77777777" w:rsidR="004550A3" w:rsidRPr="00EE7C7F" w:rsidRDefault="004550A3" w:rsidP="004550A3">
            <w:pPr>
              <w:spacing w:line="240" w:lineRule="atLeast"/>
              <w:ind w:left="34"/>
              <w:rPr>
                <w:rFonts w:eastAsiaTheme="minorHAnsi" w:cs="Arial"/>
                <w:color w:val="000000" w:themeColor="text1"/>
                <w:szCs w:val="22"/>
              </w:rPr>
            </w:pPr>
          </w:p>
        </w:tc>
      </w:tr>
      <w:tr w:rsidR="004550A3" w14:paraId="0186DFA0" w14:textId="77777777" w:rsidTr="004550A3">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5AA17FB3" w14:textId="77777777" w:rsidR="004550A3" w:rsidRDefault="004550A3"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00ACD57D" w14:textId="77777777" w:rsidR="004550A3" w:rsidRPr="00EE7C7F" w:rsidRDefault="004550A3" w:rsidP="004550A3">
            <w:pPr>
              <w:spacing w:line="240" w:lineRule="atLeast"/>
              <w:rPr>
                <w:rFonts w:eastAsiaTheme="minorHAnsi" w:cs="Arial"/>
                <w:color w:val="000000" w:themeColor="text1"/>
                <w:szCs w:val="22"/>
              </w:rPr>
            </w:pPr>
          </w:p>
        </w:tc>
      </w:tr>
    </w:tbl>
    <w:p w14:paraId="2E3DADFB" w14:textId="77777777" w:rsidR="004550A3" w:rsidRDefault="004550A3" w:rsidP="004550A3"/>
    <w:p w14:paraId="0F4845A5" w14:textId="4A8AA5E4" w:rsidR="004550A3" w:rsidRPr="000371E0" w:rsidRDefault="004550A3" w:rsidP="004550A3">
      <w:pPr>
        <w:pStyle w:val="RELogSignal"/>
        <w:spacing w:line="240" w:lineRule="atLeast"/>
      </w:pPr>
      <w:r w:rsidRPr="000371E0">
        <w:t>###</w:t>
      </w:r>
      <w:r w:rsidR="009E723A">
        <w:t>T</w:t>
      </w:r>
      <w:r>
        <w:t>SG_Trailer Settings and Profile_00003</w:t>
      </w:r>
      <w:r w:rsidRPr="000371E0">
        <w:t xml:space="preserve">### </w:t>
      </w:r>
      <w:r>
        <w:t>Month</w:t>
      </w:r>
    </w:p>
    <w:p w14:paraId="62A492C2" w14:textId="77777777" w:rsidR="004550A3" w:rsidRDefault="004550A3" w:rsidP="004550A3">
      <w:pPr>
        <w:spacing w:line="240" w:lineRule="atLeast"/>
      </w:pPr>
      <w:r>
        <w:t>When the user configure a time interval for a Maintenance Item, this logical signal define the current month.</w:t>
      </w:r>
    </w:p>
    <w:p w14:paraId="5E9F0D6E" w14:textId="77777777" w:rsidR="004550A3" w:rsidRDefault="004550A3" w:rsidP="004550A3">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9D4F84" w14:paraId="2FB099F1" w14:textId="77777777" w:rsidTr="00D03D87">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A9C8C6A" w14:textId="77777777" w:rsidR="009D4F84" w:rsidRDefault="009D4F84" w:rsidP="00D03D87">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52C376C7" w14:textId="77777777" w:rsidR="009D4F84" w:rsidRPr="00EE7C7F" w:rsidRDefault="009D4F84" w:rsidP="00D03D87">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9D4F84" w14:paraId="5A76990C"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50E90BD" w14:textId="77777777" w:rsidR="009D4F84" w:rsidRDefault="009D4F84" w:rsidP="00D03D87">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3AD36280" w14:textId="77777777" w:rsidR="009D4F84" w:rsidRPr="00EE7C7F" w:rsidRDefault="009D4F84" w:rsidP="00D03D87">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9D4F84" w14:paraId="12108629"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2DA4551" w14:textId="77777777" w:rsidR="009D4F84" w:rsidRDefault="009D4F84" w:rsidP="00D03D87">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AA1F3BD" w14:textId="77777777" w:rsidR="009D4F84" w:rsidRPr="00EE7C7F" w:rsidRDefault="009D4F84" w:rsidP="00D03D87">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9D4F84" w14:paraId="20AC9514" w14:textId="77777777" w:rsidTr="00D03D87">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EF786F9" w14:textId="77777777" w:rsidR="009D4F84" w:rsidRDefault="009D4F84" w:rsidP="00D03D87">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1901BB27" w14:textId="77777777" w:rsidR="009D4F84" w:rsidRDefault="009D4F84" w:rsidP="00D03D87">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2757F96" w14:textId="77777777" w:rsidR="009D4F84" w:rsidRPr="00EE7C7F" w:rsidRDefault="009D4F84" w:rsidP="00D03D87">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9D4F84" w14:paraId="05B2EB96"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17DFF636" w14:textId="77777777" w:rsidR="009D4F84" w:rsidRDefault="009D4F84"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05F53636" w14:textId="77777777" w:rsidR="009D4F84" w:rsidRDefault="009D4F84" w:rsidP="00D03D87">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B2D58C3" w14:textId="77777777" w:rsidR="009D4F84" w:rsidRPr="00EE7C7F" w:rsidRDefault="009D4F84" w:rsidP="00D03D87">
            <w:pPr>
              <w:spacing w:line="240" w:lineRule="atLeast"/>
              <w:rPr>
                <w:rFonts w:eastAsiaTheme="minorHAnsi" w:cs="Arial"/>
                <w:color w:val="000000" w:themeColor="text1"/>
                <w:szCs w:val="22"/>
              </w:rPr>
            </w:pPr>
            <w:r>
              <w:rPr>
                <w:rFonts w:eastAsiaTheme="minorHAnsi" w:cs="Arial"/>
                <w:color w:val="000000" w:themeColor="text1"/>
                <w:szCs w:val="22"/>
              </w:rPr>
              <w:t>0Xc</w:t>
            </w:r>
          </w:p>
        </w:tc>
      </w:tr>
      <w:tr w:rsidR="009D4F84" w14:paraId="0ECEE69F"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C049C8E" w14:textId="77777777" w:rsidR="009D4F84" w:rsidRDefault="009D4F84"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7F6BCDE" w14:textId="77777777" w:rsidR="009D4F84" w:rsidRDefault="009D4F84" w:rsidP="00D03D87">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FB85CD9" w14:textId="77777777" w:rsidR="009D4F84" w:rsidRPr="00EE7C7F" w:rsidRDefault="009D4F84" w:rsidP="00D03D87">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9D4F84" w14:paraId="5E8CC5C1"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327229EB" w14:textId="77777777" w:rsidR="009D4F84" w:rsidRDefault="009D4F84"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60BEF323" w14:textId="77777777" w:rsidR="009D4F84" w:rsidRDefault="009D4F84" w:rsidP="00D03D87">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8826C98" w14:textId="77777777" w:rsidR="009D4F84" w:rsidRPr="00EE7C7F" w:rsidRDefault="009D4F84" w:rsidP="00D03D87">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9D4F84" w14:paraId="02402D31"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598B6257" w14:textId="77777777" w:rsidR="009D4F84" w:rsidRDefault="009D4F84"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53488CA7" w14:textId="77777777" w:rsidR="009D4F84" w:rsidRDefault="009D4F84" w:rsidP="00D03D87">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148D5D6" w14:textId="0C7355BE" w:rsidR="009D4F84" w:rsidRPr="00EE7C7F" w:rsidRDefault="00EB1195" w:rsidP="00D03D87">
            <w:pPr>
              <w:spacing w:line="240" w:lineRule="atLeast"/>
              <w:rPr>
                <w:rFonts w:eastAsiaTheme="minorHAnsi" w:cs="Arial"/>
                <w:color w:val="000000" w:themeColor="text1"/>
                <w:szCs w:val="22"/>
              </w:rPr>
            </w:pPr>
            <w:r>
              <w:rPr>
                <w:rFonts w:eastAsiaTheme="minorHAnsi" w:cs="Arial"/>
                <w:color w:val="000000" w:themeColor="text1"/>
                <w:szCs w:val="22"/>
              </w:rPr>
              <w:t>Months</w:t>
            </w:r>
          </w:p>
        </w:tc>
      </w:tr>
      <w:tr w:rsidR="009D4F84" w14:paraId="522AF4A1"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31257FC" w14:textId="77777777" w:rsidR="009D4F84" w:rsidRDefault="009D4F84" w:rsidP="00D03D87">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1C65EAE" w14:textId="77777777" w:rsidR="009D4F84" w:rsidRPr="00EE7C7F" w:rsidRDefault="009D4F84" w:rsidP="00D03D87">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9D4F84" w14:paraId="27338780" w14:textId="77777777" w:rsidTr="00D03D87">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54F79FE6" w14:textId="77777777" w:rsidR="009D4F84" w:rsidRDefault="009D4F84" w:rsidP="00D03D87">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3ABE2B79"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C969088" w14:textId="77777777" w:rsidR="009D4F84" w:rsidRPr="00EE7C7F" w:rsidRDefault="009D4F84" w:rsidP="00D03D87">
            <w:pPr>
              <w:spacing w:line="240" w:lineRule="atLeast"/>
              <w:rPr>
                <w:rFonts w:eastAsiaTheme="minorHAnsi" w:cs="Arial"/>
                <w:color w:val="000000" w:themeColor="text1"/>
                <w:szCs w:val="22"/>
              </w:rPr>
            </w:pPr>
            <w:r>
              <w:rPr>
                <w:rFonts w:eastAsiaTheme="minorHAnsi" w:cs="Arial"/>
                <w:color w:val="000000" w:themeColor="text1"/>
                <w:szCs w:val="22"/>
              </w:rPr>
              <w:t>00</w:t>
            </w:r>
          </w:p>
        </w:tc>
      </w:tr>
      <w:tr w:rsidR="009D4F84" w14:paraId="0268258E"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EE20805"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05AB5CE"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0x1</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2FD81C4" w14:textId="77777777" w:rsidR="009D4F84" w:rsidRPr="00EE7C7F" w:rsidRDefault="009D4F84" w:rsidP="00D03D87">
            <w:pPr>
              <w:spacing w:line="240" w:lineRule="atLeast"/>
              <w:rPr>
                <w:rFonts w:eastAsiaTheme="minorHAnsi" w:cs="Arial"/>
                <w:color w:val="000000" w:themeColor="text1"/>
                <w:szCs w:val="22"/>
              </w:rPr>
            </w:pPr>
            <w:r>
              <w:rPr>
                <w:rFonts w:eastAsiaTheme="minorHAnsi" w:cs="Arial"/>
                <w:color w:val="000000" w:themeColor="text1"/>
                <w:szCs w:val="22"/>
              </w:rPr>
              <w:t>01</w:t>
            </w:r>
          </w:p>
        </w:tc>
      </w:tr>
      <w:tr w:rsidR="009D4F84" w14:paraId="2D28D8A3"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0757B0B"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5FE599F"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0x2</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9C106A5" w14:textId="77777777" w:rsidR="009D4F84" w:rsidRPr="00EE7C7F" w:rsidRDefault="009D4F84" w:rsidP="00D03D87">
            <w:pPr>
              <w:spacing w:line="240" w:lineRule="atLeast"/>
              <w:rPr>
                <w:rFonts w:eastAsiaTheme="minorHAnsi" w:cs="Arial"/>
                <w:color w:val="000000" w:themeColor="text1"/>
                <w:szCs w:val="22"/>
              </w:rPr>
            </w:pPr>
            <w:r>
              <w:rPr>
                <w:rFonts w:eastAsiaTheme="minorHAnsi" w:cs="Arial"/>
                <w:color w:val="000000" w:themeColor="text1"/>
                <w:szCs w:val="22"/>
              </w:rPr>
              <w:t>02</w:t>
            </w:r>
          </w:p>
        </w:tc>
      </w:tr>
      <w:tr w:rsidR="009D4F84" w14:paraId="27329286"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30B9FE3"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001838F"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0x3</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520D25A" w14:textId="77777777" w:rsidR="009D4F84" w:rsidRPr="00EE7C7F" w:rsidRDefault="009D4F84" w:rsidP="00D03D87">
            <w:pPr>
              <w:spacing w:line="240" w:lineRule="atLeast"/>
              <w:rPr>
                <w:rFonts w:eastAsiaTheme="minorHAnsi" w:cs="Arial"/>
                <w:color w:val="000000" w:themeColor="text1"/>
                <w:szCs w:val="22"/>
              </w:rPr>
            </w:pPr>
            <w:r>
              <w:rPr>
                <w:rFonts w:eastAsiaTheme="minorHAnsi" w:cs="Arial"/>
                <w:color w:val="000000" w:themeColor="text1"/>
                <w:szCs w:val="22"/>
              </w:rPr>
              <w:t>03</w:t>
            </w:r>
          </w:p>
        </w:tc>
      </w:tr>
      <w:tr w:rsidR="009D4F84" w14:paraId="55632B8B"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5A2BF1A0"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2E163E2"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0x4</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BC1D05B" w14:textId="77777777" w:rsidR="009D4F84" w:rsidRPr="00EE7C7F" w:rsidRDefault="009D4F84" w:rsidP="00D03D87">
            <w:pPr>
              <w:spacing w:line="240" w:lineRule="atLeast"/>
              <w:ind w:left="34"/>
              <w:rPr>
                <w:rFonts w:eastAsiaTheme="minorHAnsi" w:cs="Arial"/>
                <w:color w:val="000000" w:themeColor="text1"/>
                <w:szCs w:val="22"/>
              </w:rPr>
            </w:pPr>
            <w:r>
              <w:rPr>
                <w:rFonts w:eastAsiaTheme="minorHAnsi" w:cs="Arial"/>
                <w:color w:val="000000" w:themeColor="text1"/>
                <w:szCs w:val="22"/>
              </w:rPr>
              <w:t>04</w:t>
            </w:r>
          </w:p>
        </w:tc>
      </w:tr>
      <w:tr w:rsidR="009D4F84" w14:paraId="671A7663"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588A5055"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D38A8BE"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0x5</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1AE4F07" w14:textId="77777777" w:rsidR="009D4F84" w:rsidRPr="00EE7C7F" w:rsidRDefault="009D4F84" w:rsidP="00D03D87">
            <w:pPr>
              <w:spacing w:line="240" w:lineRule="atLeast"/>
              <w:ind w:left="34"/>
              <w:rPr>
                <w:rFonts w:eastAsiaTheme="minorHAnsi" w:cs="Arial"/>
                <w:color w:val="000000" w:themeColor="text1"/>
                <w:szCs w:val="22"/>
              </w:rPr>
            </w:pPr>
            <w:r>
              <w:rPr>
                <w:rFonts w:eastAsiaTheme="minorHAnsi" w:cs="Arial"/>
                <w:color w:val="000000" w:themeColor="text1"/>
                <w:szCs w:val="22"/>
              </w:rPr>
              <w:t>05</w:t>
            </w:r>
          </w:p>
        </w:tc>
      </w:tr>
      <w:tr w:rsidR="009D4F84" w14:paraId="769ED41F"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7D3CB2AA"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C9F29E2"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0x6</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1167BF9" w14:textId="77777777" w:rsidR="009D4F84" w:rsidRPr="00EE7C7F" w:rsidRDefault="009D4F84" w:rsidP="00D03D87">
            <w:pPr>
              <w:spacing w:line="240" w:lineRule="atLeast"/>
              <w:ind w:left="34"/>
              <w:rPr>
                <w:rFonts w:eastAsiaTheme="minorHAnsi" w:cs="Arial"/>
                <w:color w:val="000000" w:themeColor="text1"/>
                <w:szCs w:val="22"/>
              </w:rPr>
            </w:pPr>
            <w:r>
              <w:rPr>
                <w:rFonts w:eastAsiaTheme="minorHAnsi" w:cs="Arial"/>
                <w:color w:val="000000" w:themeColor="text1"/>
                <w:szCs w:val="22"/>
              </w:rPr>
              <w:t>06</w:t>
            </w:r>
          </w:p>
        </w:tc>
      </w:tr>
      <w:tr w:rsidR="009D4F84" w14:paraId="75DDA72C"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463CB334"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1B3BB2B"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0x7</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7201BF8" w14:textId="77777777" w:rsidR="009D4F84" w:rsidRPr="00EE7C7F" w:rsidRDefault="009D4F84" w:rsidP="00D03D87">
            <w:pPr>
              <w:spacing w:line="240" w:lineRule="atLeast"/>
              <w:ind w:left="34"/>
              <w:rPr>
                <w:rFonts w:eastAsiaTheme="minorHAnsi" w:cs="Arial"/>
                <w:color w:val="000000" w:themeColor="text1"/>
                <w:szCs w:val="22"/>
              </w:rPr>
            </w:pPr>
            <w:r>
              <w:rPr>
                <w:rFonts w:eastAsiaTheme="minorHAnsi" w:cs="Arial"/>
                <w:color w:val="000000" w:themeColor="text1"/>
                <w:szCs w:val="22"/>
              </w:rPr>
              <w:t>07</w:t>
            </w:r>
          </w:p>
        </w:tc>
      </w:tr>
      <w:tr w:rsidR="009D4F84" w14:paraId="154D311C"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53633806"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0690D88"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0x8</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938DB97" w14:textId="77777777" w:rsidR="009D4F84" w:rsidRPr="00EE7C7F" w:rsidRDefault="009D4F84" w:rsidP="00D03D87">
            <w:pPr>
              <w:spacing w:line="240" w:lineRule="atLeast"/>
              <w:ind w:left="34"/>
              <w:rPr>
                <w:rFonts w:eastAsiaTheme="minorHAnsi" w:cs="Arial"/>
                <w:color w:val="000000" w:themeColor="text1"/>
                <w:szCs w:val="22"/>
              </w:rPr>
            </w:pPr>
            <w:r>
              <w:rPr>
                <w:rFonts w:eastAsiaTheme="minorHAnsi" w:cs="Arial"/>
                <w:color w:val="000000" w:themeColor="text1"/>
                <w:szCs w:val="22"/>
              </w:rPr>
              <w:t>08</w:t>
            </w:r>
          </w:p>
        </w:tc>
      </w:tr>
      <w:tr w:rsidR="009D4F84" w14:paraId="6426AB50"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4D61BF63"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9F805FE"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0x9</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7B0AB09F" w14:textId="77777777" w:rsidR="009D4F84" w:rsidRPr="00EE7C7F" w:rsidRDefault="009D4F84" w:rsidP="00D03D87">
            <w:pPr>
              <w:spacing w:line="240" w:lineRule="atLeast"/>
              <w:ind w:left="34"/>
              <w:rPr>
                <w:rFonts w:eastAsiaTheme="minorHAnsi" w:cs="Arial"/>
                <w:color w:val="000000" w:themeColor="text1"/>
                <w:szCs w:val="22"/>
              </w:rPr>
            </w:pPr>
            <w:r>
              <w:rPr>
                <w:rFonts w:eastAsiaTheme="minorHAnsi" w:cs="Arial"/>
                <w:color w:val="000000" w:themeColor="text1"/>
                <w:szCs w:val="22"/>
              </w:rPr>
              <w:t>09</w:t>
            </w:r>
          </w:p>
        </w:tc>
      </w:tr>
      <w:tr w:rsidR="009D4F84" w14:paraId="2116845C"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3A86F71A"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66C26E85"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0xA</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C16C87F" w14:textId="77777777" w:rsidR="009D4F84" w:rsidRPr="00EE7C7F" w:rsidRDefault="009D4F84" w:rsidP="00D03D87">
            <w:pPr>
              <w:spacing w:line="240" w:lineRule="atLeast"/>
              <w:ind w:left="34"/>
              <w:rPr>
                <w:rFonts w:eastAsiaTheme="minorHAnsi" w:cs="Arial"/>
                <w:color w:val="000000" w:themeColor="text1"/>
                <w:szCs w:val="22"/>
              </w:rPr>
            </w:pPr>
            <w:r>
              <w:rPr>
                <w:rFonts w:eastAsiaTheme="minorHAnsi" w:cs="Arial"/>
                <w:color w:val="000000" w:themeColor="text1"/>
                <w:szCs w:val="22"/>
              </w:rPr>
              <w:t>10</w:t>
            </w:r>
          </w:p>
        </w:tc>
      </w:tr>
      <w:tr w:rsidR="009D4F84" w14:paraId="706530F0"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tcPr>
          <w:p w14:paraId="77E07730"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9496E5C"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0xB</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11BBE6E" w14:textId="77777777" w:rsidR="009D4F84" w:rsidRPr="00EE7C7F" w:rsidRDefault="009D4F84" w:rsidP="00D03D87">
            <w:pPr>
              <w:spacing w:line="240" w:lineRule="atLeast"/>
              <w:ind w:left="34"/>
              <w:rPr>
                <w:rFonts w:eastAsiaTheme="minorHAnsi" w:cs="Arial"/>
                <w:color w:val="000000" w:themeColor="text1"/>
                <w:szCs w:val="22"/>
              </w:rPr>
            </w:pPr>
            <w:r>
              <w:rPr>
                <w:rFonts w:eastAsiaTheme="minorHAnsi" w:cs="Arial"/>
                <w:color w:val="000000" w:themeColor="text1"/>
                <w:szCs w:val="22"/>
              </w:rPr>
              <w:t>11</w:t>
            </w:r>
          </w:p>
        </w:tc>
      </w:tr>
      <w:tr w:rsidR="009D4F84" w14:paraId="505238A6"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513631E" w14:textId="77777777" w:rsidR="009D4F84" w:rsidRDefault="009D4F84"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3CE6087" w14:textId="77777777" w:rsidR="009D4F84" w:rsidRPr="00A53190" w:rsidRDefault="009D4F84"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0xC</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F59BA71" w14:textId="77777777" w:rsidR="009D4F84" w:rsidRPr="00EE7C7F" w:rsidRDefault="009D4F84" w:rsidP="00D03D87">
            <w:pPr>
              <w:spacing w:line="240" w:lineRule="atLeast"/>
              <w:ind w:left="34"/>
              <w:rPr>
                <w:rFonts w:eastAsiaTheme="minorHAnsi" w:cs="Arial"/>
                <w:color w:val="000000" w:themeColor="text1"/>
                <w:szCs w:val="22"/>
              </w:rPr>
            </w:pPr>
            <w:r>
              <w:rPr>
                <w:rFonts w:eastAsiaTheme="minorHAnsi" w:cs="Arial"/>
                <w:color w:val="000000" w:themeColor="text1"/>
                <w:szCs w:val="22"/>
              </w:rPr>
              <w:t>12</w:t>
            </w:r>
          </w:p>
        </w:tc>
      </w:tr>
      <w:tr w:rsidR="009D4F84" w14:paraId="757BF563" w14:textId="77777777" w:rsidTr="00D03D87">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7D540999" w14:textId="77777777" w:rsidR="009D4F84" w:rsidRDefault="009D4F84" w:rsidP="00D03D87">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1C0135DC" w14:textId="77777777" w:rsidR="009D4F84" w:rsidRPr="00EE7C7F" w:rsidRDefault="009D4F84" w:rsidP="00D03D87">
            <w:pPr>
              <w:spacing w:line="240" w:lineRule="atLeast"/>
              <w:rPr>
                <w:rFonts w:eastAsiaTheme="minorHAnsi" w:cs="Arial"/>
                <w:color w:val="000000" w:themeColor="text1"/>
                <w:szCs w:val="22"/>
              </w:rPr>
            </w:pPr>
          </w:p>
        </w:tc>
      </w:tr>
      <w:tr w:rsidR="004550A3" w14:paraId="32CDC4CB" w14:textId="77777777" w:rsidTr="004550A3">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6D31B2A" w14:textId="77777777" w:rsidR="004550A3" w:rsidRDefault="004550A3" w:rsidP="004550A3">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3BC5EACE"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550A3" w14:paraId="43DE545A"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B035F10" w14:textId="77777777" w:rsidR="004550A3" w:rsidRDefault="004550A3" w:rsidP="004550A3">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B62AEF1"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4550A3" w14:paraId="77AF91E1"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4356E3D3" w14:textId="77777777" w:rsidR="004550A3" w:rsidRDefault="004550A3"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76EFB67"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4550A3" w14:paraId="15AA7CE0" w14:textId="77777777" w:rsidTr="004550A3">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57C617F" w14:textId="77777777" w:rsidR="004550A3" w:rsidRDefault="004550A3" w:rsidP="004550A3">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2FB5093F" w14:textId="77777777" w:rsidR="004550A3" w:rsidRDefault="004550A3" w:rsidP="004550A3">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F3093FF"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600E81DE"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48854BAE"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3CB535CB" w14:textId="77777777" w:rsidR="004550A3" w:rsidRDefault="004550A3" w:rsidP="004550A3">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EDD6F96"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0C997999"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798FA37"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32C3DE48" w14:textId="77777777" w:rsidR="004550A3" w:rsidRDefault="004550A3" w:rsidP="004550A3">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1F3342E1"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1690C5D7"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76DA9D79"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3BD82252" w14:textId="77777777" w:rsidR="004550A3" w:rsidRDefault="004550A3" w:rsidP="004550A3">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DA964E6" w14:textId="77777777" w:rsidR="004550A3" w:rsidRPr="00EE7C7F" w:rsidRDefault="004550A3" w:rsidP="004550A3">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4550A3" w14:paraId="4C233FEE" w14:textId="77777777" w:rsidTr="004550A3">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4B028D5D" w14:textId="77777777" w:rsidR="004550A3" w:rsidRDefault="004550A3" w:rsidP="004550A3">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3BF614D5" w14:textId="77777777" w:rsidR="004550A3" w:rsidRDefault="004550A3" w:rsidP="004550A3">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6A8A065E" w14:textId="7137DDC6" w:rsidR="004550A3" w:rsidRPr="00EE7C7F" w:rsidRDefault="002E6F7C" w:rsidP="004550A3">
            <w:pPr>
              <w:spacing w:line="240" w:lineRule="atLeast"/>
              <w:rPr>
                <w:rFonts w:eastAsiaTheme="minorHAnsi" w:cs="Arial"/>
                <w:color w:val="000000" w:themeColor="text1"/>
                <w:szCs w:val="22"/>
              </w:rPr>
            </w:pPr>
            <w:r>
              <w:rPr>
                <w:rFonts w:eastAsiaTheme="minorHAnsi" w:cs="Arial"/>
                <w:color w:val="000000" w:themeColor="text1"/>
                <w:szCs w:val="22"/>
              </w:rPr>
              <w:t>Months</w:t>
            </w:r>
          </w:p>
        </w:tc>
      </w:tr>
      <w:tr w:rsidR="004550A3" w14:paraId="2BDB658C" w14:textId="77777777" w:rsidTr="004550A3">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F5869FE" w14:textId="77777777" w:rsidR="004550A3" w:rsidRDefault="004550A3" w:rsidP="004550A3">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7DE741FC" w14:textId="77777777" w:rsidR="004550A3" w:rsidRPr="00EE7C7F" w:rsidRDefault="004550A3" w:rsidP="004550A3">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4550A3" w14:paraId="55DDB344" w14:textId="77777777" w:rsidTr="004550A3">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AD36F39" w14:textId="77777777" w:rsidR="004550A3" w:rsidRDefault="004550A3" w:rsidP="004550A3">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3C5E9C7F"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4A69639" w14:textId="77777777" w:rsidR="004550A3" w:rsidRPr="00EE7C7F" w:rsidRDefault="004550A3" w:rsidP="004550A3">
            <w:pPr>
              <w:spacing w:line="240" w:lineRule="atLeast"/>
              <w:rPr>
                <w:rFonts w:eastAsiaTheme="minorHAnsi" w:cs="Arial"/>
                <w:color w:val="000000" w:themeColor="text1"/>
                <w:szCs w:val="22"/>
              </w:rPr>
            </w:pPr>
          </w:p>
        </w:tc>
      </w:tr>
      <w:tr w:rsidR="004550A3" w14:paraId="61ADBD28"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35331823"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0431C7CB"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4CA5865" w14:textId="77777777" w:rsidR="004550A3" w:rsidRPr="00EE7C7F" w:rsidRDefault="004550A3" w:rsidP="004550A3">
            <w:pPr>
              <w:spacing w:line="240" w:lineRule="atLeast"/>
              <w:rPr>
                <w:rFonts w:eastAsiaTheme="minorHAnsi" w:cs="Arial"/>
                <w:color w:val="000000" w:themeColor="text1"/>
                <w:szCs w:val="22"/>
              </w:rPr>
            </w:pPr>
          </w:p>
        </w:tc>
      </w:tr>
      <w:tr w:rsidR="004550A3" w14:paraId="4F6DF40A"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13E96A6"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39264675"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C69BC6A" w14:textId="77777777" w:rsidR="004550A3" w:rsidRPr="00EE7C7F" w:rsidRDefault="004550A3" w:rsidP="004550A3">
            <w:pPr>
              <w:spacing w:line="240" w:lineRule="atLeast"/>
              <w:rPr>
                <w:rFonts w:eastAsiaTheme="minorHAnsi" w:cs="Arial"/>
                <w:color w:val="000000" w:themeColor="text1"/>
                <w:szCs w:val="22"/>
              </w:rPr>
            </w:pPr>
          </w:p>
        </w:tc>
      </w:tr>
      <w:tr w:rsidR="004550A3" w14:paraId="49E0F15C"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4838130D"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2A3FB762"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96B0663" w14:textId="77777777" w:rsidR="004550A3" w:rsidRPr="00EE7C7F" w:rsidRDefault="004550A3" w:rsidP="004550A3">
            <w:pPr>
              <w:spacing w:line="240" w:lineRule="atLeast"/>
              <w:rPr>
                <w:rFonts w:eastAsiaTheme="minorHAnsi" w:cs="Arial"/>
                <w:color w:val="000000" w:themeColor="text1"/>
                <w:szCs w:val="22"/>
              </w:rPr>
            </w:pPr>
          </w:p>
        </w:tc>
      </w:tr>
      <w:tr w:rsidR="004550A3" w14:paraId="1CE2D930" w14:textId="77777777" w:rsidTr="004550A3">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559837C1" w14:textId="77777777" w:rsidR="004550A3" w:rsidRDefault="004550A3" w:rsidP="004550A3">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B9FBF14" w14:textId="77777777" w:rsidR="004550A3" w:rsidRPr="00A53190" w:rsidRDefault="004550A3" w:rsidP="004550A3">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4A72458C" w14:textId="77777777" w:rsidR="004550A3" w:rsidRPr="00EE7C7F" w:rsidRDefault="004550A3" w:rsidP="004550A3">
            <w:pPr>
              <w:spacing w:line="240" w:lineRule="atLeast"/>
              <w:ind w:left="34"/>
              <w:rPr>
                <w:rFonts w:eastAsiaTheme="minorHAnsi" w:cs="Arial"/>
                <w:color w:val="000000" w:themeColor="text1"/>
                <w:szCs w:val="22"/>
              </w:rPr>
            </w:pPr>
          </w:p>
        </w:tc>
      </w:tr>
      <w:tr w:rsidR="004550A3" w14:paraId="39D03E3C" w14:textId="77777777" w:rsidTr="004550A3">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45B2CB4C" w14:textId="77777777" w:rsidR="004550A3" w:rsidRDefault="004550A3" w:rsidP="004550A3">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772DF9AC" w14:textId="77777777" w:rsidR="004550A3" w:rsidRPr="00EE7C7F" w:rsidRDefault="004550A3" w:rsidP="004550A3">
            <w:pPr>
              <w:spacing w:line="240" w:lineRule="atLeast"/>
              <w:rPr>
                <w:rFonts w:eastAsiaTheme="minorHAnsi" w:cs="Arial"/>
                <w:color w:val="000000" w:themeColor="text1"/>
                <w:szCs w:val="22"/>
              </w:rPr>
            </w:pPr>
          </w:p>
        </w:tc>
      </w:tr>
    </w:tbl>
    <w:p w14:paraId="04F05C4B" w14:textId="77777777" w:rsidR="004550A3" w:rsidRDefault="004550A3" w:rsidP="004550A3"/>
    <w:p w14:paraId="14114A38" w14:textId="39A99366" w:rsidR="004550A3" w:rsidRPr="000371E0" w:rsidRDefault="004550A3" w:rsidP="004550A3">
      <w:pPr>
        <w:pStyle w:val="RELogSignal"/>
        <w:spacing w:line="240" w:lineRule="atLeast"/>
      </w:pPr>
      <w:r w:rsidRPr="000371E0">
        <w:t>###</w:t>
      </w:r>
      <w:r w:rsidR="009E723A">
        <w:t>T</w:t>
      </w:r>
      <w:r>
        <w:t>SG_Trailer Settings and Profile_00003</w:t>
      </w:r>
      <w:r w:rsidRPr="000371E0">
        <w:t xml:space="preserve">### </w:t>
      </w:r>
      <w:r>
        <w:t>Day</w:t>
      </w:r>
    </w:p>
    <w:p w14:paraId="7658F6D2" w14:textId="77777777" w:rsidR="004550A3" w:rsidRDefault="004550A3" w:rsidP="004550A3">
      <w:pPr>
        <w:spacing w:line="240" w:lineRule="atLeast"/>
      </w:pPr>
      <w:r>
        <w:t>When the user configure a time interval for a Maintenance Item, this logical signal define the current day.</w:t>
      </w:r>
    </w:p>
    <w:p w14:paraId="4E01C422" w14:textId="77777777" w:rsidR="004550A3" w:rsidRDefault="004550A3" w:rsidP="004550A3">
      <w:pPr>
        <w:spacing w:line="240" w:lineRule="atLeast"/>
        <w:rPr>
          <w:rFonts w:cs="Arial"/>
        </w:rPr>
      </w:pPr>
    </w:p>
    <w:tbl>
      <w:tblPr>
        <w:tblW w:w="10490" w:type="dxa"/>
        <w:tblInd w:w="-34" w:type="dxa"/>
        <w:tblCellMar>
          <w:left w:w="0" w:type="dxa"/>
          <w:right w:w="0" w:type="dxa"/>
        </w:tblCellMar>
        <w:tblLook w:val="04A0" w:firstRow="1" w:lastRow="0" w:firstColumn="1" w:lastColumn="0" w:noHBand="0" w:noVBand="1"/>
      </w:tblPr>
      <w:tblGrid>
        <w:gridCol w:w="1856"/>
        <w:gridCol w:w="1688"/>
        <w:gridCol w:w="3686"/>
        <w:gridCol w:w="3260"/>
      </w:tblGrid>
      <w:tr w:rsidR="002E6F7C" w14:paraId="730895B0" w14:textId="77777777" w:rsidTr="00D03D87">
        <w:trPr>
          <w:trHeight w:val="227"/>
        </w:trPr>
        <w:tc>
          <w:tcPr>
            <w:tcW w:w="3544" w:type="dxa"/>
            <w:gridSpan w:val="2"/>
            <w:tcBorders>
              <w:top w:val="single" w:sz="4"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A39B41F" w14:textId="77777777" w:rsidR="002E6F7C" w:rsidRDefault="002E6F7C" w:rsidP="00D03D87">
            <w:pPr>
              <w:spacing w:line="240" w:lineRule="atLeast"/>
              <w:rPr>
                <w:rFonts w:eastAsiaTheme="minorHAnsi" w:cs="Arial"/>
                <w:b/>
                <w:bCs/>
                <w:szCs w:val="22"/>
              </w:rPr>
            </w:pPr>
            <w:r>
              <w:rPr>
                <w:b/>
                <w:bCs/>
                <w:lang w:val="en-GB"/>
              </w:rPr>
              <w:t>Encoding Type Name</w:t>
            </w:r>
          </w:p>
        </w:tc>
        <w:tc>
          <w:tcPr>
            <w:tcW w:w="6946" w:type="dxa"/>
            <w:gridSpan w:val="2"/>
            <w:tcBorders>
              <w:top w:val="single" w:sz="4" w:space="0" w:color="auto"/>
              <w:left w:val="nil"/>
              <w:bottom w:val="single" w:sz="8" w:space="0" w:color="auto"/>
              <w:right w:val="single" w:sz="8" w:space="0" w:color="auto"/>
            </w:tcBorders>
            <w:tcMar>
              <w:top w:w="0" w:type="dxa"/>
              <w:left w:w="108" w:type="dxa"/>
              <w:bottom w:w="0" w:type="dxa"/>
              <w:right w:w="108" w:type="dxa"/>
            </w:tcMar>
          </w:tcPr>
          <w:p w14:paraId="62BFCC2C" w14:textId="77777777" w:rsidR="002E6F7C" w:rsidRPr="00EE7C7F" w:rsidRDefault="002E6F7C" w:rsidP="00D03D87">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2E6F7C" w14:paraId="675D9DE1"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2B637BBF" w14:textId="77777777" w:rsidR="002E6F7C" w:rsidRDefault="002E6F7C" w:rsidP="00D03D87">
            <w:pPr>
              <w:spacing w:line="240" w:lineRule="atLeast"/>
              <w:rPr>
                <w:rFonts w:eastAsiaTheme="minorHAnsi" w:cs="Arial"/>
                <w:b/>
                <w:bCs/>
                <w:szCs w:val="22"/>
                <w:lang w:val="en-GB"/>
              </w:rPr>
            </w:pPr>
            <w:r>
              <w:rPr>
                <w:b/>
                <w:bCs/>
                <w:lang w:val="en-GB"/>
              </w:rPr>
              <w:t>Encoding Type Description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228F1D23" w14:textId="77777777" w:rsidR="002E6F7C" w:rsidRPr="00EE7C7F" w:rsidRDefault="002E6F7C" w:rsidP="00D03D87">
            <w:pPr>
              <w:spacing w:line="240" w:lineRule="atLeast"/>
              <w:rPr>
                <w:rFonts w:eastAsiaTheme="minorHAnsi" w:cs="Arial"/>
                <w:color w:val="000000" w:themeColor="text1"/>
                <w:szCs w:val="22"/>
              </w:rPr>
            </w:pPr>
            <w:r>
              <w:rPr>
                <w:rFonts w:eastAsiaTheme="minorHAnsi" w:cs="Arial"/>
                <w:color w:val="000000" w:themeColor="text1"/>
                <w:szCs w:val="22"/>
              </w:rPr>
              <w:t>NA</w:t>
            </w:r>
          </w:p>
        </w:tc>
      </w:tr>
      <w:tr w:rsidR="002E6F7C" w14:paraId="2FA6F970"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D7EBC99" w14:textId="77777777" w:rsidR="002E6F7C" w:rsidRDefault="002E6F7C" w:rsidP="00D03D87">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215F6B9" w14:textId="77777777" w:rsidR="002E6F7C" w:rsidRPr="00EE7C7F" w:rsidRDefault="002E6F7C" w:rsidP="00D03D87">
            <w:pPr>
              <w:spacing w:line="240" w:lineRule="atLeast"/>
              <w:rPr>
                <w:rFonts w:eastAsiaTheme="minorHAnsi" w:cs="Arial"/>
                <w:color w:val="000000" w:themeColor="text1"/>
                <w:szCs w:val="22"/>
              </w:rPr>
            </w:pPr>
            <w:r>
              <w:rPr>
                <w:rFonts w:eastAsiaTheme="minorHAnsi" w:cs="Arial"/>
                <w:color w:val="000000" w:themeColor="text1"/>
                <w:szCs w:val="22"/>
              </w:rPr>
              <w:t>Numeric</w:t>
            </w:r>
          </w:p>
        </w:tc>
      </w:tr>
      <w:tr w:rsidR="002E6F7C" w14:paraId="607926D2" w14:textId="77777777" w:rsidTr="00D03D87">
        <w:trPr>
          <w:trHeight w:val="227"/>
        </w:trPr>
        <w:tc>
          <w:tcPr>
            <w:tcW w:w="1856" w:type="dxa"/>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33BC1C8C" w14:textId="77777777" w:rsidR="002E6F7C" w:rsidRDefault="002E6F7C" w:rsidP="00D03D87">
            <w:pPr>
              <w:spacing w:line="240" w:lineRule="atLeast"/>
              <w:rPr>
                <w:rFonts w:eastAsiaTheme="minorHAnsi" w:cs="Arial"/>
                <w:b/>
                <w:bCs/>
                <w:szCs w:val="22"/>
              </w:rPr>
            </w:pPr>
            <w:r>
              <w:rPr>
                <w:b/>
                <w:bCs/>
                <w:lang w:val="en-GB"/>
              </w:rPr>
              <w:t>Value</w:t>
            </w:r>
          </w:p>
        </w:tc>
        <w:tc>
          <w:tcPr>
            <w:tcW w:w="1688" w:type="dxa"/>
            <w:tcBorders>
              <w:top w:val="nil"/>
              <w:left w:val="nil"/>
              <w:bottom w:val="single" w:sz="8" w:space="0" w:color="auto"/>
              <w:right w:val="single" w:sz="8" w:space="0" w:color="auto"/>
            </w:tcBorders>
            <w:shd w:val="clear" w:color="auto" w:fill="D9D9D9"/>
            <w:hideMark/>
          </w:tcPr>
          <w:p w14:paraId="529FFF0D" w14:textId="77777777" w:rsidR="002E6F7C" w:rsidRDefault="002E6F7C" w:rsidP="00D03D87">
            <w:pPr>
              <w:spacing w:line="240" w:lineRule="atLeast"/>
              <w:rPr>
                <w:rFonts w:eastAsiaTheme="minorHAnsi" w:cs="Arial"/>
                <w:b/>
                <w:bCs/>
                <w:szCs w:val="22"/>
                <w:lang w:val="en-GB"/>
              </w:rPr>
            </w:pPr>
            <w:r>
              <w:rPr>
                <w:b/>
                <w:bCs/>
                <w:lang w:val="en-GB"/>
              </w:rPr>
              <w:t>Min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F08678B" w14:textId="77777777" w:rsidR="002E6F7C" w:rsidRPr="00EE7C7F" w:rsidRDefault="002E6F7C" w:rsidP="00D03D87">
            <w:pPr>
              <w:spacing w:line="240" w:lineRule="atLeast"/>
              <w:rPr>
                <w:rFonts w:eastAsiaTheme="minorHAnsi" w:cs="Arial"/>
                <w:color w:val="000000" w:themeColor="text1"/>
                <w:szCs w:val="22"/>
              </w:rPr>
            </w:pPr>
            <w:r>
              <w:rPr>
                <w:rFonts w:eastAsiaTheme="minorHAnsi" w:cs="Arial"/>
                <w:color w:val="000000" w:themeColor="text1"/>
                <w:szCs w:val="22"/>
              </w:rPr>
              <w:t>0x0</w:t>
            </w:r>
          </w:p>
        </w:tc>
      </w:tr>
      <w:tr w:rsidR="002E6F7C" w14:paraId="2B3B0654"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2D332A3" w14:textId="77777777" w:rsidR="002E6F7C" w:rsidRDefault="002E6F7C"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1B4A63B8" w14:textId="77777777" w:rsidR="002E6F7C" w:rsidRDefault="002E6F7C" w:rsidP="00D03D87">
            <w:pPr>
              <w:spacing w:line="240" w:lineRule="atLeast"/>
              <w:rPr>
                <w:rFonts w:eastAsiaTheme="minorHAnsi" w:cs="Arial"/>
                <w:b/>
                <w:bCs/>
                <w:szCs w:val="22"/>
                <w:lang w:val="en-GB"/>
              </w:rPr>
            </w:pPr>
            <w:r>
              <w:rPr>
                <w:b/>
                <w:bCs/>
                <w:lang w:val="en-GB"/>
              </w:rPr>
              <w:t>Max Value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FE04EC8" w14:textId="77777777" w:rsidR="002E6F7C" w:rsidRPr="00EE7C7F" w:rsidRDefault="002E6F7C" w:rsidP="00D03D87">
            <w:pPr>
              <w:spacing w:line="240" w:lineRule="atLeast"/>
              <w:rPr>
                <w:rFonts w:eastAsiaTheme="minorHAnsi" w:cs="Arial"/>
                <w:color w:val="000000" w:themeColor="text1"/>
                <w:szCs w:val="22"/>
              </w:rPr>
            </w:pPr>
            <w:r>
              <w:rPr>
                <w:rFonts w:eastAsiaTheme="minorHAnsi" w:cs="Arial"/>
                <w:color w:val="000000" w:themeColor="text1"/>
                <w:szCs w:val="22"/>
              </w:rPr>
              <w:t>0x1F</w:t>
            </w:r>
          </w:p>
        </w:tc>
      </w:tr>
      <w:tr w:rsidR="002E6F7C" w14:paraId="21CBD71F"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126E9CC9" w14:textId="77777777" w:rsidR="002E6F7C" w:rsidRDefault="002E6F7C"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38817D72" w14:textId="77777777" w:rsidR="002E6F7C" w:rsidRDefault="002E6F7C" w:rsidP="00D03D87">
            <w:pPr>
              <w:spacing w:line="240" w:lineRule="atLeast"/>
              <w:rPr>
                <w:rFonts w:eastAsiaTheme="minorHAnsi" w:cs="Arial"/>
                <w:b/>
                <w:bCs/>
                <w:szCs w:val="22"/>
                <w:lang w:val="en-GB"/>
              </w:rPr>
            </w:pPr>
            <w:r>
              <w:rPr>
                <w:b/>
                <w:bCs/>
                <w:lang w:val="en-GB"/>
              </w:rPr>
              <w:t>Resolution</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AB6619E" w14:textId="77777777" w:rsidR="002E6F7C" w:rsidRPr="00EE7C7F" w:rsidRDefault="002E6F7C" w:rsidP="00D03D87">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2E6F7C" w14:paraId="1818107D"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2408893E" w14:textId="77777777" w:rsidR="002E6F7C" w:rsidRDefault="002E6F7C"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7685E636" w14:textId="77777777" w:rsidR="002E6F7C" w:rsidRDefault="002E6F7C" w:rsidP="00D03D87">
            <w:pPr>
              <w:spacing w:line="240" w:lineRule="atLeast"/>
              <w:rPr>
                <w:rFonts w:eastAsiaTheme="minorHAnsi" w:cs="Arial"/>
                <w:b/>
                <w:bCs/>
                <w:szCs w:val="22"/>
                <w:lang w:val="en-GB"/>
              </w:rPr>
            </w:pPr>
            <w:r>
              <w:rPr>
                <w:b/>
                <w:bCs/>
                <w:lang w:val="en-GB"/>
              </w:rPr>
              <w:t>Offset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09DDABE4" w14:textId="77777777" w:rsidR="002E6F7C" w:rsidRPr="00EE7C7F" w:rsidRDefault="002E6F7C" w:rsidP="00D03D87">
            <w:pPr>
              <w:spacing w:line="240" w:lineRule="atLeast"/>
              <w:rPr>
                <w:rFonts w:eastAsiaTheme="minorHAnsi" w:cs="Arial"/>
                <w:color w:val="000000" w:themeColor="text1"/>
                <w:szCs w:val="22"/>
              </w:rPr>
            </w:pPr>
            <w:r w:rsidRPr="00B2026B">
              <w:rPr>
                <w:rFonts w:eastAsiaTheme="minorHAnsi" w:cs="Arial"/>
                <w:color w:val="000000" w:themeColor="text1"/>
                <w:szCs w:val="22"/>
              </w:rPr>
              <w:t>NA</w:t>
            </w:r>
          </w:p>
        </w:tc>
      </w:tr>
      <w:tr w:rsidR="002E6F7C" w14:paraId="346EBBB6" w14:textId="77777777" w:rsidTr="00D03D87">
        <w:trPr>
          <w:trHeight w:val="227"/>
        </w:trPr>
        <w:tc>
          <w:tcPr>
            <w:tcW w:w="1856" w:type="dxa"/>
            <w:vMerge/>
            <w:tcBorders>
              <w:top w:val="nil"/>
              <w:left w:val="single" w:sz="8" w:space="0" w:color="auto"/>
              <w:bottom w:val="single" w:sz="8" w:space="0" w:color="auto"/>
              <w:right w:val="single" w:sz="8" w:space="0" w:color="auto"/>
            </w:tcBorders>
            <w:shd w:val="clear" w:color="auto" w:fill="D9D9D9"/>
            <w:vAlign w:val="center"/>
            <w:hideMark/>
          </w:tcPr>
          <w:p w14:paraId="6E3D49E6" w14:textId="77777777" w:rsidR="002E6F7C" w:rsidRDefault="002E6F7C" w:rsidP="00D03D87">
            <w:pPr>
              <w:spacing w:line="240" w:lineRule="atLeast"/>
              <w:rPr>
                <w:rFonts w:eastAsiaTheme="minorHAnsi" w:cs="Arial"/>
                <w:b/>
                <w:bCs/>
                <w:szCs w:val="22"/>
              </w:rPr>
            </w:pPr>
          </w:p>
        </w:tc>
        <w:tc>
          <w:tcPr>
            <w:tcW w:w="1688" w:type="dxa"/>
            <w:tcBorders>
              <w:top w:val="nil"/>
              <w:left w:val="nil"/>
              <w:bottom w:val="single" w:sz="8" w:space="0" w:color="auto"/>
              <w:right w:val="single" w:sz="8" w:space="0" w:color="auto"/>
            </w:tcBorders>
            <w:shd w:val="clear" w:color="auto" w:fill="D9D9D9"/>
            <w:hideMark/>
          </w:tcPr>
          <w:p w14:paraId="4048E920" w14:textId="77777777" w:rsidR="002E6F7C" w:rsidRDefault="002E6F7C" w:rsidP="00D03D87">
            <w:pPr>
              <w:spacing w:line="240" w:lineRule="atLeast"/>
              <w:rPr>
                <w:rFonts w:eastAsiaTheme="minorHAnsi" w:cs="Arial"/>
                <w:b/>
                <w:bCs/>
                <w:szCs w:val="22"/>
                <w:lang w:val="en-GB"/>
              </w:rPr>
            </w:pPr>
            <w:r>
              <w:rPr>
                <w:b/>
                <w:bCs/>
                <w:lang w:val="en-GB"/>
              </w:rPr>
              <w:t>Unit</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4824521B" w14:textId="2F82FA36" w:rsidR="002E6F7C" w:rsidRPr="00EE7C7F" w:rsidRDefault="00EB1195" w:rsidP="00D03D87">
            <w:pPr>
              <w:spacing w:line="240" w:lineRule="atLeast"/>
              <w:rPr>
                <w:rFonts w:eastAsiaTheme="minorHAnsi" w:cs="Arial"/>
                <w:color w:val="000000" w:themeColor="text1"/>
                <w:szCs w:val="22"/>
              </w:rPr>
            </w:pPr>
            <w:r>
              <w:rPr>
                <w:rFonts w:eastAsiaTheme="minorHAnsi" w:cs="Arial"/>
                <w:color w:val="000000" w:themeColor="text1"/>
                <w:szCs w:val="22"/>
              </w:rPr>
              <w:t>D</w:t>
            </w:r>
            <w:r w:rsidR="002E6F7C">
              <w:rPr>
                <w:rFonts w:eastAsiaTheme="minorHAnsi" w:cs="Arial"/>
                <w:color w:val="000000" w:themeColor="text1"/>
                <w:szCs w:val="22"/>
              </w:rPr>
              <w:t>ays</w:t>
            </w:r>
          </w:p>
        </w:tc>
      </w:tr>
      <w:tr w:rsidR="002E6F7C" w14:paraId="7660CA7C" w14:textId="77777777" w:rsidTr="00D03D87">
        <w:trPr>
          <w:trHeight w:val="227"/>
        </w:trPr>
        <w:tc>
          <w:tcPr>
            <w:tcW w:w="3544" w:type="dxa"/>
            <w:gridSpan w:val="2"/>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17241028" w14:textId="77777777" w:rsidR="002E6F7C" w:rsidRDefault="002E6F7C" w:rsidP="00D03D87">
            <w:pPr>
              <w:spacing w:line="240" w:lineRule="atLeast"/>
              <w:rPr>
                <w:rFonts w:eastAsiaTheme="minorHAnsi" w:cs="Arial"/>
                <w:szCs w:val="22"/>
              </w:rPr>
            </w:pPr>
            <w:r>
              <w:rPr>
                <w:b/>
                <w:bCs/>
                <w:lang w:val="en-GB"/>
              </w:rPr>
              <w:t>Encoding Type</w:t>
            </w:r>
          </w:p>
        </w:tc>
        <w:tc>
          <w:tcPr>
            <w:tcW w:w="6946" w:type="dxa"/>
            <w:gridSpan w:val="2"/>
            <w:tcBorders>
              <w:top w:val="nil"/>
              <w:left w:val="nil"/>
              <w:bottom w:val="single" w:sz="8" w:space="0" w:color="auto"/>
              <w:right w:val="single" w:sz="8" w:space="0" w:color="auto"/>
            </w:tcBorders>
            <w:tcMar>
              <w:top w:w="0" w:type="dxa"/>
              <w:left w:w="108" w:type="dxa"/>
              <w:bottom w:w="0" w:type="dxa"/>
              <w:right w:w="108" w:type="dxa"/>
            </w:tcMar>
          </w:tcPr>
          <w:p w14:paraId="5D8C9C9B" w14:textId="77777777" w:rsidR="002E6F7C" w:rsidRPr="00EE7C7F" w:rsidRDefault="002E6F7C" w:rsidP="00D03D87">
            <w:pPr>
              <w:spacing w:line="240" w:lineRule="atLeast"/>
              <w:rPr>
                <w:rFonts w:eastAsiaTheme="minorHAnsi" w:cs="Arial"/>
                <w:color w:val="000000" w:themeColor="text1"/>
                <w:szCs w:val="22"/>
              </w:rPr>
            </w:pPr>
            <w:r>
              <w:rPr>
                <w:rFonts w:eastAsiaTheme="minorHAnsi" w:cs="Arial"/>
                <w:color w:val="000000" w:themeColor="text1"/>
                <w:szCs w:val="22"/>
              </w:rPr>
              <w:t>SED</w:t>
            </w:r>
          </w:p>
        </w:tc>
      </w:tr>
      <w:tr w:rsidR="002E6F7C" w14:paraId="6D177083" w14:textId="77777777" w:rsidTr="00D03D87">
        <w:trPr>
          <w:trHeight w:val="227"/>
        </w:trPr>
        <w:tc>
          <w:tcPr>
            <w:tcW w:w="3544" w:type="dxa"/>
            <w:gridSpan w:val="2"/>
            <w:vMerge w:val="restart"/>
            <w:tcBorders>
              <w:top w:val="nil"/>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7A44F1A0" w14:textId="77777777" w:rsidR="002E6F7C" w:rsidRDefault="002E6F7C" w:rsidP="00D03D87">
            <w:pPr>
              <w:spacing w:line="240" w:lineRule="atLeast"/>
              <w:rPr>
                <w:rFonts w:eastAsiaTheme="minorHAnsi" w:cs="Arial"/>
                <w:b/>
                <w:bCs/>
                <w:szCs w:val="22"/>
              </w:rPr>
            </w:pPr>
            <w:r>
              <w:rPr>
                <w:b/>
                <w:bCs/>
                <w:lang w:val="en-GB"/>
              </w:rPr>
              <w:t>Value</w:t>
            </w:r>
          </w:p>
        </w:tc>
        <w:tc>
          <w:tcPr>
            <w:tcW w:w="3686" w:type="dxa"/>
            <w:tcBorders>
              <w:top w:val="nil"/>
              <w:left w:val="nil"/>
              <w:bottom w:val="single" w:sz="8" w:space="0" w:color="auto"/>
              <w:right w:val="single" w:sz="8" w:space="0" w:color="auto"/>
            </w:tcBorders>
            <w:shd w:val="clear" w:color="auto" w:fill="FFFFFF" w:themeFill="background1"/>
          </w:tcPr>
          <w:p w14:paraId="41F68D9F" w14:textId="77777777" w:rsidR="002E6F7C" w:rsidRPr="00A53190" w:rsidRDefault="002E6F7C"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0x0</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2AA3E867" w14:textId="77777777" w:rsidR="002E6F7C" w:rsidRPr="00EE7C7F" w:rsidRDefault="002E6F7C" w:rsidP="00D03D87">
            <w:pPr>
              <w:spacing w:line="240" w:lineRule="atLeast"/>
              <w:rPr>
                <w:rFonts w:eastAsiaTheme="minorHAnsi" w:cs="Arial"/>
                <w:color w:val="000000" w:themeColor="text1"/>
                <w:szCs w:val="22"/>
              </w:rPr>
            </w:pPr>
            <w:r>
              <w:rPr>
                <w:rFonts w:eastAsiaTheme="minorHAnsi" w:cs="Arial"/>
                <w:color w:val="000000" w:themeColor="text1"/>
                <w:szCs w:val="22"/>
              </w:rPr>
              <w:t>0</w:t>
            </w:r>
          </w:p>
        </w:tc>
      </w:tr>
      <w:tr w:rsidR="002E6F7C" w14:paraId="42FA3938"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37443B2A" w14:textId="77777777" w:rsidR="002E6F7C" w:rsidRDefault="002E6F7C"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4F9E918C" w14:textId="77777777" w:rsidR="002E6F7C" w:rsidRPr="00A53190" w:rsidRDefault="002E6F7C"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11429927" w14:textId="77777777" w:rsidR="002E6F7C" w:rsidRPr="00EE7C7F" w:rsidRDefault="002E6F7C" w:rsidP="00D03D87">
            <w:pPr>
              <w:spacing w:line="240" w:lineRule="atLeast"/>
              <w:rPr>
                <w:rFonts w:eastAsiaTheme="minorHAnsi" w:cs="Arial"/>
                <w:color w:val="000000" w:themeColor="text1"/>
                <w:szCs w:val="22"/>
              </w:rPr>
            </w:pPr>
          </w:p>
        </w:tc>
      </w:tr>
      <w:tr w:rsidR="002E6F7C" w14:paraId="4EDF496F"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14720133" w14:textId="77777777" w:rsidR="002E6F7C" w:rsidRDefault="002E6F7C"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74A4AB8F" w14:textId="77777777" w:rsidR="002E6F7C" w:rsidRPr="00A53190" w:rsidRDefault="002E6F7C" w:rsidP="00D03D87">
            <w:pPr>
              <w:spacing w:line="240" w:lineRule="atLeast"/>
              <w:ind w:left="142"/>
              <w:rPr>
                <w:rFonts w:eastAsiaTheme="minorHAnsi" w:cs="Arial"/>
                <w:color w:val="000000" w:themeColor="text1"/>
                <w:szCs w:val="22"/>
              </w:rPr>
            </w:pPr>
            <w:r>
              <w:rPr>
                <w:rFonts w:eastAsiaTheme="minorHAnsi" w:cs="Arial"/>
                <w:color w:val="000000" w:themeColor="text1"/>
                <w:szCs w:val="22"/>
              </w:rPr>
              <w:t>0x1F</w:t>
            </w: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C568954" w14:textId="77777777" w:rsidR="002E6F7C" w:rsidRPr="00EE7C7F" w:rsidRDefault="002E6F7C" w:rsidP="00D03D87">
            <w:pPr>
              <w:spacing w:line="240" w:lineRule="atLeast"/>
              <w:rPr>
                <w:rFonts w:eastAsiaTheme="minorHAnsi" w:cs="Arial"/>
                <w:color w:val="000000" w:themeColor="text1"/>
                <w:szCs w:val="22"/>
              </w:rPr>
            </w:pPr>
            <w:r>
              <w:rPr>
                <w:rFonts w:eastAsiaTheme="minorHAnsi" w:cs="Arial"/>
                <w:color w:val="000000" w:themeColor="text1"/>
                <w:szCs w:val="22"/>
              </w:rPr>
              <w:t>31</w:t>
            </w:r>
          </w:p>
        </w:tc>
      </w:tr>
      <w:tr w:rsidR="002E6F7C" w14:paraId="27944216"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67111325" w14:textId="77777777" w:rsidR="002E6F7C" w:rsidRDefault="002E6F7C"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5185AE5" w14:textId="77777777" w:rsidR="002E6F7C" w:rsidRPr="00A53190" w:rsidRDefault="002E6F7C" w:rsidP="00D03D87">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6263BE9C" w14:textId="77777777" w:rsidR="002E6F7C" w:rsidRPr="00EE7C7F" w:rsidRDefault="002E6F7C" w:rsidP="00D03D87">
            <w:pPr>
              <w:spacing w:line="240" w:lineRule="atLeast"/>
              <w:rPr>
                <w:rFonts w:eastAsiaTheme="minorHAnsi" w:cs="Arial"/>
                <w:color w:val="000000" w:themeColor="text1"/>
                <w:szCs w:val="22"/>
              </w:rPr>
            </w:pPr>
          </w:p>
        </w:tc>
      </w:tr>
      <w:tr w:rsidR="002E6F7C" w14:paraId="3B691923" w14:textId="77777777" w:rsidTr="00D03D87">
        <w:trPr>
          <w:trHeight w:val="227"/>
        </w:trPr>
        <w:tc>
          <w:tcPr>
            <w:tcW w:w="3544" w:type="dxa"/>
            <w:gridSpan w:val="2"/>
            <w:vMerge/>
            <w:tcBorders>
              <w:top w:val="nil"/>
              <w:left w:val="single" w:sz="8" w:space="0" w:color="auto"/>
              <w:bottom w:val="single" w:sz="8" w:space="0" w:color="auto"/>
              <w:right w:val="single" w:sz="8" w:space="0" w:color="auto"/>
            </w:tcBorders>
            <w:shd w:val="clear" w:color="auto" w:fill="D9D9D9"/>
            <w:vAlign w:val="center"/>
            <w:hideMark/>
          </w:tcPr>
          <w:p w14:paraId="7DB8108B" w14:textId="77777777" w:rsidR="002E6F7C" w:rsidRDefault="002E6F7C" w:rsidP="00D03D87">
            <w:pPr>
              <w:spacing w:line="240" w:lineRule="atLeast"/>
              <w:rPr>
                <w:rFonts w:eastAsiaTheme="minorHAnsi" w:cs="Arial"/>
                <w:b/>
                <w:bCs/>
                <w:szCs w:val="22"/>
              </w:rPr>
            </w:pPr>
          </w:p>
        </w:tc>
        <w:tc>
          <w:tcPr>
            <w:tcW w:w="3686" w:type="dxa"/>
            <w:tcBorders>
              <w:top w:val="nil"/>
              <w:left w:val="nil"/>
              <w:bottom w:val="single" w:sz="8" w:space="0" w:color="auto"/>
              <w:right w:val="single" w:sz="8" w:space="0" w:color="auto"/>
            </w:tcBorders>
            <w:shd w:val="clear" w:color="auto" w:fill="FFFFFF" w:themeFill="background1"/>
          </w:tcPr>
          <w:p w14:paraId="195F9A70" w14:textId="77777777" w:rsidR="002E6F7C" w:rsidRPr="00A53190" w:rsidRDefault="002E6F7C" w:rsidP="00D03D87">
            <w:pPr>
              <w:spacing w:line="240" w:lineRule="atLeast"/>
              <w:ind w:left="142"/>
              <w:rPr>
                <w:rFonts w:eastAsiaTheme="minorHAnsi" w:cs="Arial"/>
                <w:color w:val="000000" w:themeColor="text1"/>
                <w:szCs w:val="22"/>
              </w:rPr>
            </w:pPr>
          </w:p>
        </w:tc>
        <w:tc>
          <w:tcPr>
            <w:tcW w:w="3260" w:type="dxa"/>
            <w:tcBorders>
              <w:top w:val="nil"/>
              <w:left w:val="nil"/>
              <w:bottom w:val="single" w:sz="8" w:space="0" w:color="auto"/>
              <w:right w:val="single" w:sz="8" w:space="0" w:color="auto"/>
            </w:tcBorders>
            <w:tcMar>
              <w:top w:w="0" w:type="dxa"/>
              <w:left w:w="108" w:type="dxa"/>
              <w:bottom w:w="0" w:type="dxa"/>
              <w:right w:w="108" w:type="dxa"/>
            </w:tcMar>
          </w:tcPr>
          <w:p w14:paraId="03B46A92" w14:textId="77777777" w:rsidR="002E6F7C" w:rsidRPr="00EE7C7F" w:rsidRDefault="002E6F7C" w:rsidP="00D03D87">
            <w:pPr>
              <w:spacing w:line="240" w:lineRule="atLeast"/>
              <w:ind w:left="34"/>
              <w:rPr>
                <w:rFonts w:eastAsiaTheme="minorHAnsi" w:cs="Arial"/>
                <w:color w:val="000000" w:themeColor="text1"/>
                <w:szCs w:val="22"/>
              </w:rPr>
            </w:pPr>
          </w:p>
        </w:tc>
      </w:tr>
      <w:tr w:rsidR="002E6F7C" w14:paraId="4B0CC346" w14:textId="77777777" w:rsidTr="00D03D87">
        <w:trPr>
          <w:trHeight w:val="227"/>
        </w:trPr>
        <w:tc>
          <w:tcPr>
            <w:tcW w:w="3544" w:type="dxa"/>
            <w:gridSpan w:val="2"/>
            <w:tcBorders>
              <w:top w:val="single" w:sz="4" w:space="0" w:color="auto"/>
              <w:left w:val="single" w:sz="8" w:space="0" w:color="auto"/>
              <w:bottom w:val="single" w:sz="4" w:space="0" w:color="auto"/>
              <w:right w:val="single" w:sz="8" w:space="0" w:color="auto"/>
            </w:tcBorders>
            <w:shd w:val="clear" w:color="auto" w:fill="D9D9D9"/>
            <w:tcMar>
              <w:top w:w="0" w:type="dxa"/>
              <w:left w:w="108" w:type="dxa"/>
              <w:bottom w:w="0" w:type="dxa"/>
              <w:right w:w="108" w:type="dxa"/>
            </w:tcMar>
            <w:hideMark/>
          </w:tcPr>
          <w:p w14:paraId="49F63319" w14:textId="77777777" w:rsidR="002E6F7C" w:rsidRDefault="002E6F7C" w:rsidP="00D03D87">
            <w:pPr>
              <w:spacing w:line="240" w:lineRule="atLeast"/>
              <w:rPr>
                <w:rFonts w:eastAsiaTheme="minorHAnsi" w:cs="Arial"/>
                <w:szCs w:val="22"/>
              </w:rPr>
            </w:pPr>
            <w:r>
              <w:rPr>
                <w:b/>
                <w:bCs/>
                <w:lang w:val="en-GB"/>
              </w:rPr>
              <w:t>Init Default Value</w:t>
            </w:r>
          </w:p>
        </w:tc>
        <w:tc>
          <w:tcPr>
            <w:tcW w:w="6946" w:type="dxa"/>
            <w:gridSpan w:val="2"/>
            <w:tcBorders>
              <w:top w:val="single" w:sz="4" w:space="0" w:color="auto"/>
              <w:left w:val="nil"/>
              <w:bottom w:val="single" w:sz="4" w:space="0" w:color="auto"/>
              <w:right w:val="single" w:sz="8" w:space="0" w:color="auto"/>
            </w:tcBorders>
            <w:tcMar>
              <w:top w:w="0" w:type="dxa"/>
              <w:left w:w="108" w:type="dxa"/>
              <w:bottom w:w="0" w:type="dxa"/>
              <w:right w:w="108" w:type="dxa"/>
            </w:tcMar>
          </w:tcPr>
          <w:p w14:paraId="051328B1" w14:textId="77777777" w:rsidR="002E6F7C" w:rsidRPr="00EE7C7F" w:rsidRDefault="002E6F7C" w:rsidP="00D03D87">
            <w:pPr>
              <w:spacing w:line="240" w:lineRule="atLeast"/>
              <w:rPr>
                <w:rFonts w:eastAsiaTheme="minorHAnsi" w:cs="Arial"/>
                <w:color w:val="000000" w:themeColor="text1"/>
                <w:szCs w:val="22"/>
              </w:rPr>
            </w:pPr>
          </w:p>
        </w:tc>
      </w:tr>
    </w:tbl>
    <w:p w14:paraId="03A99B9F" w14:textId="474B1906" w:rsidR="002B164B" w:rsidRDefault="002B164B" w:rsidP="002B164B"/>
    <w:p w14:paraId="270BE701" w14:textId="6DADC476" w:rsidR="00B524D4" w:rsidRDefault="00B524D4" w:rsidP="002B164B"/>
    <w:p w14:paraId="77123C4C" w14:textId="5CEEF688" w:rsidR="00B524D4" w:rsidRDefault="00B524D4" w:rsidP="00B524D4">
      <w:pPr>
        <w:pStyle w:val="Heading3"/>
        <w:numPr>
          <w:ilvl w:val="2"/>
          <w:numId w:val="5"/>
        </w:numPr>
        <w:tabs>
          <w:tab w:val="left" w:pos="851"/>
        </w:tabs>
        <w:spacing w:line="240" w:lineRule="atLeast"/>
      </w:pPr>
      <w:bookmarkStart w:id="4752" w:name="_Toc460937104"/>
      <w:bookmarkStart w:id="4753" w:name="_Toc473705162"/>
      <w:bookmarkStart w:id="4754" w:name="_Toc37162690"/>
      <w:r>
        <w:t>Data Types</w:t>
      </w:r>
      <w:bookmarkEnd w:id="4752"/>
      <w:bookmarkEnd w:id="4753"/>
      <w:bookmarkEnd w:id="4754"/>
    </w:p>
    <w:p w14:paraId="56749AE5" w14:textId="35364028" w:rsidR="00B524D4" w:rsidRDefault="00B524D4" w:rsidP="00B524D4"/>
    <w:p w14:paraId="7D4814C5" w14:textId="70B0D284" w:rsidR="00B524D4" w:rsidRDefault="00B524D4" w:rsidP="00B524D4">
      <w:r>
        <w:t>Logical Parameters Systems Data</w:t>
      </w:r>
    </w:p>
    <w:p w14:paraId="4A8915C0" w14:textId="1C8E6CFB" w:rsidR="00B524D4" w:rsidRDefault="00B524D4" w:rsidP="00B524D4"/>
    <w:tbl>
      <w:tblPr>
        <w:tblW w:w="5000" w:type="pct"/>
        <w:tblLook w:val="04A0" w:firstRow="1" w:lastRow="0" w:firstColumn="1" w:lastColumn="0" w:noHBand="0" w:noVBand="1"/>
      </w:tblPr>
      <w:tblGrid>
        <w:gridCol w:w="659"/>
        <w:gridCol w:w="866"/>
        <w:gridCol w:w="1173"/>
        <w:gridCol w:w="1121"/>
        <w:gridCol w:w="715"/>
        <w:gridCol w:w="972"/>
        <w:gridCol w:w="1033"/>
        <w:gridCol w:w="1029"/>
        <w:gridCol w:w="920"/>
        <w:gridCol w:w="936"/>
        <w:gridCol w:w="739"/>
      </w:tblGrid>
      <w:tr w:rsidR="00B524D4" w:rsidRPr="00B524D4" w14:paraId="5215BFCB" w14:textId="77777777" w:rsidTr="00B524D4">
        <w:trPr>
          <w:trHeight w:val="315"/>
        </w:trPr>
        <w:tc>
          <w:tcPr>
            <w:tcW w:w="276" w:type="pct"/>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3372E22E"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Artifact Type</w:t>
            </w:r>
          </w:p>
        </w:tc>
        <w:tc>
          <w:tcPr>
            <w:tcW w:w="447" w:type="pct"/>
            <w:tcBorders>
              <w:top w:val="single" w:sz="8" w:space="0" w:color="auto"/>
              <w:left w:val="nil"/>
              <w:bottom w:val="single" w:sz="8" w:space="0" w:color="auto"/>
              <w:right w:val="single" w:sz="4" w:space="0" w:color="auto"/>
            </w:tcBorders>
            <w:shd w:val="clear" w:color="auto" w:fill="auto"/>
            <w:noWrap/>
            <w:vAlign w:val="center"/>
            <w:hideMark/>
          </w:tcPr>
          <w:p w14:paraId="595BBF39"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Name</w:t>
            </w:r>
          </w:p>
        </w:tc>
        <w:tc>
          <w:tcPr>
            <w:tcW w:w="617" w:type="pct"/>
            <w:tcBorders>
              <w:top w:val="single" w:sz="8" w:space="0" w:color="auto"/>
              <w:left w:val="nil"/>
              <w:bottom w:val="single" w:sz="8" w:space="0" w:color="auto"/>
              <w:right w:val="single" w:sz="4" w:space="0" w:color="auto"/>
            </w:tcBorders>
            <w:shd w:val="clear" w:color="auto" w:fill="auto"/>
            <w:noWrap/>
            <w:vAlign w:val="center"/>
            <w:hideMark/>
          </w:tcPr>
          <w:p w14:paraId="2FC3D69C"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Primary Text</w:t>
            </w:r>
          </w:p>
        </w:tc>
        <w:tc>
          <w:tcPr>
            <w:tcW w:w="691" w:type="pct"/>
            <w:tcBorders>
              <w:top w:val="single" w:sz="8" w:space="0" w:color="auto"/>
              <w:left w:val="nil"/>
              <w:bottom w:val="single" w:sz="8" w:space="0" w:color="auto"/>
              <w:right w:val="single" w:sz="4" w:space="0" w:color="auto"/>
            </w:tcBorders>
            <w:shd w:val="clear" w:color="auto" w:fill="auto"/>
            <w:noWrap/>
            <w:vAlign w:val="center"/>
            <w:hideMark/>
          </w:tcPr>
          <w:p w14:paraId="070CDD8A"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sys_data_allowable_items</w:t>
            </w:r>
          </w:p>
        </w:tc>
        <w:tc>
          <w:tcPr>
            <w:tcW w:w="315" w:type="pct"/>
            <w:tcBorders>
              <w:top w:val="single" w:sz="8" w:space="0" w:color="auto"/>
              <w:left w:val="nil"/>
              <w:bottom w:val="single" w:sz="8" w:space="0" w:color="auto"/>
              <w:right w:val="single" w:sz="4" w:space="0" w:color="auto"/>
            </w:tcBorders>
            <w:shd w:val="clear" w:color="auto" w:fill="auto"/>
            <w:noWrap/>
            <w:vAlign w:val="center"/>
            <w:hideMark/>
          </w:tcPr>
          <w:p w14:paraId="139BB9D2"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sys_data_type</w:t>
            </w:r>
          </w:p>
        </w:tc>
        <w:tc>
          <w:tcPr>
            <w:tcW w:w="463" w:type="pct"/>
            <w:tcBorders>
              <w:top w:val="single" w:sz="8" w:space="0" w:color="auto"/>
              <w:left w:val="nil"/>
              <w:bottom w:val="single" w:sz="8" w:space="0" w:color="auto"/>
              <w:right w:val="single" w:sz="4" w:space="0" w:color="auto"/>
            </w:tcBorders>
            <w:shd w:val="clear" w:color="auto" w:fill="auto"/>
            <w:noWrap/>
            <w:vAlign w:val="center"/>
            <w:hideMark/>
          </w:tcPr>
          <w:p w14:paraId="58347A17"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sys_data_param_type</w:t>
            </w:r>
          </w:p>
        </w:tc>
        <w:tc>
          <w:tcPr>
            <w:tcW w:w="495" w:type="pct"/>
            <w:tcBorders>
              <w:top w:val="single" w:sz="8" w:space="0" w:color="auto"/>
              <w:left w:val="nil"/>
              <w:bottom w:val="single" w:sz="8" w:space="0" w:color="auto"/>
              <w:right w:val="single" w:sz="4" w:space="0" w:color="auto"/>
            </w:tcBorders>
            <w:shd w:val="clear" w:color="auto" w:fill="auto"/>
            <w:noWrap/>
            <w:vAlign w:val="center"/>
            <w:hideMark/>
          </w:tcPr>
          <w:p w14:paraId="703CA529"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sys_data_network_type</w:t>
            </w:r>
          </w:p>
        </w:tc>
        <w:tc>
          <w:tcPr>
            <w:tcW w:w="501" w:type="pct"/>
            <w:tcBorders>
              <w:top w:val="single" w:sz="8" w:space="0" w:color="auto"/>
              <w:left w:val="nil"/>
              <w:bottom w:val="single" w:sz="8" w:space="0" w:color="auto"/>
              <w:right w:val="single" w:sz="4" w:space="0" w:color="auto"/>
            </w:tcBorders>
            <w:shd w:val="clear" w:color="auto" w:fill="auto"/>
            <w:noWrap/>
            <w:vAlign w:val="center"/>
            <w:hideMark/>
          </w:tcPr>
          <w:p w14:paraId="619909CF"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sys_data_default_value</w:t>
            </w:r>
          </w:p>
        </w:tc>
        <w:tc>
          <w:tcPr>
            <w:tcW w:w="431" w:type="pct"/>
            <w:tcBorders>
              <w:top w:val="single" w:sz="8" w:space="0" w:color="auto"/>
              <w:left w:val="nil"/>
              <w:bottom w:val="single" w:sz="8" w:space="0" w:color="auto"/>
              <w:right w:val="single" w:sz="4" w:space="0" w:color="auto"/>
            </w:tcBorders>
            <w:shd w:val="clear" w:color="auto" w:fill="auto"/>
            <w:noWrap/>
            <w:vAlign w:val="center"/>
            <w:hideMark/>
          </w:tcPr>
          <w:p w14:paraId="471A240A"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sys_data_min_value</w:t>
            </w:r>
          </w:p>
        </w:tc>
        <w:tc>
          <w:tcPr>
            <w:tcW w:w="440" w:type="pct"/>
            <w:tcBorders>
              <w:top w:val="single" w:sz="8" w:space="0" w:color="auto"/>
              <w:left w:val="nil"/>
              <w:bottom w:val="single" w:sz="8" w:space="0" w:color="auto"/>
              <w:right w:val="single" w:sz="4" w:space="0" w:color="auto"/>
            </w:tcBorders>
            <w:shd w:val="clear" w:color="auto" w:fill="auto"/>
            <w:noWrap/>
            <w:vAlign w:val="center"/>
            <w:hideMark/>
          </w:tcPr>
          <w:p w14:paraId="50E5654E"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sys_data_max_value</w:t>
            </w:r>
          </w:p>
        </w:tc>
        <w:tc>
          <w:tcPr>
            <w:tcW w:w="325" w:type="pct"/>
            <w:tcBorders>
              <w:top w:val="single" w:sz="8" w:space="0" w:color="auto"/>
              <w:left w:val="nil"/>
              <w:bottom w:val="single" w:sz="8" w:space="0" w:color="auto"/>
              <w:right w:val="single" w:sz="8" w:space="0" w:color="auto"/>
            </w:tcBorders>
            <w:shd w:val="clear" w:color="auto" w:fill="auto"/>
            <w:noWrap/>
            <w:vAlign w:val="center"/>
            <w:hideMark/>
          </w:tcPr>
          <w:p w14:paraId="0B6C3ABB" w14:textId="77777777" w:rsidR="00B524D4" w:rsidRPr="00B524D4" w:rsidRDefault="00B524D4" w:rsidP="00B524D4">
            <w:pPr>
              <w:overflowPunct/>
              <w:autoSpaceDE/>
              <w:autoSpaceDN/>
              <w:adjustRightInd/>
              <w:textAlignment w:val="auto"/>
              <w:rPr>
                <w:rFonts w:cs="Arial"/>
                <w:b/>
                <w:bCs/>
                <w:color w:val="000000"/>
                <w:szCs w:val="22"/>
              </w:rPr>
            </w:pPr>
            <w:r w:rsidRPr="00B524D4">
              <w:rPr>
                <w:rFonts w:cs="Arial"/>
                <w:b/>
                <w:bCs/>
                <w:color w:val="000000"/>
                <w:szCs w:val="22"/>
              </w:rPr>
              <w:t>sys_data_units</w:t>
            </w:r>
          </w:p>
        </w:tc>
      </w:tr>
      <w:tr w:rsidR="00B524D4" w:rsidRPr="00B524D4" w14:paraId="5A7F0687" w14:textId="77777777" w:rsidTr="00B524D4">
        <w:trPr>
          <w:trHeight w:val="255"/>
        </w:trPr>
        <w:tc>
          <w:tcPr>
            <w:tcW w:w="276" w:type="pct"/>
            <w:vMerge w:val="restart"/>
            <w:tcBorders>
              <w:top w:val="nil"/>
              <w:left w:val="single" w:sz="8" w:space="0" w:color="auto"/>
              <w:bottom w:val="single" w:sz="8" w:space="0" w:color="000000"/>
              <w:right w:val="single" w:sz="4" w:space="0" w:color="auto"/>
            </w:tcBorders>
            <w:shd w:val="clear" w:color="auto" w:fill="auto"/>
            <w:noWrap/>
            <w:vAlign w:val="center"/>
            <w:hideMark/>
          </w:tcPr>
          <w:p w14:paraId="276BC0D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System Data</w:t>
            </w:r>
          </w:p>
        </w:tc>
        <w:tc>
          <w:tcPr>
            <w:tcW w:w="44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6BD2AA4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Item#_MaintConfigDate</w:t>
            </w:r>
          </w:p>
        </w:tc>
        <w:tc>
          <w:tcPr>
            <w:tcW w:w="61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0BDAAD3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 Maintenance Configuration Date</w:t>
            </w:r>
          </w:p>
        </w:tc>
        <w:tc>
          <w:tcPr>
            <w:tcW w:w="691" w:type="pct"/>
            <w:tcBorders>
              <w:top w:val="nil"/>
              <w:left w:val="nil"/>
              <w:bottom w:val="single" w:sz="4" w:space="0" w:color="auto"/>
              <w:right w:val="single" w:sz="4" w:space="0" w:color="auto"/>
            </w:tcBorders>
            <w:shd w:val="clear" w:color="auto" w:fill="auto"/>
            <w:vAlign w:val="center"/>
            <w:hideMark/>
          </w:tcPr>
          <w:p w14:paraId="5F34384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 Bearings:1,</w:t>
            </w:r>
          </w:p>
        </w:tc>
        <w:tc>
          <w:tcPr>
            <w:tcW w:w="31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7160BE9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Parameter</w:t>
            </w:r>
          </w:p>
        </w:tc>
        <w:tc>
          <w:tcPr>
            <w:tcW w:w="463"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277C477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General</w:t>
            </w:r>
          </w:p>
        </w:tc>
        <w:tc>
          <w:tcPr>
            <w:tcW w:w="49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65CDE13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SYNC Memory</w:t>
            </w:r>
          </w:p>
        </w:tc>
        <w:tc>
          <w:tcPr>
            <w:tcW w:w="501" w:type="pct"/>
            <w:tcBorders>
              <w:top w:val="nil"/>
              <w:left w:val="nil"/>
              <w:bottom w:val="single" w:sz="4" w:space="0" w:color="auto"/>
              <w:right w:val="single" w:sz="4" w:space="0" w:color="auto"/>
            </w:tcBorders>
            <w:shd w:val="clear" w:color="auto" w:fill="auto"/>
            <w:noWrap/>
            <w:vAlign w:val="center"/>
            <w:hideMark/>
          </w:tcPr>
          <w:p w14:paraId="2645DE0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163DE0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F4A904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7A8EFCA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995995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62A590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1A7837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26C59F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1C3D60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Axle Seals:2,</w:t>
            </w:r>
          </w:p>
        </w:tc>
        <w:tc>
          <w:tcPr>
            <w:tcW w:w="315" w:type="pct"/>
            <w:vMerge/>
            <w:tcBorders>
              <w:top w:val="nil"/>
              <w:left w:val="single" w:sz="4" w:space="0" w:color="auto"/>
              <w:bottom w:val="single" w:sz="8" w:space="0" w:color="000000"/>
              <w:right w:val="single" w:sz="4" w:space="0" w:color="auto"/>
            </w:tcBorders>
            <w:vAlign w:val="center"/>
            <w:hideMark/>
          </w:tcPr>
          <w:p w14:paraId="20F6DC6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9734B8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725D65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19C559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58D66F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1CB3E00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BA665A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815E52B"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B28A63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17DD03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2A9C36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5B9C55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Springs:3,</w:t>
            </w:r>
          </w:p>
        </w:tc>
        <w:tc>
          <w:tcPr>
            <w:tcW w:w="315" w:type="pct"/>
            <w:vMerge/>
            <w:tcBorders>
              <w:top w:val="nil"/>
              <w:left w:val="single" w:sz="4" w:space="0" w:color="auto"/>
              <w:bottom w:val="single" w:sz="8" w:space="0" w:color="000000"/>
              <w:right w:val="single" w:sz="4" w:space="0" w:color="auto"/>
            </w:tcBorders>
            <w:vAlign w:val="center"/>
            <w:hideMark/>
          </w:tcPr>
          <w:p w14:paraId="32D5928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662DD5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9D166EF"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166B7F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CAD449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E2D535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BE2D51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417EEB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B05683B"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97C6F7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5CCB50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94A432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Suspension:4,</w:t>
            </w:r>
          </w:p>
        </w:tc>
        <w:tc>
          <w:tcPr>
            <w:tcW w:w="315" w:type="pct"/>
            <w:vMerge/>
            <w:tcBorders>
              <w:top w:val="nil"/>
              <w:left w:val="single" w:sz="4" w:space="0" w:color="auto"/>
              <w:bottom w:val="single" w:sz="8" w:space="0" w:color="000000"/>
              <w:right w:val="single" w:sz="4" w:space="0" w:color="auto"/>
            </w:tcBorders>
            <w:vAlign w:val="center"/>
            <w:hideMark/>
          </w:tcPr>
          <w:p w14:paraId="70FF3F67"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B30458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5E76611"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9436BD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1A8D3D3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377281E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EEF799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43366E8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52ECFE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FEACBC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D994D1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D3042F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Adjustments:5,</w:t>
            </w:r>
          </w:p>
        </w:tc>
        <w:tc>
          <w:tcPr>
            <w:tcW w:w="315" w:type="pct"/>
            <w:vMerge/>
            <w:tcBorders>
              <w:top w:val="nil"/>
              <w:left w:val="single" w:sz="4" w:space="0" w:color="auto"/>
              <w:bottom w:val="single" w:sz="8" w:space="0" w:color="000000"/>
              <w:right w:val="single" w:sz="4" w:space="0" w:color="auto"/>
            </w:tcBorders>
            <w:vAlign w:val="center"/>
            <w:hideMark/>
          </w:tcPr>
          <w:p w14:paraId="7F864AC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DF0C6C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907C45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A04594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53E2F08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433750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51CF6D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6E069B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A3ACB0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C8C3FF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B7E877A"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020154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Linings:6,</w:t>
            </w:r>
          </w:p>
        </w:tc>
        <w:tc>
          <w:tcPr>
            <w:tcW w:w="315" w:type="pct"/>
            <w:vMerge/>
            <w:tcBorders>
              <w:top w:val="nil"/>
              <w:left w:val="single" w:sz="4" w:space="0" w:color="auto"/>
              <w:bottom w:val="single" w:sz="8" w:space="0" w:color="000000"/>
              <w:right w:val="single" w:sz="4" w:space="0" w:color="auto"/>
            </w:tcBorders>
            <w:vAlign w:val="center"/>
            <w:hideMark/>
          </w:tcPr>
          <w:p w14:paraId="39DC58D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54853F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2C934B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BF84D7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4FC080C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271A4FF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77B0E4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6C8731B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A43EE0A"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B0FD2B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912C11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F85912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Hub and Drum Brakes:7,</w:t>
            </w:r>
          </w:p>
        </w:tc>
        <w:tc>
          <w:tcPr>
            <w:tcW w:w="315" w:type="pct"/>
            <w:vMerge/>
            <w:tcBorders>
              <w:top w:val="nil"/>
              <w:left w:val="single" w:sz="4" w:space="0" w:color="auto"/>
              <w:bottom w:val="single" w:sz="8" w:space="0" w:color="000000"/>
              <w:right w:val="single" w:sz="4" w:space="0" w:color="auto"/>
            </w:tcBorders>
            <w:vAlign w:val="center"/>
            <w:hideMark/>
          </w:tcPr>
          <w:p w14:paraId="621F49A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55A8C59"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DC72100"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B49E1B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1C64950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59B5F0D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3E4D33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53E13A3"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98BA37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D0B89B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EAEF7C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963DC3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Lines:8,</w:t>
            </w:r>
          </w:p>
        </w:tc>
        <w:tc>
          <w:tcPr>
            <w:tcW w:w="315" w:type="pct"/>
            <w:vMerge/>
            <w:tcBorders>
              <w:top w:val="nil"/>
              <w:left w:val="single" w:sz="4" w:space="0" w:color="auto"/>
              <w:bottom w:val="single" w:sz="8" w:space="0" w:color="000000"/>
              <w:right w:val="single" w:sz="4" w:space="0" w:color="auto"/>
            </w:tcBorders>
            <w:vAlign w:val="center"/>
            <w:hideMark/>
          </w:tcPr>
          <w:p w14:paraId="070404C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038BF4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C0EF75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533715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18FDAF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6CF1C3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279C9C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843715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98406D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9084466"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D34B70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A5F37D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Wiring:9,</w:t>
            </w:r>
          </w:p>
        </w:tc>
        <w:tc>
          <w:tcPr>
            <w:tcW w:w="315" w:type="pct"/>
            <w:vMerge/>
            <w:tcBorders>
              <w:top w:val="nil"/>
              <w:left w:val="single" w:sz="4" w:space="0" w:color="auto"/>
              <w:bottom w:val="single" w:sz="8" w:space="0" w:color="000000"/>
              <w:right w:val="single" w:sz="4" w:space="0" w:color="auto"/>
            </w:tcBorders>
            <w:vAlign w:val="center"/>
            <w:hideMark/>
          </w:tcPr>
          <w:p w14:paraId="51ED8C38"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1290FC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F4EC0B9"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B444FF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16BCEA5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876A7C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B0F628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1DC795B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E60EFF4"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7E21E1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8A8FF8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660514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Hydraulic Brakes:10,</w:t>
            </w:r>
          </w:p>
        </w:tc>
        <w:tc>
          <w:tcPr>
            <w:tcW w:w="315" w:type="pct"/>
            <w:vMerge/>
            <w:tcBorders>
              <w:top w:val="nil"/>
              <w:left w:val="single" w:sz="4" w:space="0" w:color="auto"/>
              <w:bottom w:val="single" w:sz="8" w:space="0" w:color="000000"/>
              <w:right w:val="single" w:sz="4" w:space="0" w:color="auto"/>
            </w:tcBorders>
            <w:vAlign w:val="center"/>
            <w:hideMark/>
          </w:tcPr>
          <w:p w14:paraId="481A420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2647D8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42FB21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4CF788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65026B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2BEA197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4EE0B68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62D5F00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CC74F3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535F01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149057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9636EE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Magnets:11,</w:t>
            </w:r>
          </w:p>
        </w:tc>
        <w:tc>
          <w:tcPr>
            <w:tcW w:w="315" w:type="pct"/>
            <w:vMerge/>
            <w:tcBorders>
              <w:top w:val="nil"/>
              <w:left w:val="single" w:sz="4" w:space="0" w:color="auto"/>
              <w:bottom w:val="single" w:sz="8" w:space="0" w:color="000000"/>
              <w:right w:val="single" w:sz="4" w:space="0" w:color="auto"/>
            </w:tcBorders>
            <w:vAlign w:val="center"/>
            <w:hideMark/>
          </w:tcPr>
          <w:p w14:paraId="36A2C1D4"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CF2AC0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4BF0D8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07673E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B48E41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66346A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9998D7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2E6F59D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466A49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0C549D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BAD8E4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C38DC5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Lug Nuts:12,</w:t>
            </w:r>
          </w:p>
        </w:tc>
        <w:tc>
          <w:tcPr>
            <w:tcW w:w="315" w:type="pct"/>
            <w:vMerge/>
            <w:tcBorders>
              <w:top w:val="nil"/>
              <w:left w:val="single" w:sz="4" w:space="0" w:color="auto"/>
              <w:bottom w:val="single" w:sz="8" w:space="0" w:color="000000"/>
              <w:right w:val="single" w:sz="4" w:space="0" w:color="auto"/>
            </w:tcBorders>
            <w:vAlign w:val="center"/>
            <w:hideMark/>
          </w:tcPr>
          <w:p w14:paraId="5C6AC50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716B23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CC05CD9"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AB6BB6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5F3F948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2532483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1509A79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43D5182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0D69554"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32B738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4FC153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5C6474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Wheels / Rims:13,</w:t>
            </w:r>
          </w:p>
        </w:tc>
        <w:tc>
          <w:tcPr>
            <w:tcW w:w="315" w:type="pct"/>
            <w:vMerge/>
            <w:tcBorders>
              <w:top w:val="nil"/>
              <w:left w:val="single" w:sz="4" w:space="0" w:color="auto"/>
              <w:bottom w:val="single" w:sz="8" w:space="0" w:color="000000"/>
              <w:right w:val="single" w:sz="4" w:space="0" w:color="auto"/>
            </w:tcBorders>
            <w:vAlign w:val="center"/>
            <w:hideMark/>
          </w:tcPr>
          <w:p w14:paraId="22AA45E4"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9480B6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BEA448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553243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21A0340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19F8F4A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7ECE1A5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6C5B11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10C71F3"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57C52B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D7D1ADA"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37C132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Pressure:14,</w:t>
            </w:r>
          </w:p>
        </w:tc>
        <w:tc>
          <w:tcPr>
            <w:tcW w:w="315" w:type="pct"/>
            <w:vMerge/>
            <w:tcBorders>
              <w:top w:val="nil"/>
              <w:left w:val="single" w:sz="4" w:space="0" w:color="auto"/>
              <w:bottom w:val="single" w:sz="8" w:space="0" w:color="000000"/>
              <w:right w:val="single" w:sz="4" w:space="0" w:color="auto"/>
            </w:tcBorders>
            <w:vAlign w:val="center"/>
            <w:hideMark/>
          </w:tcPr>
          <w:p w14:paraId="09F6D59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D6D04A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A59669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2C1B7D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2CB5F4F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5B8477D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3F7069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60C446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9289DF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64022C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58332A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53A8B3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Wiring / Harness:15</w:t>
            </w:r>
          </w:p>
        </w:tc>
        <w:tc>
          <w:tcPr>
            <w:tcW w:w="315" w:type="pct"/>
            <w:vMerge/>
            <w:tcBorders>
              <w:top w:val="nil"/>
              <w:left w:val="single" w:sz="4" w:space="0" w:color="auto"/>
              <w:bottom w:val="single" w:sz="8" w:space="0" w:color="000000"/>
              <w:right w:val="single" w:sz="4" w:space="0" w:color="auto"/>
            </w:tcBorders>
            <w:vAlign w:val="center"/>
            <w:hideMark/>
          </w:tcPr>
          <w:p w14:paraId="61FB2A9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B9F02C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E3A978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8D342F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BBC2D4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2D2113A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68FC671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559020A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FAA370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00F010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AA76DC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42BCF1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Item1:16,</w:t>
            </w:r>
          </w:p>
        </w:tc>
        <w:tc>
          <w:tcPr>
            <w:tcW w:w="315" w:type="pct"/>
            <w:vMerge/>
            <w:tcBorders>
              <w:top w:val="nil"/>
              <w:left w:val="single" w:sz="4" w:space="0" w:color="auto"/>
              <w:bottom w:val="single" w:sz="8" w:space="0" w:color="000000"/>
              <w:right w:val="single" w:sz="4" w:space="0" w:color="auto"/>
            </w:tcBorders>
            <w:vAlign w:val="center"/>
            <w:hideMark/>
          </w:tcPr>
          <w:p w14:paraId="4FB3ECE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4956F5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3DDCA6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EABA5A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79FF647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55BD1C4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52F3299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B96AF0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540D453"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31E3616"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90DE43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4F85C4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Item2:17,</w:t>
            </w:r>
          </w:p>
        </w:tc>
        <w:tc>
          <w:tcPr>
            <w:tcW w:w="315" w:type="pct"/>
            <w:vMerge/>
            <w:tcBorders>
              <w:top w:val="nil"/>
              <w:left w:val="single" w:sz="4" w:space="0" w:color="auto"/>
              <w:bottom w:val="single" w:sz="8" w:space="0" w:color="000000"/>
              <w:right w:val="single" w:sz="4" w:space="0" w:color="auto"/>
            </w:tcBorders>
            <w:vAlign w:val="center"/>
            <w:hideMark/>
          </w:tcPr>
          <w:p w14:paraId="56F820C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80D384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E33A23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DE26C2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125BBDC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48B67A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531584D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615487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EC6A2B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55C753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70862D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7C4B8FC"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Item3:18,</w:t>
            </w:r>
          </w:p>
        </w:tc>
        <w:tc>
          <w:tcPr>
            <w:tcW w:w="315" w:type="pct"/>
            <w:vMerge/>
            <w:tcBorders>
              <w:top w:val="nil"/>
              <w:left w:val="single" w:sz="4" w:space="0" w:color="auto"/>
              <w:bottom w:val="single" w:sz="8" w:space="0" w:color="000000"/>
              <w:right w:val="single" w:sz="4" w:space="0" w:color="auto"/>
            </w:tcBorders>
            <w:vAlign w:val="center"/>
            <w:hideMark/>
          </w:tcPr>
          <w:p w14:paraId="40F95E15"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99B30D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1AE2A9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1A56F7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22B255C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2E910DC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DC97EE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285C4B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988F48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61B062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5C8489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F9649D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Item4:19,</w:t>
            </w:r>
          </w:p>
        </w:tc>
        <w:tc>
          <w:tcPr>
            <w:tcW w:w="315" w:type="pct"/>
            <w:vMerge/>
            <w:tcBorders>
              <w:top w:val="nil"/>
              <w:left w:val="single" w:sz="4" w:space="0" w:color="auto"/>
              <w:bottom w:val="single" w:sz="8" w:space="0" w:color="000000"/>
              <w:right w:val="single" w:sz="4" w:space="0" w:color="auto"/>
            </w:tcBorders>
            <w:vAlign w:val="center"/>
            <w:hideMark/>
          </w:tcPr>
          <w:p w14:paraId="139C57D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FE186B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9F96D7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0E8A85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88E3FE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34378E1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5253C3A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FC10858"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0D7B124"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DB368D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6CA449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8B5528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Item5:20,</w:t>
            </w:r>
          </w:p>
        </w:tc>
        <w:tc>
          <w:tcPr>
            <w:tcW w:w="315" w:type="pct"/>
            <w:vMerge/>
            <w:tcBorders>
              <w:top w:val="nil"/>
              <w:left w:val="single" w:sz="4" w:space="0" w:color="auto"/>
              <w:bottom w:val="single" w:sz="8" w:space="0" w:color="000000"/>
              <w:right w:val="single" w:sz="4" w:space="0" w:color="auto"/>
            </w:tcBorders>
            <w:vAlign w:val="center"/>
            <w:hideMark/>
          </w:tcPr>
          <w:p w14:paraId="1F2CF04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A0B5DD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11CC159"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73259E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31B00CA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9E2F1D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2645FE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405714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B6A24D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213EBC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149EAF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BC706B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Item6:21,</w:t>
            </w:r>
          </w:p>
        </w:tc>
        <w:tc>
          <w:tcPr>
            <w:tcW w:w="315" w:type="pct"/>
            <w:vMerge/>
            <w:tcBorders>
              <w:top w:val="nil"/>
              <w:left w:val="single" w:sz="4" w:space="0" w:color="auto"/>
              <w:bottom w:val="single" w:sz="8" w:space="0" w:color="000000"/>
              <w:right w:val="single" w:sz="4" w:space="0" w:color="auto"/>
            </w:tcBorders>
            <w:vAlign w:val="center"/>
            <w:hideMark/>
          </w:tcPr>
          <w:p w14:paraId="5D59EC0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DC1B0C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AA86889"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9BF353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1769A34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AAA816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A337B1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961423C"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FD68CE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4E9307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0F64E2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4211C17"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Item7:22,</w:t>
            </w:r>
          </w:p>
        </w:tc>
        <w:tc>
          <w:tcPr>
            <w:tcW w:w="315" w:type="pct"/>
            <w:vMerge/>
            <w:tcBorders>
              <w:top w:val="nil"/>
              <w:left w:val="single" w:sz="4" w:space="0" w:color="auto"/>
              <w:bottom w:val="single" w:sz="8" w:space="0" w:color="000000"/>
              <w:right w:val="single" w:sz="4" w:space="0" w:color="auto"/>
            </w:tcBorders>
            <w:vAlign w:val="center"/>
            <w:hideMark/>
          </w:tcPr>
          <w:p w14:paraId="753F63D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BE50B0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CE4540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E782D2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3698CF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03507D2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41DDE9D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071016C"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336FA2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F2845E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70F43B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FA5297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Item8:23,</w:t>
            </w:r>
          </w:p>
        </w:tc>
        <w:tc>
          <w:tcPr>
            <w:tcW w:w="315" w:type="pct"/>
            <w:vMerge/>
            <w:tcBorders>
              <w:top w:val="nil"/>
              <w:left w:val="single" w:sz="4" w:space="0" w:color="auto"/>
              <w:bottom w:val="single" w:sz="8" w:space="0" w:color="000000"/>
              <w:right w:val="single" w:sz="4" w:space="0" w:color="auto"/>
            </w:tcBorders>
            <w:vAlign w:val="center"/>
            <w:hideMark/>
          </w:tcPr>
          <w:p w14:paraId="3E352C6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8F5214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F0B04B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4C11C2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F62C48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3B1B967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C68181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10C1D03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A50689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9CA742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6D7C91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F49B8F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Item9:24,</w:t>
            </w:r>
          </w:p>
        </w:tc>
        <w:tc>
          <w:tcPr>
            <w:tcW w:w="315" w:type="pct"/>
            <w:vMerge/>
            <w:tcBorders>
              <w:top w:val="nil"/>
              <w:left w:val="single" w:sz="4" w:space="0" w:color="auto"/>
              <w:bottom w:val="single" w:sz="8" w:space="0" w:color="000000"/>
              <w:right w:val="single" w:sz="4" w:space="0" w:color="auto"/>
            </w:tcBorders>
            <w:vAlign w:val="center"/>
            <w:hideMark/>
          </w:tcPr>
          <w:p w14:paraId="4A48C3A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485B57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88F054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1CB0C8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5AB66E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1B96EAE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7BDA07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7F2752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65CD54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26EA05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90B09F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78B38E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Item10:25,</w:t>
            </w:r>
          </w:p>
        </w:tc>
        <w:tc>
          <w:tcPr>
            <w:tcW w:w="315" w:type="pct"/>
            <w:vMerge/>
            <w:tcBorders>
              <w:top w:val="nil"/>
              <w:left w:val="single" w:sz="4" w:space="0" w:color="auto"/>
              <w:bottom w:val="single" w:sz="8" w:space="0" w:color="000000"/>
              <w:right w:val="single" w:sz="4" w:space="0" w:color="auto"/>
            </w:tcBorders>
            <w:vAlign w:val="center"/>
            <w:hideMark/>
          </w:tcPr>
          <w:p w14:paraId="4313CC44"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990235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9A7D9B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758A5B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3EDA1B9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5061865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486A7AB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405FBA5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B86301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5F0B08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DB1561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741179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Item11:26,</w:t>
            </w:r>
          </w:p>
        </w:tc>
        <w:tc>
          <w:tcPr>
            <w:tcW w:w="315" w:type="pct"/>
            <w:vMerge/>
            <w:tcBorders>
              <w:top w:val="nil"/>
              <w:left w:val="single" w:sz="4" w:space="0" w:color="auto"/>
              <w:bottom w:val="single" w:sz="8" w:space="0" w:color="000000"/>
              <w:right w:val="single" w:sz="4" w:space="0" w:color="auto"/>
            </w:tcBorders>
            <w:vAlign w:val="center"/>
            <w:hideMark/>
          </w:tcPr>
          <w:p w14:paraId="07329DC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BDC7FD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5202D3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E72C0D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35BC9B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53578A9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606C936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1929FF0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37DB43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87681E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563884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66F557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Item12:27,</w:t>
            </w:r>
          </w:p>
        </w:tc>
        <w:tc>
          <w:tcPr>
            <w:tcW w:w="315" w:type="pct"/>
            <w:vMerge/>
            <w:tcBorders>
              <w:top w:val="nil"/>
              <w:left w:val="single" w:sz="4" w:space="0" w:color="auto"/>
              <w:bottom w:val="single" w:sz="8" w:space="0" w:color="000000"/>
              <w:right w:val="single" w:sz="4" w:space="0" w:color="auto"/>
            </w:tcBorders>
            <w:vAlign w:val="center"/>
            <w:hideMark/>
          </w:tcPr>
          <w:p w14:paraId="782EC26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4E57D4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304EBA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ED263F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7851572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388CF3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1281D08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5A9CE04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B29483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9C376C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AB0E7F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FBEEA2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Item13:28,</w:t>
            </w:r>
          </w:p>
        </w:tc>
        <w:tc>
          <w:tcPr>
            <w:tcW w:w="315" w:type="pct"/>
            <w:vMerge/>
            <w:tcBorders>
              <w:top w:val="nil"/>
              <w:left w:val="single" w:sz="4" w:space="0" w:color="auto"/>
              <w:bottom w:val="single" w:sz="8" w:space="0" w:color="000000"/>
              <w:right w:val="single" w:sz="4" w:space="0" w:color="auto"/>
            </w:tcBorders>
            <w:vAlign w:val="center"/>
            <w:hideMark/>
          </w:tcPr>
          <w:p w14:paraId="6A2ADA8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90F260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5325CA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818DCB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CD829D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5BCA741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0D3DB9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51B24EB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F5550F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70F45F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FFB8D0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05D911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Item14:29,</w:t>
            </w:r>
          </w:p>
        </w:tc>
        <w:tc>
          <w:tcPr>
            <w:tcW w:w="315" w:type="pct"/>
            <w:vMerge/>
            <w:tcBorders>
              <w:top w:val="nil"/>
              <w:left w:val="single" w:sz="4" w:space="0" w:color="auto"/>
              <w:bottom w:val="single" w:sz="8" w:space="0" w:color="000000"/>
              <w:right w:val="single" w:sz="4" w:space="0" w:color="auto"/>
            </w:tcBorders>
            <w:vAlign w:val="center"/>
            <w:hideMark/>
          </w:tcPr>
          <w:p w14:paraId="109419D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CB10C7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F37777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DEEC1F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B94AB6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180538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7310419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6977CA3"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082E0A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7F15183"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FD10F8A"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24E123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Item15:30,</w:t>
            </w:r>
          </w:p>
        </w:tc>
        <w:tc>
          <w:tcPr>
            <w:tcW w:w="315" w:type="pct"/>
            <w:vMerge/>
            <w:tcBorders>
              <w:top w:val="nil"/>
              <w:left w:val="single" w:sz="4" w:space="0" w:color="auto"/>
              <w:bottom w:val="single" w:sz="8" w:space="0" w:color="000000"/>
              <w:right w:val="single" w:sz="4" w:space="0" w:color="auto"/>
            </w:tcBorders>
            <w:vAlign w:val="center"/>
            <w:hideMark/>
          </w:tcPr>
          <w:p w14:paraId="581D0C1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D66895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1B0333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FA97FA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1492E5C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285373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BA5115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5AF2C24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C957C5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DCFEAA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C69C25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0523E87"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Item16:31,</w:t>
            </w:r>
          </w:p>
        </w:tc>
        <w:tc>
          <w:tcPr>
            <w:tcW w:w="315" w:type="pct"/>
            <w:vMerge/>
            <w:tcBorders>
              <w:top w:val="nil"/>
              <w:left w:val="single" w:sz="4" w:space="0" w:color="auto"/>
              <w:bottom w:val="single" w:sz="8" w:space="0" w:color="000000"/>
              <w:right w:val="single" w:sz="4" w:space="0" w:color="auto"/>
            </w:tcBorders>
            <w:vAlign w:val="center"/>
            <w:hideMark/>
          </w:tcPr>
          <w:p w14:paraId="1E35AB98"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C04A51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93DFFA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A86830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255CEAE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78AC471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430B09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1A97AD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E13231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F34E26C"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ADF194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BD8D28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Item17:32,</w:t>
            </w:r>
          </w:p>
        </w:tc>
        <w:tc>
          <w:tcPr>
            <w:tcW w:w="315" w:type="pct"/>
            <w:vMerge/>
            <w:tcBorders>
              <w:top w:val="nil"/>
              <w:left w:val="single" w:sz="4" w:space="0" w:color="auto"/>
              <w:bottom w:val="single" w:sz="8" w:space="0" w:color="000000"/>
              <w:right w:val="single" w:sz="4" w:space="0" w:color="auto"/>
            </w:tcBorders>
            <w:vAlign w:val="center"/>
            <w:hideMark/>
          </w:tcPr>
          <w:p w14:paraId="4810EE1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C8BB88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734209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5D3F8A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7FF6314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22CD1CC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1D5C9B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D26E98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DDAEE9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2FEDD6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680C97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5BE405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Item18:33,</w:t>
            </w:r>
          </w:p>
        </w:tc>
        <w:tc>
          <w:tcPr>
            <w:tcW w:w="315" w:type="pct"/>
            <w:vMerge/>
            <w:tcBorders>
              <w:top w:val="nil"/>
              <w:left w:val="single" w:sz="4" w:space="0" w:color="auto"/>
              <w:bottom w:val="single" w:sz="8" w:space="0" w:color="000000"/>
              <w:right w:val="single" w:sz="4" w:space="0" w:color="auto"/>
            </w:tcBorders>
            <w:vAlign w:val="center"/>
            <w:hideMark/>
          </w:tcPr>
          <w:p w14:paraId="5EB6F61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C0C8C5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8704B8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70E722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503E229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7AC23F0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8F86AD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212A161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8DAE2A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036C484"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01DC23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0B1602C"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Item19:34,</w:t>
            </w:r>
          </w:p>
        </w:tc>
        <w:tc>
          <w:tcPr>
            <w:tcW w:w="315" w:type="pct"/>
            <w:vMerge/>
            <w:tcBorders>
              <w:top w:val="nil"/>
              <w:left w:val="single" w:sz="4" w:space="0" w:color="auto"/>
              <w:bottom w:val="single" w:sz="8" w:space="0" w:color="000000"/>
              <w:right w:val="single" w:sz="4" w:space="0" w:color="auto"/>
            </w:tcBorders>
            <w:vAlign w:val="center"/>
            <w:hideMark/>
          </w:tcPr>
          <w:p w14:paraId="6FC352D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34F1B8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CDF5D0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0000F9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3D61C84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B4D11C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6AFCBC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6D7426F4" w14:textId="77777777" w:rsidTr="00B524D4">
        <w:trPr>
          <w:trHeight w:val="270"/>
        </w:trPr>
        <w:tc>
          <w:tcPr>
            <w:tcW w:w="276" w:type="pct"/>
            <w:vMerge/>
            <w:tcBorders>
              <w:top w:val="nil"/>
              <w:left w:val="single" w:sz="8" w:space="0" w:color="auto"/>
              <w:bottom w:val="single" w:sz="8" w:space="0" w:color="000000"/>
              <w:right w:val="single" w:sz="4" w:space="0" w:color="auto"/>
            </w:tcBorders>
            <w:vAlign w:val="center"/>
            <w:hideMark/>
          </w:tcPr>
          <w:p w14:paraId="669F61E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B7BAF1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2F7D1F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8" w:space="0" w:color="auto"/>
              <w:right w:val="single" w:sz="4" w:space="0" w:color="auto"/>
            </w:tcBorders>
            <w:shd w:val="clear" w:color="auto" w:fill="auto"/>
            <w:vAlign w:val="center"/>
            <w:hideMark/>
          </w:tcPr>
          <w:p w14:paraId="183F438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Item20:35,</w:t>
            </w:r>
          </w:p>
        </w:tc>
        <w:tc>
          <w:tcPr>
            <w:tcW w:w="315" w:type="pct"/>
            <w:vMerge/>
            <w:tcBorders>
              <w:top w:val="nil"/>
              <w:left w:val="single" w:sz="4" w:space="0" w:color="auto"/>
              <w:bottom w:val="single" w:sz="8" w:space="0" w:color="000000"/>
              <w:right w:val="single" w:sz="4" w:space="0" w:color="auto"/>
            </w:tcBorders>
            <w:vAlign w:val="center"/>
            <w:hideMark/>
          </w:tcPr>
          <w:p w14:paraId="4E0D83F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78CFF09"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720E7B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8" w:space="0" w:color="auto"/>
              <w:right w:val="single" w:sz="4" w:space="0" w:color="auto"/>
            </w:tcBorders>
            <w:shd w:val="clear" w:color="auto" w:fill="auto"/>
            <w:noWrap/>
            <w:vAlign w:val="center"/>
            <w:hideMark/>
          </w:tcPr>
          <w:p w14:paraId="4466439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8" w:space="0" w:color="auto"/>
              <w:right w:val="single" w:sz="4" w:space="0" w:color="auto"/>
            </w:tcBorders>
            <w:shd w:val="clear" w:color="auto" w:fill="auto"/>
            <w:noWrap/>
            <w:vAlign w:val="center"/>
            <w:hideMark/>
          </w:tcPr>
          <w:p w14:paraId="223C48F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8" w:space="0" w:color="auto"/>
              <w:right w:val="single" w:sz="4" w:space="0" w:color="auto"/>
            </w:tcBorders>
            <w:shd w:val="clear" w:color="auto" w:fill="auto"/>
            <w:noWrap/>
            <w:vAlign w:val="center"/>
            <w:hideMark/>
          </w:tcPr>
          <w:p w14:paraId="7DC89D7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8" w:space="0" w:color="auto"/>
              <w:right w:val="single" w:sz="8" w:space="0" w:color="auto"/>
            </w:tcBorders>
            <w:shd w:val="clear" w:color="auto" w:fill="auto"/>
            <w:noWrap/>
            <w:vAlign w:val="center"/>
            <w:hideMark/>
          </w:tcPr>
          <w:p w14:paraId="144D1D9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66AA0EC0" w14:textId="77777777" w:rsidTr="00B524D4">
        <w:trPr>
          <w:trHeight w:val="255"/>
        </w:trPr>
        <w:tc>
          <w:tcPr>
            <w:tcW w:w="276" w:type="pct"/>
            <w:vMerge w:val="restart"/>
            <w:tcBorders>
              <w:top w:val="nil"/>
              <w:left w:val="single" w:sz="8" w:space="0" w:color="auto"/>
              <w:bottom w:val="single" w:sz="8" w:space="0" w:color="000000"/>
              <w:right w:val="single" w:sz="4" w:space="0" w:color="auto"/>
            </w:tcBorders>
            <w:shd w:val="clear" w:color="auto" w:fill="auto"/>
            <w:noWrap/>
            <w:vAlign w:val="center"/>
            <w:hideMark/>
          </w:tcPr>
          <w:p w14:paraId="1C07525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System Data</w:t>
            </w:r>
          </w:p>
        </w:tc>
        <w:tc>
          <w:tcPr>
            <w:tcW w:w="44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5FEE4BB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Item#_MaintDueDate</w:t>
            </w:r>
          </w:p>
        </w:tc>
        <w:tc>
          <w:tcPr>
            <w:tcW w:w="61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53DC68B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 Maintenance Due Date</w:t>
            </w:r>
          </w:p>
        </w:tc>
        <w:tc>
          <w:tcPr>
            <w:tcW w:w="691" w:type="pct"/>
            <w:tcBorders>
              <w:top w:val="nil"/>
              <w:left w:val="nil"/>
              <w:bottom w:val="single" w:sz="4" w:space="0" w:color="auto"/>
              <w:right w:val="single" w:sz="4" w:space="0" w:color="auto"/>
            </w:tcBorders>
            <w:shd w:val="clear" w:color="auto" w:fill="auto"/>
            <w:vAlign w:val="center"/>
            <w:hideMark/>
          </w:tcPr>
          <w:p w14:paraId="49AA83F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 Bearings:1,</w:t>
            </w:r>
          </w:p>
        </w:tc>
        <w:tc>
          <w:tcPr>
            <w:tcW w:w="31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2D95266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Parameter</w:t>
            </w:r>
          </w:p>
        </w:tc>
        <w:tc>
          <w:tcPr>
            <w:tcW w:w="463"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4DEFBD9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General</w:t>
            </w:r>
          </w:p>
        </w:tc>
        <w:tc>
          <w:tcPr>
            <w:tcW w:w="49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0149718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SYNC Memory</w:t>
            </w:r>
          </w:p>
        </w:tc>
        <w:tc>
          <w:tcPr>
            <w:tcW w:w="501" w:type="pct"/>
            <w:tcBorders>
              <w:top w:val="nil"/>
              <w:left w:val="nil"/>
              <w:bottom w:val="single" w:sz="4" w:space="0" w:color="auto"/>
              <w:right w:val="single" w:sz="4" w:space="0" w:color="auto"/>
            </w:tcBorders>
            <w:shd w:val="clear" w:color="auto" w:fill="auto"/>
            <w:noWrap/>
            <w:vAlign w:val="center"/>
            <w:hideMark/>
          </w:tcPr>
          <w:p w14:paraId="7995CEF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331C20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26ED8C4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22BD57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036EFE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504BCA3"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1C57E6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08DF57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10E2F0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Axle Seals:2,</w:t>
            </w:r>
          </w:p>
        </w:tc>
        <w:tc>
          <w:tcPr>
            <w:tcW w:w="315" w:type="pct"/>
            <w:vMerge/>
            <w:tcBorders>
              <w:top w:val="nil"/>
              <w:left w:val="single" w:sz="4" w:space="0" w:color="auto"/>
              <w:bottom w:val="single" w:sz="8" w:space="0" w:color="000000"/>
              <w:right w:val="single" w:sz="4" w:space="0" w:color="auto"/>
            </w:tcBorders>
            <w:vAlign w:val="center"/>
            <w:hideMark/>
          </w:tcPr>
          <w:p w14:paraId="482F92E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423CD4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C873EC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B8099F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FA020C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0D16500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C08FF4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483380D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69D92D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615E3A4"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0CAFF9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6BD1F9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Springs:3,</w:t>
            </w:r>
          </w:p>
        </w:tc>
        <w:tc>
          <w:tcPr>
            <w:tcW w:w="315" w:type="pct"/>
            <w:vMerge/>
            <w:tcBorders>
              <w:top w:val="nil"/>
              <w:left w:val="single" w:sz="4" w:space="0" w:color="auto"/>
              <w:bottom w:val="single" w:sz="8" w:space="0" w:color="000000"/>
              <w:right w:val="single" w:sz="4" w:space="0" w:color="auto"/>
            </w:tcBorders>
            <w:vAlign w:val="center"/>
            <w:hideMark/>
          </w:tcPr>
          <w:p w14:paraId="10720A4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200E32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717A3E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0F72F4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5DEAD3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AA7BD5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017B2C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C176CF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AE3C46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EF271A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5FE92B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24E82A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Suspension:4,</w:t>
            </w:r>
          </w:p>
        </w:tc>
        <w:tc>
          <w:tcPr>
            <w:tcW w:w="315" w:type="pct"/>
            <w:vMerge/>
            <w:tcBorders>
              <w:top w:val="nil"/>
              <w:left w:val="single" w:sz="4" w:space="0" w:color="auto"/>
              <w:bottom w:val="single" w:sz="8" w:space="0" w:color="000000"/>
              <w:right w:val="single" w:sz="4" w:space="0" w:color="auto"/>
            </w:tcBorders>
            <w:vAlign w:val="center"/>
            <w:hideMark/>
          </w:tcPr>
          <w:p w14:paraId="68F6AE75"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A8FB96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6C7E09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D008BC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28FE1EB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37EE184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4425E03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145A1BFB"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9BBB7B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183B0B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41E152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11F0C8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Adjustments:5,</w:t>
            </w:r>
          </w:p>
        </w:tc>
        <w:tc>
          <w:tcPr>
            <w:tcW w:w="315" w:type="pct"/>
            <w:vMerge/>
            <w:tcBorders>
              <w:top w:val="nil"/>
              <w:left w:val="single" w:sz="4" w:space="0" w:color="auto"/>
              <w:bottom w:val="single" w:sz="8" w:space="0" w:color="000000"/>
              <w:right w:val="single" w:sz="4" w:space="0" w:color="auto"/>
            </w:tcBorders>
            <w:vAlign w:val="center"/>
            <w:hideMark/>
          </w:tcPr>
          <w:p w14:paraId="3F30853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3725CB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55C20B1"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A5EE6F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75CF623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2FF741E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BA7184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DB1392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FF01FA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9FB681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CD42D90"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2E4E1E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Linings:6,</w:t>
            </w:r>
          </w:p>
        </w:tc>
        <w:tc>
          <w:tcPr>
            <w:tcW w:w="315" w:type="pct"/>
            <w:vMerge/>
            <w:tcBorders>
              <w:top w:val="nil"/>
              <w:left w:val="single" w:sz="4" w:space="0" w:color="auto"/>
              <w:bottom w:val="single" w:sz="8" w:space="0" w:color="000000"/>
              <w:right w:val="single" w:sz="4" w:space="0" w:color="auto"/>
            </w:tcBorders>
            <w:vAlign w:val="center"/>
            <w:hideMark/>
          </w:tcPr>
          <w:p w14:paraId="31BB26A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3C7607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2CC6FC0"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7E7ED5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5789259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3738C1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42D2025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2F78D41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2EA235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B5ADE2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80A642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1B1E78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Hub and Drum Brakes:7,</w:t>
            </w:r>
          </w:p>
        </w:tc>
        <w:tc>
          <w:tcPr>
            <w:tcW w:w="315" w:type="pct"/>
            <w:vMerge/>
            <w:tcBorders>
              <w:top w:val="nil"/>
              <w:left w:val="single" w:sz="4" w:space="0" w:color="auto"/>
              <w:bottom w:val="single" w:sz="8" w:space="0" w:color="000000"/>
              <w:right w:val="single" w:sz="4" w:space="0" w:color="auto"/>
            </w:tcBorders>
            <w:vAlign w:val="center"/>
            <w:hideMark/>
          </w:tcPr>
          <w:p w14:paraId="610C8733"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8ABA93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C8755D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EF5993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F03809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1469D24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AB43C4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790A8B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96C886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3BAF89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6E0ADA0"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471A00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Lines:8,</w:t>
            </w:r>
          </w:p>
        </w:tc>
        <w:tc>
          <w:tcPr>
            <w:tcW w:w="315" w:type="pct"/>
            <w:vMerge/>
            <w:tcBorders>
              <w:top w:val="nil"/>
              <w:left w:val="single" w:sz="4" w:space="0" w:color="auto"/>
              <w:bottom w:val="single" w:sz="8" w:space="0" w:color="000000"/>
              <w:right w:val="single" w:sz="4" w:space="0" w:color="auto"/>
            </w:tcBorders>
            <w:vAlign w:val="center"/>
            <w:hideMark/>
          </w:tcPr>
          <w:p w14:paraId="561407C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97B26B9"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489615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5685A8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F6542D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3AC2C1A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5C8BBAF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765C29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3A6430A"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C668B2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4F56409"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50B735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Wiring:9,</w:t>
            </w:r>
          </w:p>
        </w:tc>
        <w:tc>
          <w:tcPr>
            <w:tcW w:w="315" w:type="pct"/>
            <w:vMerge/>
            <w:tcBorders>
              <w:top w:val="nil"/>
              <w:left w:val="single" w:sz="4" w:space="0" w:color="auto"/>
              <w:bottom w:val="single" w:sz="8" w:space="0" w:color="000000"/>
              <w:right w:val="single" w:sz="4" w:space="0" w:color="auto"/>
            </w:tcBorders>
            <w:vAlign w:val="center"/>
            <w:hideMark/>
          </w:tcPr>
          <w:p w14:paraId="535430F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FE81AD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65BC95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A489AE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7E6C3B0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19217FF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53618E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5511A08"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5E6D394"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34F9B9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01022D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6150357"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Hydraulic Brakes:10,</w:t>
            </w:r>
          </w:p>
        </w:tc>
        <w:tc>
          <w:tcPr>
            <w:tcW w:w="315" w:type="pct"/>
            <w:vMerge/>
            <w:tcBorders>
              <w:top w:val="nil"/>
              <w:left w:val="single" w:sz="4" w:space="0" w:color="auto"/>
              <w:bottom w:val="single" w:sz="8" w:space="0" w:color="000000"/>
              <w:right w:val="single" w:sz="4" w:space="0" w:color="auto"/>
            </w:tcBorders>
            <w:vAlign w:val="center"/>
            <w:hideMark/>
          </w:tcPr>
          <w:p w14:paraId="1F2E292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8EC88A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543CC0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4F631E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73E6630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87309F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053437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A96668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36075E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698065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13744B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054F56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Magnets:11,</w:t>
            </w:r>
          </w:p>
        </w:tc>
        <w:tc>
          <w:tcPr>
            <w:tcW w:w="315" w:type="pct"/>
            <w:vMerge/>
            <w:tcBorders>
              <w:top w:val="nil"/>
              <w:left w:val="single" w:sz="4" w:space="0" w:color="auto"/>
              <w:bottom w:val="single" w:sz="8" w:space="0" w:color="000000"/>
              <w:right w:val="single" w:sz="4" w:space="0" w:color="auto"/>
            </w:tcBorders>
            <w:vAlign w:val="center"/>
            <w:hideMark/>
          </w:tcPr>
          <w:p w14:paraId="46575C17"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074B8D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8E506A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53DCF2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F40B66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20A25FD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10438D7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9F3A98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6E7CBD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582E00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8DA255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3D86E6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Lug Nuts:12,</w:t>
            </w:r>
          </w:p>
        </w:tc>
        <w:tc>
          <w:tcPr>
            <w:tcW w:w="315" w:type="pct"/>
            <w:vMerge/>
            <w:tcBorders>
              <w:top w:val="nil"/>
              <w:left w:val="single" w:sz="4" w:space="0" w:color="auto"/>
              <w:bottom w:val="single" w:sz="8" w:space="0" w:color="000000"/>
              <w:right w:val="single" w:sz="4" w:space="0" w:color="auto"/>
            </w:tcBorders>
            <w:vAlign w:val="center"/>
            <w:hideMark/>
          </w:tcPr>
          <w:p w14:paraId="5110246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352870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012BCB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9DE493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4FAAA3A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05643F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687A614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2F50588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3BA8E3B"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6EF5B8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7963730"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8CFDF5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Wheels / Rims:13,</w:t>
            </w:r>
          </w:p>
        </w:tc>
        <w:tc>
          <w:tcPr>
            <w:tcW w:w="315" w:type="pct"/>
            <w:vMerge/>
            <w:tcBorders>
              <w:top w:val="nil"/>
              <w:left w:val="single" w:sz="4" w:space="0" w:color="auto"/>
              <w:bottom w:val="single" w:sz="8" w:space="0" w:color="000000"/>
              <w:right w:val="single" w:sz="4" w:space="0" w:color="auto"/>
            </w:tcBorders>
            <w:vAlign w:val="center"/>
            <w:hideMark/>
          </w:tcPr>
          <w:p w14:paraId="59B6E6B7"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8BDCEA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4ACA94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EE75B9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3CB0A1C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5F3BB39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1065E00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9E65E0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8608FFA"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B80435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2A4FC9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E7ACA2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Pressure:14,</w:t>
            </w:r>
          </w:p>
        </w:tc>
        <w:tc>
          <w:tcPr>
            <w:tcW w:w="315" w:type="pct"/>
            <w:vMerge/>
            <w:tcBorders>
              <w:top w:val="nil"/>
              <w:left w:val="single" w:sz="4" w:space="0" w:color="auto"/>
              <w:bottom w:val="single" w:sz="8" w:space="0" w:color="000000"/>
              <w:right w:val="single" w:sz="4" w:space="0" w:color="auto"/>
            </w:tcBorders>
            <w:vAlign w:val="center"/>
            <w:hideMark/>
          </w:tcPr>
          <w:p w14:paraId="47AA14D5"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2EE012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FAE08F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29B75A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10FD53C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184819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36B63F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51F89CF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5B2434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2CCDE7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87FD1A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A9BAE2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Wiring / Harness:15</w:t>
            </w:r>
          </w:p>
        </w:tc>
        <w:tc>
          <w:tcPr>
            <w:tcW w:w="315" w:type="pct"/>
            <w:vMerge/>
            <w:tcBorders>
              <w:top w:val="nil"/>
              <w:left w:val="single" w:sz="4" w:space="0" w:color="auto"/>
              <w:bottom w:val="single" w:sz="8" w:space="0" w:color="000000"/>
              <w:right w:val="single" w:sz="4" w:space="0" w:color="auto"/>
            </w:tcBorders>
            <w:vAlign w:val="center"/>
            <w:hideMark/>
          </w:tcPr>
          <w:p w14:paraId="2174824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DB5D60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3E078E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58BE04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2280F3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55DD4BE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5B5FEB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4329CCD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9ABD48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0051C7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F22619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505CB1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Item1:16,</w:t>
            </w:r>
          </w:p>
        </w:tc>
        <w:tc>
          <w:tcPr>
            <w:tcW w:w="315" w:type="pct"/>
            <w:vMerge/>
            <w:tcBorders>
              <w:top w:val="nil"/>
              <w:left w:val="single" w:sz="4" w:space="0" w:color="auto"/>
              <w:bottom w:val="single" w:sz="8" w:space="0" w:color="000000"/>
              <w:right w:val="single" w:sz="4" w:space="0" w:color="auto"/>
            </w:tcBorders>
            <w:vAlign w:val="center"/>
            <w:hideMark/>
          </w:tcPr>
          <w:p w14:paraId="6A4C51B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CE8EEE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F2281B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9D81DB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2F9624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343B30D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5DCE01D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344680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5A3C98B"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7779BE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2A4046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949619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Item2:17,</w:t>
            </w:r>
          </w:p>
        </w:tc>
        <w:tc>
          <w:tcPr>
            <w:tcW w:w="315" w:type="pct"/>
            <w:vMerge/>
            <w:tcBorders>
              <w:top w:val="nil"/>
              <w:left w:val="single" w:sz="4" w:space="0" w:color="auto"/>
              <w:bottom w:val="single" w:sz="8" w:space="0" w:color="000000"/>
              <w:right w:val="single" w:sz="4" w:space="0" w:color="auto"/>
            </w:tcBorders>
            <w:vAlign w:val="center"/>
            <w:hideMark/>
          </w:tcPr>
          <w:p w14:paraId="2F32DCD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D4DFF6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44C55E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F887B4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71EF008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78F426C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4980F50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8C94B2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256C82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64864D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251778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A64485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Item3:18,</w:t>
            </w:r>
          </w:p>
        </w:tc>
        <w:tc>
          <w:tcPr>
            <w:tcW w:w="315" w:type="pct"/>
            <w:vMerge/>
            <w:tcBorders>
              <w:top w:val="nil"/>
              <w:left w:val="single" w:sz="4" w:space="0" w:color="auto"/>
              <w:bottom w:val="single" w:sz="8" w:space="0" w:color="000000"/>
              <w:right w:val="single" w:sz="4" w:space="0" w:color="auto"/>
            </w:tcBorders>
            <w:vAlign w:val="center"/>
            <w:hideMark/>
          </w:tcPr>
          <w:p w14:paraId="143835E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B79BCC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84B3B6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93227C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342D86F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51A0757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13C85DF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6769AAE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D551E7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57F7CE6"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6E7551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3B7ABB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Item4:19,</w:t>
            </w:r>
          </w:p>
        </w:tc>
        <w:tc>
          <w:tcPr>
            <w:tcW w:w="315" w:type="pct"/>
            <w:vMerge/>
            <w:tcBorders>
              <w:top w:val="nil"/>
              <w:left w:val="single" w:sz="4" w:space="0" w:color="auto"/>
              <w:bottom w:val="single" w:sz="8" w:space="0" w:color="000000"/>
              <w:right w:val="single" w:sz="4" w:space="0" w:color="auto"/>
            </w:tcBorders>
            <w:vAlign w:val="center"/>
            <w:hideMark/>
          </w:tcPr>
          <w:p w14:paraId="58438863"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1D40FF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F74391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8BEE51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E67BD5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1CD74A2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A43D5B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9F3443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BCD9A2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99FEC9C"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745151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0469C9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Item5:20,</w:t>
            </w:r>
          </w:p>
        </w:tc>
        <w:tc>
          <w:tcPr>
            <w:tcW w:w="315" w:type="pct"/>
            <w:vMerge/>
            <w:tcBorders>
              <w:top w:val="nil"/>
              <w:left w:val="single" w:sz="4" w:space="0" w:color="auto"/>
              <w:bottom w:val="single" w:sz="8" w:space="0" w:color="000000"/>
              <w:right w:val="single" w:sz="4" w:space="0" w:color="auto"/>
            </w:tcBorders>
            <w:vAlign w:val="center"/>
            <w:hideMark/>
          </w:tcPr>
          <w:p w14:paraId="2FF173F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CFBA0C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C53E1C9"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909C0A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63077F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0C77530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58B885D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73FE00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48D249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5C24FB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A78C73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67E8721"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Item6:21,</w:t>
            </w:r>
          </w:p>
        </w:tc>
        <w:tc>
          <w:tcPr>
            <w:tcW w:w="315" w:type="pct"/>
            <w:vMerge/>
            <w:tcBorders>
              <w:top w:val="nil"/>
              <w:left w:val="single" w:sz="4" w:space="0" w:color="auto"/>
              <w:bottom w:val="single" w:sz="8" w:space="0" w:color="000000"/>
              <w:right w:val="single" w:sz="4" w:space="0" w:color="auto"/>
            </w:tcBorders>
            <w:vAlign w:val="center"/>
            <w:hideMark/>
          </w:tcPr>
          <w:p w14:paraId="7F12DF24"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207665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0EDA74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836B41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5A8C9A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174BDA2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53FD4B5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EB354F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88373A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5F9474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72F642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022EAD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Item7:22,</w:t>
            </w:r>
          </w:p>
        </w:tc>
        <w:tc>
          <w:tcPr>
            <w:tcW w:w="315" w:type="pct"/>
            <w:vMerge/>
            <w:tcBorders>
              <w:top w:val="nil"/>
              <w:left w:val="single" w:sz="4" w:space="0" w:color="auto"/>
              <w:bottom w:val="single" w:sz="8" w:space="0" w:color="000000"/>
              <w:right w:val="single" w:sz="4" w:space="0" w:color="auto"/>
            </w:tcBorders>
            <w:vAlign w:val="center"/>
            <w:hideMark/>
          </w:tcPr>
          <w:p w14:paraId="6698016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07BFC8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F93B4E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08F4D6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5498E8D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092A69F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B2ED52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23AC320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0D04D5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234F8B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536A86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CE8218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Item8:23,</w:t>
            </w:r>
          </w:p>
        </w:tc>
        <w:tc>
          <w:tcPr>
            <w:tcW w:w="315" w:type="pct"/>
            <w:vMerge/>
            <w:tcBorders>
              <w:top w:val="nil"/>
              <w:left w:val="single" w:sz="4" w:space="0" w:color="auto"/>
              <w:bottom w:val="single" w:sz="8" w:space="0" w:color="000000"/>
              <w:right w:val="single" w:sz="4" w:space="0" w:color="auto"/>
            </w:tcBorders>
            <w:vAlign w:val="center"/>
            <w:hideMark/>
          </w:tcPr>
          <w:p w14:paraId="705C3B1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D54FBE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050156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B51AD0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0768415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59E441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63A7491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DE2914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00715C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ADA21D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D52278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3C4274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Item9:24,</w:t>
            </w:r>
          </w:p>
        </w:tc>
        <w:tc>
          <w:tcPr>
            <w:tcW w:w="315" w:type="pct"/>
            <w:vMerge/>
            <w:tcBorders>
              <w:top w:val="nil"/>
              <w:left w:val="single" w:sz="4" w:space="0" w:color="auto"/>
              <w:bottom w:val="single" w:sz="8" w:space="0" w:color="000000"/>
              <w:right w:val="single" w:sz="4" w:space="0" w:color="auto"/>
            </w:tcBorders>
            <w:vAlign w:val="center"/>
            <w:hideMark/>
          </w:tcPr>
          <w:p w14:paraId="5723036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546DDA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AB37D2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2D547A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1B2B205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6083C24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39C10B7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405AD1E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7EB321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4EDA77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C3F98B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ED3702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Item10:25,</w:t>
            </w:r>
          </w:p>
        </w:tc>
        <w:tc>
          <w:tcPr>
            <w:tcW w:w="315" w:type="pct"/>
            <w:vMerge/>
            <w:tcBorders>
              <w:top w:val="nil"/>
              <w:left w:val="single" w:sz="4" w:space="0" w:color="auto"/>
              <w:bottom w:val="single" w:sz="8" w:space="0" w:color="000000"/>
              <w:right w:val="single" w:sz="4" w:space="0" w:color="auto"/>
            </w:tcBorders>
            <w:vAlign w:val="center"/>
            <w:hideMark/>
          </w:tcPr>
          <w:p w14:paraId="4083BFF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9697C7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ED8D17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EE8EC8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28C7656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04897F7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9EB3B9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5D91630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733328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2274EC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906C07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311DB8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Item11:26,</w:t>
            </w:r>
          </w:p>
        </w:tc>
        <w:tc>
          <w:tcPr>
            <w:tcW w:w="315" w:type="pct"/>
            <w:vMerge/>
            <w:tcBorders>
              <w:top w:val="nil"/>
              <w:left w:val="single" w:sz="4" w:space="0" w:color="auto"/>
              <w:bottom w:val="single" w:sz="8" w:space="0" w:color="000000"/>
              <w:right w:val="single" w:sz="4" w:space="0" w:color="auto"/>
            </w:tcBorders>
            <w:vAlign w:val="center"/>
            <w:hideMark/>
          </w:tcPr>
          <w:p w14:paraId="6F200CD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B9A119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0A1943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1BFCAF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65DA160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7A8D1D6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12AEF8F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6393CF3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D9030A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FA8145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E224AD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49DFB2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Item12:27,</w:t>
            </w:r>
          </w:p>
        </w:tc>
        <w:tc>
          <w:tcPr>
            <w:tcW w:w="315" w:type="pct"/>
            <w:vMerge/>
            <w:tcBorders>
              <w:top w:val="nil"/>
              <w:left w:val="single" w:sz="4" w:space="0" w:color="auto"/>
              <w:bottom w:val="single" w:sz="8" w:space="0" w:color="000000"/>
              <w:right w:val="single" w:sz="4" w:space="0" w:color="auto"/>
            </w:tcBorders>
            <w:vAlign w:val="center"/>
            <w:hideMark/>
          </w:tcPr>
          <w:p w14:paraId="7BB8502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8E8756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8EC22D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602789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37D804F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7542D9E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0AE8E3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5F24DCF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8806F8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242868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D2E9FC9"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0B4C03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Item13:28,</w:t>
            </w:r>
          </w:p>
        </w:tc>
        <w:tc>
          <w:tcPr>
            <w:tcW w:w="315" w:type="pct"/>
            <w:vMerge/>
            <w:tcBorders>
              <w:top w:val="nil"/>
              <w:left w:val="single" w:sz="4" w:space="0" w:color="auto"/>
              <w:bottom w:val="single" w:sz="8" w:space="0" w:color="000000"/>
              <w:right w:val="single" w:sz="4" w:space="0" w:color="auto"/>
            </w:tcBorders>
            <w:vAlign w:val="center"/>
            <w:hideMark/>
          </w:tcPr>
          <w:p w14:paraId="713E7117"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385764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216F2B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56ADC9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5F9D022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2567F9E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0EA7F5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3BC17AB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43DC2D4"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068035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155605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35E094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Item14:29,</w:t>
            </w:r>
          </w:p>
        </w:tc>
        <w:tc>
          <w:tcPr>
            <w:tcW w:w="315" w:type="pct"/>
            <w:vMerge/>
            <w:tcBorders>
              <w:top w:val="nil"/>
              <w:left w:val="single" w:sz="4" w:space="0" w:color="auto"/>
              <w:bottom w:val="single" w:sz="8" w:space="0" w:color="000000"/>
              <w:right w:val="single" w:sz="4" w:space="0" w:color="auto"/>
            </w:tcBorders>
            <w:vAlign w:val="center"/>
            <w:hideMark/>
          </w:tcPr>
          <w:p w14:paraId="6996C58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825AD7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87D19C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253D0A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5479325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88D4E5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7002F01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574F0A6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88CDE8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F40943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B81DE6A"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03E4E5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Item15:30,</w:t>
            </w:r>
          </w:p>
        </w:tc>
        <w:tc>
          <w:tcPr>
            <w:tcW w:w="315" w:type="pct"/>
            <w:vMerge/>
            <w:tcBorders>
              <w:top w:val="nil"/>
              <w:left w:val="single" w:sz="4" w:space="0" w:color="auto"/>
              <w:bottom w:val="single" w:sz="8" w:space="0" w:color="000000"/>
              <w:right w:val="single" w:sz="4" w:space="0" w:color="auto"/>
            </w:tcBorders>
            <w:vAlign w:val="center"/>
            <w:hideMark/>
          </w:tcPr>
          <w:p w14:paraId="4150448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F6208F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EFE093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2B3C8D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262C956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176B89B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138E5B3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913CAC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E4DEF34"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EDE47B3"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071858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E1B79C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Item16:31,</w:t>
            </w:r>
          </w:p>
        </w:tc>
        <w:tc>
          <w:tcPr>
            <w:tcW w:w="315" w:type="pct"/>
            <w:vMerge/>
            <w:tcBorders>
              <w:top w:val="nil"/>
              <w:left w:val="single" w:sz="4" w:space="0" w:color="auto"/>
              <w:bottom w:val="single" w:sz="8" w:space="0" w:color="000000"/>
              <w:right w:val="single" w:sz="4" w:space="0" w:color="auto"/>
            </w:tcBorders>
            <w:vAlign w:val="center"/>
            <w:hideMark/>
          </w:tcPr>
          <w:p w14:paraId="2F1BD848"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A4507E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54D79F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84CF06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2AAF093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18024BF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B2A192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5683E5A8"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75622E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E86F5F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A9758C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B35A5C7"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Item17:32,</w:t>
            </w:r>
          </w:p>
        </w:tc>
        <w:tc>
          <w:tcPr>
            <w:tcW w:w="315" w:type="pct"/>
            <w:vMerge/>
            <w:tcBorders>
              <w:top w:val="nil"/>
              <w:left w:val="single" w:sz="4" w:space="0" w:color="auto"/>
              <w:bottom w:val="single" w:sz="8" w:space="0" w:color="000000"/>
              <w:right w:val="single" w:sz="4" w:space="0" w:color="auto"/>
            </w:tcBorders>
            <w:vAlign w:val="center"/>
            <w:hideMark/>
          </w:tcPr>
          <w:p w14:paraId="3425BB2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68A9F2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F08E4B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33B7E9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1C73A06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1ADE32F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5956158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7AEF9C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D0E382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58DB72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8B8B58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118CBC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Item18:33,</w:t>
            </w:r>
          </w:p>
        </w:tc>
        <w:tc>
          <w:tcPr>
            <w:tcW w:w="315" w:type="pct"/>
            <w:vMerge/>
            <w:tcBorders>
              <w:top w:val="nil"/>
              <w:left w:val="single" w:sz="4" w:space="0" w:color="auto"/>
              <w:bottom w:val="single" w:sz="8" w:space="0" w:color="000000"/>
              <w:right w:val="single" w:sz="4" w:space="0" w:color="auto"/>
            </w:tcBorders>
            <w:vAlign w:val="center"/>
            <w:hideMark/>
          </w:tcPr>
          <w:p w14:paraId="7F4E023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EB87E1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6C9ADC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21D073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5EAA5A8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485F40E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094A050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7513846C"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EB2837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16A637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975BF8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541004C"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Item19:34,</w:t>
            </w:r>
          </w:p>
        </w:tc>
        <w:tc>
          <w:tcPr>
            <w:tcW w:w="315" w:type="pct"/>
            <w:vMerge/>
            <w:tcBorders>
              <w:top w:val="nil"/>
              <w:left w:val="single" w:sz="4" w:space="0" w:color="auto"/>
              <w:bottom w:val="single" w:sz="8" w:space="0" w:color="000000"/>
              <w:right w:val="single" w:sz="4" w:space="0" w:color="auto"/>
            </w:tcBorders>
            <w:vAlign w:val="center"/>
            <w:hideMark/>
          </w:tcPr>
          <w:p w14:paraId="39B5392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85F5DD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D9F1F6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C846B4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4" w:space="0" w:color="auto"/>
              <w:right w:val="single" w:sz="4" w:space="0" w:color="auto"/>
            </w:tcBorders>
            <w:shd w:val="clear" w:color="auto" w:fill="auto"/>
            <w:noWrap/>
            <w:vAlign w:val="center"/>
            <w:hideMark/>
          </w:tcPr>
          <w:p w14:paraId="5F14CAA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4" w:space="0" w:color="auto"/>
              <w:right w:val="single" w:sz="4" w:space="0" w:color="auto"/>
            </w:tcBorders>
            <w:shd w:val="clear" w:color="auto" w:fill="auto"/>
            <w:noWrap/>
            <w:vAlign w:val="center"/>
            <w:hideMark/>
          </w:tcPr>
          <w:p w14:paraId="3BAE46A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4" w:space="0" w:color="auto"/>
              <w:right w:val="single" w:sz="8" w:space="0" w:color="auto"/>
            </w:tcBorders>
            <w:shd w:val="clear" w:color="auto" w:fill="auto"/>
            <w:noWrap/>
            <w:vAlign w:val="center"/>
            <w:hideMark/>
          </w:tcPr>
          <w:p w14:paraId="27DA199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07C43C79" w14:textId="77777777" w:rsidTr="00B524D4">
        <w:trPr>
          <w:trHeight w:val="270"/>
        </w:trPr>
        <w:tc>
          <w:tcPr>
            <w:tcW w:w="276" w:type="pct"/>
            <w:vMerge/>
            <w:tcBorders>
              <w:top w:val="nil"/>
              <w:left w:val="single" w:sz="8" w:space="0" w:color="auto"/>
              <w:bottom w:val="single" w:sz="8" w:space="0" w:color="000000"/>
              <w:right w:val="single" w:sz="4" w:space="0" w:color="auto"/>
            </w:tcBorders>
            <w:vAlign w:val="center"/>
            <w:hideMark/>
          </w:tcPr>
          <w:p w14:paraId="08CC1EA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9C059B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33E76AF"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8" w:space="0" w:color="auto"/>
              <w:right w:val="single" w:sz="4" w:space="0" w:color="auto"/>
            </w:tcBorders>
            <w:shd w:val="clear" w:color="auto" w:fill="auto"/>
            <w:vAlign w:val="center"/>
            <w:hideMark/>
          </w:tcPr>
          <w:p w14:paraId="0E5BC9B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Item20:35,</w:t>
            </w:r>
          </w:p>
        </w:tc>
        <w:tc>
          <w:tcPr>
            <w:tcW w:w="315" w:type="pct"/>
            <w:vMerge/>
            <w:tcBorders>
              <w:top w:val="nil"/>
              <w:left w:val="single" w:sz="4" w:space="0" w:color="auto"/>
              <w:bottom w:val="single" w:sz="8" w:space="0" w:color="000000"/>
              <w:right w:val="single" w:sz="4" w:space="0" w:color="auto"/>
            </w:tcBorders>
            <w:vAlign w:val="center"/>
            <w:hideMark/>
          </w:tcPr>
          <w:p w14:paraId="7255C5B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F8F380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4662FA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8" w:space="0" w:color="auto"/>
              <w:right w:val="single" w:sz="4" w:space="0" w:color="auto"/>
            </w:tcBorders>
            <w:shd w:val="clear" w:color="auto" w:fill="auto"/>
            <w:noWrap/>
            <w:vAlign w:val="center"/>
            <w:hideMark/>
          </w:tcPr>
          <w:p w14:paraId="2F3EE6D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MM/DD/YY</w:t>
            </w:r>
          </w:p>
        </w:tc>
        <w:tc>
          <w:tcPr>
            <w:tcW w:w="431" w:type="pct"/>
            <w:tcBorders>
              <w:top w:val="nil"/>
              <w:left w:val="nil"/>
              <w:bottom w:val="single" w:sz="8" w:space="0" w:color="auto"/>
              <w:right w:val="single" w:sz="4" w:space="0" w:color="auto"/>
            </w:tcBorders>
            <w:shd w:val="clear" w:color="auto" w:fill="auto"/>
            <w:noWrap/>
            <w:vAlign w:val="center"/>
            <w:hideMark/>
          </w:tcPr>
          <w:p w14:paraId="1B2AC9C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00/00/00</w:t>
            </w:r>
          </w:p>
        </w:tc>
        <w:tc>
          <w:tcPr>
            <w:tcW w:w="440" w:type="pct"/>
            <w:tcBorders>
              <w:top w:val="nil"/>
              <w:left w:val="nil"/>
              <w:bottom w:val="single" w:sz="8" w:space="0" w:color="auto"/>
              <w:right w:val="single" w:sz="4" w:space="0" w:color="auto"/>
            </w:tcBorders>
            <w:shd w:val="clear" w:color="auto" w:fill="auto"/>
            <w:noWrap/>
            <w:vAlign w:val="center"/>
            <w:hideMark/>
          </w:tcPr>
          <w:p w14:paraId="538AD06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12/31/99</w:t>
            </w:r>
          </w:p>
        </w:tc>
        <w:tc>
          <w:tcPr>
            <w:tcW w:w="325" w:type="pct"/>
            <w:tcBorders>
              <w:top w:val="nil"/>
              <w:left w:val="nil"/>
              <w:bottom w:val="single" w:sz="8" w:space="0" w:color="auto"/>
              <w:right w:val="single" w:sz="8" w:space="0" w:color="auto"/>
            </w:tcBorders>
            <w:shd w:val="clear" w:color="auto" w:fill="auto"/>
            <w:noWrap/>
            <w:vAlign w:val="center"/>
            <w:hideMark/>
          </w:tcPr>
          <w:p w14:paraId="0F6A9AE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r>
      <w:tr w:rsidR="00B524D4" w:rsidRPr="00B524D4" w14:paraId="183C13EA" w14:textId="77777777" w:rsidTr="00B524D4">
        <w:trPr>
          <w:trHeight w:val="255"/>
        </w:trPr>
        <w:tc>
          <w:tcPr>
            <w:tcW w:w="276" w:type="pct"/>
            <w:vMerge w:val="restart"/>
            <w:tcBorders>
              <w:top w:val="nil"/>
              <w:left w:val="single" w:sz="8" w:space="0" w:color="auto"/>
              <w:bottom w:val="single" w:sz="8" w:space="0" w:color="000000"/>
              <w:right w:val="single" w:sz="4" w:space="0" w:color="auto"/>
            </w:tcBorders>
            <w:shd w:val="clear" w:color="auto" w:fill="auto"/>
            <w:noWrap/>
            <w:vAlign w:val="center"/>
            <w:hideMark/>
          </w:tcPr>
          <w:p w14:paraId="0E50B12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System Data</w:t>
            </w:r>
          </w:p>
        </w:tc>
        <w:tc>
          <w:tcPr>
            <w:tcW w:w="44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48A995D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Item#_TimeCountdown</w:t>
            </w:r>
          </w:p>
        </w:tc>
        <w:tc>
          <w:tcPr>
            <w:tcW w:w="61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2CE61D1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 Time Countdown</w:t>
            </w:r>
          </w:p>
        </w:tc>
        <w:tc>
          <w:tcPr>
            <w:tcW w:w="691" w:type="pct"/>
            <w:tcBorders>
              <w:top w:val="nil"/>
              <w:left w:val="nil"/>
              <w:bottom w:val="single" w:sz="4" w:space="0" w:color="auto"/>
              <w:right w:val="single" w:sz="4" w:space="0" w:color="auto"/>
            </w:tcBorders>
            <w:shd w:val="clear" w:color="auto" w:fill="auto"/>
            <w:vAlign w:val="center"/>
            <w:hideMark/>
          </w:tcPr>
          <w:p w14:paraId="12F5E55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 Bearings:1,</w:t>
            </w:r>
          </w:p>
        </w:tc>
        <w:tc>
          <w:tcPr>
            <w:tcW w:w="31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7E6C6EC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Parameter</w:t>
            </w:r>
          </w:p>
        </w:tc>
        <w:tc>
          <w:tcPr>
            <w:tcW w:w="463"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20E3CF1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General</w:t>
            </w:r>
          </w:p>
        </w:tc>
        <w:tc>
          <w:tcPr>
            <w:tcW w:w="49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5E8D9C8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SYNC Memory</w:t>
            </w:r>
          </w:p>
        </w:tc>
        <w:tc>
          <w:tcPr>
            <w:tcW w:w="501" w:type="pct"/>
            <w:tcBorders>
              <w:top w:val="nil"/>
              <w:left w:val="nil"/>
              <w:bottom w:val="single" w:sz="4" w:space="0" w:color="auto"/>
              <w:right w:val="single" w:sz="4" w:space="0" w:color="auto"/>
            </w:tcBorders>
            <w:shd w:val="clear" w:color="auto" w:fill="auto"/>
            <w:noWrap/>
            <w:vAlign w:val="center"/>
            <w:hideMark/>
          </w:tcPr>
          <w:p w14:paraId="79BA865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3C174C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FA9CBC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1FFBC18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D6F1888"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3D4B08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1841D0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45B73E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37A729C"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Axle Seals:2,</w:t>
            </w:r>
          </w:p>
        </w:tc>
        <w:tc>
          <w:tcPr>
            <w:tcW w:w="315" w:type="pct"/>
            <w:vMerge/>
            <w:tcBorders>
              <w:top w:val="nil"/>
              <w:left w:val="single" w:sz="4" w:space="0" w:color="auto"/>
              <w:bottom w:val="single" w:sz="8" w:space="0" w:color="000000"/>
              <w:right w:val="single" w:sz="4" w:space="0" w:color="auto"/>
            </w:tcBorders>
            <w:vAlign w:val="center"/>
            <w:hideMark/>
          </w:tcPr>
          <w:p w14:paraId="2B8B90A8"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4394989"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4C6D1B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A67C46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9E761D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CA2341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55B4A01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B20CC8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A0CE26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B55C6A8"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4B2FB0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154961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Springs:3,</w:t>
            </w:r>
          </w:p>
        </w:tc>
        <w:tc>
          <w:tcPr>
            <w:tcW w:w="315" w:type="pct"/>
            <w:vMerge/>
            <w:tcBorders>
              <w:top w:val="nil"/>
              <w:left w:val="single" w:sz="4" w:space="0" w:color="auto"/>
              <w:bottom w:val="single" w:sz="8" w:space="0" w:color="000000"/>
              <w:right w:val="single" w:sz="4" w:space="0" w:color="auto"/>
            </w:tcBorders>
            <w:vAlign w:val="center"/>
            <w:hideMark/>
          </w:tcPr>
          <w:p w14:paraId="050E5E0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338EC9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9D8EE0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22FD9C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60C2AEB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7B4786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517B881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A447D1B"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453E9C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23D609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7AFA27A"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7F8F47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Suspension:4,</w:t>
            </w:r>
          </w:p>
        </w:tc>
        <w:tc>
          <w:tcPr>
            <w:tcW w:w="315" w:type="pct"/>
            <w:vMerge/>
            <w:tcBorders>
              <w:top w:val="nil"/>
              <w:left w:val="single" w:sz="4" w:space="0" w:color="auto"/>
              <w:bottom w:val="single" w:sz="8" w:space="0" w:color="000000"/>
              <w:right w:val="single" w:sz="4" w:space="0" w:color="auto"/>
            </w:tcBorders>
            <w:vAlign w:val="center"/>
            <w:hideMark/>
          </w:tcPr>
          <w:p w14:paraId="44C66FE3"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BBF335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120EB8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6F8042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3C4979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7F8A85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195EF0B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2942A2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080679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9133CE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21498C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B36C85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Adjustments:5,</w:t>
            </w:r>
          </w:p>
        </w:tc>
        <w:tc>
          <w:tcPr>
            <w:tcW w:w="315" w:type="pct"/>
            <w:vMerge/>
            <w:tcBorders>
              <w:top w:val="nil"/>
              <w:left w:val="single" w:sz="4" w:space="0" w:color="auto"/>
              <w:bottom w:val="single" w:sz="8" w:space="0" w:color="000000"/>
              <w:right w:val="single" w:sz="4" w:space="0" w:color="auto"/>
            </w:tcBorders>
            <w:vAlign w:val="center"/>
            <w:hideMark/>
          </w:tcPr>
          <w:p w14:paraId="5FB17418"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5BFB48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67D89E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91FCA6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3A5358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402460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1645E5F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1D93CB8"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921991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8FBFF44"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67CDF1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F8689A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Linings:6,</w:t>
            </w:r>
          </w:p>
        </w:tc>
        <w:tc>
          <w:tcPr>
            <w:tcW w:w="315" w:type="pct"/>
            <w:vMerge/>
            <w:tcBorders>
              <w:top w:val="nil"/>
              <w:left w:val="single" w:sz="4" w:space="0" w:color="auto"/>
              <w:bottom w:val="single" w:sz="8" w:space="0" w:color="000000"/>
              <w:right w:val="single" w:sz="4" w:space="0" w:color="auto"/>
            </w:tcBorders>
            <w:vAlign w:val="center"/>
            <w:hideMark/>
          </w:tcPr>
          <w:p w14:paraId="575CD7D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FD02D3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0636AF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10BC40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B6CE84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C180FE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3226495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26CAEEC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5FB20B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E228CA3"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E79FB4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8A8EA7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Hub and Drum Brakes:7,</w:t>
            </w:r>
          </w:p>
        </w:tc>
        <w:tc>
          <w:tcPr>
            <w:tcW w:w="315" w:type="pct"/>
            <w:vMerge/>
            <w:tcBorders>
              <w:top w:val="nil"/>
              <w:left w:val="single" w:sz="4" w:space="0" w:color="auto"/>
              <w:bottom w:val="single" w:sz="8" w:space="0" w:color="000000"/>
              <w:right w:val="single" w:sz="4" w:space="0" w:color="auto"/>
            </w:tcBorders>
            <w:vAlign w:val="center"/>
            <w:hideMark/>
          </w:tcPr>
          <w:p w14:paraId="533753A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C90527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7B9105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1B5141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AD1074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1010325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5867F26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BA8494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236F2DA"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10F75A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920728F"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CD7C65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Lines:8,</w:t>
            </w:r>
          </w:p>
        </w:tc>
        <w:tc>
          <w:tcPr>
            <w:tcW w:w="315" w:type="pct"/>
            <w:vMerge/>
            <w:tcBorders>
              <w:top w:val="nil"/>
              <w:left w:val="single" w:sz="4" w:space="0" w:color="auto"/>
              <w:bottom w:val="single" w:sz="8" w:space="0" w:color="000000"/>
              <w:right w:val="single" w:sz="4" w:space="0" w:color="auto"/>
            </w:tcBorders>
            <w:vAlign w:val="center"/>
            <w:hideMark/>
          </w:tcPr>
          <w:p w14:paraId="1CE0009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8849C8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2755C1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B5B3DB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65B817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4F820F2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4B8C97C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E9CA8C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20FC5F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2297B5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C6E0C8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4E27E6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Wiring:9,</w:t>
            </w:r>
          </w:p>
        </w:tc>
        <w:tc>
          <w:tcPr>
            <w:tcW w:w="315" w:type="pct"/>
            <w:vMerge/>
            <w:tcBorders>
              <w:top w:val="nil"/>
              <w:left w:val="single" w:sz="4" w:space="0" w:color="auto"/>
              <w:bottom w:val="single" w:sz="8" w:space="0" w:color="000000"/>
              <w:right w:val="single" w:sz="4" w:space="0" w:color="auto"/>
            </w:tcBorders>
            <w:vAlign w:val="center"/>
            <w:hideMark/>
          </w:tcPr>
          <w:p w14:paraId="50188245"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74A822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06F2FD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48BFF2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9C7B0F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6CDDBA7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114852C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E5E6F8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B03F09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13205A8"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70FE36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79403C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Hydraulic Brakes:10,</w:t>
            </w:r>
          </w:p>
        </w:tc>
        <w:tc>
          <w:tcPr>
            <w:tcW w:w="315" w:type="pct"/>
            <w:vMerge/>
            <w:tcBorders>
              <w:top w:val="nil"/>
              <w:left w:val="single" w:sz="4" w:space="0" w:color="auto"/>
              <w:bottom w:val="single" w:sz="8" w:space="0" w:color="000000"/>
              <w:right w:val="single" w:sz="4" w:space="0" w:color="auto"/>
            </w:tcBorders>
            <w:vAlign w:val="center"/>
            <w:hideMark/>
          </w:tcPr>
          <w:p w14:paraId="2461612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6D7EA2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43FD39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FA4D20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11AE4C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FC8B9E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4291CC7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56B0438"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7E9C75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E91361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3D4CFE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6385F3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Magnets:11,</w:t>
            </w:r>
          </w:p>
        </w:tc>
        <w:tc>
          <w:tcPr>
            <w:tcW w:w="315" w:type="pct"/>
            <w:vMerge/>
            <w:tcBorders>
              <w:top w:val="nil"/>
              <w:left w:val="single" w:sz="4" w:space="0" w:color="auto"/>
              <w:bottom w:val="single" w:sz="8" w:space="0" w:color="000000"/>
              <w:right w:val="single" w:sz="4" w:space="0" w:color="auto"/>
            </w:tcBorders>
            <w:vAlign w:val="center"/>
            <w:hideMark/>
          </w:tcPr>
          <w:p w14:paraId="4BAA288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9E0E76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41A5501"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13BC12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C6D10E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4F2EB97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4E8F2AD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4AE05DC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58DC63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AF9043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E23979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67B14A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Lug Nuts:12,</w:t>
            </w:r>
          </w:p>
        </w:tc>
        <w:tc>
          <w:tcPr>
            <w:tcW w:w="315" w:type="pct"/>
            <w:vMerge/>
            <w:tcBorders>
              <w:top w:val="nil"/>
              <w:left w:val="single" w:sz="4" w:space="0" w:color="auto"/>
              <w:bottom w:val="single" w:sz="8" w:space="0" w:color="000000"/>
              <w:right w:val="single" w:sz="4" w:space="0" w:color="auto"/>
            </w:tcBorders>
            <w:vAlign w:val="center"/>
            <w:hideMark/>
          </w:tcPr>
          <w:p w14:paraId="2AD44FA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E01166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AC571F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3B1F6F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5D5AFF5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0703C37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366E91E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11DB1C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C7A75B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10369F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B05EDB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D7C96E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Wheels / Rims:13,</w:t>
            </w:r>
          </w:p>
        </w:tc>
        <w:tc>
          <w:tcPr>
            <w:tcW w:w="315" w:type="pct"/>
            <w:vMerge/>
            <w:tcBorders>
              <w:top w:val="nil"/>
              <w:left w:val="single" w:sz="4" w:space="0" w:color="auto"/>
              <w:bottom w:val="single" w:sz="8" w:space="0" w:color="000000"/>
              <w:right w:val="single" w:sz="4" w:space="0" w:color="auto"/>
            </w:tcBorders>
            <w:vAlign w:val="center"/>
            <w:hideMark/>
          </w:tcPr>
          <w:p w14:paraId="3FB55868"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B0D74B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E4419C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59EAE9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39C4D3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E4A1A1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5BD763D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890BD3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B3AF3F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FAF2E1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E88FC6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846FA0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Pressure:14,</w:t>
            </w:r>
          </w:p>
        </w:tc>
        <w:tc>
          <w:tcPr>
            <w:tcW w:w="315" w:type="pct"/>
            <w:vMerge/>
            <w:tcBorders>
              <w:top w:val="nil"/>
              <w:left w:val="single" w:sz="4" w:space="0" w:color="auto"/>
              <w:bottom w:val="single" w:sz="8" w:space="0" w:color="000000"/>
              <w:right w:val="single" w:sz="4" w:space="0" w:color="auto"/>
            </w:tcBorders>
            <w:vAlign w:val="center"/>
            <w:hideMark/>
          </w:tcPr>
          <w:p w14:paraId="45F2510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C1C6B9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959449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0A95E0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C89E29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0C70B8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1F12353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C862603"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3B814AB"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7FD993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6ECD76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710A29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Wiring / Harness:15</w:t>
            </w:r>
          </w:p>
        </w:tc>
        <w:tc>
          <w:tcPr>
            <w:tcW w:w="315" w:type="pct"/>
            <w:vMerge/>
            <w:tcBorders>
              <w:top w:val="nil"/>
              <w:left w:val="single" w:sz="4" w:space="0" w:color="auto"/>
              <w:bottom w:val="single" w:sz="8" w:space="0" w:color="000000"/>
              <w:right w:val="single" w:sz="4" w:space="0" w:color="auto"/>
            </w:tcBorders>
            <w:vAlign w:val="center"/>
            <w:hideMark/>
          </w:tcPr>
          <w:p w14:paraId="443A9E0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7CE23B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A3D699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108A99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45EB04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F9CF33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432AD04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09AB55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16D2D9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47AADE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16F668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9BCB4E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Item1:16,</w:t>
            </w:r>
          </w:p>
        </w:tc>
        <w:tc>
          <w:tcPr>
            <w:tcW w:w="315" w:type="pct"/>
            <w:vMerge/>
            <w:tcBorders>
              <w:top w:val="nil"/>
              <w:left w:val="single" w:sz="4" w:space="0" w:color="auto"/>
              <w:bottom w:val="single" w:sz="8" w:space="0" w:color="000000"/>
              <w:right w:val="single" w:sz="4" w:space="0" w:color="auto"/>
            </w:tcBorders>
            <w:vAlign w:val="center"/>
            <w:hideMark/>
          </w:tcPr>
          <w:p w14:paraId="6774479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2EC92D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8C9905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7B3B58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4478DA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8120D7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679A96D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D786A6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A2C8E2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A5607B8"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172F55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23BAA4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Item2:17,</w:t>
            </w:r>
          </w:p>
        </w:tc>
        <w:tc>
          <w:tcPr>
            <w:tcW w:w="315" w:type="pct"/>
            <w:vMerge/>
            <w:tcBorders>
              <w:top w:val="nil"/>
              <w:left w:val="single" w:sz="4" w:space="0" w:color="auto"/>
              <w:bottom w:val="single" w:sz="8" w:space="0" w:color="000000"/>
              <w:right w:val="single" w:sz="4" w:space="0" w:color="auto"/>
            </w:tcBorders>
            <w:vAlign w:val="center"/>
            <w:hideMark/>
          </w:tcPr>
          <w:p w14:paraId="65FF65A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1EC13B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8BDD92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63FABE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3B3238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A678F2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61EB5DC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E809CF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F96376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0D913C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2D9C36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72AA3D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Item3:18,</w:t>
            </w:r>
          </w:p>
        </w:tc>
        <w:tc>
          <w:tcPr>
            <w:tcW w:w="315" w:type="pct"/>
            <w:vMerge/>
            <w:tcBorders>
              <w:top w:val="nil"/>
              <w:left w:val="single" w:sz="4" w:space="0" w:color="auto"/>
              <w:bottom w:val="single" w:sz="8" w:space="0" w:color="000000"/>
              <w:right w:val="single" w:sz="4" w:space="0" w:color="auto"/>
            </w:tcBorders>
            <w:vAlign w:val="center"/>
            <w:hideMark/>
          </w:tcPr>
          <w:p w14:paraId="49DBF28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5F4F2B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10F90F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D387E8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B5B39E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5C8BDD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31289FA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B11196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712490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389873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E14F66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53D10A7"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Item4:19,</w:t>
            </w:r>
          </w:p>
        </w:tc>
        <w:tc>
          <w:tcPr>
            <w:tcW w:w="315" w:type="pct"/>
            <w:vMerge/>
            <w:tcBorders>
              <w:top w:val="nil"/>
              <w:left w:val="single" w:sz="4" w:space="0" w:color="auto"/>
              <w:bottom w:val="single" w:sz="8" w:space="0" w:color="000000"/>
              <w:right w:val="single" w:sz="4" w:space="0" w:color="auto"/>
            </w:tcBorders>
            <w:vAlign w:val="center"/>
            <w:hideMark/>
          </w:tcPr>
          <w:p w14:paraId="62B4A497"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71B317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945585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45A6DE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C36F33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31E272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66D1D62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A4FDFD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A07E3E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BBECED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211D15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097E7A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Item5:20,</w:t>
            </w:r>
          </w:p>
        </w:tc>
        <w:tc>
          <w:tcPr>
            <w:tcW w:w="315" w:type="pct"/>
            <w:vMerge/>
            <w:tcBorders>
              <w:top w:val="nil"/>
              <w:left w:val="single" w:sz="4" w:space="0" w:color="auto"/>
              <w:bottom w:val="single" w:sz="8" w:space="0" w:color="000000"/>
              <w:right w:val="single" w:sz="4" w:space="0" w:color="auto"/>
            </w:tcBorders>
            <w:vAlign w:val="center"/>
            <w:hideMark/>
          </w:tcPr>
          <w:p w14:paraId="5E9E68E7"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E2B4D1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E3936A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3F2BA0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1D66C3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3A02482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0496052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E57145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54A0F1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530FD94"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37D010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D9CBFC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Item6:21,</w:t>
            </w:r>
          </w:p>
        </w:tc>
        <w:tc>
          <w:tcPr>
            <w:tcW w:w="315" w:type="pct"/>
            <w:vMerge/>
            <w:tcBorders>
              <w:top w:val="nil"/>
              <w:left w:val="single" w:sz="4" w:space="0" w:color="auto"/>
              <w:bottom w:val="single" w:sz="8" w:space="0" w:color="000000"/>
              <w:right w:val="single" w:sz="4" w:space="0" w:color="auto"/>
            </w:tcBorders>
            <w:vAlign w:val="center"/>
            <w:hideMark/>
          </w:tcPr>
          <w:p w14:paraId="21773B7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63056A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77A6259"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D1BC40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5D3C164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652EDA6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517CDDD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23ABA90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DB5016A"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403F9E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795F35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EA46EAC"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Item7:22,</w:t>
            </w:r>
          </w:p>
        </w:tc>
        <w:tc>
          <w:tcPr>
            <w:tcW w:w="315" w:type="pct"/>
            <w:vMerge/>
            <w:tcBorders>
              <w:top w:val="nil"/>
              <w:left w:val="single" w:sz="4" w:space="0" w:color="auto"/>
              <w:bottom w:val="single" w:sz="8" w:space="0" w:color="000000"/>
              <w:right w:val="single" w:sz="4" w:space="0" w:color="auto"/>
            </w:tcBorders>
            <w:vAlign w:val="center"/>
            <w:hideMark/>
          </w:tcPr>
          <w:p w14:paraId="1536AD4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DA1583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1C36D9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14FE15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084BC3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4F36771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778425D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B6898D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B8147B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9AA0CB3"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BB6369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8586F81"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Item8:23,</w:t>
            </w:r>
          </w:p>
        </w:tc>
        <w:tc>
          <w:tcPr>
            <w:tcW w:w="315" w:type="pct"/>
            <w:vMerge/>
            <w:tcBorders>
              <w:top w:val="nil"/>
              <w:left w:val="single" w:sz="4" w:space="0" w:color="auto"/>
              <w:bottom w:val="single" w:sz="8" w:space="0" w:color="000000"/>
              <w:right w:val="single" w:sz="4" w:space="0" w:color="auto"/>
            </w:tcBorders>
            <w:vAlign w:val="center"/>
            <w:hideMark/>
          </w:tcPr>
          <w:p w14:paraId="23BA9A5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8C05D8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6D05D3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29576D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AFC670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00A34D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329AE5A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C8E52E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6BD8A1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06851F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D1DBCC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8DF4F9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Item9:24,</w:t>
            </w:r>
          </w:p>
        </w:tc>
        <w:tc>
          <w:tcPr>
            <w:tcW w:w="315" w:type="pct"/>
            <w:vMerge/>
            <w:tcBorders>
              <w:top w:val="nil"/>
              <w:left w:val="single" w:sz="4" w:space="0" w:color="auto"/>
              <w:bottom w:val="single" w:sz="8" w:space="0" w:color="000000"/>
              <w:right w:val="single" w:sz="4" w:space="0" w:color="auto"/>
            </w:tcBorders>
            <w:vAlign w:val="center"/>
            <w:hideMark/>
          </w:tcPr>
          <w:p w14:paraId="49FE44E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AA5357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F010C3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63F839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DA7DC0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4BB187E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74B8B1E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ACB9C7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B0F02D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9EBEDD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B10D3E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F9E541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Item10:25,</w:t>
            </w:r>
          </w:p>
        </w:tc>
        <w:tc>
          <w:tcPr>
            <w:tcW w:w="315" w:type="pct"/>
            <w:vMerge/>
            <w:tcBorders>
              <w:top w:val="nil"/>
              <w:left w:val="single" w:sz="4" w:space="0" w:color="auto"/>
              <w:bottom w:val="single" w:sz="8" w:space="0" w:color="000000"/>
              <w:right w:val="single" w:sz="4" w:space="0" w:color="auto"/>
            </w:tcBorders>
            <w:vAlign w:val="center"/>
            <w:hideMark/>
          </w:tcPr>
          <w:p w14:paraId="780D6E24"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6474F4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8B9BF9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8F811C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FCE8D7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21581A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1E1B5D0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F44DFD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03E8EC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AF7F9F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63DC09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A113ED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Item11:26,</w:t>
            </w:r>
          </w:p>
        </w:tc>
        <w:tc>
          <w:tcPr>
            <w:tcW w:w="315" w:type="pct"/>
            <w:vMerge/>
            <w:tcBorders>
              <w:top w:val="nil"/>
              <w:left w:val="single" w:sz="4" w:space="0" w:color="auto"/>
              <w:bottom w:val="single" w:sz="8" w:space="0" w:color="000000"/>
              <w:right w:val="single" w:sz="4" w:space="0" w:color="auto"/>
            </w:tcBorders>
            <w:vAlign w:val="center"/>
            <w:hideMark/>
          </w:tcPr>
          <w:p w14:paraId="72A562F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DD3D21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230779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86848D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3BE9B3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02569C8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4FBEA17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C7739D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04D3AB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DD33E7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C118640"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757FF3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Item12:27,</w:t>
            </w:r>
          </w:p>
        </w:tc>
        <w:tc>
          <w:tcPr>
            <w:tcW w:w="315" w:type="pct"/>
            <w:vMerge/>
            <w:tcBorders>
              <w:top w:val="nil"/>
              <w:left w:val="single" w:sz="4" w:space="0" w:color="auto"/>
              <w:bottom w:val="single" w:sz="8" w:space="0" w:color="000000"/>
              <w:right w:val="single" w:sz="4" w:space="0" w:color="auto"/>
            </w:tcBorders>
            <w:vAlign w:val="center"/>
            <w:hideMark/>
          </w:tcPr>
          <w:p w14:paraId="25E7DDF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B3C256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D73A8DF"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92265A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7A28E0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3230BFD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133CBEF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8C40B1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4F1B4D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7B41CA8"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3BC56D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B5C289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Item13:28,</w:t>
            </w:r>
          </w:p>
        </w:tc>
        <w:tc>
          <w:tcPr>
            <w:tcW w:w="315" w:type="pct"/>
            <w:vMerge/>
            <w:tcBorders>
              <w:top w:val="nil"/>
              <w:left w:val="single" w:sz="4" w:space="0" w:color="auto"/>
              <w:bottom w:val="single" w:sz="8" w:space="0" w:color="000000"/>
              <w:right w:val="single" w:sz="4" w:space="0" w:color="auto"/>
            </w:tcBorders>
            <w:vAlign w:val="center"/>
            <w:hideMark/>
          </w:tcPr>
          <w:p w14:paraId="498EAC7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17BD35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66840C0"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888AE6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5E98D5D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8514B5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51C40A1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2A32086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3EB53EB"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5FF25E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85EE0D9"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AE49FF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Item14:29,</w:t>
            </w:r>
          </w:p>
        </w:tc>
        <w:tc>
          <w:tcPr>
            <w:tcW w:w="315" w:type="pct"/>
            <w:vMerge/>
            <w:tcBorders>
              <w:top w:val="nil"/>
              <w:left w:val="single" w:sz="4" w:space="0" w:color="auto"/>
              <w:bottom w:val="single" w:sz="8" w:space="0" w:color="000000"/>
              <w:right w:val="single" w:sz="4" w:space="0" w:color="auto"/>
            </w:tcBorders>
            <w:vAlign w:val="center"/>
            <w:hideMark/>
          </w:tcPr>
          <w:p w14:paraId="7FD9132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5C1A6C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126E1E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BB51FB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E8E0C7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1A81F7E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0710CA6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1222EB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C78D3E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265E3C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9E08FE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6FE653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Item15:30,</w:t>
            </w:r>
          </w:p>
        </w:tc>
        <w:tc>
          <w:tcPr>
            <w:tcW w:w="315" w:type="pct"/>
            <w:vMerge/>
            <w:tcBorders>
              <w:top w:val="nil"/>
              <w:left w:val="single" w:sz="4" w:space="0" w:color="auto"/>
              <w:bottom w:val="single" w:sz="8" w:space="0" w:color="000000"/>
              <w:right w:val="single" w:sz="4" w:space="0" w:color="auto"/>
            </w:tcBorders>
            <w:vAlign w:val="center"/>
            <w:hideMark/>
          </w:tcPr>
          <w:p w14:paraId="187ED5D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4DD61C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BFC171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10F598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64EA470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0AB430E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3DC5322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923BF2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7677BA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7FE6BBC"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677F77F"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35E81B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Item16:31,</w:t>
            </w:r>
          </w:p>
        </w:tc>
        <w:tc>
          <w:tcPr>
            <w:tcW w:w="315" w:type="pct"/>
            <w:vMerge/>
            <w:tcBorders>
              <w:top w:val="nil"/>
              <w:left w:val="single" w:sz="4" w:space="0" w:color="auto"/>
              <w:bottom w:val="single" w:sz="8" w:space="0" w:color="000000"/>
              <w:right w:val="single" w:sz="4" w:space="0" w:color="auto"/>
            </w:tcBorders>
            <w:vAlign w:val="center"/>
            <w:hideMark/>
          </w:tcPr>
          <w:p w14:paraId="1BA2A39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969CEF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B3592A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148D27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1BFBE9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63FF244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4E20BDF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49ED3F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B6A58D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9DF5074"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71E40E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EAC40F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Item17:32,</w:t>
            </w:r>
          </w:p>
        </w:tc>
        <w:tc>
          <w:tcPr>
            <w:tcW w:w="315" w:type="pct"/>
            <w:vMerge/>
            <w:tcBorders>
              <w:top w:val="nil"/>
              <w:left w:val="single" w:sz="4" w:space="0" w:color="auto"/>
              <w:bottom w:val="single" w:sz="8" w:space="0" w:color="000000"/>
              <w:right w:val="single" w:sz="4" w:space="0" w:color="auto"/>
            </w:tcBorders>
            <w:vAlign w:val="center"/>
            <w:hideMark/>
          </w:tcPr>
          <w:p w14:paraId="31464C2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0E3719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088B0E0"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6F65C1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64389D1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6AEFBCE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0A2E7DD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C81FC7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C364DF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A5924F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8ECE33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2D57EA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Item18:33,</w:t>
            </w:r>
          </w:p>
        </w:tc>
        <w:tc>
          <w:tcPr>
            <w:tcW w:w="315" w:type="pct"/>
            <w:vMerge/>
            <w:tcBorders>
              <w:top w:val="nil"/>
              <w:left w:val="single" w:sz="4" w:space="0" w:color="auto"/>
              <w:bottom w:val="single" w:sz="8" w:space="0" w:color="000000"/>
              <w:right w:val="single" w:sz="4" w:space="0" w:color="auto"/>
            </w:tcBorders>
            <w:vAlign w:val="center"/>
            <w:hideMark/>
          </w:tcPr>
          <w:p w14:paraId="7367FBE4"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737615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29F69F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8B18E6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EB03B6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39E3337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5C3AF2D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81CB45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1BE3D9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A4D88B8"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B82E3E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76DAC1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Item19:34,</w:t>
            </w:r>
          </w:p>
        </w:tc>
        <w:tc>
          <w:tcPr>
            <w:tcW w:w="315" w:type="pct"/>
            <w:vMerge/>
            <w:tcBorders>
              <w:top w:val="nil"/>
              <w:left w:val="single" w:sz="4" w:space="0" w:color="auto"/>
              <w:bottom w:val="single" w:sz="8" w:space="0" w:color="000000"/>
              <w:right w:val="single" w:sz="4" w:space="0" w:color="auto"/>
            </w:tcBorders>
            <w:vAlign w:val="center"/>
            <w:hideMark/>
          </w:tcPr>
          <w:p w14:paraId="056F0D4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05C1A8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871A0E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A378AA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FCFDBE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432EFB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4" w:space="0" w:color="auto"/>
              <w:right w:val="single" w:sz="8" w:space="0" w:color="auto"/>
            </w:tcBorders>
            <w:shd w:val="clear" w:color="auto" w:fill="auto"/>
            <w:noWrap/>
            <w:vAlign w:val="center"/>
            <w:hideMark/>
          </w:tcPr>
          <w:p w14:paraId="512373C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9357D00" w14:textId="77777777" w:rsidTr="00B524D4">
        <w:trPr>
          <w:trHeight w:val="270"/>
        </w:trPr>
        <w:tc>
          <w:tcPr>
            <w:tcW w:w="276" w:type="pct"/>
            <w:vMerge/>
            <w:tcBorders>
              <w:top w:val="nil"/>
              <w:left w:val="single" w:sz="8" w:space="0" w:color="auto"/>
              <w:bottom w:val="single" w:sz="8" w:space="0" w:color="000000"/>
              <w:right w:val="single" w:sz="4" w:space="0" w:color="auto"/>
            </w:tcBorders>
            <w:vAlign w:val="center"/>
            <w:hideMark/>
          </w:tcPr>
          <w:p w14:paraId="60403A4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B08EEF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0C3670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8" w:space="0" w:color="auto"/>
              <w:right w:val="single" w:sz="4" w:space="0" w:color="auto"/>
            </w:tcBorders>
            <w:shd w:val="clear" w:color="auto" w:fill="auto"/>
            <w:vAlign w:val="center"/>
            <w:hideMark/>
          </w:tcPr>
          <w:p w14:paraId="235411F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Item20:35,</w:t>
            </w:r>
          </w:p>
        </w:tc>
        <w:tc>
          <w:tcPr>
            <w:tcW w:w="315" w:type="pct"/>
            <w:vMerge/>
            <w:tcBorders>
              <w:top w:val="nil"/>
              <w:left w:val="single" w:sz="4" w:space="0" w:color="auto"/>
              <w:bottom w:val="single" w:sz="8" w:space="0" w:color="000000"/>
              <w:right w:val="single" w:sz="4" w:space="0" w:color="auto"/>
            </w:tcBorders>
            <w:vAlign w:val="center"/>
            <w:hideMark/>
          </w:tcPr>
          <w:p w14:paraId="6B431BA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889DD5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BFC570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8" w:space="0" w:color="auto"/>
              <w:right w:val="single" w:sz="4" w:space="0" w:color="auto"/>
            </w:tcBorders>
            <w:shd w:val="clear" w:color="auto" w:fill="auto"/>
            <w:noWrap/>
            <w:vAlign w:val="center"/>
            <w:hideMark/>
          </w:tcPr>
          <w:p w14:paraId="0AA4536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8" w:space="0" w:color="auto"/>
              <w:right w:val="single" w:sz="4" w:space="0" w:color="auto"/>
            </w:tcBorders>
            <w:shd w:val="clear" w:color="auto" w:fill="auto"/>
            <w:noWrap/>
            <w:vAlign w:val="center"/>
            <w:hideMark/>
          </w:tcPr>
          <w:p w14:paraId="5D2093C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8" w:space="0" w:color="auto"/>
              <w:right w:val="single" w:sz="4" w:space="0" w:color="auto"/>
            </w:tcBorders>
            <w:shd w:val="clear" w:color="auto" w:fill="auto"/>
            <w:noWrap/>
            <w:vAlign w:val="center"/>
            <w:hideMark/>
          </w:tcPr>
          <w:p w14:paraId="45D1E85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730</w:t>
            </w:r>
          </w:p>
        </w:tc>
        <w:tc>
          <w:tcPr>
            <w:tcW w:w="325" w:type="pct"/>
            <w:tcBorders>
              <w:top w:val="nil"/>
              <w:left w:val="nil"/>
              <w:bottom w:val="single" w:sz="8" w:space="0" w:color="auto"/>
              <w:right w:val="single" w:sz="8" w:space="0" w:color="auto"/>
            </w:tcBorders>
            <w:shd w:val="clear" w:color="auto" w:fill="auto"/>
            <w:noWrap/>
            <w:vAlign w:val="center"/>
            <w:hideMark/>
          </w:tcPr>
          <w:p w14:paraId="20CB7AD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735DFD1" w14:textId="77777777" w:rsidTr="00B524D4">
        <w:trPr>
          <w:trHeight w:val="255"/>
        </w:trPr>
        <w:tc>
          <w:tcPr>
            <w:tcW w:w="276" w:type="pct"/>
            <w:vMerge w:val="restart"/>
            <w:tcBorders>
              <w:top w:val="nil"/>
              <w:left w:val="single" w:sz="8" w:space="0" w:color="auto"/>
              <w:bottom w:val="single" w:sz="8" w:space="0" w:color="000000"/>
              <w:right w:val="single" w:sz="4" w:space="0" w:color="auto"/>
            </w:tcBorders>
            <w:shd w:val="clear" w:color="auto" w:fill="auto"/>
            <w:noWrap/>
            <w:vAlign w:val="center"/>
            <w:hideMark/>
          </w:tcPr>
          <w:p w14:paraId="5409477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System Data</w:t>
            </w:r>
          </w:p>
        </w:tc>
        <w:tc>
          <w:tcPr>
            <w:tcW w:w="44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03083BC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Item#_MaintConfigOdometer</w:t>
            </w:r>
          </w:p>
        </w:tc>
        <w:tc>
          <w:tcPr>
            <w:tcW w:w="61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6DE967E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 Maintenance Odometer Configuration</w:t>
            </w:r>
          </w:p>
        </w:tc>
        <w:tc>
          <w:tcPr>
            <w:tcW w:w="691" w:type="pct"/>
            <w:tcBorders>
              <w:top w:val="nil"/>
              <w:left w:val="nil"/>
              <w:bottom w:val="single" w:sz="4" w:space="0" w:color="auto"/>
              <w:right w:val="single" w:sz="4" w:space="0" w:color="auto"/>
            </w:tcBorders>
            <w:shd w:val="clear" w:color="auto" w:fill="auto"/>
            <w:vAlign w:val="center"/>
            <w:hideMark/>
          </w:tcPr>
          <w:p w14:paraId="2E43EE6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 Bearings:1,</w:t>
            </w:r>
          </w:p>
        </w:tc>
        <w:tc>
          <w:tcPr>
            <w:tcW w:w="31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7F1CA12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Parameter</w:t>
            </w:r>
          </w:p>
        </w:tc>
        <w:tc>
          <w:tcPr>
            <w:tcW w:w="463"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0860466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General</w:t>
            </w:r>
          </w:p>
        </w:tc>
        <w:tc>
          <w:tcPr>
            <w:tcW w:w="49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707A2F2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SYNC Memory</w:t>
            </w:r>
          </w:p>
        </w:tc>
        <w:tc>
          <w:tcPr>
            <w:tcW w:w="501" w:type="pct"/>
            <w:tcBorders>
              <w:top w:val="nil"/>
              <w:left w:val="nil"/>
              <w:bottom w:val="single" w:sz="4" w:space="0" w:color="auto"/>
              <w:right w:val="single" w:sz="4" w:space="0" w:color="auto"/>
            </w:tcBorders>
            <w:shd w:val="clear" w:color="auto" w:fill="auto"/>
            <w:noWrap/>
            <w:vAlign w:val="center"/>
            <w:hideMark/>
          </w:tcPr>
          <w:p w14:paraId="1A6F61B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3E04FAE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601A640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6F7D5BC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31389FE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8D8339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93EDE9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BEE71C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58F526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Axle Seals:2,</w:t>
            </w:r>
          </w:p>
        </w:tc>
        <w:tc>
          <w:tcPr>
            <w:tcW w:w="315" w:type="pct"/>
            <w:vMerge/>
            <w:tcBorders>
              <w:top w:val="nil"/>
              <w:left w:val="single" w:sz="4" w:space="0" w:color="auto"/>
              <w:bottom w:val="single" w:sz="8" w:space="0" w:color="000000"/>
              <w:right w:val="single" w:sz="4" w:space="0" w:color="auto"/>
            </w:tcBorders>
            <w:vAlign w:val="center"/>
            <w:hideMark/>
          </w:tcPr>
          <w:p w14:paraId="36593055"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69FEA79"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FF2E34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405BA8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1AD300C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2BD0A8E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7EEBA57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4EE89C8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45A2AC4"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2278B9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2236A1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3A9B16C"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Springs:3,</w:t>
            </w:r>
          </w:p>
        </w:tc>
        <w:tc>
          <w:tcPr>
            <w:tcW w:w="315" w:type="pct"/>
            <w:vMerge/>
            <w:tcBorders>
              <w:top w:val="nil"/>
              <w:left w:val="single" w:sz="4" w:space="0" w:color="auto"/>
              <w:bottom w:val="single" w:sz="8" w:space="0" w:color="000000"/>
              <w:right w:val="single" w:sz="4" w:space="0" w:color="auto"/>
            </w:tcBorders>
            <w:vAlign w:val="center"/>
            <w:hideMark/>
          </w:tcPr>
          <w:p w14:paraId="30085793"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B1465F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8996E9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135060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4A350C9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030D2B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1C10E33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1D35EC9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CC8C233"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CCF075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D59E5F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CD7AED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Suspension:4,</w:t>
            </w:r>
          </w:p>
        </w:tc>
        <w:tc>
          <w:tcPr>
            <w:tcW w:w="315" w:type="pct"/>
            <w:vMerge/>
            <w:tcBorders>
              <w:top w:val="nil"/>
              <w:left w:val="single" w:sz="4" w:space="0" w:color="auto"/>
              <w:bottom w:val="single" w:sz="8" w:space="0" w:color="000000"/>
              <w:right w:val="single" w:sz="4" w:space="0" w:color="auto"/>
            </w:tcBorders>
            <w:vAlign w:val="center"/>
            <w:hideMark/>
          </w:tcPr>
          <w:p w14:paraId="395A2DF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3A3273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5253151"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EE1C85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66CEA7B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2105CF1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76E729A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1654945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8C35A7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97264B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48F9ADF"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43552A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Adjustments:5,</w:t>
            </w:r>
          </w:p>
        </w:tc>
        <w:tc>
          <w:tcPr>
            <w:tcW w:w="315" w:type="pct"/>
            <w:vMerge/>
            <w:tcBorders>
              <w:top w:val="nil"/>
              <w:left w:val="single" w:sz="4" w:space="0" w:color="auto"/>
              <w:bottom w:val="single" w:sz="8" w:space="0" w:color="000000"/>
              <w:right w:val="single" w:sz="4" w:space="0" w:color="auto"/>
            </w:tcBorders>
            <w:vAlign w:val="center"/>
            <w:hideMark/>
          </w:tcPr>
          <w:p w14:paraId="4CB08B0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BD2C53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FE4ACD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2C88AF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328879D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38B782A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731C0E1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1076A33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5CCAD1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8194E7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DE4999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5E494E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Linings:6,</w:t>
            </w:r>
          </w:p>
        </w:tc>
        <w:tc>
          <w:tcPr>
            <w:tcW w:w="315" w:type="pct"/>
            <w:vMerge/>
            <w:tcBorders>
              <w:top w:val="nil"/>
              <w:left w:val="single" w:sz="4" w:space="0" w:color="auto"/>
              <w:bottom w:val="single" w:sz="8" w:space="0" w:color="000000"/>
              <w:right w:val="single" w:sz="4" w:space="0" w:color="auto"/>
            </w:tcBorders>
            <w:vAlign w:val="center"/>
            <w:hideMark/>
          </w:tcPr>
          <w:p w14:paraId="4D30A54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E4256D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20A1DB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923DF3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0037D92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991F37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6F36480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3613804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25F568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E868C8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ACAB019"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CD295BC"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Hub and Drum Brakes:7,</w:t>
            </w:r>
          </w:p>
        </w:tc>
        <w:tc>
          <w:tcPr>
            <w:tcW w:w="315" w:type="pct"/>
            <w:vMerge/>
            <w:tcBorders>
              <w:top w:val="nil"/>
              <w:left w:val="single" w:sz="4" w:space="0" w:color="auto"/>
              <w:bottom w:val="single" w:sz="8" w:space="0" w:color="000000"/>
              <w:right w:val="single" w:sz="4" w:space="0" w:color="auto"/>
            </w:tcBorders>
            <w:vAlign w:val="center"/>
            <w:hideMark/>
          </w:tcPr>
          <w:p w14:paraId="25C7214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3550579"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FBFDAE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E3CE77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5188B87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51A81B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64EEBE9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7F505EA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52CE53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661EBA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59B72B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78C9DA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Lines:8,</w:t>
            </w:r>
          </w:p>
        </w:tc>
        <w:tc>
          <w:tcPr>
            <w:tcW w:w="315" w:type="pct"/>
            <w:vMerge/>
            <w:tcBorders>
              <w:top w:val="nil"/>
              <w:left w:val="single" w:sz="4" w:space="0" w:color="auto"/>
              <w:bottom w:val="single" w:sz="8" w:space="0" w:color="000000"/>
              <w:right w:val="single" w:sz="4" w:space="0" w:color="auto"/>
            </w:tcBorders>
            <w:vAlign w:val="center"/>
            <w:hideMark/>
          </w:tcPr>
          <w:p w14:paraId="58894BA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628887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C08BAB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5EFC4C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0A5C555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1343B99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283473E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3755822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94B394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5E13D1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CF2B06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566D0C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Wiring:9,</w:t>
            </w:r>
          </w:p>
        </w:tc>
        <w:tc>
          <w:tcPr>
            <w:tcW w:w="315" w:type="pct"/>
            <w:vMerge/>
            <w:tcBorders>
              <w:top w:val="nil"/>
              <w:left w:val="single" w:sz="4" w:space="0" w:color="auto"/>
              <w:bottom w:val="single" w:sz="8" w:space="0" w:color="000000"/>
              <w:right w:val="single" w:sz="4" w:space="0" w:color="auto"/>
            </w:tcBorders>
            <w:vAlign w:val="center"/>
            <w:hideMark/>
          </w:tcPr>
          <w:p w14:paraId="6463A52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DC39A9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40F63E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D77AFB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039BE3E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E83F80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77CE105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5DB3641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66E834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8AE4F3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221114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9A16C2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Hydraulic Brakes:10,</w:t>
            </w:r>
          </w:p>
        </w:tc>
        <w:tc>
          <w:tcPr>
            <w:tcW w:w="315" w:type="pct"/>
            <w:vMerge/>
            <w:tcBorders>
              <w:top w:val="nil"/>
              <w:left w:val="single" w:sz="4" w:space="0" w:color="auto"/>
              <w:bottom w:val="single" w:sz="8" w:space="0" w:color="000000"/>
              <w:right w:val="single" w:sz="4" w:space="0" w:color="auto"/>
            </w:tcBorders>
            <w:vAlign w:val="center"/>
            <w:hideMark/>
          </w:tcPr>
          <w:p w14:paraId="60BFAC7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4488BA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E225C8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743D51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3051F85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53B0210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26EFEF1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6E5BD0E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613F5C3"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6C81C26"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5EC9D4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15A342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Magnets:11,</w:t>
            </w:r>
          </w:p>
        </w:tc>
        <w:tc>
          <w:tcPr>
            <w:tcW w:w="315" w:type="pct"/>
            <w:vMerge/>
            <w:tcBorders>
              <w:top w:val="nil"/>
              <w:left w:val="single" w:sz="4" w:space="0" w:color="auto"/>
              <w:bottom w:val="single" w:sz="8" w:space="0" w:color="000000"/>
              <w:right w:val="single" w:sz="4" w:space="0" w:color="auto"/>
            </w:tcBorders>
            <w:vAlign w:val="center"/>
            <w:hideMark/>
          </w:tcPr>
          <w:p w14:paraId="1C8EF4E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356727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6717D8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AE925B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7D57D0F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2CF9640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767E825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17019DC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369DA8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EF03D5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16DE81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06E21C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Lug Nuts:12,</w:t>
            </w:r>
          </w:p>
        </w:tc>
        <w:tc>
          <w:tcPr>
            <w:tcW w:w="315" w:type="pct"/>
            <w:vMerge/>
            <w:tcBorders>
              <w:top w:val="nil"/>
              <w:left w:val="single" w:sz="4" w:space="0" w:color="auto"/>
              <w:bottom w:val="single" w:sz="8" w:space="0" w:color="000000"/>
              <w:right w:val="single" w:sz="4" w:space="0" w:color="auto"/>
            </w:tcBorders>
            <w:vAlign w:val="center"/>
            <w:hideMark/>
          </w:tcPr>
          <w:p w14:paraId="4C13DF6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16EA30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C70FBE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57C241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568113C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30E033C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242E15A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3310519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40DD92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25026B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7EA6F9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7C781F1"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Wheels / Rims:13,</w:t>
            </w:r>
          </w:p>
        </w:tc>
        <w:tc>
          <w:tcPr>
            <w:tcW w:w="315" w:type="pct"/>
            <w:vMerge/>
            <w:tcBorders>
              <w:top w:val="nil"/>
              <w:left w:val="single" w:sz="4" w:space="0" w:color="auto"/>
              <w:bottom w:val="single" w:sz="8" w:space="0" w:color="000000"/>
              <w:right w:val="single" w:sz="4" w:space="0" w:color="auto"/>
            </w:tcBorders>
            <w:vAlign w:val="center"/>
            <w:hideMark/>
          </w:tcPr>
          <w:p w14:paraId="6BD0DA15"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64B482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11C933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04910B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1E12B42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4E9682E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7F27C07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2A7A838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416706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BE3373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6CA5FB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CC60F4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Pressure:14,</w:t>
            </w:r>
          </w:p>
        </w:tc>
        <w:tc>
          <w:tcPr>
            <w:tcW w:w="315" w:type="pct"/>
            <w:vMerge/>
            <w:tcBorders>
              <w:top w:val="nil"/>
              <w:left w:val="single" w:sz="4" w:space="0" w:color="auto"/>
              <w:bottom w:val="single" w:sz="8" w:space="0" w:color="000000"/>
              <w:right w:val="single" w:sz="4" w:space="0" w:color="auto"/>
            </w:tcBorders>
            <w:vAlign w:val="center"/>
            <w:hideMark/>
          </w:tcPr>
          <w:p w14:paraId="0544C195"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9C319D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CC2329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11C295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0069ED6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AC6691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28BB09F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0A949D2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914A55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818BA06"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7A55ED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E33E56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Wiring / Harness:15</w:t>
            </w:r>
          </w:p>
        </w:tc>
        <w:tc>
          <w:tcPr>
            <w:tcW w:w="315" w:type="pct"/>
            <w:vMerge/>
            <w:tcBorders>
              <w:top w:val="nil"/>
              <w:left w:val="single" w:sz="4" w:space="0" w:color="auto"/>
              <w:bottom w:val="single" w:sz="8" w:space="0" w:color="000000"/>
              <w:right w:val="single" w:sz="4" w:space="0" w:color="auto"/>
            </w:tcBorders>
            <w:vAlign w:val="center"/>
            <w:hideMark/>
          </w:tcPr>
          <w:p w14:paraId="67F35F1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E94505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ADC23E1"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A5940C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1D1734E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1E54C87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359AB16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4094920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25DA7C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DF94EA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04A8D8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725058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Item1:16,</w:t>
            </w:r>
          </w:p>
        </w:tc>
        <w:tc>
          <w:tcPr>
            <w:tcW w:w="315" w:type="pct"/>
            <w:vMerge/>
            <w:tcBorders>
              <w:top w:val="nil"/>
              <w:left w:val="single" w:sz="4" w:space="0" w:color="auto"/>
              <w:bottom w:val="single" w:sz="8" w:space="0" w:color="000000"/>
              <w:right w:val="single" w:sz="4" w:space="0" w:color="auto"/>
            </w:tcBorders>
            <w:vAlign w:val="center"/>
            <w:hideMark/>
          </w:tcPr>
          <w:p w14:paraId="32520BC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09B5F5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3A531FF"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37BCF9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1FD89AE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53BBFDE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6E07E97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220E016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EB33D6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D47AC53"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1AADB6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2B08DF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Item2:17,</w:t>
            </w:r>
          </w:p>
        </w:tc>
        <w:tc>
          <w:tcPr>
            <w:tcW w:w="315" w:type="pct"/>
            <w:vMerge/>
            <w:tcBorders>
              <w:top w:val="nil"/>
              <w:left w:val="single" w:sz="4" w:space="0" w:color="auto"/>
              <w:bottom w:val="single" w:sz="8" w:space="0" w:color="000000"/>
              <w:right w:val="single" w:sz="4" w:space="0" w:color="auto"/>
            </w:tcBorders>
            <w:vAlign w:val="center"/>
            <w:hideMark/>
          </w:tcPr>
          <w:p w14:paraId="3A42D40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0CD238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8D9C099"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4BE886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7C836A3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588EFD4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0096538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577FE41C"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E58DD8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2386FB6"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A22502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169BEC1"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Item3:18,</w:t>
            </w:r>
          </w:p>
        </w:tc>
        <w:tc>
          <w:tcPr>
            <w:tcW w:w="315" w:type="pct"/>
            <w:vMerge/>
            <w:tcBorders>
              <w:top w:val="nil"/>
              <w:left w:val="single" w:sz="4" w:space="0" w:color="auto"/>
              <w:bottom w:val="single" w:sz="8" w:space="0" w:color="000000"/>
              <w:right w:val="single" w:sz="4" w:space="0" w:color="auto"/>
            </w:tcBorders>
            <w:vAlign w:val="center"/>
            <w:hideMark/>
          </w:tcPr>
          <w:p w14:paraId="70C7A4F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611649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44BBC7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889ADA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54D858C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AD3AF0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75EE715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7491C33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05EF29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58D84B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1283B1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F70A5F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Item4:19,</w:t>
            </w:r>
          </w:p>
        </w:tc>
        <w:tc>
          <w:tcPr>
            <w:tcW w:w="315" w:type="pct"/>
            <w:vMerge/>
            <w:tcBorders>
              <w:top w:val="nil"/>
              <w:left w:val="single" w:sz="4" w:space="0" w:color="auto"/>
              <w:bottom w:val="single" w:sz="8" w:space="0" w:color="000000"/>
              <w:right w:val="single" w:sz="4" w:space="0" w:color="auto"/>
            </w:tcBorders>
            <w:vAlign w:val="center"/>
            <w:hideMark/>
          </w:tcPr>
          <w:p w14:paraId="2F9B09A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9CE5C9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CC27ED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C88FF9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6EC1CC2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1BC2940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12B63EB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50A71E6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6FAAD5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9D8711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F76752F"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E7A8E6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Item5:20,</w:t>
            </w:r>
          </w:p>
        </w:tc>
        <w:tc>
          <w:tcPr>
            <w:tcW w:w="315" w:type="pct"/>
            <w:vMerge/>
            <w:tcBorders>
              <w:top w:val="nil"/>
              <w:left w:val="single" w:sz="4" w:space="0" w:color="auto"/>
              <w:bottom w:val="single" w:sz="8" w:space="0" w:color="000000"/>
              <w:right w:val="single" w:sz="4" w:space="0" w:color="auto"/>
            </w:tcBorders>
            <w:vAlign w:val="center"/>
            <w:hideMark/>
          </w:tcPr>
          <w:p w14:paraId="2EB4CDE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94C906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94DA08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215443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34E61F7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B52B27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2E96221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30B4ECC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6454E6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BDD6CC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8A20FD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C45876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Item6:21,</w:t>
            </w:r>
          </w:p>
        </w:tc>
        <w:tc>
          <w:tcPr>
            <w:tcW w:w="315" w:type="pct"/>
            <w:vMerge/>
            <w:tcBorders>
              <w:top w:val="nil"/>
              <w:left w:val="single" w:sz="4" w:space="0" w:color="auto"/>
              <w:bottom w:val="single" w:sz="8" w:space="0" w:color="000000"/>
              <w:right w:val="single" w:sz="4" w:space="0" w:color="auto"/>
            </w:tcBorders>
            <w:vAlign w:val="center"/>
            <w:hideMark/>
          </w:tcPr>
          <w:p w14:paraId="3267BF3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11FDAE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E1CB62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E854D9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1AFE55A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2A28993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7289EF7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0B5CF2D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7EC062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4B3DB2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2EC609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1420B0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Item7:22,</w:t>
            </w:r>
          </w:p>
        </w:tc>
        <w:tc>
          <w:tcPr>
            <w:tcW w:w="315" w:type="pct"/>
            <w:vMerge/>
            <w:tcBorders>
              <w:top w:val="nil"/>
              <w:left w:val="single" w:sz="4" w:space="0" w:color="auto"/>
              <w:bottom w:val="single" w:sz="8" w:space="0" w:color="000000"/>
              <w:right w:val="single" w:sz="4" w:space="0" w:color="auto"/>
            </w:tcBorders>
            <w:vAlign w:val="center"/>
            <w:hideMark/>
          </w:tcPr>
          <w:p w14:paraId="3DAE99C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E4F7AD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A29098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35FAED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58C3B23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6697E93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6CDA3CD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46480E9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7DD5AA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1EBA11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790DDA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B95379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Item8:23,</w:t>
            </w:r>
          </w:p>
        </w:tc>
        <w:tc>
          <w:tcPr>
            <w:tcW w:w="315" w:type="pct"/>
            <w:vMerge/>
            <w:tcBorders>
              <w:top w:val="nil"/>
              <w:left w:val="single" w:sz="4" w:space="0" w:color="auto"/>
              <w:bottom w:val="single" w:sz="8" w:space="0" w:color="000000"/>
              <w:right w:val="single" w:sz="4" w:space="0" w:color="auto"/>
            </w:tcBorders>
            <w:vAlign w:val="center"/>
            <w:hideMark/>
          </w:tcPr>
          <w:p w14:paraId="5683BFA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75D45D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04DE5F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77CBEF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07B6585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9685A1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33545B8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1B07321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5650B8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0771A6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43B856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A7A9B6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Item9:24,</w:t>
            </w:r>
          </w:p>
        </w:tc>
        <w:tc>
          <w:tcPr>
            <w:tcW w:w="315" w:type="pct"/>
            <w:vMerge/>
            <w:tcBorders>
              <w:top w:val="nil"/>
              <w:left w:val="single" w:sz="4" w:space="0" w:color="auto"/>
              <w:bottom w:val="single" w:sz="8" w:space="0" w:color="000000"/>
              <w:right w:val="single" w:sz="4" w:space="0" w:color="auto"/>
            </w:tcBorders>
            <w:vAlign w:val="center"/>
            <w:hideMark/>
          </w:tcPr>
          <w:p w14:paraId="5CA8EBC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76AFD7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E8A06C9"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03316F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5305330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982CAC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79AA72E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1193EE4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E19169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38452DC"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66B77C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3DF979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Item10:25,</w:t>
            </w:r>
          </w:p>
        </w:tc>
        <w:tc>
          <w:tcPr>
            <w:tcW w:w="315" w:type="pct"/>
            <w:vMerge/>
            <w:tcBorders>
              <w:top w:val="nil"/>
              <w:left w:val="single" w:sz="4" w:space="0" w:color="auto"/>
              <w:bottom w:val="single" w:sz="8" w:space="0" w:color="000000"/>
              <w:right w:val="single" w:sz="4" w:space="0" w:color="auto"/>
            </w:tcBorders>
            <w:vAlign w:val="center"/>
            <w:hideMark/>
          </w:tcPr>
          <w:p w14:paraId="33C7447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E9A3D1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E261CC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72AE98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644D441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33A301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6A531D3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5EBBB4D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328952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6EEA29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BE0D90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BF25E0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Item11:26,</w:t>
            </w:r>
          </w:p>
        </w:tc>
        <w:tc>
          <w:tcPr>
            <w:tcW w:w="315" w:type="pct"/>
            <w:vMerge/>
            <w:tcBorders>
              <w:top w:val="nil"/>
              <w:left w:val="single" w:sz="4" w:space="0" w:color="auto"/>
              <w:bottom w:val="single" w:sz="8" w:space="0" w:color="000000"/>
              <w:right w:val="single" w:sz="4" w:space="0" w:color="auto"/>
            </w:tcBorders>
            <w:vAlign w:val="center"/>
            <w:hideMark/>
          </w:tcPr>
          <w:p w14:paraId="5C0DD16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927A30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0A717DF"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54B79F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7B91C14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21B1B45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3961245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3416310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215350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2A1469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01D9C9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B0C49B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Item12:27,</w:t>
            </w:r>
          </w:p>
        </w:tc>
        <w:tc>
          <w:tcPr>
            <w:tcW w:w="315" w:type="pct"/>
            <w:vMerge/>
            <w:tcBorders>
              <w:top w:val="nil"/>
              <w:left w:val="single" w:sz="4" w:space="0" w:color="auto"/>
              <w:bottom w:val="single" w:sz="8" w:space="0" w:color="000000"/>
              <w:right w:val="single" w:sz="4" w:space="0" w:color="auto"/>
            </w:tcBorders>
            <w:vAlign w:val="center"/>
            <w:hideMark/>
          </w:tcPr>
          <w:p w14:paraId="517569B8"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065892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24B06F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357FAB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213B14F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2A09F5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170EF69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1C5B219B"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262D7C4"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4FC6354"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17B6149"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5500A3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Item13:28,</w:t>
            </w:r>
          </w:p>
        </w:tc>
        <w:tc>
          <w:tcPr>
            <w:tcW w:w="315" w:type="pct"/>
            <w:vMerge/>
            <w:tcBorders>
              <w:top w:val="nil"/>
              <w:left w:val="single" w:sz="4" w:space="0" w:color="auto"/>
              <w:bottom w:val="single" w:sz="8" w:space="0" w:color="000000"/>
              <w:right w:val="single" w:sz="4" w:space="0" w:color="auto"/>
            </w:tcBorders>
            <w:vAlign w:val="center"/>
            <w:hideMark/>
          </w:tcPr>
          <w:p w14:paraId="6AA4612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F30F7F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4A5281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F004CD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2990439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1E7F061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0A19D70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1CF4771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F24E6A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5B1D9C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2FD89C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39B7E5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Item14:29,</w:t>
            </w:r>
          </w:p>
        </w:tc>
        <w:tc>
          <w:tcPr>
            <w:tcW w:w="315" w:type="pct"/>
            <w:vMerge/>
            <w:tcBorders>
              <w:top w:val="nil"/>
              <w:left w:val="single" w:sz="4" w:space="0" w:color="auto"/>
              <w:bottom w:val="single" w:sz="8" w:space="0" w:color="000000"/>
              <w:right w:val="single" w:sz="4" w:space="0" w:color="auto"/>
            </w:tcBorders>
            <w:vAlign w:val="center"/>
            <w:hideMark/>
          </w:tcPr>
          <w:p w14:paraId="4F49E043"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02D475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41624F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0946A6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78C2A90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5EDACFC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0B60D5B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0EA6EEC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989BFD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491791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BDE5279"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B0EC8D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Item15:30,</w:t>
            </w:r>
          </w:p>
        </w:tc>
        <w:tc>
          <w:tcPr>
            <w:tcW w:w="315" w:type="pct"/>
            <w:vMerge/>
            <w:tcBorders>
              <w:top w:val="nil"/>
              <w:left w:val="single" w:sz="4" w:space="0" w:color="auto"/>
              <w:bottom w:val="single" w:sz="8" w:space="0" w:color="000000"/>
              <w:right w:val="single" w:sz="4" w:space="0" w:color="auto"/>
            </w:tcBorders>
            <w:vAlign w:val="center"/>
            <w:hideMark/>
          </w:tcPr>
          <w:p w14:paraId="613CCF7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4F06B8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65B50E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83B5C7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585679E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88F496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7BFF5D3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77D9EAE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5240BC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2E3F0C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D992AA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8064E7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Item16:31,</w:t>
            </w:r>
          </w:p>
        </w:tc>
        <w:tc>
          <w:tcPr>
            <w:tcW w:w="315" w:type="pct"/>
            <w:vMerge/>
            <w:tcBorders>
              <w:top w:val="nil"/>
              <w:left w:val="single" w:sz="4" w:space="0" w:color="auto"/>
              <w:bottom w:val="single" w:sz="8" w:space="0" w:color="000000"/>
              <w:right w:val="single" w:sz="4" w:space="0" w:color="auto"/>
            </w:tcBorders>
            <w:vAlign w:val="center"/>
            <w:hideMark/>
          </w:tcPr>
          <w:p w14:paraId="64FDFAF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E926CC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2635F2A"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9469E8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353BA94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4CDB0B7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0A54F22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0E1BEBE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E147C1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2EAAF1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04AF81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71D61C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Item17:32,</w:t>
            </w:r>
          </w:p>
        </w:tc>
        <w:tc>
          <w:tcPr>
            <w:tcW w:w="315" w:type="pct"/>
            <w:vMerge/>
            <w:tcBorders>
              <w:top w:val="nil"/>
              <w:left w:val="single" w:sz="4" w:space="0" w:color="auto"/>
              <w:bottom w:val="single" w:sz="8" w:space="0" w:color="000000"/>
              <w:right w:val="single" w:sz="4" w:space="0" w:color="auto"/>
            </w:tcBorders>
            <w:vAlign w:val="center"/>
            <w:hideMark/>
          </w:tcPr>
          <w:p w14:paraId="4D3BEE3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F2DE02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DFC6EB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831223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5FF9DAC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F4A5BA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32AC112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71D774E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036B13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D3AA90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E738E5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2298CA7"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Item18:33,</w:t>
            </w:r>
          </w:p>
        </w:tc>
        <w:tc>
          <w:tcPr>
            <w:tcW w:w="315" w:type="pct"/>
            <w:vMerge/>
            <w:tcBorders>
              <w:top w:val="nil"/>
              <w:left w:val="single" w:sz="4" w:space="0" w:color="auto"/>
              <w:bottom w:val="single" w:sz="8" w:space="0" w:color="000000"/>
              <w:right w:val="single" w:sz="4" w:space="0" w:color="auto"/>
            </w:tcBorders>
            <w:vAlign w:val="center"/>
            <w:hideMark/>
          </w:tcPr>
          <w:p w14:paraId="3F05E113"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F9859D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2BC437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B74C6F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0A025F2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180A32F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5A51091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604222A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1AC93D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4AF80F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BF219BA"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1D1EAA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Item19:34,</w:t>
            </w:r>
          </w:p>
        </w:tc>
        <w:tc>
          <w:tcPr>
            <w:tcW w:w="315" w:type="pct"/>
            <w:vMerge/>
            <w:tcBorders>
              <w:top w:val="nil"/>
              <w:left w:val="single" w:sz="4" w:space="0" w:color="auto"/>
              <w:bottom w:val="single" w:sz="8" w:space="0" w:color="000000"/>
              <w:right w:val="single" w:sz="4" w:space="0" w:color="auto"/>
            </w:tcBorders>
            <w:vAlign w:val="center"/>
            <w:hideMark/>
          </w:tcPr>
          <w:p w14:paraId="1D24131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BFC132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07847F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16DA56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4" w:space="0" w:color="auto"/>
              <w:right w:val="single" w:sz="4" w:space="0" w:color="auto"/>
            </w:tcBorders>
            <w:shd w:val="clear" w:color="auto" w:fill="auto"/>
            <w:noWrap/>
            <w:vAlign w:val="center"/>
            <w:hideMark/>
          </w:tcPr>
          <w:p w14:paraId="6670002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1C2521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4" w:space="0" w:color="auto"/>
              <w:right w:val="single" w:sz="8" w:space="0" w:color="auto"/>
            </w:tcBorders>
            <w:shd w:val="clear" w:color="auto" w:fill="auto"/>
            <w:noWrap/>
            <w:vAlign w:val="center"/>
            <w:hideMark/>
          </w:tcPr>
          <w:p w14:paraId="46D4796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6C203BFB" w14:textId="77777777" w:rsidTr="00B524D4">
        <w:trPr>
          <w:trHeight w:val="270"/>
        </w:trPr>
        <w:tc>
          <w:tcPr>
            <w:tcW w:w="276" w:type="pct"/>
            <w:vMerge/>
            <w:tcBorders>
              <w:top w:val="nil"/>
              <w:left w:val="single" w:sz="8" w:space="0" w:color="auto"/>
              <w:bottom w:val="single" w:sz="8" w:space="0" w:color="000000"/>
              <w:right w:val="single" w:sz="4" w:space="0" w:color="auto"/>
            </w:tcBorders>
            <w:vAlign w:val="center"/>
            <w:hideMark/>
          </w:tcPr>
          <w:p w14:paraId="64396B3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9D3F0E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2CEB84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8" w:space="0" w:color="auto"/>
              <w:right w:val="single" w:sz="4" w:space="0" w:color="auto"/>
            </w:tcBorders>
            <w:shd w:val="clear" w:color="auto" w:fill="auto"/>
            <w:vAlign w:val="center"/>
            <w:hideMark/>
          </w:tcPr>
          <w:p w14:paraId="6F8018C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Item20:35,</w:t>
            </w:r>
          </w:p>
        </w:tc>
        <w:tc>
          <w:tcPr>
            <w:tcW w:w="315" w:type="pct"/>
            <w:vMerge/>
            <w:tcBorders>
              <w:top w:val="nil"/>
              <w:left w:val="single" w:sz="4" w:space="0" w:color="auto"/>
              <w:bottom w:val="single" w:sz="8" w:space="0" w:color="000000"/>
              <w:right w:val="single" w:sz="4" w:space="0" w:color="auto"/>
            </w:tcBorders>
            <w:vAlign w:val="center"/>
            <w:hideMark/>
          </w:tcPr>
          <w:p w14:paraId="2043E28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756840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D12D2D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8" w:space="0" w:color="auto"/>
              <w:right w:val="single" w:sz="4" w:space="0" w:color="auto"/>
            </w:tcBorders>
            <w:shd w:val="clear" w:color="auto" w:fill="auto"/>
            <w:noWrap/>
            <w:vAlign w:val="center"/>
            <w:hideMark/>
          </w:tcPr>
          <w:p w14:paraId="56301A1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w:t>
            </w:r>
          </w:p>
        </w:tc>
        <w:tc>
          <w:tcPr>
            <w:tcW w:w="431" w:type="pct"/>
            <w:tcBorders>
              <w:top w:val="nil"/>
              <w:left w:val="nil"/>
              <w:bottom w:val="single" w:sz="8" w:space="0" w:color="auto"/>
              <w:right w:val="single" w:sz="4" w:space="0" w:color="auto"/>
            </w:tcBorders>
            <w:shd w:val="clear" w:color="auto" w:fill="auto"/>
            <w:noWrap/>
            <w:vAlign w:val="center"/>
            <w:hideMark/>
          </w:tcPr>
          <w:p w14:paraId="0E669C6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8" w:space="0" w:color="auto"/>
              <w:right w:val="single" w:sz="4" w:space="0" w:color="auto"/>
            </w:tcBorders>
            <w:shd w:val="clear" w:color="auto" w:fill="auto"/>
            <w:noWrap/>
            <w:vAlign w:val="center"/>
            <w:hideMark/>
          </w:tcPr>
          <w:p w14:paraId="118C164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100000</w:t>
            </w:r>
          </w:p>
        </w:tc>
        <w:tc>
          <w:tcPr>
            <w:tcW w:w="325" w:type="pct"/>
            <w:tcBorders>
              <w:top w:val="nil"/>
              <w:left w:val="nil"/>
              <w:bottom w:val="single" w:sz="8" w:space="0" w:color="auto"/>
              <w:right w:val="single" w:sz="8" w:space="0" w:color="auto"/>
            </w:tcBorders>
            <w:shd w:val="clear" w:color="auto" w:fill="auto"/>
            <w:noWrap/>
            <w:vAlign w:val="center"/>
            <w:hideMark/>
          </w:tcPr>
          <w:p w14:paraId="463EA3D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miles/kilometers</w:t>
            </w:r>
          </w:p>
        </w:tc>
      </w:tr>
      <w:tr w:rsidR="00B524D4" w:rsidRPr="00B524D4" w14:paraId="4468222E" w14:textId="77777777" w:rsidTr="00B524D4">
        <w:trPr>
          <w:trHeight w:val="255"/>
        </w:trPr>
        <w:tc>
          <w:tcPr>
            <w:tcW w:w="276" w:type="pct"/>
            <w:vMerge w:val="restart"/>
            <w:tcBorders>
              <w:top w:val="nil"/>
              <w:left w:val="single" w:sz="8" w:space="0" w:color="auto"/>
              <w:bottom w:val="single" w:sz="8" w:space="0" w:color="000000"/>
              <w:right w:val="single" w:sz="4" w:space="0" w:color="auto"/>
            </w:tcBorders>
            <w:shd w:val="clear" w:color="auto" w:fill="auto"/>
            <w:noWrap/>
            <w:vAlign w:val="center"/>
            <w:hideMark/>
          </w:tcPr>
          <w:p w14:paraId="2BA9F3F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System Data</w:t>
            </w:r>
          </w:p>
        </w:tc>
        <w:tc>
          <w:tcPr>
            <w:tcW w:w="44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3200EDD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Item#_MaintOdometerDue</w:t>
            </w:r>
          </w:p>
        </w:tc>
        <w:tc>
          <w:tcPr>
            <w:tcW w:w="61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68B2651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 Maintenance Odometer Due</w:t>
            </w:r>
          </w:p>
        </w:tc>
        <w:tc>
          <w:tcPr>
            <w:tcW w:w="691" w:type="pct"/>
            <w:tcBorders>
              <w:top w:val="nil"/>
              <w:left w:val="nil"/>
              <w:bottom w:val="single" w:sz="4" w:space="0" w:color="auto"/>
              <w:right w:val="single" w:sz="4" w:space="0" w:color="auto"/>
            </w:tcBorders>
            <w:shd w:val="clear" w:color="auto" w:fill="auto"/>
            <w:vAlign w:val="center"/>
            <w:hideMark/>
          </w:tcPr>
          <w:p w14:paraId="1EDE195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 Bearings:1,</w:t>
            </w:r>
          </w:p>
        </w:tc>
        <w:tc>
          <w:tcPr>
            <w:tcW w:w="31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497E4E6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Parameter</w:t>
            </w:r>
          </w:p>
        </w:tc>
        <w:tc>
          <w:tcPr>
            <w:tcW w:w="463"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0D93C48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General</w:t>
            </w:r>
          </w:p>
        </w:tc>
        <w:tc>
          <w:tcPr>
            <w:tcW w:w="49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78E73E7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SYNC Memory</w:t>
            </w:r>
          </w:p>
        </w:tc>
        <w:tc>
          <w:tcPr>
            <w:tcW w:w="501" w:type="pct"/>
            <w:tcBorders>
              <w:top w:val="nil"/>
              <w:left w:val="nil"/>
              <w:bottom w:val="single" w:sz="4" w:space="0" w:color="auto"/>
              <w:right w:val="single" w:sz="4" w:space="0" w:color="auto"/>
            </w:tcBorders>
            <w:shd w:val="clear" w:color="auto" w:fill="auto"/>
            <w:noWrap/>
            <w:vAlign w:val="center"/>
            <w:hideMark/>
          </w:tcPr>
          <w:p w14:paraId="5A5449C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6E9E219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437B8BB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75AB36F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5A14608"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9F41C2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4E8A4B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C02C75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1A5E817"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Axle Seals:2,</w:t>
            </w:r>
          </w:p>
        </w:tc>
        <w:tc>
          <w:tcPr>
            <w:tcW w:w="315" w:type="pct"/>
            <w:vMerge/>
            <w:tcBorders>
              <w:top w:val="nil"/>
              <w:left w:val="single" w:sz="4" w:space="0" w:color="auto"/>
              <w:bottom w:val="single" w:sz="8" w:space="0" w:color="000000"/>
              <w:right w:val="single" w:sz="4" w:space="0" w:color="auto"/>
            </w:tcBorders>
            <w:vAlign w:val="center"/>
            <w:hideMark/>
          </w:tcPr>
          <w:p w14:paraId="24C5768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660C70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9C1056F"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CFA204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2B5436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6EE7605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3D67E3F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2273A063"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7088FC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E817EB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8E72B1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76DE24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Springs:3,</w:t>
            </w:r>
          </w:p>
        </w:tc>
        <w:tc>
          <w:tcPr>
            <w:tcW w:w="315" w:type="pct"/>
            <w:vMerge/>
            <w:tcBorders>
              <w:top w:val="nil"/>
              <w:left w:val="single" w:sz="4" w:space="0" w:color="auto"/>
              <w:bottom w:val="single" w:sz="8" w:space="0" w:color="000000"/>
              <w:right w:val="single" w:sz="4" w:space="0" w:color="auto"/>
            </w:tcBorders>
            <w:vAlign w:val="center"/>
            <w:hideMark/>
          </w:tcPr>
          <w:p w14:paraId="4D8FC45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F6B4C8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264204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637FF7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D505BD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EDEFD6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4BAC0CC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FDA3FC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8DCCB3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96D8B6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A899049"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A711E41"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Suspension:4,</w:t>
            </w:r>
          </w:p>
        </w:tc>
        <w:tc>
          <w:tcPr>
            <w:tcW w:w="315" w:type="pct"/>
            <w:vMerge/>
            <w:tcBorders>
              <w:top w:val="nil"/>
              <w:left w:val="single" w:sz="4" w:space="0" w:color="auto"/>
              <w:bottom w:val="single" w:sz="8" w:space="0" w:color="000000"/>
              <w:right w:val="single" w:sz="4" w:space="0" w:color="auto"/>
            </w:tcBorders>
            <w:vAlign w:val="center"/>
            <w:hideMark/>
          </w:tcPr>
          <w:p w14:paraId="10A2865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609AD6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C4EE9F0"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A7196F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2BA836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84F433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3D224C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93DD34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2CECDA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2B4576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B8A259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DD118E1"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Adjustments:5,</w:t>
            </w:r>
          </w:p>
        </w:tc>
        <w:tc>
          <w:tcPr>
            <w:tcW w:w="315" w:type="pct"/>
            <w:vMerge/>
            <w:tcBorders>
              <w:top w:val="nil"/>
              <w:left w:val="single" w:sz="4" w:space="0" w:color="auto"/>
              <w:bottom w:val="single" w:sz="8" w:space="0" w:color="000000"/>
              <w:right w:val="single" w:sz="4" w:space="0" w:color="auto"/>
            </w:tcBorders>
            <w:vAlign w:val="center"/>
            <w:hideMark/>
          </w:tcPr>
          <w:p w14:paraId="39B4465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3FBE9F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24CCCC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758D2C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59ABFA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1CB79D0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4B10A95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49C9014B"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3DF7F7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0290FC8"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24F3D8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4F9388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Linings:6,</w:t>
            </w:r>
          </w:p>
        </w:tc>
        <w:tc>
          <w:tcPr>
            <w:tcW w:w="315" w:type="pct"/>
            <w:vMerge/>
            <w:tcBorders>
              <w:top w:val="nil"/>
              <w:left w:val="single" w:sz="4" w:space="0" w:color="auto"/>
              <w:bottom w:val="single" w:sz="8" w:space="0" w:color="000000"/>
              <w:right w:val="single" w:sz="4" w:space="0" w:color="auto"/>
            </w:tcBorders>
            <w:vAlign w:val="center"/>
            <w:hideMark/>
          </w:tcPr>
          <w:p w14:paraId="37FA082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E18999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0C8F74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8C2DB8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66B714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62E577F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8387AB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4638E70C"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F437E4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B503014"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E51314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BDC4B9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Hub and Drum Brakes:7,</w:t>
            </w:r>
          </w:p>
        </w:tc>
        <w:tc>
          <w:tcPr>
            <w:tcW w:w="315" w:type="pct"/>
            <w:vMerge/>
            <w:tcBorders>
              <w:top w:val="nil"/>
              <w:left w:val="single" w:sz="4" w:space="0" w:color="auto"/>
              <w:bottom w:val="single" w:sz="8" w:space="0" w:color="000000"/>
              <w:right w:val="single" w:sz="4" w:space="0" w:color="auto"/>
            </w:tcBorders>
            <w:vAlign w:val="center"/>
            <w:hideMark/>
          </w:tcPr>
          <w:p w14:paraId="0D4D58D8"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B5620A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22F536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C9F5AD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86C4AA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D781DF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542262E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0F3A2A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0049AD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BB5F28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E2590D0"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23153C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Lines:8,</w:t>
            </w:r>
          </w:p>
        </w:tc>
        <w:tc>
          <w:tcPr>
            <w:tcW w:w="315" w:type="pct"/>
            <w:vMerge/>
            <w:tcBorders>
              <w:top w:val="nil"/>
              <w:left w:val="single" w:sz="4" w:space="0" w:color="auto"/>
              <w:bottom w:val="single" w:sz="8" w:space="0" w:color="000000"/>
              <w:right w:val="single" w:sz="4" w:space="0" w:color="auto"/>
            </w:tcBorders>
            <w:vAlign w:val="center"/>
            <w:hideMark/>
          </w:tcPr>
          <w:p w14:paraId="6966E4E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B698C2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B327A2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A84F6A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9F7E96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46C28BE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307E1B8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DCF6BF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DB39D82"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EAE70F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52FE34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92E31D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Wiring:9,</w:t>
            </w:r>
          </w:p>
        </w:tc>
        <w:tc>
          <w:tcPr>
            <w:tcW w:w="315" w:type="pct"/>
            <w:vMerge/>
            <w:tcBorders>
              <w:top w:val="nil"/>
              <w:left w:val="single" w:sz="4" w:space="0" w:color="auto"/>
              <w:bottom w:val="single" w:sz="8" w:space="0" w:color="000000"/>
              <w:right w:val="single" w:sz="4" w:space="0" w:color="auto"/>
            </w:tcBorders>
            <w:vAlign w:val="center"/>
            <w:hideMark/>
          </w:tcPr>
          <w:p w14:paraId="1C3A0CC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A08C65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DAE039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7CBDD9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2FFE23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6D96FA7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5413FCA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76A70A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96D43B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FCB6F5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A7A33D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D24A36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Hydraulic Brakes:10,</w:t>
            </w:r>
          </w:p>
        </w:tc>
        <w:tc>
          <w:tcPr>
            <w:tcW w:w="315" w:type="pct"/>
            <w:vMerge/>
            <w:tcBorders>
              <w:top w:val="nil"/>
              <w:left w:val="single" w:sz="4" w:space="0" w:color="auto"/>
              <w:bottom w:val="single" w:sz="8" w:space="0" w:color="000000"/>
              <w:right w:val="single" w:sz="4" w:space="0" w:color="auto"/>
            </w:tcBorders>
            <w:vAlign w:val="center"/>
            <w:hideMark/>
          </w:tcPr>
          <w:p w14:paraId="719D01B3"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F57301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EDC5970"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660064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CDE0E3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DD50D5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716D412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FF91523"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9719D8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6B40C9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454F06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998561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Magnets:11,</w:t>
            </w:r>
          </w:p>
        </w:tc>
        <w:tc>
          <w:tcPr>
            <w:tcW w:w="315" w:type="pct"/>
            <w:vMerge/>
            <w:tcBorders>
              <w:top w:val="nil"/>
              <w:left w:val="single" w:sz="4" w:space="0" w:color="auto"/>
              <w:bottom w:val="single" w:sz="8" w:space="0" w:color="000000"/>
              <w:right w:val="single" w:sz="4" w:space="0" w:color="auto"/>
            </w:tcBorders>
            <w:vAlign w:val="center"/>
            <w:hideMark/>
          </w:tcPr>
          <w:p w14:paraId="242ACD87"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91B777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DC36F71"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D97200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9B3E46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554D86E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A3C223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2B16AEC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1AC96E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5274A0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F4EF9E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3D50DB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Lug Nuts:12,</w:t>
            </w:r>
          </w:p>
        </w:tc>
        <w:tc>
          <w:tcPr>
            <w:tcW w:w="315" w:type="pct"/>
            <w:vMerge/>
            <w:tcBorders>
              <w:top w:val="nil"/>
              <w:left w:val="single" w:sz="4" w:space="0" w:color="auto"/>
              <w:bottom w:val="single" w:sz="8" w:space="0" w:color="000000"/>
              <w:right w:val="single" w:sz="4" w:space="0" w:color="auto"/>
            </w:tcBorders>
            <w:vAlign w:val="center"/>
            <w:hideMark/>
          </w:tcPr>
          <w:p w14:paraId="2F7B4127"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67F46B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BC7BFC0"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914259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54F2904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895FB1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2CCF630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705E2E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03BDAB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34270D4"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6EF406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386323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Wheels / Rims:13,</w:t>
            </w:r>
          </w:p>
        </w:tc>
        <w:tc>
          <w:tcPr>
            <w:tcW w:w="315" w:type="pct"/>
            <w:vMerge/>
            <w:tcBorders>
              <w:top w:val="nil"/>
              <w:left w:val="single" w:sz="4" w:space="0" w:color="auto"/>
              <w:bottom w:val="single" w:sz="8" w:space="0" w:color="000000"/>
              <w:right w:val="single" w:sz="4" w:space="0" w:color="auto"/>
            </w:tcBorders>
            <w:vAlign w:val="center"/>
            <w:hideMark/>
          </w:tcPr>
          <w:p w14:paraId="7E4050E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46D66B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40B6E59"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59538A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8AC37D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1E7EC3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395E704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E272FC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7DFA97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A750E6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7B5520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219295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Pressure:14,</w:t>
            </w:r>
          </w:p>
        </w:tc>
        <w:tc>
          <w:tcPr>
            <w:tcW w:w="315" w:type="pct"/>
            <w:vMerge/>
            <w:tcBorders>
              <w:top w:val="nil"/>
              <w:left w:val="single" w:sz="4" w:space="0" w:color="auto"/>
              <w:bottom w:val="single" w:sz="8" w:space="0" w:color="000000"/>
              <w:right w:val="single" w:sz="4" w:space="0" w:color="auto"/>
            </w:tcBorders>
            <w:vAlign w:val="center"/>
            <w:hideMark/>
          </w:tcPr>
          <w:p w14:paraId="3A52E08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87CFF5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E5CE4C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CC1924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9150AB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47495B1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64391D5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311B41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05FCBD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61BD0F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42BA59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97C44E1"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Wiring / Harness:15</w:t>
            </w:r>
          </w:p>
        </w:tc>
        <w:tc>
          <w:tcPr>
            <w:tcW w:w="315" w:type="pct"/>
            <w:vMerge/>
            <w:tcBorders>
              <w:top w:val="nil"/>
              <w:left w:val="single" w:sz="4" w:space="0" w:color="auto"/>
              <w:bottom w:val="single" w:sz="8" w:space="0" w:color="000000"/>
              <w:right w:val="single" w:sz="4" w:space="0" w:color="auto"/>
            </w:tcBorders>
            <w:vAlign w:val="center"/>
            <w:hideMark/>
          </w:tcPr>
          <w:p w14:paraId="2F6B6054"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55B424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90A1D0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4090FE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AB2FF4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5FF75C9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2FA90AD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CA92E8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936DC53"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8AF53A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92986B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922BC4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Item1:16,</w:t>
            </w:r>
          </w:p>
        </w:tc>
        <w:tc>
          <w:tcPr>
            <w:tcW w:w="315" w:type="pct"/>
            <w:vMerge/>
            <w:tcBorders>
              <w:top w:val="nil"/>
              <w:left w:val="single" w:sz="4" w:space="0" w:color="auto"/>
              <w:bottom w:val="single" w:sz="8" w:space="0" w:color="000000"/>
              <w:right w:val="single" w:sz="4" w:space="0" w:color="auto"/>
            </w:tcBorders>
            <w:vAlign w:val="center"/>
            <w:hideMark/>
          </w:tcPr>
          <w:p w14:paraId="449EC64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A29E98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4F01E41"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AC5916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8673A6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1B38B7D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69F2A4C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1A45F1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16BCE83"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FDE31A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A23F17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FF3509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Item2:17,</w:t>
            </w:r>
          </w:p>
        </w:tc>
        <w:tc>
          <w:tcPr>
            <w:tcW w:w="315" w:type="pct"/>
            <w:vMerge/>
            <w:tcBorders>
              <w:top w:val="nil"/>
              <w:left w:val="single" w:sz="4" w:space="0" w:color="auto"/>
              <w:bottom w:val="single" w:sz="8" w:space="0" w:color="000000"/>
              <w:right w:val="single" w:sz="4" w:space="0" w:color="auto"/>
            </w:tcBorders>
            <w:vAlign w:val="center"/>
            <w:hideMark/>
          </w:tcPr>
          <w:p w14:paraId="1467ECC7"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1F3570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F5F4F8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67A1AA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55D25C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517F041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0CD5E3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6094EE3"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9E0B98B"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D3AC83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31F9AB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E7FCCF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Item3:18,</w:t>
            </w:r>
          </w:p>
        </w:tc>
        <w:tc>
          <w:tcPr>
            <w:tcW w:w="315" w:type="pct"/>
            <w:vMerge/>
            <w:tcBorders>
              <w:top w:val="nil"/>
              <w:left w:val="single" w:sz="4" w:space="0" w:color="auto"/>
              <w:bottom w:val="single" w:sz="8" w:space="0" w:color="000000"/>
              <w:right w:val="single" w:sz="4" w:space="0" w:color="auto"/>
            </w:tcBorders>
            <w:vAlign w:val="center"/>
            <w:hideMark/>
          </w:tcPr>
          <w:p w14:paraId="57E772E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52EF65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5ACF77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79F63B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68C1D74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6F6D5AB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513D419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C87C63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E2433E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DE906A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FB122AA"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98BA01C"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Item4:19,</w:t>
            </w:r>
          </w:p>
        </w:tc>
        <w:tc>
          <w:tcPr>
            <w:tcW w:w="315" w:type="pct"/>
            <w:vMerge/>
            <w:tcBorders>
              <w:top w:val="nil"/>
              <w:left w:val="single" w:sz="4" w:space="0" w:color="auto"/>
              <w:bottom w:val="single" w:sz="8" w:space="0" w:color="000000"/>
              <w:right w:val="single" w:sz="4" w:space="0" w:color="auto"/>
            </w:tcBorders>
            <w:vAlign w:val="center"/>
            <w:hideMark/>
          </w:tcPr>
          <w:p w14:paraId="2C8A2F8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C4E5AA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4F9C31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CBE293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63EFC9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96C104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1B875B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E404E4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FCD022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6D9677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D63286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010FD8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Item5:20,</w:t>
            </w:r>
          </w:p>
        </w:tc>
        <w:tc>
          <w:tcPr>
            <w:tcW w:w="315" w:type="pct"/>
            <w:vMerge/>
            <w:tcBorders>
              <w:top w:val="nil"/>
              <w:left w:val="single" w:sz="4" w:space="0" w:color="auto"/>
              <w:bottom w:val="single" w:sz="8" w:space="0" w:color="000000"/>
              <w:right w:val="single" w:sz="4" w:space="0" w:color="auto"/>
            </w:tcBorders>
            <w:vAlign w:val="center"/>
            <w:hideMark/>
          </w:tcPr>
          <w:p w14:paraId="46DA502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040A4A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AFA84E0"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7C83AC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6784918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63CEE33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2EECD2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8E9136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4077A6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DEF398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D7FAD49"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627CC4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Item6:21,</w:t>
            </w:r>
          </w:p>
        </w:tc>
        <w:tc>
          <w:tcPr>
            <w:tcW w:w="315" w:type="pct"/>
            <w:vMerge/>
            <w:tcBorders>
              <w:top w:val="nil"/>
              <w:left w:val="single" w:sz="4" w:space="0" w:color="auto"/>
              <w:bottom w:val="single" w:sz="8" w:space="0" w:color="000000"/>
              <w:right w:val="single" w:sz="4" w:space="0" w:color="auto"/>
            </w:tcBorders>
            <w:vAlign w:val="center"/>
            <w:hideMark/>
          </w:tcPr>
          <w:p w14:paraId="5FD44B8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E63744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870C4FF"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942588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14C2B6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022A1D3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24B0423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6C94A2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099EB4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BE2BCC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470356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FBD322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Item7:22,</w:t>
            </w:r>
          </w:p>
        </w:tc>
        <w:tc>
          <w:tcPr>
            <w:tcW w:w="315" w:type="pct"/>
            <w:vMerge/>
            <w:tcBorders>
              <w:top w:val="nil"/>
              <w:left w:val="single" w:sz="4" w:space="0" w:color="auto"/>
              <w:bottom w:val="single" w:sz="8" w:space="0" w:color="000000"/>
              <w:right w:val="single" w:sz="4" w:space="0" w:color="auto"/>
            </w:tcBorders>
            <w:vAlign w:val="center"/>
            <w:hideMark/>
          </w:tcPr>
          <w:p w14:paraId="68396FCF"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E83452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D007A5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661B2E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D19C95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14F1FD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0385959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ADEB09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32DA043"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86A2718"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B6AAE1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6A68C0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Item8:23,</w:t>
            </w:r>
          </w:p>
        </w:tc>
        <w:tc>
          <w:tcPr>
            <w:tcW w:w="315" w:type="pct"/>
            <w:vMerge/>
            <w:tcBorders>
              <w:top w:val="nil"/>
              <w:left w:val="single" w:sz="4" w:space="0" w:color="auto"/>
              <w:bottom w:val="single" w:sz="8" w:space="0" w:color="000000"/>
              <w:right w:val="single" w:sz="4" w:space="0" w:color="auto"/>
            </w:tcBorders>
            <w:vAlign w:val="center"/>
            <w:hideMark/>
          </w:tcPr>
          <w:p w14:paraId="4E573EF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418443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1FD65F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13E98B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9757D5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6B56832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70F1E4A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A819E0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C287DEC"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873990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5C1A62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10F605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Item9:24,</w:t>
            </w:r>
          </w:p>
        </w:tc>
        <w:tc>
          <w:tcPr>
            <w:tcW w:w="315" w:type="pct"/>
            <w:vMerge/>
            <w:tcBorders>
              <w:top w:val="nil"/>
              <w:left w:val="single" w:sz="4" w:space="0" w:color="auto"/>
              <w:bottom w:val="single" w:sz="8" w:space="0" w:color="000000"/>
              <w:right w:val="single" w:sz="4" w:space="0" w:color="auto"/>
            </w:tcBorders>
            <w:vAlign w:val="center"/>
            <w:hideMark/>
          </w:tcPr>
          <w:p w14:paraId="55EF91F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2C0937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0E52B8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2C4570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14A7D3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21B31F4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6FC4586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147469B"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997A8B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A3137B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D337E9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B8D0EAC"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Item10:25,</w:t>
            </w:r>
          </w:p>
        </w:tc>
        <w:tc>
          <w:tcPr>
            <w:tcW w:w="315" w:type="pct"/>
            <w:vMerge/>
            <w:tcBorders>
              <w:top w:val="nil"/>
              <w:left w:val="single" w:sz="4" w:space="0" w:color="auto"/>
              <w:bottom w:val="single" w:sz="8" w:space="0" w:color="000000"/>
              <w:right w:val="single" w:sz="4" w:space="0" w:color="auto"/>
            </w:tcBorders>
            <w:vAlign w:val="center"/>
            <w:hideMark/>
          </w:tcPr>
          <w:p w14:paraId="4D78BAD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BA3D81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7A4CC7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8456F6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ACF079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3363623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06BC4F9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47A007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66C527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4A58FB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E87C3BF"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96D718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Item11:26,</w:t>
            </w:r>
          </w:p>
        </w:tc>
        <w:tc>
          <w:tcPr>
            <w:tcW w:w="315" w:type="pct"/>
            <w:vMerge/>
            <w:tcBorders>
              <w:top w:val="nil"/>
              <w:left w:val="single" w:sz="4" w:space="0" w:color="auto"/>
              <w:bottom w:val="single" w:sz="8" w:space="0" w:color="000000"/>
              <w:right w:val="single" w:sz="4" w:space="0" w:color="auto"/>
            </w:tcBorders>
            <w:vAlign w:val="center"/>
            <w:hideMark/>
          </w:tcPr>
          <w:p w14:paraId="36A9494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76DA8C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4EF93C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6063FA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8C56A4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588BC40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04EBC89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E3D901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771ED3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8A63218"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ADC97C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BB6F3E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Item12:27,</w:t>
            </w:r>
          </w:p>
        </w:tc>
        <w:tc>
          <w:tcPr>
            <w:tcW w:w="315" w:type="pct"/>
            <w:vMerge/>
            <w:tcBorders>
              <w:top w:val="nil"/>
              <w:left w:val="single" w:sz="4" w:space="0" w:color="auto"/>
              <w:bottom w:val="single" w:sz="8" w:space="0" w:color="000000"/>
              <w:right w:val="single" w:sz="4" w:space="0" w:color="auto"/>
            </w:tcBorders>
            <w:vAlign w:val="center"/>
            <w:hideMark/>
          </w:tcPr>
          <w:p w14:paraId="44B7932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194F56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A97D0D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D332F6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FAD785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3CEDEB0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0E5F6F4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427746F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ACCFE1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53CCCC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88934B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2B7B6A1"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Item13:28,</w:t>
            </w:r>
          </w:p>
        </w:tc>
        <w:tc>
          <w:tcPr>
            <w:tcW w:w="315" w:type="pct"/>
            <w:vMerge/>
            <w:tcBorders>
              <w:top w:val="nil"/>
              <w:left w:val="single" w:sz="4" w:space="0" w:color="auto"/>
              <w:bottom w:val="single" w:sz="8" w:space="0" w:color="000000"/>
              <w:right w:val="single" w:sz="4" w:space="0" w:color="auto"/>
            </w:tcBorders>
            <w:vAlign w:val="center"/>
            <w:hideMark/>
          </w:tcPr>
          <w:p w14:paraId="6CE62523"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42BAA1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A28663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AE5C7C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C2E3D4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64F12C0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333BA1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95D035B"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4E9810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D082F4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E0A9E1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860D13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Item14:29,</w:t>
            </w:r>
          </w:p>
        </w:tc>
        <w:tc>
          <w:tcPr>
            <w:tcW w:w="315" w:type="pct"/>
            <w:vMerge/>
            <w:tcBorders>
              <w:top w:val="nil"/>
              <w:left w:val="single" w:sz="4" w:space="0" w:color="auto"/>
              <w:bottom w:val="single" w:sz="8" w:space="0" w:color="000000"/>
              <w:right w:val="single" w:sz="4" w:space="0" w:color="auto"/>
            </w:tcBorders>
            <w:vAlign w:val="center"/>
            <w:hideMark/>
          </w:tcPr>
          <w:p w14:paraId="35482A8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C94C31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20CB30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C3CE87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67ADE2C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14E2FC0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62EBC12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5BBB05C"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05670E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F364CA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1264F8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5C58067"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Item15:30,</w:t>
            </w:r>
          </w:p>
        </w:tc>
        <w:tc>
          <w:tcPr>
            <w:tcW w:w="315" w:type="pct"/>
            <w:vMerge/>
            <w:tcBorders>
              <w:top w:val="nil"/>
              <w:left w:val="single" w:sz="4" w:space="0" w:color="auto"/>
              <w:bottom w:val="single" w:sz="8" w:space="0" w:color="000000"/>
              <w:right w:val="single" w:sz="4" w:space="0" w:color="auto"/>
            </w:tcBorders>
            <w:vAlign w:val="center"/>
            <w:hideMark/>
          </w:tcPr>
          <w:p w14:paraId="74DBB62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BE7C71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5CD9DC9"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C2B1F7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D6293A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59C7913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581B98A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430513A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C6978A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546D0E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8C9CC5F"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0B21BE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Item16:31,</w:t>
            </w:r>
          </w:p>
        </w:tc>
        <w:tc>
          <w:tcPr>
            <w:tcW w:w="315" w:type="pct"/>
            <w:vMerge/>
            <w:tcBorders>
              <w:top w:val="nil"/>
              <w:left w:val="single" w:sz="4" w:space="0" w:color="auto"/>
              <w:bottom w:val="single" w:sz="8" w:space="0" w:color="000000"/>
              <w:right w:val="single" w:sz="4" w:space="0" w:color="auto"/>
            </w:tcBorders>
            <w:vAlign w:val="center"/>
            <w:hideMark/>
          </w:tcPr>
          <w:p w14:paraId="3BE41F2A"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98C705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BBE8A8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7D53D7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AA4426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5A93E4B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76B96FD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E39FAB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4D0BC13"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6CBF1C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907471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73E46F8"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Item17:32,</w:t>
            </w:r>
          </w:p>
        </w:tc>
        <w:tc>
          <w:tcPr>
            <w:tcW w:w="315" w:type="pct"/>
            <w:vMerge/>
            <w:tcBorders>
              <w:top w:val="nil"/>
              <w:left w:val="single" w:sz="4" w:space="0" w:color="auto"/>
              <w:bottom w:val="single" w:sz="8" w:space="0" w:color="000000"/>
              <w:right w:val="single" w:sz="4" w:space="0" w:color="auto"/>
            </w:tcBorders>
            <w:vAlign w:val="center"/>
            <w:hideMark/>
          </w:tcPr>
          <w:p w14:paraId="3B35723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C6C2EF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D531C1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8696E1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FB0D94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2E8CFEE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721B593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5BB1CC9"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153AAE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1D11046"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C6A46E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42E5D3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Item18:33,</w:t>
            </w:r>
          </w:p>
        </w:tc>
        <w:tc>
          <w:tcPr>
            <w:tcW w:w="315" w:type="pct"/>
            <w:vMerge/>
            <w:tcBorders>
              <w:top w:val="nil"/>
              <w:left w:val="single" w:sz="4" w:space="0" w:color="auto"/>
              <w:bottom w:val="single" w:sz="8" w:space="0" w:color="000000"/>
              <w:right w:val="single" w:sz="4" w:space="0" w:color="auto"/>
            </w:tcBorders>
            <w:vAlign w:val="center"/>
            <w:hideMark/>
          </w:tcPr>
          <w:p w14:paraId="51BBC0D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AE2674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AA0E0D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8DE6DF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82DC97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7F95C1A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2F33EA9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AD02F0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64C2FE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3D56AB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D6C774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528B57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Item19:34,</w:t>
            </w:r>
          </w:p>
        </w:tc>
        <w:tc>
          <w:tcPr>
            <w:tcW w:w="315" w:type="pct"/>
            <w:vMerge/>
            <w:tcBorders>
              <w:top w:val="nil"/>
              <w:left w:val="single" w:sz="4" w:space="0" w:color="auto"/>
              <w:bottom w:val="single" w:sz="8" w:space="0" w:color="000000"/>
              <w:right w:val="single" w:sz="4" w:space="0" w:color="auto"/>
            </w:tcBorders>
            <w:vAlign w:val="center"/>
            <w:hideMark/>
          </w:tcPr>
          <w:p w14:paraId="05C735F5"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66DBEA9"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B383E3F"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7B8E37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AFAE0F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4" w:space="0" w:color="auto"/>
              <w:right w:val="single" w:sz="4" w:space="0" w:color="auto"/>
            </w:tcBorders>
            <w:shd w:val="clear" w:color="auto" w:fill="auto"/>
            <w:noWrap/>
            <w:vAlign w:val="center"/>
            <w:hideMark/>
          </w:tcPr>
          <w:p w14:paraId="1596097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37F55BD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4A2945C" w14:textId="77777777" w:rsidTr="00B524D4">
        <w:trPr>
          <w:trHeight w:val="270"/>
        </w:trPr>
        <w:tc>
          <w:tcPr>
            <w:tcW w:w="276" w:type="pct"/>
            <w:vMerge/>
            <w:tcBorders>
              <w:top w:val="nil"/>
              <w:left w:val="single" w:sz="8" w:space="0" w:color="auto"/>
              <w:bottom w:val="single" w:sz="8" w:space="0" w:color="000000"/>
              <w:right w:val="single" w:sz="4" w:space="0" w:color="auto"/>
            </w:tcBorders>
            <w:vAlign w:val="center"/>
            <w:hideMark/>
          </w:tcPr>
          <w:p w14:paraId="7FA7F72D"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9C273E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63E6519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8" w:space="0" w:color="auto"/>
              <w:right w:val="single" w:sz="4" w:space="0" w:color="auto"/>
            </w:tcBorders>
            <w:shd w:val="clear" w:color="auto" w:fill="auto"/>
            <w:vAlign w:val="center"/>
            <w:hideMark/>
          </w:tcPr>
          <w:p w14:paraId="15D50FC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Item20:35,</w:t>
            </w:r>
          </w:p>
        </w:tc>
        <w:tc>
          <w:tcPr>
            <w:tcW w:w="315" w:type="pct"/>
            <w:vMerge/>
            <w:tcBorders>
              <w:top w:val="nil"/>
              <w:left w:val="single" w:sz="4" w:space="0" w:color="auto"/>
              <w:bottom w:val="single" w:sz="8" w:space="0" w:color="000000"/>
              <w:right w:val="single" w:sz="4" w:space="0" w:color="auto"/>
            </w:tcBorders>
            <w:vAlign w:val="center"/>
            <w:hideMark/>
          </w:tcPr>
          <w:p w14:paraId="29CB442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6022D2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C8A6E8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8" w:space="0" w:color="auto"/>
              <w:right w:val="single" w:sz="4" w:space="0" w:color="auto"/>
            </w:tcBorders>
            <w:shd w:val="clear" w:color="auto" w:fill="auto"/>
            <w:noWrap/>
            <w:vAlign w:val="center"/>
            <w:hideMark/>
          </w:tcPr>
          <w:p w14:paraId="75C02B8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8" w:space="0" w:color="auto"/>
              <w:right w:val="single" w:sz="4" w:space="0" w:color="auto"/>
            </w:tcBorders>
            <w:shd w:val="clear" w:color="auto" w:fill="auto"/>
            <w:noWrap/>
            <w:vAlign w:val="center"/>
            <w:hideMark/>
          </w:tcPr>
          <w:p w14:paraId="6851DF9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1</w:t>
            </w:r>
          </w:p>
        </w:tc>
        <w:tc>
          <w:tcPr>
            <w:tcW w:w="440" w:type="pct"/>
            <w:tcBorders>
              <w:top w:val="nil"/>
              <w:left w:val="nil"/>
              <w:bottom w:val="single" w:sz="8" w:space="0" w:color="auto"/>
              <w:right w:val="single" w:sz="4" w:space="0" w:color="auto"/>
            </w:tcBorders>
            <w:shd w:val="clear" w:color="auto" w:fill="auto"/>
            <w:noWrap/>
            <w:vAlign w:val="center"/>
            <w:hideMark/>
          </w:tcPr>
          <w:p w14:paraId="27FC454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8" w:space="0" w:color="auto"/>
              <w:right w:val="single" w:sz="8" w:space="0" w:color="auto"/>
            </w:tcBorders>
            <w:shd w:val="clear" w:color="auto" w:fill="auto"/>
            <w:noWrap/>
            <w:vAlign w:val="center"/>
            <w:hideMark/>
          </w:tcPr>
          <w:p w14:paraId="13FB8ED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6516799" w14:textId="77777777" w:rsidTr="00B524D4">
        <w:trPr>
          <w:trHeight w:val="255"/>
        </w:trPr>
        <w:tc>
          <w:tcPr>
            <w:tcW w:w="276" w:type="pct"/>
            <w:vMerge w:val="restart"/>
            <w:tcBorders>
              <w:top w:val="nil"/>
              <w:left w:val="single" w:sz="8" w:space="0" w:color="auto"/>
              <w:bottom w:val="single" w:sz="8" w:space="0" w:color="000000"/>
              <w:right w:val="single" w:sz="4" w:space="0" w:color="auto"/>
            </w:tcBorders>
            <w:shd w:val="clear" w:color="auto" w:fill="auto"/>
            <w:noWrap/>
            <w:vAlign w:val="center"/>
            <w:hideMark/>
          </w:tcPr>
          <w:p w14:paraId="5C225C3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System Data</w:t>
            </w:r>
          </w:p>
        </w:tc>
        <w:tc>
          <w:tcPr>
            <w:tcW w:w="44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2D39BA0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Item#_OdometerCountdown</w:t>
            </w:r>
          </w:p>
        </w:tc>
        <w:tc>
          <w:tcPr>
            <w:tcW w:w="617"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1AA2498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Item Odometer Countdown</w:t>
            </w:r>
          </w:p>
        </w:tc>
        <w:tc>
          <w:tcPr>
            <w:tcW w:w="691" w:type="pct"/>
            <w:tcBorders>
              <w:top w:val="nil"/>
              <w:left w:val="nil"/>
              <w:bottom w:val="single" w:sz="4" w:space="0" w:color="auto"/>
              <w:right w:val="single" w:sz="4" w:space="0" w:color="auto"/>
            </w:tcBorders>
            <w:shd w:val="clear" w:color="auto" w:fill="auto"/>
            <w:vAlign w:val="center"/>
            <w:hideMark/>
          </w:tcPr>
          <w:p w14:paraId="5EEC8A1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 Bearings:1,</w:t>
            </w:r>
          </w:p>
        </w:tc>
        <w:tc>
          <w:tcPr>
            <w:tcW w:w="31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337AE62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Parameter</w:t>
            </w:r>
          </w:p>
        </w:tc>
        <w:tc>
          <w:tcPr>
            <w:tcW w:w="463"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0CDC56C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General</w:t>
            </w:r>
          </w:p>
        </w:tc>
        <w:tc>
          <w:tcPr>
            <w:tcW w:w="495" w:type="pct"/>
            <w:vMerge w:val="restart"/>
            <w:tcBorders>
              <w:top w:val="nil"/>
              <w:left w:val="single" w:sz="4" w:space="0" w:color="auto"/>
              <w:bottom w:val="single" w:sz="8" w:space="0" w:color="000000"/>
              <w:right w:val="single" w:sz="4" w:space="0" w:color="auto"/>
            </w:tcBorders>
            <w:shd w:val="clear" w:color="auto" w:fill="auto"/>
            <w:noWrap/>
            <w:vAlign w:val="center"/>
            <w:hideMark/>
          </w:tcPr>
          <w:p w14:paraId="7BFA371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SYNC Memory</w:t>
            </w:r>
          </w:p>
        </w:tc>
        <w:tc>
          <w:tcPr>
            <w:tcW w:w="501" w:type="pct"/>
            <w:tcBorders>
              <w:top w:val="nil"/>
              <w:left w:val="nil"/>
              <w:bottom w:val="single" w:sz="4" w:space="0" w:color="auto"/>
              <w:right w:val="single" w:sz="4" w:space="0" w:color="auto"/>
            </w:tcBorders>
            <w:shd w:val="clear" w:color="auto" w:fill="auto"/>
            <w:noWrap/>
            <w:vAlign w:val="center"/>
            <w:hideMark/>
          </w:tcPr>
          <w:p w14:paraId="4920073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6CC1495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4E27FE6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6F568C4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1C9057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C003BB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FFF9AE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BE52A1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18D70D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Axle Seals:2,</w:t>
            </w:r>
          </w:p>
        </w:tc>
        <w:tc>
          <w:tcPr>
            <w:tcW w:w="315" w:type="pct"/>
            <w:vMerge/>
            <w:tcBorders>
              <w:top w:val="nil"/>
              <w:left w:val="single" w:sz="4" w:space="0" w:color="auto"/>
              <w:bottom w:val="single" w:sz="8" w:space="0" w:color="000000"/>
              <w:right w:val="single" w:sz="4" w:space="0" w:color="auto"/>
            </w:tcBorders>
            <w:vAlign w:val="center"/>
            <w:hideMark/>
          </w:tcPr>
          <w:p w14:paraId="2A2F3EA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1825B6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0F8D37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4D4A2F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C7DB74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DEDD45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27F7356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F969B8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7E2830A"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7C9D8F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5948C3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ED4CF3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Springs:3,</w:t>
            </w:r>
          </w:p>
        </w:tc>
        <w:tc>
          <w:tcPr>
            <w:tcW w:w="315" w:type="pct"/>
            <w:vMerge/>
            <w:tcBorders>
              <w:top w:val="nil"/>
              <w:left w:val="single" w:sz="4" w:space="0" w:color="auto"/>
              <w:bottom w:val="single" w:sz="8" w:space="0" w:color="000000"/>
              <w:right w:val="single" w:sz="4" w:space="0" w:color="auto"/>
            </w:tcBorders>
            <w:vAlign w:val="center"/>
            <w:hideMark/>
          </w:tcPr>
          <w:p w14:paraId="051E164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E4A269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DB86067"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557239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AFC247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46103C0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77DACA7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A047F3E"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FD9C24A"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FFF83D3"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87101B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25B3E3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Suspension:4,</w:t>
            </w:r>
          </w:p>
        </w:tc>
        <w:tc>
          <w:tcPr>
            <w:tcW w:w="315" w:type="pct"/>
            <w:vMerge/>
            <w:tcBorders>
              <w:top w:val="nil"/>
              <w:left w:val="single" w:sz="4" w:space="0" w:color="auto"/>
              <w:bottom w:val="single" w:sz="8" w:space="0" w:color="000000"/>
              <w:right w:val="single" w:sz="4" w:space="0" w:color="auto"/>
            </w:tcBorders>
            <w:vAlign w:val="center"/>
            <w:hideMark/>
          </w:tcPr>
          <w:p w14:paraId="016FA0E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27D53C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D02F1A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4FDFCA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5ED29ED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123C21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63D9EA7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21FCB89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992473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BC2CCB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B346A1C"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4D7A804"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Adjustments:5,</w:t>
            </w:r>
          </w:p>
        </w:tc>
        <w:tc>
          <w:tcPr>
            <w:tcW w:w="315" w:type="pct"/>
            <w:vMerge/>
            <w:tcBorders>
              <w:top w:val="nil"/>
              <w:left w:val="single" w:sz="4" w:space="0" w:color="auto"/>
              <w:bottom w:val="single" w:sz="8" w:space="0" w:color="000000"/>
              <w:right w:val="single" w:sz="4" w:space="0" w:color="auto"/>
            </w:tcBorders>
            <w:vAlign w:val="center"/>
            <w:hideMark/>
          </w:tcPr>
          <w:p w14:paraId="60554DE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399CC4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E3F100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456613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0DB527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48F78BE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5BBDF8C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2EBEECC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7414BD8"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F078E03"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FDFDC5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A14A183"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Linings:6,</w:t>
            </w:r>
          </w:p>
        </w:tc>
        <w:tc>
          <w:tcPr>
            <w:tcW w:w="315" w:type="pct"/>
            <w:vMerge/>
            <w:tcBorders>
              <w:top w:val="nil"/>
              <w:left w:val="single" w:sz="4" w:space="0" w:color="auto"/>
              <w:bottom w:val="single" w:sz="8" w:space="0" w:color="000000"/>
              <w:right w:val="single" w:sz="4" w:space="0" w:color="auto"/>
            </w:tcBorders>
            <w:vAlign w:val="center"/>
            <w:hideMark/>
          </w:tcPr>
          <w:p w14:paraId="14850984"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ECAC825"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46D2050"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97D73F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5CD732A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46BE519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0E4CAE1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2077964"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D8ECBB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A29E62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546F225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685119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Hub and Drum Brakes:7,</w:t>
            </w:r>
          </w:p>
        </w:tc>
        <w:tc>
          <w:tcPr>
            <w:tcW w:w="315" w:type="pct"/>
            <w:vMerge/>
            <w:tcBorders>
              <w:top w:val="nil"/>
              <w:left w:val="single" w:sz="4" w:space="0" w:color="auto"/>
              <w:bottom w:val="single" w:sz="8" w:space="0" w:color="000000"/>
              <w:right w:val="single" w:sz="4" w:space="0" w:color="auto"/>
            </w:tcBorders>
            <w:vAlign w:val="center"/>
            <w:hideMark/>
          </w:tcPr>
          <w:p w14:paraId="7A017BB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5F4FB5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25B383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40882FE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3A2AB4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2918E0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35023DB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8098603"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3C8C33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7F65001"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F67F83A"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2AA95F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Brake Lines:8,</w:t>
            </w:r>
          </w:p>
        </w:tc>
        <w:tc>
          <w:tcPr>
            <w:tcW w:w="315" w:type="pct"/>
            <w:vMerge/>
            <w:tcBorders>
              <w:top w:val="nil"/>
              <w:left w:val="single" w:sz="4" w:space="0" w:color="auto"/>
              <w:bottom w:val="single" w:sz="8" w:space="0" w:color="000000"/>
              <w:right w:val="single" w:sz="4" w:space="0" w:color="auto"/>
            </w:tcBorders>
            <w:vAlign w:val="center"/>
            <w:hideMark/>
          </w:tcPr>
          <w:p w14:paraId="25474CB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B55EBB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A413F1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41D831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5B3AABE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4E1664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061D95D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D1CD64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066EA1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72E8B3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FA0365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05194A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Wiring:9,</w:t>
            </w:r>
          </w:p>
        </w:tc>
        <w:tc>
          <w:tcPr>
            <w:tcW w:w="315" w:type="pct"/>
            <w:vMerge/>
            <w:tcBorders>
              <w:top w:val="nil"/>
              <w:left w:val="single" w:sz="4" w:space="0" w:color="auto"/>
              <w:bottom w:val="single" w:sz="8" w:space="0" w:color="000000"/>
              <w:right w:val="single" w:sz="4" w:space="0" w:color="auto"/>
            </w:tcBorders>
            <w:vAlign w:val="center"/>
            <w:hideMark/>
          </w:tcPr>
          <w:p w14:paraId="14BFA30E"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6DF1D4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87270A1"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957896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E4042F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255B6D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4D53A63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B2B53AC"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65598D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CD566A4"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1CF893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1CF71C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Hydraulic Brakes:10,</w:t>
            </w:r>
          </w:p>
        </w:tc>
        <w:tc>
          <w:tcPr>
            <w:tcW w:w="315" w:type="pct"/>
            <w:vMerge/>
            <w:tcBorders>
              <w:top w:val="nil"/>
              <w:left w:val="single" w:sz="4" w:space="0" w:color="auto"/>
              <w:bottom w:val="single" w:sz="8" w:space="0" w:color="000000"/>
              <w:right w:val="single" w:sz="4" w:space="0" w:color="auto"/>
            </w:tcBorders>
            <w:vAlign w:val="center"/>
            <w:hideMark/>
          </w:tcPr>
          <w:p w14:paraId="0E4B8EC5"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3B0E20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3DB00F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3C05A2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54F1E8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3753CA4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24841BC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C6DA6E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835E34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65CBC96"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EBB9D42"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E8CD3D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Brake Magnets:11,</w:t>
            </w:r>
          </w:p>
        </w:tc>
        <w:tc>
          <w:tcPr>
            <w:tcW w:w="315" w:type="pct"/>
            <w:vMerge/>
            <w:tcBorders>
              <w:top w:val="nil"/>
              <w:left w:val="single" w:sz="4" w:space="0" w:color="auto"/>
              <w:bottom w:val="single" w:sz="8" w:space="0" w:color="000000"/>
              <w:right w:val="single" w:sz="4" w:space="0" w:color="auto"/>
            </w:tcBorders>
            <w:vAlign w:val="center"/>
            <w:hideMark/>
          </w:tcPr>
          <w:p w14:paraId="3BA83B18"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FEFECF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261E8F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133188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040FA4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7CEBD6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4144EE1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B4FDD6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5A852D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57DFB8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D2787E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096115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Lug Nuts:12,</w:t>
            </w:r>
          </w:p>
        </w:tc>
        <w:tc>
          <w:tcPr>
            <w:tcW w:w="315" w:type="pct"/>
            <w:vMerge/>
            <w:tcBorders>
              <w:top w:val="nil"/>
              <w:left w:val="single" w:sz="4" w:space="0" w:color="auto"/>
              <w:bottom w:val="single" w:sz="8" w:space="0" w:color="000000"/>
              <w:right w:val="single" w:sz="4" w:space="0" w:color="auto"/>
            </w:tcBorders>
            <w:vAlign w:val="center"/>
            <w:hideMark/>
          </w:tcPr>
          <w:p w14:paraId="1824480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42EC972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96E96C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29A507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50DC3B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1C1A1F4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312E611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4D307348"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1EE037A"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3081C3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9301D7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5E8094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Wheels / Rims:13,</w:t>
            </w:r>
          </w:p>
        </w:tc>
        <w:tc>
          <w:tcPr>
            <w:tcW w:w="315" w:type="pct"/>
            <w:vMerge/>
            <w:tcBorders>
              <w:top w:val="nil"/>
              <w:left w:val="single" w:sz="4" w:space="0" w:color="auto"/>
              <w:bottom w:val="single" w:sz="8" w:space="0" w:color="000000"/>
              <w:right w:val="single" w:sz="4" w:space="0" w:color="auto"/>
            </w:tcBorders>
            <w:vAlign w:val="center"/>
            <w:hideMark/>
          </w:tcPr>
          <w:p w14:paraId="21B87323"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C25BBB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EA01A14"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F1531A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5B1DC87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09FD14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2E2B463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23BF106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6C374C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365195E"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88B01C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7CF952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Pressure:14,</w:t>
            </w:r>
          </w:p>
        </w:tc>
        <w:tc>
          <w:tcPr>
            <w:tcW w:w="315" w:type="pct"/>
            <w:vMerge/>
            <w:tcBorders>
              <w:top w:val="nil"/>
              <w:left w:val="single" w:sz="4" w:space="0" w:color="auto"/>
              <w:bottom w:val="single" w:sz="8" w:space="0" w:color="000000"/>
              <w:right w:val="single" w:sz="4" w:space="0" w:color="auto"/>
            </w:tcBorders>
            <w:vAlign w:val="center"/>
            <w:hideMark/>
          </w:tcPr>
          <w:p w14:paraId="4199774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78263B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0376946"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8CE727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309A5A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425E05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4C1D868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2AEE4C6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3E643EB"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3C88727"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EF5DBE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901121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Trailer Wiring / Harness:15</w:t>
            </w:r>
          </w:p>
        </w:tc>
        <w:tc>
          <w:tcPr>
            <w:tcW w:w="315" w:type="pct"/>
            <w:vMerge/>
            <w:tcBorders>
              <w:top w:val="nil"/>
              <w:left w:val="single" w:sz="4" w:space="0" w:color="auto"/>
              <w:bottom w:val="single" w:sz="8" w:space="0" w:color="000000"/>
              <w:right w:val="single" w:sz="4" w:space="0" w:color="auto"/>
            </w:tcBorders>
            <w:vAlign w:val="center"/>
            <w:hideMark/>
          </w:tcPr>
          <w:p w14:paraId="1920D86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C1A902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21A075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7B99154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AD35D1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9A698F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6747074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D0805F2"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2F6456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CD0E0BA"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449F96A"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4F23A0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Item1:16,</w:t>
            </w:r>
          </w:p>
        </w:tc>
        <w:tc>
          <w:tcPr>
            <w:tcW w:w="315" w:type="pct"/>
            <w:vMerge/>
            <w:tcBorders>
              <w:top w:val="nil"/>
              <w:left w:val="single" w:sz="4" w:space="0" w:color="auto"/>
              <w:bottom w:val="single" w:sz="8" w:space="0" w:color="000000"/>
              <w:right w:val="single" w:sz="4" w:space="0" w:color="auto"/>
            </w:tcBorders>
            <w:vAlign w:val="center"/>
            <w:hideMark/>
          </w:tcPr>
          <w:p w14:paraId="3BA9660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CBAFC11"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C6511D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C6AFE2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FA5518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4363BD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4FA30BC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01FA953"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7D8EC4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7ED580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757D91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030368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Item2:17,</w:t>
            </w:r>
          </w:p>
        </w:tc>
        <w:tc>
          <w:tcPr>
            <w:tcW w:w="315" w:type="pct"/>
            <w:vMerge/>
            <w:tcBorders>
              <w:top w:val="nil"/>
              <w:left w:val="single" w:sz="4" w:space="0" w:color="auto"/>
              <w:bottom w:val="single" w:sz="8" w:space="0" w:color="000000"/>
              <w:right w:val="single" w:sz="4" w:space="0" w:color="auto"/>
            </w:tcBorders>
            <w:vAlign w:val="center"/>
            <w:hideMark/>
          </w:tcPr>
          <w:p w14:paraId="24A987F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6D269F9"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1383B5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54A4AB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0E1FE4A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892D22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3394D79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BDEF67F"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9AFBD75"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603DEFC"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D8E4D33"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7348DB1"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Item3:18,</w:t>
            </w:r>
          </w:p>
        </w:tc>
        <w:tc>
          <w:tcPr>
            <w:tcW w:w="315" w:type="pct"/>
            <w:vMerge/>
            <w:tcBorders>
              <w:top w:val="nil"/>
              <w:left w:val="single" w:sz="4" w:space="0" w:color="auto"/>
              <w:bottom w:val="single" w:sz="8" w:space="0" w:color="000000"/>
              <w:right w:val="single" w:sz="4" w:space="0" w:color="auto"/>
            </w:tcBorders>
            <w:vAlign w:val="center"/>
            <w:hideMark/>
          </w:tcPr>
          <w:p w14:paraId="662CBC47"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D3FEF18"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8C45CD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02B486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785613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12EF9E5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0D99AF1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453DEBD0"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3A34A9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7A725920"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FD216A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09BB485B"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Item4:19,</w:t>
            </w:r>
          </w:p>
        </w:tc>
        <w:tc>
          <w:tcPr>
            <w:tcW w:w="315" w:type="pct"/>
            <w:vMerge/>
            <w:tcBorders>
              <w:top w:val="nil"/>
              <w:left w:val="single" w:sz="4" w:space="0" w:color="auto"/>
              <w:bottom w:val="single" w:sz="8" w:space="0" w:color="000000"/>
              <w:right w:val="single" w:sz="4" w:space="0" w:color="auto"/>
            </w:tcBorders>
            <w:vAlign w:val="center"/>
            <w:hideMark/>
          </w:tcPr>
          <w:p w14:paraId="70D3761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B654E0D"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8704DD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768355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3D1F4A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68A4C75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48173A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4BC4DF5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38C5BDB"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AACE3D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5AD4537"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344F27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Item5:20,</w:t>
            </w:r>
          </w:p>
        </w:tc>
        <w:tc>
          <w:tcPr>
            <w:tcW w:w="315" w:type="pct"/>
            <w:vMerge/>
            <w:tcBorders>
              <w:top w:val="nil"/>
              <w:left w:val="single" w:sz="4" w:space="0" w:color="auto"/>
              <w:bottom w:val="single" w:sz="8" w:space="0" w:color="000000"/>
              <w:right w:val="single" w:sz="4" w:space="0" w:color="auto"/>
            </w:tcBorders>
            <w:vAlign w:val="center"/>
            <w:hideMark/>
          </w:tcPr>
          <w:p w14:paraId="6717CFB8"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788C107"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7461F4B1"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CF5319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57D7C6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0A1A349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2A604F0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AC7ABDC"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AB9DD7B"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2772AAB3"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50B67E5"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519DB859"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Item6:21,</w:t>
            </w:r>
          </w:p>
        </w:tc>
        <w:tc>
          <w:tcPr>
            <w:tcW w:w="315" w:type="pct"/>
            <w:vMerge/>
            <w:tcBorders>
              <w:top w:val="nil"/>
              <w:left w:val="single" w:sz="4" w:space="0" w:color="auto"/>
              <w:bottom w:val="single" w:sz="8" w:space="0" w:color="000000"/>
              <w:right w:val="single" w:sz="4" w:space="0" w:color="auto"/>
            </w:tcBorders>
            <w:vAlign w:val="center"/>
            <w:hideMark/>
          </w:tcPr>
          <w:p w14:paraId="2AB6076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244792F4"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8DD508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D66A26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57244E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7BCB38A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3E4A130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5C6C43AC"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918EDF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C6EDF4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4793F0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A73AFE7"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Item7:22,</w:t>
            </w:r>
          </w:p>
        </w:tc>
        <w:tc>
          <w:tcPr>
            <w:tcW w:w="315" w:type="pct"/>
            <w:vMerge/>
            <w:tcBorders>
              <w:top w:val="nil"/>
              <w:left w:val="single" w:sz="4" w:space="0" w:color="auto"/>
              <w:bottom w:val="single" w:sz="8" w:space="0" w:color="000000"/>
              <w:right w:val="single" w:sz="4" w:space="0" w:color="auto"/>
            </w:tcBorders>
            <w:vAlign w:val="center"/>
            <w:hideMark/>
          </w:tcPr>
          <w:p w14:paraId="7330325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B0741D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00769F9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1D62C3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06A2BB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341B0D1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0CD181C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3DC9D5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406D06E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1AEE1E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1D1E0D4D"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24F11266"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Item8:23,</w:t>
            </w:r>
          </w:p>
        </w:tc>
        <w:tc>
          <w:tcPr>
            <w:tcW w:w="315" w:type="pct"/>
            <w:vMerge/>
            <w:tcBorders>
              <w:top w:val="nil"/>
              <w:left w:val="single" w:sz="4" w:space="0" w:color="auto"/>
              <w:bottom w:val="single" w:sz="8" w:space="0" w:color="000000"/>
              <w:right w:val="single" w:sz="4" w:space="0" w:color="auto"/>
            </w:tcBorders>
            <w:vAlign w:val="center"/>
            <w:hideMark/>
          </w:tcPr>
          <w:p w14:paraId="4F5B9B3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85E3D6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265BF7B"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46F9439"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7960D9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1293831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4018D62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4F13DCD"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18CE02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480384B"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5FC8651"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3B9889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Item9:24,</w:t>
            </w:r>
          </w:p>
        </w:tc>
        <w:tc>
          <w:tcPr>
            <w:tcW w:w="315" w:type="pct"/>
            <w:vMerge/>
            <w:tcBorders>
              <w:top w:val="nil"/>
              <w:left w:val="single" w:sz="4" w:space="0" w:color="auto"/>
              <w:bottom w:val="single" w:sz="8" w:space="0" w:color="000000"/>
              <w:right w:val="single" w:sz="4" w:space="0" w:color="auto"/>
            </w:tcBorders>
            <w:vAlign w:val="center"/>
            <w:hideMark/>
          </w:tcPr>
          <w:p w14:paraId="5FB93D4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06FB5E3"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8A1A60C"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C6BF95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54A714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3E87A5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8AB769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61E96F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5DC84C4"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7DE1BE2"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EE08E4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7BF508D"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Item10:25,</w:t>
            </w:r>
          </w:p>
        </w:tc>
        <w:tc>
          <w:tcPr>
            <w:tcW w:w="315" w:type="pct"/>
            <w:vMerge/>
            <w:tcBorders>
              <w:top w:val="nil"/>
              <w:left w:val="single" w:sz="4" w:space="0" w:color="auto"/>
              <w:bottom w:val="single" w:sz="8" w:space="0" w:color="000000"/>
              <w:right w:val="single" w:sz="4" w:space="0" w:color="auto"/>
            </w:tcBorders>
            <w:vAlign w:val="center"/>
            <w:hideMark/>
          </w:tcPr>
          <w:p w14:paraId="2181F662"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1D5DA2E"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41FE29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66457AF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28A94E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697FD0A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6773F22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39090FD7"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E91794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DE6C846"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99E0EB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FA6F12C"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Item11:26,</w:t>
            </w:r>
          </w:p>
        </w:tc>
        <w:tc>
          <w:tcPr>
            <w:tcW w:w="315" w:type="pct"/>
            <w:vMerge/>
            <w:tcBorders>
              <w:top w:val="nil"/>
              <w:left w:val="single" w:sz="4" w:space="0" w:color="auto"/>
              <w:bottom w:val="single" w:sz="8" w:space="0" w:color="000000"/>
              <w:right w:val="single" w:sz="4" w:space="0" w:color="auto"/>
            </w:tcBorders>
            <w:vAlign w:val="center"/>
            <w:hideMark/>
          </w:tcPr>
          <w:p w14:paraId="527F0065"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D3F139B"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7E0173F"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5AE8A22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9A0A874"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136B232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030BE8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0756580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2BB16EB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0F04FF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E39BF5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86ED81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Item12:27,</w:t>
            </w:r>
          </w:p>
        </w:tc>
        <w:tc>
          <w:tcPr>
            <w:tcW w:w="315" w:type="pct"/>
            <w:vMerge/>
            <w:tcBorders>
              <w:top w:val="nil"/>
              <w:left w:val="single" w:sz="4" w:space="0" w:color="auto"/>
              <w:bottom w:val="single" w:sz="8" w:space="0" w:color="000000"/>
              <w:right w:val="single" w:sz="4" w:space="0" w:color="auto"/>
            </w:tcBorders>
            <w:vAlign w:val="center"/>
            <w:hideMark/>
          </w:tcPr>
          <w:p w14:paraId="4F6559AD"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7E2E21F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4ADA75BF"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9E3F90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79D556C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0870382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54276B9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37E9AD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167B7017"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1887E5A5"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081A2C4"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84DF90A"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Item13:28,</w:t>
            </w:r>
          </w:p>
        </w:tc>
        <w:tc>
          <w:tcPr>
            <w:tcW w:w="315" w:type="pct"/>
            <w:vMerge/>
            <w:tcBorders>
              <w:top w:val="nil"/>
              <w:left w:val="single" w:sz="4" w:space="0" w:color="auto"/>
              <w:bottom w:val="single" w:sz="8" w:space="0" w:color="000000"/>
              <w:right w:val="single" w:sz="4" w:space="0" w:color="auto"/>
            </w:tcBorders>
            <w:vAlign w:val="center"/>
            <w:hideMark/>
          </w:tcPr>
          <w:p w14:paraId="6257EB8B"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1F4178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C375C5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2DDC48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30C949E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352615F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1256AC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A452D2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0B07846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A6E0EEC"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B3F487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5CC5AD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Item14:29,</w:t>
            </w:r>
          </w:p>
        </w:tc>
        <w:tc>
          <w:tcPr>
            <w:tcW w:w="315" w:type="pct"/>
            <w:vMerge/>
            <w:tcBorders>
              <w:top w:val="nil"/>
              <w:left w:val="single" w:sz="4" w:space="0" w:color="auto"/>
              <w:bottom w:val="single" w:sz="8" w:space="0" w:color="000000"/>
              <w:right w:val="single" w:sz="4" w:space="0" w:color="auto"/>
            </w:tcBorders>
            <w:vAlign w:val="center"/>
            <w:hideMark/>
          </w:tcPr>
          <w:p w14:paraId="7BC6DBB9"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16E849B0"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85F939E"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35AEF47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13E5011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367F8B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56BC8B9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5CF60EA"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6AE100B6"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54E52906"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76639C0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66659201"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Item15:30,</w:t>
            </w:r>
          </w:p>
        </w:tc>
        <w:tc>
          <w:tcPr>
            <w:tcW w:w="315" w:type="pct"/>
            <w:vMerge/>
            <w:tcBorders>
              <w:top w:val="nil"/>
              <w:left w:val="single" w:sz="4" w:space="0" w:color="auto"/>
              <w:bottom w:val="single" w:sz="8" w:space="0" w:color="000000"/>
              <w:right w:val="single" w:sz="4" w:space="0" w:color="auto"/>
            </w:tcBorders>
            <w:vAlign w:val="center"/>
            <w:hideMark/>
          </w:tcPr>
          <w:p w14:paraId="619F2C1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26A841C"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B5AEA48"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9DAAA45"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4C2D1F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00FCB8D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7A4C8D2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0FFEA61"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FC5D749"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3E0E309"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572B01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3BDABB80"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Item16:31,</w:t>
            </w:r>
          </w:p>
        </w:tc>
        <w:tc>
          <w:tcPr>
            <w:tcW w:w="315" w:type="pct"/>
            <w:vMerge/>
            <w:tcBorders>
              <w:top w:val="nil"/>
              <w:left w:val="single" w:sz="4" w:space="0" w:color="auto"/>
              <w:bottom w:val="single" w:sz="8" w:space="0" w:color="000000"/>
              <w:right w:val="single" w:sz="4" w:space="0" w:color="auto"/>
            </w:tcBorders>
            <w:vAlign w:val="center"/>
            <w:hideMark/>
          </w:tcPr>
          <w:p w14:paraId="5157E01C"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33D7E5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5925C113"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186CE972"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5447157"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4DBCCF8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5F732FD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1861A006"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54CF74D0"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35C126C8"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4DF98A9E"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79479F92"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Item17:32,</w:t>
            </w:r>
          </w:p>
        </w:tc>
        <w:tc>
          <w:tcPr>
            <w:tcW w:w="315" w:type="pct"/>
            <w:vMerge/>
            <w:tcBorders>
              <w:top w:val="nil"/>
              <w:left w:val="single" w:sz="4" w:space="0" w:color="auto"/>
              <w:bottom w:val="single" w:sz="8" w:space="0" w:color="000000"/>
              <w:right w:val="single" w:sz="4" w:space="0" w:color="auto"/>
            </w:tcBorders>
            <w:vAlign w:val="center"/>
            <w:hideMark/>
          </w:tcPr>
          <w:p w14:paraId="4BC18B84"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5B121AF2"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60A0A781"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E46E7CB"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513707C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473122A6"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430B023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431C53F5"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7444D30E"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0F61A7D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307192CB"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1019307E"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Item18:33,</w:t>
            </w:r>
          </w:p>
        </w:tc>
        <w:tc>
          <w:tcPr>
            <w:tcW w:w="315" w:type="pct"/>
            <w:vMerge/>
            <w:tcBorders>
              <w:top w:val="nil"/>
              <w:left w:val="single" w:sz="4" w:space="0" w:color="auto"/>
              <w:bottom w:val="single" w:sz="8" w:space="0" w:color="000000"/>
              <w:right w:val="single" w:sz="4" w:space="0" w:color="auto"/>
            </w:tcBorders>
            <w:vAlign w:val="center"/>
            <w:hideMark/>
          </w:tcPr>
          <w:p w14:paraId="316614D6"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343A1F06"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34C4F562"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0306800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2B6A54B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29402DC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1E29C2A1"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7BA17448" w14:textId="77777777" w:rsidTr="00B524D4">
        <w:trPr>
          <w:trHeight w:val="255"/>
        </w:trPr>
        <w:tc>
          <w:tcPr>
            <w:tcW w:w="276" w:type="pct"/>
            <w:vMerge/>
            <w:tcBorders>
              <w:top w:val="nil"/>
              <w:left w:val="single" w:sz="8" w:space="0" w:color="auto"/>
              <w:bottom w:val="single" w:sz="8" w:space="0" w:color="000000"/>
              <w:right w:val="single" w:sz="4" w:space="0" w:color="auto"/>
            </w:tcBorders>
            <w:vAlign w:val="center"/>
            <w:hideMark/>
          </w:tcPr>
          <w:p w14:paraId="30CDC40F"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60E7360F"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2111C9A6"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4" w:space="0" w:color="auto"/>
              <w:right w:val="single" w:sz="4" w:space="0" w:color="auto"/>
            </w:tcBorders>
            <w:shd w:val="clear" w:color="auto" w:fill="auto"/>
            <w:vAlign w:val="center"/>
            <w:hideMark/>
          </w:tcPr>
          <w:p w14:paraId="4271A3DF"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Item19:34,</w:t>
            </w:r>
          </w:p>
        </w:tc>
        <w:tc>
          <w:tcPr>
            <w:tcW w:w="315" w:type="pct"/>
            <w:vMerge/>
            <w:tcBorders>
              <w:top w:val="nil"/>
              <w:left w:val="single" w:sz="4" w:space="0" w:color="auto"/>
              <w:bottom w:val="single" w:sz="8" w:space="0" w:color="000000"/>
              <w:right w:val="single" w:sz="4" w:space="0" w:color="auto"/>
            </w:tcBorders>
            <w:vAlign w:val="center"/>
            <w:hideMark/>
          </w:tcPr>
          <w:p w14:paraId="1CA86F31"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04BE61BA"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16B7D585"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4" w:space="0" w:color="auto"/>
              <w:right w:val="single" w:sz="4" w:space="0" w:color="auto"/>
            </w:tcBorders>
            <w:shd w:val="clear" w:color="auto" w:fill="auto"/>
            <w:noWrap/>
            <w:vAlign w:val="center"/>
            <w:hideMark/>
          </w:tcPr>
          <w:p w14:paraId="25870498"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4" w:space="0" w:color="auto"/>
              <w:right w:val="single" w:sz="4" w:space="0" w:color="auto"/>
            </w:tcBorders>
            <w:shd w:val="clear" w:color="auto" w:fill="auto"/>
            <w:noWrap/>
            <w:vAlign w:val="center"/>
            <w:hideMark/>
          </w:tcPr>
          <w:p w14:paraId="47C7F450"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4" w:space="0" w:color="auto"/>
              <w:right w:val="single" w:sz="4" w:space="0" w:color="auto"/>
            </w:tcBorders>
            <w:shd w:val="clear" w:color="auto" w:fill="auto"/>
            <w:noWrap/>
            <w:vAlign w:val="center"/>
            <w:hideMark/>
          </w:tcPr>
          <w:p w14:paraId="5CF48AA3"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4" w:space="0" w:color="auto"/>
              <w:right w:val="single" w:sz="8" w:space="0" w:color="auto"/>
            </w:tcBorders>
            <w:shd w:val="clear" w:color="auto" w:fill="auto"/>
            <w:noWrap/>
            <w:vAlign w:val="center"/>
            <w:hideMark/>
          </w:tcPr>
          <w:p w14:paraId="2C77666F"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r w:rsidR="00B524D4" w:rsidRPr="00B524D4" w14:paraId="602B7693" w14:textId="77777777" w:rsidTr="00B524D4">
        <w:trPr>
          <w:trHeight w:val="270"/>
        </w:trPr>
        <w:tc>
          <w:tcPr>
            <w:tcW w:w="276" w:type="pct"/>
            <w:vMerge/>
            <w:tcBorders>
              <w:top w:val="nil"/>
              <w:left w:val="single" w:sz="8" w:space="0" w:color="auto"/>
              <w:bottom w:val="single" w:sz="8" w:space="0" w:color="000000"/>
              <w:right w:val="single" w:sz="4" w:space="0" w:color="auto"/>
            </w:tcBorders>
            <w:vAlign w:val="center"/>
            <w:hideMark/>
          </w:tcPr>
          <w:p w14:paraId="7BF6E4B1" w14:textId="77777777" w:rsidR="00B524D4" w:rsidRPr="00B524D4" w:rsidRDefault="00B524D4" w:rsidP="00B524D4">
            <w:pPr>
              <w:overflowPunct/>
              <w:autoSpaceDE/>
              <w:autoSpaceDN/>
              <w:adjustRightInd/>
              <w:textAlignment w:val="auto"/>
              <w:rPr>
                <w:rFonts w:cs="Arial"/>
                <w:color w:val="000000"/>
                <w:sz w:val="14"/>
              </w:rPr>
            </w:pPr>
          </w:p>
        </w:tc>
        <w:tc>
          <w:tcPr>
            <w:tcW w:w="447" w:type="pct"/>
            <w:vMerge/>
            <w:tcBorders>
              <w:top w:val="nil"/>
              <w:left w:val="single" w:sz="4" w:space="0" w:color="auto"/>
              <w:bottom w:val="single" w:sz="8" w:space="0" w:color="000000"/>
              <w:right w:val="single" w:sz="4" w:space="0" w:color="auto"/>
            </w:tcBorders>
            <w:vAlign w:val="center"/>
            <w:hideMark/>
          </w:tcPr>
          <w:p w14:paraId="49B041ED" w14:textId="77777777" w:rsidR="00B524D4" w:rsidRPr="00B524D4" w:rsidRDefault="00B524D4" w:rsidP="00B524D4">
            <w:pPr>
              <w:overflowPunct/>
              <w:autoSpaceDE/>
              <w:autoSpaceDN/>
              <w:adjustRightInd/>
              <w:textAlignment w:val="auto"/>
              <w:rPr>
                <w:rFonts w:cs="Arial"/>
                <w:color w:val="000000"/>
                <w:sz w:val="14"/>
              </w:rPr>
            </w:pPr>
          </w:p>
        </w:tc>
        <w:tc>
          <w:tcPr>
            <w:tcW w:w="617" w:type="pct"/>
            <w:vMerge/>
            <w:tcBorders>
              <w:top w:val="nil"/>
              <w:left w:val="single" w:sz="4" w:space="0" w:color="auto"/>
              <w:bottom w:val="single" w:sz="8" w:space="0" w:color="000000"/>
              <w:right w:val="single" w:sz="4" w:space="0" w:color="auto"/>
            </w:tcBorders>
            <w:vAlign w:val="center"/>
            <w:hideMark/>
          </w:tcPr>
          <w:p w14:paraId="09DE0308" w14:textId="77777777" w:rsidR="00B524D4" w:rsidRPr="00B524D4" w:rsidRDefault="00B524D4" w:rsidP="00B524D4">
            <w:pPr>
              <w:overflowPunct/>
              <w:autoSpaceDE/>
              <w:autoSpaceDN/>
              <w:adjustRightInd/>
              <w:textAlignment w:val="auto"/>
              <w:rPr>
                <w:rFonts w:cs="Arial"/>
                <w:color w:val="000000"/>
                <w:sz w:val="14"/>
              </w:rPr>
            </w:pPr>
          </w:p>
        </w:tc>
        <w:tc>
          <w:tcPr>
            <w:tcW w:w="691" w:type="pct"/>
            <w:tcBorders>
              <w:top w:val="nil"/>
              <w:left w:val="nil"/>
              <w:bottom w:val="single" w:sz="8" w:space="0" w:color="auto"/>
              <w:right w:val="single" w:sz="4" w:space="0" w:color="auto"/>
            </w:tcBorders>
            <w:shd w:val="clear" w:color="auto" w:fill="auto"/>
            <w:vAlign w:val="center"/>
            <w:hideMark/>
          </w:tcPr>
          <w:p w14:paraId="25270CE5" w14:textId="77777777" w:rsidR="00B524D4" w:rsidRPr="00B524D4" w:rsidRDefault="00B524D4" w:rsidP="00B524D4">
            <w:pPr>
              <w:overflowPunct/>
              <w:autoSpaceDE/>
              <w:autoSpaceDN/>
              <w:adjustRightInd/>
              <w:textAlignment w:val="auto"/>
              <w:rPr>
                <w:rFonts w:cs="Arial"/>
                <w:color w:val="000000"/>
                <w:sz w:val="14"/>
              </w:rPr>
            </w:pPr>
            <w:r w:rsidRPr="00B524D4">
              <w:rPr>
                <w:rFonts w:cs="Arial"/>
                <w:color w:val="000000"/>
                <w:sz w:val="14"/>
              </w:rPr>
              <w:t>Custom Item20:35,</w:t>
            </w:r>
          </w:p>
        </w:tc>
        <w:tc>
          <w:tcPr>
            <w:tcW w:w="315" w:type="pct"/>
            <w:vMerge/>
            <w:tcBorders>
              <w:top w:val="nil"/>
              <w:left w:val="single" w:sz="4" w:space="0" w:color="auto"/>
              <w:bottom w:val="single" w:sz="8" w:space="0" w:color="000000"/>
              <w:right w:val="single" w:sz="4" w:space="0" w:color="auto"/>
            </w:tcBorders>
            <w:vAlign w:val="center"/>
            <w:hideMark/>
          </w:tcPr>
          <w:p w14:paraId="66266F80" w14:textId="77777777" w:rsidR="00B524D4" w:rsidRPr="00B524D4" w:rsidRDefault="00B524D4" w:rsidP="00B524D4">
            <w:pPr>
              <w:overflowPunct/>
              <w:autoSpaceDE/>
              <w:autoSpaceDN/>
              <w:adjustRightInd/>
              <w:textAlignment w:val="auto"/>
              <w:rPr>
                <w:rFonts w:cs="Arial"/>
                <w:color w:val="000000"/>
                <w:sz w:val="14"/>
              </w:rPr>
            </w:pPr>
          </w:p>
        </w:tc>
        <w:tc>
          <w:tcPr>
            <w:tcW w:w="463" w:type="pct"/>
            <w:vMerge/>
            <w:tcBorders>
              <w:top w:val="nil"/>
              <w:left w:val="single" w:sz="4" w:space="0" w:color="auto"/>
              <w:bottom w:val="single" w:sz="8" w:space="0" w:color="000000"/>
              <w:right w:val="single" w:sz="4" w:space="0" w:color="auto"/>
            </w:tcBorders>
            <w:vAlign w:val="center"/>
            <w:hideMark/>
          </w:tcPr>
          <w:p w14:paraId="6B90782F" w14:textId="77777777" w:rsidR="00B524D4" w:rsidRPr="00B524D4" w:rsidRDefault="00B524D4" w:rsidP="00B524D4">
            <w:pPr>
              <w:overflowPunct/>
              <w:autoSpaceDE/>
              <w:autoSpaceDN/>
              <w:adjustRightInd/>
              <w:textAlignment w:val="auto"/>
              <w:rPr>
                <w:rFonts w:cs="Arial"/>
                <w:color w:val="000000"/>
                <w:sz w:val="14"/>
              </w:rPr>
            </w:pPr>
          </w:p>
        </w:tc>
        <w:tc>
          <w:tcPr>
            <w:tcW w:w="495" w:type="pct"/>
            <w:vMerge/>
            <w:tcBorders>
              <w:top w:val="nil"/>
              <w:left w:val="single" w:sz="4" w:space="0" w:color="auto"/>
              <w:bottom w:val="single" w:sz="8" w:space="0" w:color="000000"/>
              <w:right w:val="single" w:sz="4" w:space="0" w:color="auto"/>
            </w:tcBorders>
            <w:vAlign w:val="center"/>
            <w:hideMark/>
          </w:tcPr>
          <w:p w14:paraId="205F987D" w14:textId="77777777" w:rsidR="00B524D4" w:rsidRPr="00B524D4" w:rsidRDefault="00B524D4" w:rsidP="00B524D4">
            <w:pPr>
              <w:overflowPunct/>
              <w:autoSpaceDE/>
              <w:autoSpaceDN/>
              <w:adjustRightInd/>
              <w:textAlignment w:val="auto"/>
              <w:rPr>
                <w:rFonts w:cs="Arial"/>
                <w:color w:val="000000"/>
                <w:sz w:val="14"/>
              </w:rPr>
            </w:pPr>
          </w:p>
        </w:tc>
        <w:tc>
          <w:tcPr>
            <w:tcW w:w="501" w:type="pct"/>
            <w:tcBorders>
              <w:top w:val="nil"/>
              <w:left w:val="nil"/>
              <w:bottom w:val="single" w:sz="8" w:space="0" w:color="auto"/>
              <w:right w:val="single" w:sz="4" w:space="0" w:color="auto"/>
            </w:tcBorders>
            <w:shd w:val="clear" w:color="auto" w:fill="auto"/>
            <w:noWrap/>
            <w:vAlign w:val="center"/>
            <w:hideMark/>
          </w:tcPr>
          <w:p w14:paraId="0E69BF2A"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31" w:type="pct"/>
            <w:tcBorders>
              <w:top w:val="nil"/>
              <w:left w:val="nil"/>
              <w:bottom w:val="single" w:sz="8" w:space="0" w:color="auto"/>
              <w:right w:val="single" w:sz="4" w:space="0" w:color="auto"/>
            </w:tcBorders>
            <w:shd w:val="clear" w:color="auto" w:fill="auto"/>
            <w:noWrap/>
            <w:vAlign w:val="center"/>
            <w:hideMark/>
          </w:tcPr>
          <w:p w14:paraId="09D77A3D"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0</w:t>
            </w:r>
          </w:p>
        </w:tc>
        <w:tc>
          <w:tcPr>
            <w:tcW w:w="440" w:type="pct"/>
            <w:tcBorders>
              <w:top w:val="nil"/>
              <w:left w:val="nil"/>
              <w:bottom w:val="single" w:sz="8" w:space="0" w:color="auto"/>
              <w:right w:val="single" w:sz="4" w:space="0" w:color="auto"/>
            </w:tcBorders>
            <w:shd w:val="clear" w:color="auto" w:fill="auto"/>
            <w:noWrap/>
            <w:vAlign w:val="center"/>
            <w:hideMark/>
          </w:tcPr>
          <w:p w14:paraId="2A7930AE"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24000</w:t>
            </w:r>
          </w:p>
        </w:tc>
        <w:tc>
          <w:tcPr>
            <w:tcW w:w="325" w:type="pct"/>
            <w:tcBorders>
              <w:top w:val="nil"/>
              <w:left w:val="nil"/>
              <w:bottom w:val="single" w:sz="8" w:space="0" w:color="auto"/>
              <w:right w:val="single" w:sz="8" w:space="0" w:color="auto"/>
            </w:tcBorders>
            <w:shd w:val="clear" w:color="auto" w:fill="auto"/>
            <w:noWrap/>
            <w:vAlign w:val="center"/>
            <w:hideMark/>
          </w:tcPr>
          <w:p w14:paraId="064D57BC" w14:textId="77777777" w:rsidR="00B524D4" w:rsidRPr="00B524D4" w:rsidRDefault="00B524D4" w:rsidP="00B524D4">
            <w:pPr>
              <w:overflowPunct/>
              <w:autoSpaceDE/>
              <w:autoSpaceDN/>
              <w:adjustRightInd/>
              <w:jc w:val="center"/>
              <w:textAlignment w:val="auto"/>
              <w:rPr>
                <w:rFonts w:cs="Arial"/>
                <w:color w:val="000000"/>
                <w:sz w:val="14"/>
              </w:rPr>
            </w:pPr>
            <w:r w:rsidRPr="00B524D4">
              <w:rPr>
                <w:rFonts w:cs="Arial"/>
                <w:color w:val="000000"/>
                <w:sz w:val="14"/>
              </w:rPr>
              <w:t>days</w:t>
            </w:r>
          </w:p>
        </w:tc>
      </w:tr>
    </w:tbl>
    <w:p w14:paraId="1EF790A2" w14:textId="77777777" w:rsidR="00B524D4" w:rsidRPr="00B524D4" w:rsidRDefault="00B524D4" w:rsidP="00B524D4"/>
    <w:p w14:paraId="3E56C579" w14:textId="77777777" w:rsidR="00B524D4" w:rsidRDefault="00B524D4" w:rsidP="002B164B"/>
    <w:sectPr w:rsidR="00B524D4" w:rsidSect="0040630E">
      <w:headerReference w:type="default" r:id="rId103"/>
      <w:footerReference w:type="default" r:id="rId104"/>
      <w:pgSz w:w="11907" w:h="16840" w:code="9"/>
      <w:pgMar w:top="1440"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58" w:author="Rodriguez-flores, Raul (R.)" w:date="2020-09-10T12:01:00Z" w:initials="RR(">
    <w:p w14:paraId="4638CA13" w14:textId="1EC71FB8" w:rsidR="004550A3" w:rsidRDefault="004550A3">
      <w:pPr>
        <w:pStyle w:val="CommentText"/>
      </w:pPr>
      <w:r>
        <w:rPr>
          <w:rStyle w:val="CommentReference"/>
        </w:rPr>
        <w:annotationRef/>
      </w:r>
      <w:r>
        <w:t>Messages or Signals won’t be modified.</w:t>
      </w:r>
    </w:p>
    <w:p w14:paraId="5818AA49" w14:textId="3E314448" w:rsidR="004550A3" w:rsidRDefault="004550A3">
      <w:pPr>
        <w:pStyle w:val="CommentText"/>
      </w:pPr>
    </w:p>
    <w:p w14:paraId="031559B9" w14:textId="32620F38" w:rsidR="004550A3" w:rsidRDefault="004550A3">
      <w:pPr>
        <w:pStyle w:val="CommentText"/>
      </w:pPr>
      <w:r>
        <w:t>ITEM Reviewed 09/10/2020</w:t>
      </w:r>
    </w:p>
  </w:comment>
  <w:comment w:id="1145" w:author="Rodriguez-flores, Raul (R.)" w:date="2020-09-10T12:51:00Z" w:initials="RR(">
    <w:p w14:paraId="09D390C5" w14:textId="77777777" w:rsidR="004550A3" w:rsidRDefault="004550A3">
      <w:pPr>
        <w:pStyle w:val="CommentText"/>
      </w:pPr>
      <w:r>
        <w:rPr>
          <w:rStyle w:val="CommentReference"/>
        </w:rPr>
        <w:annotationRef/>
      </w:r>
      <w:r>
        <w:t>Preconditions apply to all functions of the Feature. In order to comply with the FuSa assessment.</w:t>
      </w:r>
    </w:p>
  </w:comment>
  <w:comment w:id="1292" w:author="Rodriguez-flores, Raul (R.)" w:date="2020-09-10T12:35:00Z" w:initials="RR(">
    <w:p w14:paraId="14657DCE" w14:textId="77777777" w:rsidR="004550A3" w:rsidRDefault="004550A3">
      <w:pPr>
        <w:pStyle w:val="CommentText"/>
      </w:pPr>
      <w:r>
        <w:rPr>
          <w:rStyle w:val="CommentReference"/>
        </w:rPr>
        <w:annotationRef/>
      </w:r>
      <w:r>
        <w:t>The disclaimer content will cover the following:</w:t>
      </w:r>
    </w:p>
    <w:p w14:paraId="14981012" w14:textId="77777777" w:rsidR="004550A3" w:rsidRDefault="004550A3">
      <w:pPr>
        <w:pStyle w:val="CommentText"/>
      </w:pPr>
      <w:r>
        <w:t>-This feature doesn’t replace the Trailer Owner’s manual</w:t>
      </w:r>
    </w:p>
    <w:p w14:paraId="28AD39EA" w14:textId="77777777" w:rsidR="004550A3" w:rsidRDefault="004550A3">
      <w:pPr>
        <w:pStyle w:val="CommentText"/>
      </w:pPr>
      <w:r>
        <w:t>-All the feature functionality depends on the Vehicle user inputs.</w:t>
      </w:r>
    </w:p>
    <w:p w14:paraId="18938267" w14:textId="77777777" w:rsidR="004550A3" w:rsidRDefault="004550A3">
      <w:pPr>
        <w:pStyle w:val="CommentText"/>
      </w:pPr>
      <w:r>
        <w:t>-The information provided by the feature shall be taken as reference only.</w:t>
      </w:r>
    </w:p>
    <w:p w14:paraId="6DFE6C54" w14:textId="77777777" w:rsidR="004550A3" w:rsidRDefault="004550A3">
      <w:pPr>
        <w:pStyle w:val="CommentText"/>
      </w:pPr>
    </w:p>
    <w:p w14:paraId="548EB439" w14:textId="77777777" w:rsidR="004550A3" w:rsidRDefault="004550A3">
      <w:pPr>
        <w:pStyle w:val="CommentText"/>
      </w:pPr>
      <w:r>
        <w:t>Disclaimer shall be displayed when the user creates a maintenance profile for the first time.</w:t>
      </w:r>
    </w:p>
    <w:p w14:paraId="01A4C328" w14:textId="7C90E8FE" w:rsidR="004550A3" w:rsidRDefault="004550A3">
      <w:pPr>
        <w:pStyle w:val="CommentText"/>
      </w:pPr>
      <w:r>
        <w:t xml:space="preserve">Disclaimer shall be displayed when the user reset the maintenance profile to the default values.  </w:t>
      </w:r>
    </w:p>
    <w:p w14:paraId="5E474AEA" w14:textId="74258BB5" w:rsidR="004550A3" w:rsidRDefault="004550A3">
      <w:pPr>
        <w:pStyle w:val="CommentText"/>
      </w:pPr>
    </w:p>
    <w:p w14:paraId="5F6DA433" w14:textId="0BC12FF1" w:rsidR="004550A3" w:rsidRDefault="004550A3">
      <w:pPr>
        <w:pStyle w:val="CommentText"/>
      </w:pPr>
    </w:p>
    <w:p w14:paraId="0D58E3BB" w14:textId="4E64635B" w:rsidR="004550A3" w:rsidRDefault="004550A3">
      <w:pPr>
        <w:pStyle w:val="CommentText"/>
      </w:pPr>
      <w:r>
        <w:t>ITEM Reviewed 09/11/2020</w:t>
      </w:r>
    </w:p>
  </w:comment>
  <w:comment w:id="1300" w:author="Rodriguez-flores, Raul (R.)" w:date="2020-09-10T12:35:00Z" w:initials="RR(">
    <w:p w14:paraId="6F8BB255" w14:textId="77777777" w:rsidR="004550A3" w:rsidRDefault="004550A3" w:rsidP="0076366F">
      <w:pPr>
        <w:pStyle w:val="CommentText"/>
      </w:pPr>
      <w:r>
        <w:rPr>
          <w:rStyle w:val="CommentReference"/>
        </w:rPr>
        <w:annotationRef/>
      </w:r>
      <w:r>
        <w:t>The disclaimer content will cover the following:</w:t>
      </w:r>
    </w:p>
    <w:p w14:paraId="5D455639" w14:textId="77777777" w:rsidR="004550A3" w:rsidRDefault="004550A3" w:rsidP="0076366F">
      <w:pPr>
        <w:pStyle w:val="CommentText"/>
      </w:pPr>
      <w:r>
        <w:t>-This feature doesn’t replace the Trailer Owner’s manual</w:t>
      </w:r>
    </w:p>
    <w:p w14:paraId="48099F8C" w14:textId="77777777" w:rsidR="004550A3" w:rsidRDefault="004550A3" w:rsidP="0076366F">
      <w:pPr>
        <w:pStyle w:val="CommentText"/>
      </w:pPr>
      <w:r>
        <w:t>-All the feature functionality depends on the Vehicle user inputs.</w:t>
      </w:r>
    </w:p>
    <w:p w14:paraId="343AABB5" w14:textId="77777777" w:rsidR="004550A3" w:rsidRDefault="004550A3" w:rsidP="0076366F">
      <w:pPr>
        <w:pStyle w:val="CommentText"/>
      </w:pPr>
      <w:r>
        <w:t>-The information provided by the feature shall be taken as reference only.</w:t>
      </w:r>
    </w:p>
    <w:p w14:paraId="49D9FD2B" w14:textId="77777777" w:rsidR="004550A3" w:rsidRDefault="004550A3" w:rsidP="0076366F">
      <w:pPr>
        <w:pStyle w:val="CommentText"/>
      </w:pPr>
    </w:p>
    <w:p w14:paraId="4AD24039" w14:textId="77777777" w:rsidR="004550A3" w:rsidRDefault="004550A3" w:rsidP="0076366F">
      <w:pPr>
        <w:pStyle w:val="CommentText"/>
      </w:pPr>
      <w:r>
        <w:t>Disclaimer shall be displayed when the user creates a maintenance profile for the first time.</w:t>
      </w:r>
    </w:p>
    <w:p w14:paraId="7EF6B03B" w14:textId="77777777" w:rsidR="004550A3" w:rsidRDefault="004550A3" w:rsidP="0076366F">
      <w:pPr>
        <w:pStyle w:val="CommentText"/>
      </w:pPr>
      <w:r>
        <w:t xml:space="preserve">Disclaimer shall be displayed when the user reset the maintenance profile to the default values.  </w:t>
      </w:r>
    </w:p>
    <w:p w14:paraId="58D3CC5B" w14:textId="77777777" w:rsidR="004550A3" w:rsidRDefault="004550A3" w:rsidP="0076366F">
      <w:pPr>
        <w:pStyle w:val="CommentText"/>
      </w:pPr>
    </w:p>
    <w:p w14:paraId="5053A1E3" w14:textId="77777777" w:rsidR="004550A3" w:rsidRDefault="004550A3" w:rsidP="0076366F">
      <w:pPr>
        <w:pStyle w:val="CommentText"/>
      </w:pPr>
    </w:p>
    <w:p w14:paraId="337671B5" w14:textId="77777777" w:rsidR="004550A3" w:rsidRDefault="004550A3" w:rsidP="0076366F">
      <w:pPr>
        <w:pStyle w:val="CommentText"/>
      </w:pPr>
      <w:r>
        <w:t>ITEM Reviewed 09/11/2020</w:t>
      </w:r>
    </w:p>
  </w:comment>
  <w:comment w:id="1440" w:author="Rodriguez-flores, Raul (R.)" w:date="2020-09-10T13:19:00Z" w:initials="RR(">
    <w:p w14:paraId="73281C15" w14:textId="77777777" w:rsidR="004550A3" w:rsidRDefault="004550A3" w:rsidP="00C1759D">
      <w:pPr>
        <w:pStyle w:val="CommentText"/>
      </w:pPr>
      <w:r>
        <w:rPr>
          <w:rStyle w:val="CommentReference"/>
        </w:rPr>
        <w:annotationRef/>
      </w:r>
      <w:r>
        <w:t>Pending to define the snooze time. (24hrs)</w:t>
      </w:r>
    </w:p>
    <w:p w14:paraId="64CA543A" w14:textId="77777777" w:rsidR="004550A3" w:rsidRDefault="004550A3" w:rsidP="00C1759D">
      <w:pPr>
        <w:pStyle w:val="CommentText"/>
      </w:pPr>
    </w:p>
    <w:p w14:paraId="410E25FD" w14:textId="77777777" w:rsidR="004550A3" w:rsidRDefault="004550A3" w:rsidP="00C1759D">
      <w:pPr>
        <w:pStyle w:val="CommentText"/>
      </w:pPr>
      <w:r>
        <w:t>HMI Reviewed 09/10/2020</w:t>
      </w:r>
    </w:p>
  </w:comment>
  <w:comment w:id="1704" w:author="Rodriguez-flores, Raul (R.)" w:date="2020-09-10T13:05:00Z" w:initials="RR(">
    <w:p w14:paraId="7CABE2BE" w14:textId="77777777" w:rsidR="004550A3" w:rsidRDefault="004550A3" w:rsidP="000D1B95">
      <w:pPr>
        <w:pStyle w:val="CommentText"/>
      </w:pPr>
      <w:r>
        <w:rPr>
          <w:rStyle w:val="CommentReference"/>
        </w:rPr>
        <w:annotationRef/>
      </w:r>
      <w:r>
        <w:t>Pending to define the maintenance steps for each of the 13 pre-defined items.</w:t>
      </w:r>
    </w:p>
    <w:p w14:paraId="69268C1B" w14:textId="77777777" w:rsidR="004550A3" w:rsidRDefault="004550A3" w:rsidP="000D1B95">
      <w:pPr>
        <w:pStyle w:val="CommentText"/>
      </w:pPr>
    </w:p>
    <w:p w14:paraId="06D9D608" w14:textId="77777777" w:rsidR="004550A3" w:rsidRDefault="004550A3" w:rsidP="000D1B95">
      <w:pPr>
        <w:pStyle w:val="CommentText"/>
      </w:pPr>
      <w:r>
        <w:t>ITEM Reviewed 09/10/2020</w:t>
      </w:r>
    </w:p>
    <w:p w14:paraId="6DF4ABCC" w14:textId="77777777" w:rsidR="004550A3" w:rsidRDefault="004550A3" w:rsidP="000D1B95">
      <w:pPr>
        <w:pStyle w:val="CommentText"/>
      </w:pPr>
    </w:p>
  </w:comment>
  <w:comment w:id="1757" w:author="Rodriguez-flores, Raul (R.)" w:date="2020-09-10T13:02:00Z" w:initials="RR(">
    <w:p w14:paraId="28DF7DD8" w14:textId="368F4276" w:rsidR="004550A3" w:rsidRDefault="004550A3">
      <w:pPr>
        <w:pStyle w:val="CommentText"/>
      </w:pPr>
      <w:r>
        <w:rPr>
          <w:rStyle w:val="CommentReference"/>
        </w:rPr>
        <w:annotationRef/>
      </w:r>
      <w:r>
        <w:t>Rephrased as following (User request to reset all the current maintenance items to Default Trailer Maintenance Schedule)</w:t>
      </w:r>
    </w:p>
    <w:p w14:paraId="30F56EC7" w14:textId="3D5080DB" w:rsidR="004550A3" w:rsidRDefault="004550A3">
      <w:pPr>
        <w:pStyle w:val="CommentText"/>
      </w:pPr>
    </w:p>
    <w:p w14:paraId="546C2CF8" w14:textId="37BDA8BB" w:rsidR="004550A3" w:rsidRDefault="004550A3">
      <w:pPr>
        <w:pStyle w:val="CommentText"/>
      </w:pPr>
      <w:r>
        <w:t>ITEM Reviewed 09/11/2020</w:t>
      </w:r>
    </w:p>
  </w:comment>
  <w:comment w:id="1962" w:author="Rodriguez-flores, Raul (R.)" w:date="2020-09-10T13:06:00Z" w:initials="RR(">
    <w:p w14:paraId="20EB96AC" w14:textId="0B03AAEC" w:rsidR="004550A3" w:rsidRDefault="004550A3">
      <w:pPr>
        <w:pStyle w:val="CommentText"/>
      </w:pPr>
      <w:r>
        <w:rPr>
          <w:rStyle w:val="CommentReference"/>
        </w:rPr>
        <w:annotationRef/>
      </w:r>
      <w:r>
        <w:t>Pending to discuss the maintenance schedule proposal.</w:t>
      </w:r>
    </w:p>
    <w:p w14:paraId="26C0E366" w14:textId="28F85E6B" w:rsidR="004550A3" w:rsidRDefault="004550A3">
      <w:pPr>
        <w:pStyle w:val="CommentText"/>
      </w:pPr>
    </w:p>
    <w:p w14:paraId="5B4B0809" w14:textId="63DAEFE8" w:rsidR="004550A3" w:rsidRDefault="004550A3">
      <w:pPr>
        <w:pStyle w:val="CommentText"/>
      </w:pPr>
      <w:r>
        <w:t>HMI Reviewed 09/10/2020</w:t>
      </w:r>
    </w:p>
  </w:comment>
  <w:comment w:id="1964" w:author="Rodriguez-flores, Raul (R.)" w:date="2020-09-10T13:11:00Z" w:initials="RR(">
    <w:p w14:paraId="1B221278" w14:textId="77777777" w:rsidR="004550A3" w:rsidRDefault="004550A3" w:rsidP="005B7CF4">
      <w:pPr>
        <w:pStyle w:val="CommentText"/>
      </w:pPr>
      <w:r>
        <w:rPr>
          <w:rStyle w:val="CommentReference"/>
        </w:rPr>
        <w:annotationRef/>
      </w:r>
      <w:r>
        <w:t>Pending to define the time for the reminder snooze. (24hrs on start)</w:t>
      </w:r>
    </w:p>
    <w:p w14:paraId="052B4343" w14:textId="77777777" w:rsidR="004550A3" w:rsidRDefault="004550A3" w:rsidP="005B7CF4">
      <w:pPr>
        <w:pStyle w:val="CommentText"/>
      </w:pPr>
    </w:p>
    <w:p w14:paraId="67C0279F" w14:textId="77777777" w:rsidR="004550A3" w:rsidRDefault="004550A3" w:rsidP="005B7CF4">
      <w:pPr>
        <w:pStyle w:val="CommentText"/>
      </w:pPr>
      <w:r>
        <w:t>Pending to review if we store the first vehicle ignition cycle.</w:t>
      </w:r>
    </w:p>
    <w:p w14:paraId="51BCE723" w14:textId="77777777" w:rsidR="004550A3" w:rsidRDefault="004550A3" w:rsidP="005B7CF4">
      <w:pPr>
        <w:pStyle w:val="CommentText"/>
      </w:pPr>
      <w:r>
        <w:t>ITEM Reviewed 09/11/2020</w:t>
      </w:r>
    </w:p>
  </w:comment>
  <w:comment w:id="1965" w:author="Rodriguez-flores, Raul (R.)" w:date="2020-09-10T13:07:00Z" w:initials="RR(">
    <w:p w14:paraId="0900033E" w14:textId="36604340" w:rsidR="004550A3" w:rsidRDefault="004550A3">
      <w:pPr>
        <w:pStyle w:val="CommentText"/>
      </w:pPr>
      <w:r>
        <w:rPr>
          <w:rStyle w:val="CommentReference"/>
        </w:rPr>
        <w:annotationRef/>
      </w:r>
      <w:r>
        <w:t>Pending to define time units for Notification/Pop-Ups</w:t>
      </w:r>
    </w:p>
    <w:p w14:paraId="48426AAE" w14:textId="77777777" w:rsidR="004550A3" w:rsidRDefault="004550A3">
      <w:pPr>
        <w:pStyle w:val="CommentText"/>
      </w:pPr>
    </w:p>
    <w:p w14:paraId="2600BA9B" w14:textId="633DB9C2" w:rsidR="004550A3" w:rsidRDefault="004550A3">
      <w:pPr>
        <w:pStyle w:val="CommentText"/>
      </w:pPr>
      <w:r>
        <w:t>HMI Reviewed 09/10/2020</w:t>
      </w:r>
    </w:p>
  </w:comment>
  <w:comment w:id="2015" w:author="Rodriguez-flores, Raul (R.)" w:date="2020-09-10T13:17:00Z" w:initials="RR(">
    <w:p w14:paraId="049C4C3A" w14:textId="72A379C6" w:rsidR="004550A3" w:rsidRDefault="004550A3">
      <w:pPr>
        <w:pStyle w:val="CommentText"/>
      </w:pPr>
      <w:r>
        <w:rPr>
          <w:rStyle w:val="CommentReference"/>
        </w:rPr>
        <w:annotationRef/>
      </w:r>
      <w:r>
        <w:t>Pending to discuss the number of custom items available.</w:t>
      </w:r>
    </w:p>
    <w:p w14:paraId="014C5BF5" w14:textId="52873E71" w:rsidR="004550A3" w:rsidRDefault="004550A3">
      <w:pPr>
        <w:pStyle w:val="CommentText"/>
      </w:pPr>
    </w:p>
    <w:p w14:paraId="2973526A" w14:textId="27A1D467" w:rsidR="004550A3" w:rsidRDefault="004550A3">
      <w:pPr>
        <w:pStyle w:val="CommentText"/>
      </w:pPr>
      <w:r>
        <w:t>HMI Reviewed 09/10/2020</w:t>
      </w:r>
    </w:p>
  </w:comment>
  <w:comment w:id="2782" w:author="Rodriguez-flores, Raul (R.)" w:date="2020-09-10T13:27:00Z" w:initials="RR(">
    <w:p w14:paraId="05810742" w14:textId="56D62028" w:rsidR="004550A3" w:rsidRDefault="004550A3">
      <w:pPr>
        <w:pStyle w:val="CommentText"/>
      </w:pPr>
      <w:r>
        <w:rPr>
          <w:rStyle w:val="CommentReference"/>
        </w:rPr>
        <w:annotationRef/>
      </w:r>
      <w:r>
        <w:t>In order to comply with the FuSa Assessment we need to apply the same pre conditions for all the Feature functions.</w:t>
      </w:r>
    </w:p>
    <w:p w14:paraId="6F9C94D7" w14:textId="3FF3DD9F" w:rsidR="004550A3" w:rsidRDefault="004550A3">
      <w:pPr>
        <w:pStyle w:val="CommentText"/>
      </w:pPr>
    </w:p>
    <w:p w14:paraId="0989FF72" w14:textId="27CBCB0B" w:rsidR="004550A3" w:rsidRDefault="004550A3">
      <w:pPr>
        <w:pStyle w:val="CommentText"/>
      </w:pPr>
      <w:r>
        <w:t>ITEM Reviewed 09/11/2020</w:t>
      </w:r>
    </w:p>
  </w:comment>
  <w:comment w:id="2823" w:author="Rodriguez-flores, Raul (R.)" w:date="2020-10-01T14:28:00Z" w:initials="RR(">
    <w:p w14:paraId="33F97AFB" w14:textId="0D985E4B" w:rsidR="004550A3" w:rsidRDefault="004550A3">
      <w:pPr>
        <w:pStyle w:val="CommentText"/>
      </w:pPr>
      <w:r>
        <w:rPr>
          <w:rStyle w:val="CommentReference"/>
        </w:rPr>
        <w:annotationRef/>
      </w:r>
      <w:r>
        <w:t>Create a new requirement for the intervals for the Mileage (every 1000k), Time (every month)</w:t>
      </w:r>
    </w:p>
  </w:comment>
  <w:comment w:id="2854" w:author="Rodriguez-flores, Raul (R.)" w:date="2020-09-10T13:30:00Z" w:initials="RR(">
    <w:p w14:paraId="6F43D65B" w14:textId="47F1E4C8" w:rsidR="004550A3" w:rsidRDefault="004550A3">
      <w:pPr>
        <w:pStyle w:val="CommentText"/>
      </w:pPr>
      <w:r>
        <w:rPr>
          <w:rStyle w:val="CommentReference"/>
        </w:rPr>
        <w:annotationRef/>
      </w:r>
      <w:r>
        <w:t>Pending to define the threshold value. Requirement needs to be rephrased in order to match the Table 3.4</w:t>
      </w:r>
    </w:p>
    <w:p w14:paraId="6236C90F" w14:textId="6EEE7AB7" w:rsidR="004550A3" w:rsidRDefault="004550A3">
      <w:pPr>
        <w:pStyle w:val="CommentText"/>
      </w:pPr>
    </w:p>
    <w:p w14:paraId="4DE6A608" w14:textId="77777777" w:rsidR="004550A3" w:rsidRDefault="004550A3">
      <w:pPr>
        <w:pStyle w:val="CommentText"/>
      </w:pPr>
    </w:p>
    <w:p w14:paraId="4200308A" w14:textId="1D2D5F28" w:rsidR="004550A3" w:rsidRDefault="004550A3">
      <w:pPr>
        <w:pStyle w:val="CommentText"/>
      </w:pPr>
      <w:r>
        <w:t>ITEM Reviewed 09/09/2020</w:t>
      </w:r>
    </w:p>
  </w:comment>
  <w:comment w:id="2979" w:author="Rodriguez-flores, Raul (R.)" w:date="2020-09-11T11:49:00Z" w:initials="RR(">
    <w:p w14:paraId="26936518" w14:textId="62008E69" w:rsidR="004550A3" w:rsidRDefault="004550A3">
      <w:pPr>
        <w:pStyle w:val="CommentText"/>
      </w:pPr>
      <w:r>
        <w:rPr>
          <w:rStyle w:val="CommentReference"/>
        </w:rPr>
        <w:annotationRef/>
      </w:r>
      <w:r>
        <w:t>Pending to include as a future content a new signal for the Trailer Maintenance on the Cluster.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31559B9" w15:done="1"/>
  <w15:commentEx w15:paraId="09D390C5" w15:done="1"/>
  <w15:commentEx w15:paraId="0D58E3BB" w15:done="1"/>
  <w15:commentEx w15:paraId="337671B5" w15:done="1"/>
  <w15:commentEx w15:paraId="410E25FD" w15:done="1"/>
  <w15:commentEx w15:paraId="6DF4ABCC" w15:done="1"/>
  <w15:commentEx w15:paraId="546C2CF8" w15:done="1"/>
  <w15:commentEx w15:paraId="5B4B0809" w15:done="1"/>
  <w15:commentEx w15:paraId="51BCE723" w15:done="1"/>
  <w15:commentEx w15:paraId="2600BA9B" w15:done="1"/>
  <w15:commentEx w15:paraId="2973526A" w15:done="1"/>
  <w15:commentEx w15:paraId="0989FF72" w15:done="0"/>
  <w15:commentEx w15:paraId="33F97AFB" w15:done="1"/>
  <w15:commentEx w15:paraId="4200308A" w15:done="1"/>
  <w15:commentEx w15:paraId="269365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31559B9" w16cid:durableId="25BE2D15"/>
  <w16cid:commentId w16cid:paraId="09D390C5" w16cid:durableId="25BE2D16"/>
  <w16cid:commentId w16cid:paraId="0D58E3BB" w16cid:durableId="25BE2D17"/>
  <w16cid:commentId w16cid:paraId="337671B5" w16cid:durableId="25BE2D18"/>
  <w16cid:commentId w16cid:paraId="410E25FD" w16cid:durableId="25BE2D19"/>
  <w16cid:commentId w16cid:paraId="6DF4ABCC" w16cid:durableId="25BE2D1A"/>
  <w16cid:commentId w16cid:paraId="546C2CF8" w16cid:durableId="25BE2D1B"/>
  <w16cid:commentId w16cid:paraId="5B4B0809" w16cid:durableId="25BE2D1C"/>
  <w16cid:commentId w16cid:paraId="51BCE723" w16cid:durableId="25BE2D1D"/>
  <w16cid:commentId w16cid:paraId="2600BA9B" w16cid:durableId="25BE2D1E"/>
  <w16cid:commentId w16cid:paraId="2973526A" w16cid:durableId="25BE2D1F"/>
  <w16cid:commentId w16cid:paraId="0989FF72" w16cid:durableId="25BE2D20"/>
  <w16cid:commentId w16cid:paraId="33F97AFB" w16cid:durableId="25BE2D21"/>
  <w16cid:commentId w16cid:paraId="4200308A" w16cid:durableId="25BE2D22"/>
  <w16cid:commentId w16cid:paraId="26936518" w16cid:durableId="25BE2D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BB36C" w14:textId="77777777" w:rsidR="004F0BA5" w:rsidRDefault="004F0BA5">
      <w:r>
        <w:separator/>
      </w:r>
    </w:p>
  </w:endnote>
  <w:endnote w:type="continuationSeparator" w:id="0">
    <w:p w14:paraId="6075E592" w14:textId="77777777" w:rsidR="004F0BA5" w:rsidRDefault="004F0BA5">
      <w:r>
        <w:continuationSeparator/>
      </w:r>
    </w:p>
  </w:endnote>
  <w:endnote w:type="continuationNotice" w:id="1">
    <w:p w14:paraId="4131FB17" w14:textId="77777777" w:rsidR="004F0BA5" w:rsidRDefault="004F0B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ova Cond">
    <w:altName w:val="Arial"/>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29E84" w14:textId="56105C2E" w:rsidR="004550A3" w:rsidRPr="004D7C06" w:rsidRDefault="004550A3" w:rsidP="003D5C27">
    <w:pPr>
      <w:pStyle w:val="FAPfooter"/>
      <w:pBdr>
        <w:top w:val="single" w:sz="4" w:space="1" w:color="auto"/>
      </w:pBdr>
      <w:tabs>
        <w:tab w:val="right" w:pos="9923"/>
      </w:tabs>
      <w:rPr>
        <w:rFonts w:ascii="Arial" w:hAnsi="Arial" w:cs="Arial"/>
        <w:i/>
        <w:color w:val="auto"/>
      </w:rPr>
    </w:pPr>
    <w:r>
      <w:rPr>
        <w:rFonts w:ascii="Arial" w:hAnsi="Arial" w:cs="Arial"/>
        <w:i/>
        <w:color w:val="auto"/>
      </w:rPr>
      <w:t xml:space="preserve">Document Owner: </w:t>
    </w:r>
    <w:r w:rsidRPr="00414956">
      <w:rPr>
        <w:rFonts w:ascii="Arial" w:hAnsi="Arial" w:cs="Arial"/>
        <w:i/>
        <w:color w:val="auto"/>
      </w:rPr>
      <w:fldChar w:fldCharType="begin"/>
    </w:r>
    <w:r w:rsidRPr="00414956">
      <w:rPr>
        <w:rFonts w:ascii="Arial" w:hAnsi="Arial" w:cs="Arial"/>
        <w:i/>
        <w:color w:val="auto"/>
      </w:rPr>
      <w:instrText xml:space="preserve"> DOCPROPERTY  DocOwner  </w:instrText>
    </w:r>
    <w:r w:rsidRPr="00414956">
      <w:rPr>
        <w:rFonts w:ascii="Arial" w:hAnsi="Arial" w:cs="Arial"/>
        <w:i/>
        <w:color w:val="auto"/>
      </w:rPr>
      <w:fldChar w:fldCharType="separate"/>
    </w:r>
    <w:r w:rsidR="007727AC">
      <w:rPr>
        <w:rFonts w:ascii="Arial" w:hAnsi="Arial" w:cs="Arial"/>
        <w:i/>
        <w:color w:val="auto"/>
      </w:rPr>
      <w:t>Raul Rodriguez-Flores</w:t>
    </w:r>
    <w:r>
      <w:rPr>
        <w:rFonts w:ascii="Arial" w:hAnsi="Arial" w:cs="Arial"/>
        <w:i/>
        <w:color w:val="auto"/>
      </w:rPr>
      <w:t xml:space="preserve"> (CDSID)</w:t>
    </w:r>
    <w:r w:rsidRPr="00414956">
      <w:rPr>
        <w:rFonts w:ascii="Arial" w:hAnsi="Arial" w:cs="Arial"/>
        <w:i/>
        <w:color w:val="auto"/>
      </w:rPr>
      <w:fldChar w:fldCharType="end"/>
    </w:r>
    <w:r>
      <w:rPr>
        <w:rFonts w:ascii="Arial" w:hAnsi="Arial" w:cs="Arial"/>
        <w:i/>
        <w:color w:val="auto"/>
      </w:rPr>
      <w:ptab w:relativeTo="margin" w:alignment="center" w:leader="none"/>
    </w:r>
    <w:r w:rsidRPr="003F64F8">
      <w:rPr>
        <w:rFonts w:ascii="Arial" w:hAnsi="Arial" w:cs="Arial"/>
        <w:i/>
        <w:color w:val="auto"/>
      </w:rPr>
      <w:t xml:space="preserve"> </w:t>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sidR="007727AC">
      <w:rPr>
        <w:rFonts w:ascii="Arial" w:hAnsi="Arial" w:cs="Arial"/>
        <w:i/>
        <w:color w:val="auto"/>
      </w:rPr>
      <w:t>9</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sidR="007727AC">
      <w:rPr>
        <w:rFonts w:ascii="Arial" w:hAnsi="Arial" w:cs="Arial"/>
        <w:i/>
        <w:color w:val="auto"/>
      </w:rPr>
      <w:t>101</w:t>
    </w:r>
    <w:r w:rsidRPr="00A94C23">
      <w:rPr>
        <w:rFonts w:ascii="Arial" w:hAnsi="Arial" w:cs="Arial"/>
        <w:i/>
        <w:color w:val="auto"/>
        <w:lang w:val="de-DE"/>
      </w:rPr>
      <w:fldChar w:fldCharType="end"/>
    </w:r>
    <w:r w:rsidR="007727AC">
      <w:rPr>
        <w:rFonts w:ascii="Arial" w:hAnsi="Arial" w:cs="Arial"/>
        <w:i/>
        <w:color w:val="auto"/>
      </w:rPr>
      <w:tab/>
      <w:t>Document ID: Aggregated Feature Spec Rev8.0</w:t>
    </w:r>
  </w:p>
  <w:p w14:paraId="7CA81BCB" w14:textId="048A8BE3" w:rsidR="004550A3" w:rsidRPr="004D7C06" w:rsidRDefault="004550A3" w:rsidP="003D5C27">
    <w:pPr>
      <w:pStyle w:val="FAPfooter"/>
      <w:tabs>
        <w:tab w:val="right" w:pos="9923"/>
      </w:tabs>
      <w:rPr>
        <w:rFonts w:ascii="Arial" w:hAnsi="Arial" w:cs="Arial"/>
        <w:i/>
        <w:color w:val="auto"/>
      </w:rPr>
    </w:pPr>
    <w:r w:rsidRPr="004D7C06">
      <w:rPr>
        <w:rFonts w:ascii="Arial" w:hAnsi="Arial" w:cs="Arial"/>
        <w:i/>
        <w:color w:val="auto"/>
      </w:rPr>
      <w:t xml:space="preserve">GIS1 Item Number: </w:t>
    </w:r>
    <w:r w:rsidRPr="009A5BDD">
      <w:rPr>
        <w:rFonts w:ascii="Arial" w:hAnsi="Arial" w:cs="Arial"/>
        <w:i/>
        <w:color w:val="auto"/>
      </w:rPr>
      <w:fldChar w:fldCharType="begin"/>
    </w:r>
    <w:r w:rsidRPr="009A5BDD">
      <w:rPr>
        <w:rFonts w:ascii="Arial" w:hAnsi="Arial" w:cs="Arial"/>
        <w:i/>
        <w:color w:val="auto"/>
      </w:rPr>
      <w:instrText xml:space="preserve"> DOCPROPERTY  DocGis1ItemNumber  </w:instrText>
    </w:r>
    <w:r w:rsidRPr="009A5BDD">
      <w:rPr>
        <w:rFonts w:ascii="Arial" w:hAnsi="Arial" w:cs="Arial"/>
        <w:i/>
        <w:color w:val="auto"/>
      </w:rPr>
      <w:fldChar w:fldCharType="separate"/>
    </w:r>
    <w:r>
      <w:rPr>
        <w:rFonts w:ascii="Arial" w:hAnsi="Arial" w:cs="Arial"/>
        <w:i/>
        <w:color w:val="auto"/>
      </w:rPr>
      <w:t>27.60/35</w:t>
    </w:r>
    <w:r w:rsidRPr="009A5BDD">
      <w:rPr>
        <w:rFonts w:ascii="Arial" w:hAnsi="Arial" w:cs="Arial"/>
        <w:i/>
        <w:color w:val="auto"/>
      </w:rPr>
      <w:fldChar w:fldCharType="end"/>
    </w:r>
    <w:r w:rsidRPr="004D7C06">
      <w:rPr>
        <w:rFonts w:ascii="Arial" w:hAnsi="Arial" w:cs="Arial"/>
        <w:i/>
        <w:color w:val="auto"/>
      </w:rPr>
      <w:tab/>
      <w:t xml:space="preserve">Date </w:t>
    </w:r>
    <w:r>
      <w:rPr>
        <w:rFonts w:ascii="Arial" w:hAnsi="Arial" w:cs="Arial"/>
        <w:i/>
        <w:color w:val="auto"/>
      </w:rPr>
      <w:t>Issued</w:t>
    </w:r>
    <w:r w:rsidR="007727AC">
      <w:rPr>
        <w:rFonts w:ascii="Arial" w:hAnsi="Arial" w:cs="Arial"/>
        <w:i/>
        <w:color w:val="auto"/>
      </w:rPr>
      <w:t>:11/20/2020</w:t>
    </w:r>
  </w:p>
  <w:p w14:paraId="583F45E3" w14:textId="4A782D45" w:rsidR="004550A3" w:rsidRPr="003D5C27" w:rsidRDefault="004550A3" w:rsidP="003D5C27">
    <w:pPr>
      <w:pStyle w:val="FAPfooter"/>
      <w:tabs>
        <w:tab w:val="left" w:pos="4536"/>
        <w:tab w:val="right" w:pos="9923"/>
      </w:tabs>
      <w:rPr>
        <w:rFonts w:ascii="Arial" w:hAnsi="Arial" w:cs="Arial"/>
        <w:i/>
        <w:color w:val="auto"/>
      </w:rPr>
    </w:pPr>
    <w:r w:rsidRPr="004D7C06">
      <w:rPr>
        <w:rFonts w:ascii="Arial" w:hAnsi="Arial" w:cs="Arial"/>
        <w:i/>
        <w:color w:val="auto"/>
      </w:rPr>
      <w:t xml:space="preserve">GIS2 Classification: </w:t>
    </w:r>
    <w:r w:rsidRPr="009A5BDD">
      <w:rPr>
        <w:rFonts w:ascii="Arial" w:hAnsi="Arial" w:cs="Arial"/>
        <w:i/>
        <w:color w:val="auto"/>
      </w:rPr>
      <w:fldChar w:fldCharType="begin"/>
    </w:r>
    <w:r w:rsidRPr="009A5BDD">
      <w:rPr>
        <w:rFonts w:ascii="Arial" w:hAnsi="Arial" w:cs="Arial"/>
        <w:i/>
        <w:color w:val="auto"/>
      </w:rPr>
      <w:instrText xml:space="preserve"> DOCPROPERTY  DocGis2Classification  </w:instrText>
    </w:r>
    <w:r w:rsidRPr="009A5BDD">
      <w:rPr>
        <w:rFonts w:ascii="Arial" w:hAnsi="Arial" w:cs="Arial"/>
        <w:i/>
        <w:color w:val="auto"/>
      </w:rPr>
      <w:fldChar w:fldCharType="separate"/>
    </w:r>
    <w:r>
      <w:rPr>
        <w:rFonts w:ascii="Arial" w:hAnsi="Arial" w:cs="Arial"/>
        <w:i/>
        <w:color w:val="auto"/>
      </w:rPr>
      <w:t>Confidential</w:t>
    </w:r>
    <w:r w:rsidRPr="009A5BDD">
      <w:rPr>
        <w:rFonts w:ascii="Arial" w:hAnsi="Arial" w:cs="Arial"/>
        <w:i/>
        <w:color w:val="auto"/>
      </w:rPr>
      <w:fldChar w:fldCharType="end"/>
    </w:r>
    <w:r>
      <w:rPr>
        <w:rFonts w:ascii="Arial" w:hAnsi="Arial" w:cs="Arial"/>
        <w:i/>
        <w:color w:val="auto"/>
      </w:rPr>
      <w:ptab w:relativeTo="margin" w:alignment="center" w:leader="none"/>
    </w:r>
    <w:r w:rsidRPr="003F64F8">
      <w:rPr>
        <w:rFonts w:ascii="Arial" w:hAnsi="Arial" w:cs="Arial"/>
        <w:i/>
        <w:color w:val="auto"/>
      </w:rPr>
      <w:t>Copyright</w:t>
    </w:r>
    <w:r>
      <w:rPr>
        <w:rFonts w:ascii="Arial" w:hAnsi="Arial" w:cs="Arial"/>
        <w:i/>
        <w:color w:val="auto"/>
      </w:rPr>
      <w:t xml:space="preserve"> </w:t>
    </w:r>
    <w:r w:rsidRPr="004E37DE">
      <w:rPr>
        <w:rFonts w:ascii="Arial" w:hAnsi="Arial" w:cs="Arial"/>
        <w:i/>
        <w:color w:val="auto"/>
      </w:rPr>
      <w:t>©</w:t>
    </w:r>
    <w:r>
      <w:rPr>
        <w:rFonts w:ascii="Arial" w:hAnsi="Arial" w:cs="Arial"/>
        <w:i/>
        <w:color w:val="auto"/>
      </w:rPr>
      <w:t xml:space="preserve"> </w:t>
    </w:r>
    <w:r w:rsidRPr="003F64F8">
      <w:rPr>
        <w:rFonts w:ascii="Arial" w:hAnsi="Arial" w:cs="Arial"/>
        <w:i/>
        <w:color w:val="auto"/>
      </w:rPr>
      <w:fldChar w:fldCharType="begin"/>
    </w:r>
    <w:r w:rsidRPr="003F64F8">
      <w:rPr>
        <w:rFonts w:ascii="Arial" w:hAnsi="Arial" w:cs="Arial"/>
        <w:i/>
        <w:color w:val="auto"/>
      </w:rPr>
      <w:instrText xml:space="preserve"> DOCPROPERTY  CopyrightDate  </w:instrText>
    </w:r>
    <w:r w:rsidRPr="003F64F8">
      <w:rPr>
        <w:rFonts w:ascii="Arial" w:hAnsi="Arial" w:cs="Arial"/>
        <w:i/>
        <w:color w:val="auto"/>
      </w:rPr>
      <w:fldChar w:fldCharType="separate"/>
    </w:r>
    <w:r>
      <w:rPr>
        <w:rFonts w:ascii="Arial" w:hAnsi="Arial" w:cs="Arial"/>
        <w:i/>
        <w:color w:val="auto"/>
      </w:rPr>
      <w:t>2019</w:t>
    </w:r>
    <w:r w:rsidRPr="003F64F8">
      <w:rPr>
        <w:rFonts w:ascii="Arial" w:hAnsi="Arial" w:cs="Arial"/>
        <w:i/>
        <w:color w:val="auto"/>
      </w:rPr>
      <w:fldChar w:fldCharType="end"/>
    </w:r>
    <w:r w:rsidRPr="003F64F8">
      <w:rPr>
        <w:rFonts w:ascii="Arial" w:hAnsi="Arial" w:cs="Arial"/>
        <w:i/>
        <w:color w:val="auto"/>
      </w:rPr>
      <w:t>, Ford Motor Company</w:t>
    </w:r>
    <w:r w:rsidRPr="004D7C06">
      <w:rPr>
        <w:rFonts w:ascii="Arial" w:hAnsi="Arial" w:cs="Arial"/>
        <w:i/>
        <w:color w:val="auto"/>
      </w:rPr>
      <w:tab/>
    </w:r>
    <w:r>
      <w:rPr>
        <w:rFonts w:ascii="Arial" w:hAnsi="Arial" w:cs="Arial"/>
        <w:i/>
        <w:color w:val="auto"/>
      </w:rPr>
      <w:t xml:space="preserve">Date Revised: </w:t>
    </w:r>
    <w:r w:rsidR="007727AC">
      <w:rPr>
        <w:rFonts w:ascii="Arial" w:hAnsi="Arial" w:cs="Arial"/>
        <w:i/>
        <w:color w:val="auto"/>
      </w:rPr>
      <w:t>11/20/2020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521588" w14:textId="77777777" w:rsidR="004F0BA5" w:rsidRDefault="004F0BA5">
      <w:r>
        <w:separator/>
      </w:r>
    </w:p>
  </w:footnote>
  <w:footnote w:type="continuationSeparator" w:id="0">
    <w:p w14:paraId="0310E740" w14:textId="77777777" w:rsidR="004F0BA5" w:rsidRDefault="004F0BA5">
      <w:r>
        <w:continuationSeparator/>
      </w:r>
    </w:p>
  </w:footnote>
  <w:footnote w:type="continuationNotice" w:id="1">
    <w:p w14:paraId="7C531AA6" w14:textId="77777777" w:rsidR="004F0BA5" w:rsidRDefault="004F0B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A9A58" w14:textId="77777777" w:rsidR="004550A3" w:rsidRPr="00820D22" w:rsidRDefault="004550A3" w:rsidP="0018532F">
    <w:pPr>
      <w:ind w:left="-142"/>
      <w:jc w:val="center"/>
      <w:rPr>
        <w:rFonts w:cs="Arial"/>
        <w:sz w:val="32"/>
        <w:szCs w:val="32"/>
      </w:rPr>
    </w:pPr>
    <w:r w:rsidRPr="00820D22">
      <w:rPr>
        <w:noProof/>
        <w:sz w:val="32"/>
        <w:szCs w:val="32"/>
      </w:rPr>
      <w:drawing>
        <wp:anchor distT="0" distB="0" distL="114300" distR="114300" simplePos="0" relativeHeight="251661824" behindDoc="1" locked="0" layoutInCell="1" allowOverlap="1" wp14:anchorId="3F8C61D7" wp14:editId="0792583D">
          <wp:simplePos x="0" y="0"/>
          <wp:positionH relativeFrom="column">
            <wp:align>left</wp:align>
          </wp:positionH>
          <wp:positionV relativeFrom="paragraph">
            <wp:posOffset>-33655</wp:posOffset>
          </wp:positionV>
          <wp:extent cx="1217295" cy="608965"/>
          <wp:effectExtent l="0" t="0" r="1905" b="635"/>
          <wp:wrapNone/>
          <wp:docPr id="8" name="Picture 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0D22">
      <w:rPr>
        <w:noProof/>
        <w:sz w:val="32"/>
        <w:szCs w:val="32"/>
      </w:rPr>
      <w:fldChar w:fldCharType="begin"/>
    </w:r>
    <w:r w:rsidRPr="00820D22">
      <w:rPr>
        <w:noProof/>
        <w:sz w:val="32"/>
        <w:szCs w:val="32"/>
      </w:rPr>
      <w:instrText xml:space="preserve"> DOCPROPERTY  DocType  \* MERGEFORMAT </w:instrText>
    </w:r>
    <w:r w:rsidRPr="00820D22">
      <w:rPr>
        <w:noProof/>
        <w:sz w:val="32"/>
        <w:szCs w:val="32"/>
      </w:rPr>
      <w:fldChar w:fldCharType="separate"/>
    </w:r>
    <w:r>
      <w:rPr>
        <w:noProof/>
        <w:sz w:val="32"/>
        <w:szCs w:val="32"/>
      </w:rPr>
      <w:t>Aggregated Feature Specification</w:t>
    </w:r>
    <w:r w:rsidRPr="00820D22">
      <w:rPr>
        <w:noProof/>
        <w:sz w:val="32"/>
        <w:szCs w:val="32"/>
      </w:rPr>
      <w:fldChar w:fldCharType="end"/>
    </w:r>
  </w:p>
  <w:p w14:paraId="36500314" w14:textId="77777777" w:rsidR="004550A3" w:rsidRDefault="004550A3"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A834CC" w14:textId="77777777" w:rsidR="004550A3" w:rsidRPr="00820D22" w:rsidRDefault="004550A3" w:rsidP="0040630E">
    <w:pPr>
      <w:tabs>
        <w:tab w:val="center" w:pos="5091"/>
        <w:tab w:val="left" w:pos="7759"/>
      </w:tabs>
      <w:rPr>
        <w:noProof/>
        <w:sz w:val="22"/>
        <w:szCs w:val="22"/>
      </w:rPr>
    </w:pPr>
    <w:r>
      <w:rPr>
        <w:b/>
        <w:noProof/>
        <w:sz w:val="22"/>
        <w:szCs w:val="22"/>
      </w:rPr>
      <w:tab/>
    </w:r>
    <w:r w:rsidRPr="00820D22">
      <w:rPr>
        <w:noProof/>
        <w:sz w:val="22"/>
        <w:szCs w:val="22"/>
      </w:rPr>
      <w:drawing>
        <wp:anchor distT="0" distB="0" distL="114300" distR="114300" simplePos="0" relativeHeight="251656192" behindDoc="1" locked="0" layoutInCell="1" allowOverlap="1" wp14:anchorId="144FDB8D" wp14:editId="56A67D53">
          <wp:simplePos x="0" y="0"/>
          <wp:positionH relativeFrom="column">
            <wp:align>left</wp:align>
          </wp:positionH>
          <wp:positionV relativeFrom="paragraph">
            <wp:posOffset>-33655</wp:posOffset>
          </wp:positionV>
          <wp:extent cx="1217295" cy="608965"/>
          <wp:effectExtent l="0" t="0" r="1905" b="635"/>
          <wp:wrapNone/>
          <wp:docPr id="7" name="Picture 7"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20D22">
      <w:rPr>
        <w:noProof/>
        <w:sz w:val="22"/>
        <w:szCs w:val="22"/>
      </w:rPr>
      <w:t>Aggregated Feature Specification</w:t>
    </w:r>
  </w:p>
  <w:p w14:paraId="61FE424F" w14:textId="77777777" w:rsidR="004550A3" w:rsidRPr="00450596" w:rsidRDefault="004550A3" w:rsidP="002975EE">
    <w:pPr>
      <w:jc w:val="center"/>
      <w:rPr>
        <w:rFonts w:cs="Arial"/>
        <w:sz w:val="24"/>
      </w:rPr>
    </w:pPr>
    <w:r>
      <w:rPr>
        <w:rFonts w:cs="Arial"/>
        <w:sz w:val="28"/>
      </w:rPr>
      <w:t>Trailer Settings and Profile</w:t>
    </w:r>
  </w:p>
  <w:p w14:paraId="7242C67C" w14:textId="77777777" w:rsidR="004550A3" w:rsidRPr="00F96466" w:rsidRDefault="004550A3" w:rsidP="0096208C">
    <w:pPr>
      <w:pStyle w:val="Heade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B7B5B"/>
    <w:multiLevelType w:val="hybridMultilevel"/>
    <w:tmpl w:val="D990F89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A570B2"/>
    <w:multiLevelType w:val="hybridMultilevel"/>
    <w:tmpl w:val="54349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49168DB"/>
    <w:multiLevelType w:val="hybridMultilevel"/>
    <w:tmpl w:val="E3246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4CD53B2"/>
    <w:multiLevelType w:val="hybridMultilevel"/>
    <w:tmpl w:val="91C0F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AB12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BAC6682"/>
    <w:multiLevelType w:val="hybridMultilevel"/>
    <w:tmpl w:val="60947EBC"/>
    <w:lvl w:ilvl="0" w:tplc="21F4F8B8">
      <w:numFmt w:val="decimal"/>
      <w:pStyle w:val="Table"/>
      <w:lvlText w:val="Table %1 "/>
      <w:lvlJc w:val="left"/>
      <w:pPr>
        <w:ind w:left="1800" w:hanging="360"/>
      </w:pPr>
      <w:rPr>
        <w:rFonts w:hint="default"/>
      </w:r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BE62754"/>
    <w:multiLevelType w:val="hybridMultilevel"/>
    <w:tmpl w:val="F0AE07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62D8D"/>
    <w:multiLevelType w:val="hybridMultilevel"/>
    <w:tmpl w:val="D990F89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E783E6A"/>
    <w:multiLevelType w:val="hybridMultilevel"/>
    <w:tmpl w:val="74B810F8"/>
    <w:lvl w:ilvl="0" w:tplc="5DBED86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0E33CA"/>
    <w:multiLevelType w:val="hybridMultilevel"/>
    <w:tmpl w:val="20689E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1552D2B"/>
    <w:multiLevelType w:val="hybridMultilevel"/>
    <w:tmpl w:val="C9F073E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3070E9"/>
    <w:multiLevelType w:val="multilevel"/>
    <w:tmpl w:val="4FC23890"/>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2EC120F"/>
    <w:multiLevelType w:val="hybridMultilevel"/>
    <w:tmpl w:val="11B01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7B360E"/>
    <w:multiLevelType w:val="hybridMultilevel"/>
    <w:tmpl w:val="14882E28"/>
    <w:lvl w:ilvl="0" w:tplc="B2060ECC">
      <w:start w:val="3"/>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7B2440"/>
    <w:multiLevelType w:val="hybridMultilevel"/>
    <w:tmpl w:val="BB38C6B0"/>
    <w:lvl w:ilvl="0" w:tplc="FCFA8F6E">
      <w:start w:val="1"/>
      <w:numFmt w:val="bullet"/>
      <w:pStyle w:val="UnordList"/>
      <w:lvlText w:val=""/>
      <w:legacy w:legacy="1" w:legacySpace="120" w:legacyIndent="360"/>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6805C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16991776"/>
    <w:multiLevelType w:val="hybridMultilevel"/>
    <w:tmpl w:val="5740B76C"/>
    <w:lvl w:ilvl="0" w:tplc="CACC9B1E">
      <w:start w:val="3"/>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7C50885"/>
    <w:multiLevelType w:val="hybridMultilevel"/>
    <w:tmpl w:val="0880507E"/>
    <w:lvl w:ilvl="0" w:tplc="04090001">
      <w:start w:val="1"/>
      <w:numFmt w:val="bullet"/>
      <w:lvlText w:val=""/>
      <w:lvlJc w:val="left"/>
      <w:pPr>
        <w:ind w:left="429" w:hanging="360"/>
      </w:pPr>
      <w:rPr>
        <w:rFonts w:ascii="Symbol" w:hAnsi="Symbol" w:hint="default"/>
      </w:rPr>
    </w:lvl>
    <w:lvl w:ilvl="1" w:tplc="04070003" w:tentative="1">
      <w:start w:val="1"/>
      <w:numFmt w:val="bullet"/>
      <w:lvlText w:val="o"/>
      <w:lvlJc w:val="left"/>
      <w:pPr>
        <w:ind w:left="1149" w:hanging="360"/>
      </w:pPr>
      <w:rPr>
        <w:rFonts w:ascii="Courier New" w:hAnsi="Courier New" w:cs="Courier New" w:hint="default"/>
      </w:rPr>
    </w:lvl>
    <w:lvl w:ilvl="2" w:tplc="04070005" w:tentative="1">
      <w:start w:val="1"/>
      <w:numFmt w:val="bullet"/>
      <w:lvlText w:val=""/>
      <w:lvlJc w:val="left"/>
      <w:pPr>
        <w:ind w:left="1869" w:hanging="360"/>
      </w:pPr>
      <w:rPr>
        <w:rFonts w:ascii="Wingdings" w:hAnsi="Wingdings" w:hint="default"/>
      </w:rPr>
    </w:lvl>
    <w:lvl w:ilvl="3" w:tplc="04070001" w:tentative="1">
      <w:start w:val="1"/>
      <w:numFmt w:val="bullet"/>
      <w:lvlText w:val=""/>
      <w:lvlJc w:val="left"/>
      <w:pPr>
        <w:ind w:left="2589" w:hanging="360"/>
      </w:pPr>
      <w:rPr>
        <w:rFonts w:ascii="Symbol" w:hAnsi="Symbol" w:hint="default"/>
      </w:rPr>
    </w:lvl>
    <w:lvl w:ilvl="4" w:tplc="04070003" w:tentative="1">
      <w:start w:val="1"/>
      <w:numFmt w:val="bullet"/>
      <w:lvlText w:val="o"/>
      <w:lvlJc w:val="left"/>
      <w:pPr>
        <w:ind w:left="3309" w:hanging="360"/>
      </w:pPr>
      <w:rPr>
        <w:rFonts w:ascii="Courier New" w:hAnsi="Courier New" w:cs="Courier New" w:hint="default"/>
      </w:rPr>
    </w:lvl>
    <w:lvl w:ilvl="5" w:tplc="04070005" w:tentative="1">
      <w:start w:val="1"/>
      <w:numFmt w:val="bullet"/>
      <w:lvlText w:val=""/>
      <w:lvlJc w:val="left"/>
      <w:pPr>
        <w:ind w:left="4029" w:hanging="360"/>
      </w:pPr>
      <w:rPr>
        <w:rFonts w:ascii="Wingdings" w:hAnsi="Wingdings" w:hint="default"/>
      </w:rPr>
    </w:lvl>
    <w:lvl w:ilvl="6" w:tplc="04070001" w:tentative="1">
      <w:start w:val="1"/>
      <w:numFmt w:val="bullet"/>
      <w:lvlText w:val=""/>
      <w:lvlJc w:val="left"/>
      <w:pPr>
        <w:ind w:left="4749" w:hanging="360"/>
      </w:pPr>
      <w:rPr>
        <w:rFonts w:ascii="Symbol" w:hAnsi="Symbol" w:hint="default"/>
      </w:rPr>
    </w:lvl>
    <w:lvl w:ilvl="7" w:tplc="04070003" w:tentative="1">
      <w:start w:val="1"/>
      <w:numFmt w:val="bullet"/>
      <w:lvlText w:val="o"/>
      <w:lvlJc w:val="left"/>
      <w:pPr>
        <w:ind w:left="5469" w:hanging="360"/>
      </w:pPr>
      <w:rPr>
        <w:rFonts w:ascii="Courier New" w:hAnsi="Courier New" w:cs="Courier New" w:hint="default"/>
      </w:rPr>
    </w:lvl>
    <w:lvl w:ilvl="8" w:tplc="04070005" w:tentative="1">
      <w:start w:val="1"/>
      <w:numFmt w:val="bullet"/>
      <w:lvlText w:val=""/>
      <w:lvlJc w:val="left"/>
      <w:pPr>
        <w:ind w:left="6189" w:hanging="360"/>
      </w:pPr>
      <w:rPr>
        <w:rFonts w:ascii="Wingdings" w:hAnsi="Wingdings" w:hint="default"/>
      </w:rPr>
    </w:lvl>
  </w:abstractNum>
  <w:abstractNum w:abstractNumId="20" w15:restartNumberingAfterBreak="0">
    <w:nsid w:val="17DB7304"/>
    <w:multiLevelType w:val="hybridMultilevel"/>
    <w:tmpl w:val="D990F89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7DD2976"/>
    <w:multiLevelType w:val="hybridMultilevel"/>
    <w:tmpl w:val="8064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B5733A"/>
    <w:multiLevelType w:val="hybridMultilevel"/>
    <w:tmpl w:val="9A2061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A3769FC"/>
    <w:multiLevelType w:val="hybridMultilevel"/>
    <w:tmpl w:val="587E65F4"/>
    <w:lvl w:ilvl="0" w:tplc="5DBED86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4174CB"/>
    <w:multiLevelType w:val="hybridMultilevel"/>
    <w:tmpl w:val="D990F89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BF95455"/>
    <w:multiLevelType w:val="hybridMultilevel"/>
    <w:tmpl w:val="F06C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2B20C7"/>
    <w:multiLevelType w:val="hybridMultilevel"/>
    <w:tmpl w:val="2F84687A"/>
    <w:lvl w:ilvl="0" w:tplc="8150686C">
      <w:start w:val="1"/>
      <w:numFmt w:val="decimal"/>
      <w:lvlText w:val="%1."/>
      <w:lvlJc w:val="left"/>
      <w:pPr>
        <w:ind w:left="720" w:hanging="360"/>
      </w:pPr>
    </w:lvl>
    <w:lvl w:ilvl="1" w:tplc="4FD635BC">
      <w:start w:val="1"/>
      <w:numFmt w:val="lowerLetter"/>
      <w:lvlText w:val="%2."/>
      <w:lvlJc w:val="left"/>
      <w:pPr>
        <w:ind w:left="1440" w:hanging="360"/>
      </w:pPr>
    </w:lvl>
    <w:lvl w:ilvl="2" w:tplc="C3704FB8">
      <w:start w:val="1"/>
      <w:numFmt w:val="lowerRoman"/>
      <w:lvlText w:val="%3."/>
      <w:lvlJc w:val="right"/>
      <w:pPr>
        <w:ind w:left="2160" w:hanging="180"/>
      </w:pPr>
    </w:lvl>
    <w:lvl w:ilvl="3" w:tplc="9D8EE668">
      <w:start w:val="1"/>
      <w:numFmt w:val="decimal"/>
      <w:lvlText w:val="%4."/>
      <w:lvlJc w:val="left"/>
      <w:pPr>
        <w:ind w:left="2880" w:hanging="360"/>
      </w:pPr>
    </w:lvl>
    <w:lvl w:ilvl="4" w:tplc="E8022C56">
      <w:start w:val="1"/>
      <w:numFmt w:val="lowerLetter"/>
      <w:lvlText w:val="%5."/>
      <w:lvlJc w:val="left"/>
      <w:pPr>
        <w:ind w:left="3600" w:hanging="360"/>
      </w:pPr>
    </w:lvl>
    <w:lvl w:ilvl="5" w:tplc="3ABE1760">
      <w:start w:val="1"/>
      <w:numFmt w:val="lowerRoman"/>
      <w:lvlText w:val="%6."/>
      <w:lvlJc w:val="right"/>
      <w:pPr>
        <w:ind w:left="4320" w:hanging="180"/>
      </w:pPr>
    </w:lvl>
    <w:lvl w:ilvl="6" w:tplc="0D86378C">
      <w:start w:val="1"/>
      <w:numFmt w:val="decimal"/>
      <w:lvlText w:val="%7."/>
      <w:lvlJc w:val="left"/>
      <w:pPr>
        <w:ind w:left="5040" w:hanging="360"/>
      </w:pPr>
    </w:lvl>
    <w:lvl w:ilvl="7" w:tplc="8786C78E">
      <w:start w:val="1"/>
      <w:numFmt w:val="lowerLetter"/>
      <w:lvlText w:val="%8."/>
      <w:lvlJc w:val="left"/>
      <w:pPr>
        <w:ind w:left="5760" w:hanging="360"/>
      </w:pPr>
    </w:lvl>
    <w:lvl w:ilvl="8" w:tplc="0CD6CCE2">
      <w:start w:val="1"/>
      <w:numFmt w:val="lowerRoman"/>
      <w:lvlText w:val="%9."/>
      <w:lvlJc w:val="right"/>
      <w:pPr>
        <w:ind w:left="6480" w:hanging="180"/>
      </w:pPr>
    </w:lvl>
  </w:abstractNum>
  <w:abstractNum w:abstractNumId="27" w15:restartNumberingAfterBreak="0">
    <w:nsid w:val="1D9C21AD"/>
    <w:multiLevelType w:val="hybridMultilevel"/>
    <w:tmpl w:val="A1E67168"/>
    <w:lvl w:ilvl="0" w:tplc="DEF2688E">
      <w:start w:val="1"/>
      <w:numFmt w:val="decimal"/>
      <w:lvlText w:val="%1."/>
      <w:lvlJc w:val="left"/>
      <w:pPr>
        <w:ind w:left="750" w:hanging="360"/>
      </w:pPr>
      <w:rPr>
        <w:rFonts w:cs="Times New Roman" w:hint="default"/>
        <w:color w:val="auto"/>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8" w15:restartNumberingAfterBreak="0">
    <w:nsid w:val="1E926F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0CD09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26A0110D"/>
    <w:multiLevelType w:val="hybridMultilevel"/>
    <w:tmpl w:val="5F387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7D7BF8"/>
    <w:multiLevelType w:val="hybridMultilevel"/>
    <w:tmpl w:val="D654C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9671B00"/>
    <w:multiLevelType w:val="multilevel"/>
    <w:tmpl w:val="0A2C818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4A47E3"/>
    <w:multiLevelType w:val="hybridMultilevel"/>
    <w:tmpl w:val="F4B42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2EC46014"/>
    <w:multiLevelType w:val="hybridMultilevel"/>
    <w:tmpl w:val="41E8F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FD83758"/>
    <w:multiLevelType w:val="hybridMultilevel"/>
    <w:tmpl w:val="D29C6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pStyle w:val="Style5"/>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056BE4"/>
    <w:multiLevelType w:val="hybridMultilevel"/>
    <w:tmpl w:val="D990F89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1246374"/>
    <w:multiLevelType w:val="hybridMultilevel"/>
    <w:tmpl w:val="562EBE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41543BB"/>
    <w:multiLevelType w:val="hybridMultilevel"/>
    <w:tmpl w:val="ABCC258A"/>
    <w:lvl w:ilvl="0" w:tplc="04090001">
      <w:start w:val="1"/>
      <w:numFmt w:val="bullet"/>
      <w:lvlText w:val=""/>
      <w:lvlJc w:val="left"/>
      <w:pPr>
        <w:tabs>
          <w:tab w:val="num" w:pos="0"/>
        </w:tabs>
        <w:ind w:left="0" w:hanging="360"/>
      </w:pPr>
      <w:rPr>
        <w:rFonts w:ascii="Symbol" w:hAnsi="Symbol" w:hint="default"/>
      </w:rPr>
    </w:lvl>
    <w:lvl w:ilvl="1" w:tplc="46268C9C">
      <w:start w:val="1"/>
      <w:numFmt w:val="bullet"/>
      <w:pStyle w:val="FormatvorlageNOTELinks125cm"/>
      <w:lvlText w:val=""/>
      <w:lvlJc w:val="left"/>
      <w:pPr>
        <w:tabs>
          <w:tab w:val="num" w:pos="720"/>
        </w:tabs>
        <w:ind w:left="720" w:hanging="360"/>
      </w:pPr>
      <w:rPr>
        <w:rFonts w:ascii="Symbol" w:hAnsi="Symbol"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2" w15:restartNumberingAfterBreak="0">
    <w:nsid w:val="377551EA"/>
    <w:multiLevelType w:val="hybridMultilevel"/>
    <w:tmpl w:val="72D6E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287F4B"/>
    <w:multiLevelType w:val="hybridMultilevel"/>
    <w:tmpl w:val="5BF88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45" w15:restartNumberingAfterBreak="0">
    <w:nsid w:val="3E770BBB"/>
    <w:multiLevelType w:val="hybridMultilevel"/>
    <w:tmpl w:val="5022A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410F310F"/>
    <w:multiLevelType w:val="multilevel"/>
    <w:tmpl w:val="4FC23890"/>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 w15:restartNumberingAfterBreak="0">
    <w:nsid w:val="430F4713"/>
    <w:multiLevelType w:val="hybridMultilevel"/>
    <w:tmpl w:val="C9F073E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5D955E4"/>
    <w:multiLevelType w:val="hybridMultilevel"/>
    <w:tmpl w:val="C882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DE0864"/>
    <w:multiLevelType w:val="multilevel"/>
    <w:tmpl w:val="A66C08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47D6151F"/>
    <w:multiLevelType w:val="hybridMultilevel"/>
    <w:tmpl w:val="D62E4438"/>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483C5756"/>
    <w:multiLevelType w:val="hybridMultilevel"/>
    <w:tmpl w:val="9B882592"/>
    <w:lvl w:ilvl="0" w:tplc="0409000F">
      <w:start w:val="1"/>
      <w:numFmt w:val="decimal"/>
      <w:lvlText w:val="%1."/>
      <w:lvlJc w:val="left"/>
      <w:pPr>
        <w:ind w:left="360" w:hanging="360"/>
      </w:pPr>
    </w:lvl>
    <w:lvl w:ilvl="1" w:tplc="08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4"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5" w15:restartNumberingAfterBreak="0">
    <w:nsid w:val="486D3305"/>
    <w:multiLevelType w:val="hybridMultilevel"/>
    <w:tmpl w:val="D990F89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488604ED"/>
    <w:multiLevelType w:val="multilevel"/>
    <w:tmpl w:val="0A2C8182"/>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48EC41A0"/>
    <w:multiLevelType w:val="hybridMultilevel"/>
    <w:tmpl w:val="D990F89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4A013FE4"/>
    <w:multiLevelType w:val="multilevel"/>
    <w:tmpl w:val="4FC23890"/>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9" w15:restartNumberingAfterBreak="0">
    <w:nsid w:val="4CFC191F"/>
    <w:multiLevelType w:val="hybridMultilevel"/>
    <w:tmpl w:val="CEAC28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0" w15:restartNumberingAfterBreak="0">
    <w:nsid w:val="4D7C6040"/>
    <w:multiLevelType w:val="hybridMultilevel"/>
    <w:tmpl w:val="856E4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48B1946"/>
    <w:multiLevelType w:val="hybridMultilevel"/>
    <w:tmpl w:val="CEAC28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4" w15:restartNumberingAfterBreak="0">
    <w:nsid w:val="55810F29"/>
    <w:multiLevelType w:val="hybridMultilevel"/>
    <w:tmpl w:val="D990F89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55F675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67" w15:restartNumberingAfterBreak="0">
    <w:nsid w:val="56497150"/>
    <w:multiLevelType w:val="hybridMultilevel"/>
    <w:tmpl w:val="99AA9EF4"/>
    <w:lvl w:ilvl="0" w:tplc="5DBED86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4D3EF2"/>
    <w:multiLevelType w:val="hybridMultilevel"/>
    <w:tmpl w:val="0BEEE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C95EF0"/>
    <w:multiLevelType w:val="hybridMultilevel"/>
    <w:tmpl w:val="D990F89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5F2855FD"/>
    <w:multiLevelType w:val="hybridMultilevel"/>
    <w:tmpl w:val="4CEED05E"/>
    <w:lvl w:ilvl="0" w:tplc="A1ACD5E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1" w15:restartNumberingAfterBreak="0">
    <w:nsid w:val="62093EE8"/>
    <w:multiLevelType w:val="multilevel"/>
    <w:tmpl w:val="35E85024"/>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2" w15:restartNumberingAfterBreak="0">
    <w:nsid w:val="629B23DF"/>
    <w:multiLevelType w:val="hybridMultilevel"/>
    <w:tmpl w:val="D1EE1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40B58B8"/>
    <w:multiLevelType w:val="hybridMultilevel"/>
    <w:tmpl w:val="BB4868F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74" w15:restartNumberingAfterBreak="0">
    <w:nsid w:val="645449D6"/>
    <w:multiLevelType w:val="hybridMultilevel"/>
    <w:tmpl w:val="BAACF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6286ABC"/>
    <w:multiLevelType w:val="hybridMultilevel"/>
    <w:tmpl w:val="6918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93739A4"/>
    <w:multiLevelType w:val="hybridMultilevel"/>
    <w:tmpl w:val="EAEAC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78" w15:restartNumberingAfterBreak="0">
    <w:nsid w:val="6AFA58AA"/>
    <w:multiLevelType w:val="hybridMultilevel"/>
    <w:tmpl w:val="8C8A352C"/>
    <w:lvl w:ilvl="0" w:tplc="04090019">
      <w:start w:val="1"/>
      <w:numFmt w:val="lowerLetter"/>
      <w:lvlText w:val="%1."/>
      <w:lvlJc w:val="left"/>
      <w:pPr>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6BA9754B"/>
    <w:multiLevelType w:val="hybridMultilevel"/>
    <w:tmpl w:val="51686A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C4858E5"/>
    <w:multiLevelType w:val="hybridMultilevel"/>
    <w:tmpl w:val="247C35C2"/>
    <w:lvl w:ilvl="0" w:tplc="5DBED86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E5C12B0"/>
    <w:multiLevelType w:val="hybridMultilevel"/>
    <w:tmpl w:val="1DA0D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F310C9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4" w15:restartNumberingAfterBreak="0">
    <w:nsid w:val="70E710F0"/>
    <w:multiLevelType w:val="hybridMultilevel"/>
    <w:tmpl w:val="0D7491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15:restartNumberingAfterBreak="0">
    <w:nsid w:val="7179713D"/>
    <w:multiLevelType w:val="hybridMultilevel"/>
    <w:tmpl w:val="E704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18E19E5"/>
    <w:multiLevelType w:val="hybridMultilevel"/>
    <w:tmpl w:val="8A9C1E10"/>
    <w:lvl w:ilvl="0" w:tplc="D5FA6B6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71D417A7"/>
    <w:multiLevelType w:val="hybridMultilevel"/>
    <w:tmpl w:val="4D30A7BE"/>
    <w:lvl w:ilvl="0" w:tplc="B2060ECC">
      <w:start w:val="3"/>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3264969"/>
    <w:multiLevelType w:val="hybridMultilevel"/>
    <w:tmpl w:val="DDB04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37E7F36"/>
    <w:multiLevelType w:val="hybridMultilevel"/>
    <w:tmpl w:val="F8E86D6A"/>
    <w:lvl w:ilvl="0" w:tplc="B2060ECC">
      <w:start w:val="3"/>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6322618"/>
    <w:multiLevelType w:val="hybridMultilevel"/>
    <w:tmpl w:val="67161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6C82699"/>
    <w:multiLevelType w:val="multilevel"/>
    <w:tmpl w:val="E812952A"/>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142"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92" w15:restartNumberingAfterBreak="0">
    <w:nsid w:val="79FA397C"/>
    <w:multiLevelType w:val="hybridMultilevel"/>
    <w:tmpl w:val="F21E2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9FC7D24"/>
    <w:multiLevelType w:val="hybridMultilevel"/>
    <w:tmpl w:val="D990F89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7"/>
  </w:num>
  <w:num w:numId="2">
    <w:abstractNumId w:val="41"/>
  </w:num>
  <w:num w:numId="3">
    <w:abstractNumId w:val="16"/>
  </w:num>
  <w:num w:numId="4">
    <w:abstractNumId w:val="38"/>
  </w:num>
  <w:num w:numId="5">
    <w:abstractNumId w:val="91"/>
  </w:num>
  <w:num w:numId="6">
    <w:abstractNumId w:val="80"/>
  </w:num>
  <w:num w:numId="7">
    <w:abstractNumId w:val="91"/>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8">
    <w:abstractNumId w:val="61"/>
  </w:num>
  <w:num w:numId="9">
    <w:abstractNumId w:val="91"/>
  </w:num>
  <w:num w:numId="10">
    <w:abstractNumId w:val="34"/>
  </w:num>
  <w:num w:numId="11">
    <w:abstractNumId w:val="85"/>
  </w:num>
  <w:num w:numId="12">
    <w:abstractNumId w:val="6"/>
  </w:num>
  <w:num w:numId="13">
    <w:abstractNumId w:val="10"/>
  </w:num>
  <w:num w:numId="14">
    <w:abstractNumId w:val="54"/>
  </w:num>
  <w:num w:numId="15">
    <w:abstractNumId w:val="44"/>
  </w:num>
  <w:num w:numId="16">
    <w:abstractNumId w:val="91"/>
  </w:num>
  <w:num w:numId="1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2"/>
  </w:num>
  <w:num w:numId="19">
    <w:abstractNumId w:val="79"/>
  </w:num>
  <w:num w:numId="20">
    <w:abstractNumId w:val="62"/>
  </w:num>
  <w:num w:numId="21">
    <w:abstractNumId w:val="13"/>
  </w:num>
  <w:num w:numId="22">
    <w:abstractNumId w:val="91"/>
  </w:num>
  <w:num w:numId="23">
    <w:abstractNumId w:val="91"/>
  </w:num>
  <w:num w:numId="24">
    <w:abstractNumId w:val="91"/>
  </w:num>
  <w:num w:numId="25">
    <w:abstractNumId w:val="91"/>
  </w:num>
  <w:num w:numId="26">
    <w:abstractNumId w:val="50"/>
  </w:num>
  <w:num w:numId="27">
    <w:abstractNumId w:val="15"/>
  </w:num>
  <w:num w:numId="28">
    <w:abstractNumId w:val="48"/>
  </w:num>
  <w:num w:numId="29">
    <w:abstractNumId w:val="19"/>
  </w:num>
  <w:num w:numId="30">
    <w:abstractNumId w:val="3"/>
  </w:num>
  <w:num w:numId="31">
    <w:abstractNumId w:val="70"/>
  </w:num>
  <w:num w:numId="32">
    <w:abstractNumId w:val="52"/>
  </w:num>
  <w:num w:numId="33">
    <w:abstractNumId w:val="46"/>
  </w:num>
  <w:num w:numId="34">
    <w:abstractNumId w:val="2"/>
  </w:num>
  <w:num w:numId="35">
    <w:abstractNumId w:val="36"/>
  </w:num>
  <w:num w:numId="36">
    <w:abstractNumId w:val="66"/>
  </w:num>
  <w:num w:numId="37">
    <w:abstractNumId w:val="26"/>
  </w:num>
  <w:num w:numId="38">
    <w:abstractNumId w:val="74"/>
  </w:num>
  <w:num w:numId="39">
    <w:abstractNumId w:val="20"/>
  </w:num>
  <w:num w:numId="40">
    <w:abstractNumId w:val="60"/>
  </w:num>
  <w:num w:numId="41">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9"/>
  </w:num>
  <w:num w:numId="43">
    <w:abstractNumId w:val="25"/>
  </w:num>
  <w:num w:numId="44">
    <w:abstractNumId w:val="63"/>
  </w:num>
  <w:num w:numId="45">
    <w:abstractNumId w:val="53"/>
  </w:num>
  <w:num w:numId="46">
    <w:abstractNumId w:val="78"/>
  </w:num>
  <w:num w:numId="47">
    <w:abstractNumId w:val="91"/>
    <w:lvlOverride w:ilvl="0">
      <w:startOverride w:val="3"/>
    </w:lvlOverride>
    <w:lvlOverride w:ilvl="1">
      <w:startOverride w:val="3"/>
    </w:lvlOverride>
  </w:num>
  <w:num w:numId="48">
    <w:abstractNumId w:val="82"/>
  </w:num>
  <w:num w:numId="49">
    <w:abstractNumId w:val="22"/>
  </w:num>
  <w:num w:numId="50">
    <w:abstractNumId w:val="92"/>
  </w:num>
  <w:num w:numId="51">
    <w:abstractNumId w:val="73"/>
  </w:num>
  <w:num w:numId="52">
    <w:abstractNumId w:val="91"/>
  </w:num>
  <w:num w:numId="53">
    <w:abstractNumId w:val="91"/>
  </w:num>
  <w:num w:numId="54">
    <w:abstractNumId w:val="91"/>
  </w:num>
  <w:num w:numId="55">
    <w:abstractNumId w:val="91"/>
  </w:num>
  <w:num w:numId="56">
    <w:abstractNumId w:val="91"/>
  </w:num>
  <w:num w:numId="57">
    <w:abstractNumId w:val="91"/>
  </w:num>
  <w:num w:numId="58">
    <w:abstractNumId w:val="83"/>
  </w:num>
  <w:num w:numId="59">
    <w:abstractNumId w:val="40"/>
  </w:num>
  <w:num w:numId="60">
    <w:abstractNumId w:val="68"/>
  </w:num>
  <w:num w:numId="61">
    <w:abstractNumId w:val="33"/>
  </w:num>
  <w:num w:numId="62">
    <w:abstractNumId w:val="47"/>
  </w:num>
  <w:num w:numId="63">
    <w:abstractNumId w:val="29"/>
  </w:num>
  <w:num w:numId="64">
    <w:abstractNumId w:val="28"/>
  </w:num>
  <w:num w:numId="65">
    <w:abstractNumId w:val="17"/>
  </w:num>
  <w:num w:numId="66">
    <w:abstractNumId w:val="65"/>
  </w:num>
  <w:num w:numId="67">
    <w:abstractNumId w:val="12"/>
  </w:num>
  <w:num w:numId="68">
    <w:abstractNumId w:val="18"/>
  </w:num>
  <w:num w:numId="69">
    <w:abstractNumId w:val="14"/>
  </w:num>
  <w:num w:numId="70">
    <w:abstractNumId w:val="87"/>
  </w:num>
  <w:num w:numId="71">
    <w:abstractNumId w:val="58"/>
  </w:num>
  <w:num w:numId="72">
    <w:abstractNumId w:val="89"/>
  </w:num>
  <w:num w:numId="73">
    <w:abstractNumId w:val="4"/>
  </w:num>
  <w:num w:numId="74">
    <w:abstractNumId w:val="7"/>
  </w:num>
  <w:num w:numId="75">
    <w:abstractNumId w:val="55"/>
  </w:num>
  <w:num w:numId="76">
    <w:abstractNumId w:val="0"/>
  </w:num>
  <w:num w:numId="77">
    <w:abstractNumId w:val="69"/>
  </w:num>
  <w:num w:numId="78">
    <w:abstractNumId w:val="93"/>
  </w:num>
  <w:num w:numId="79">
    <w:abstractNumId w:val="8"/>
  </w:num>
  <w:num w:numId="80">
    <w:abstractNumId w:val="24"/>
  </w:num>
  <w:num w:numId="81">
    <w:abstractNumId w:val="39"/>
  </w:num>
  <w:num w:numId="82">
    <w:abstractNumId w:val="57"/>
  </w:num>
  <w:num w:numId="83">
    <w:abstractNumId w:val="64"/>
  </w:num>
  <w:num w:numId="84">
    <w:abstractNumId w:val="91"/>
  </w:num>
  <w:num w:numId="85">
    <w:abstractNumId w:val="76"/>
  </w:num>
  <w:num w:numId="86">
    <w:abstractNumId w:val="42"/>
  </w:num>
  <w:num w:numId="87">
    <w:abstractNumId w:val="23"/>
  </w:num>
  <w:num w:numId="88">
    <w:abstractNumId w:val="56"/>
  </w:num>
  <w:num w:numId="89">
    <w:abstractNumId w:val="31"/>
  </w:num>
  <w:num w:numId="90">
    <w:abstractNumId w:val="5"/>
  </w:num>
  <w:num w:numId="91">
    <w:abstractNumId w:val="71"/>
  </w:num>
  <w:num w:numId="92">
    <w:abstractNumId w:val="27"/>
  </w:num>
  <w:num w:numId="93">
    <w:abstractNumId w:val="81"/>
  </w:num>
  <w:num w:numId="94">
    <w:abstractNumId w:val="1"/>
  </w:num>
  <w:num w:numId="95">
    <w:abstractNumId w:val="67"/>
  </w:num>
  <w:num w:numId="96">
    <w:abstractNumId w:val="37"/>
  </w:num>
  <w:num w:numId="97">
    <w:abstractNumId w:val="72"/>
  </w:num>
  <w:num w:numId="98">
    <w:abstractNumId w:val="9"/>
  </w:num>
  <w:num w:numId="99">
    <w:abstractNumId w:val="45"/>
  </w:num>
  <w:num w:numId="100">
    <w:abstractNumId w:val="75"/>
  </w:num>
  <w:num w:numId="101">
    <w:abstractNumId w:val="88"/>
  </w:num>
  <w:num w:numId="102">
    <w:abstractNumId w:val="49"/>
  </w:num>
  <w:num w:numId="103">
    <w:abstractNumId w:val="86"/>
  </w:num>
  <w:num w:numId="104">
    <w:abstractNumId w:val="11"/>
  </w:num>
  <w:num w:numId="105">
    <w:abstractNumId w:val="51"/>
  </w:num>
  <w:num w:numId="106">
    <w:abstractNumId w:val="30"/>
  </w:num>
  <w:num w:numId="107">
    <w:abstractNumId w:val="84"/>
  </w:num>
  <w:num w:numId="108">
    <w:abstractNumId w:val="43"/>
  </w:num>
  <w:num w:numId="109">
    <w:abstractNumId w:val="91"/>
  </w:num>
  <w:num w:numId="110">
    <w:abstractNumId w:val="35"/>
  </w:num>
  <w:num w:numId="111">
    <w:abstractNumId w:val="21"/>
  </w:num>
  <w:num w:numId="112">
    <w:abstractNumId w:val="90"/>
  </w:num>
  <w:numIdMacAtCleanup w:val="10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driguez-flores, Raul (R.)">
    <w15:presenceInfo w15:providerId="AD" w15:userId="S-1-5-21-1078229911-1189946983-1225219381-1277864"/>
  </w15:person>
  <w15:person w15:author="SM Fairus Hasan">
    <w15:presenceInfo w15:providerId="AD" w15:userId="S::SHASAN13@ford.com::16a2081b-3232-4b04-83eb-2e93ac46e775"/>
  </w15:person>
  <w15:person w15:author="Gonzalez-sanchez, Mario (M.)">
    <w15:presenceInfo w15:providerId="AD" w15:userId="S::MGONZ394@ford.com::3f37168f-77a1-4a66-afba-44e09c4c12f0"/>
  </w15:person>
  <w15:person w15:author="Hasan, SM Fairus (S.)">
    <w15:presenceInfo w15:providerId="AD" w15:userId="S::SHASAN13@ford.com::16a2081b-3232-4b04-83eb-2e93ac46e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665F"/>
    <w:rsid w:val="00000605"/>
    <w:rsid w:val="00000D58"/>
    <w:rsid w:val="00001E20"/>
    <w:rsid w:val="00001FE4"/>
    <w:rsid w:val="00002292"/>
    <w:rsid w:val="000048F2"/>
    <w:rsid w:val="00005CE5"/>
    <w:rsid w:val="00005F48"/>
    <w:rsid w:val="000069F6"/>
    <w:rsid w:val="00007B8C"/>
    <w:rsid w:val="000104BD"/>
    <w:rsid w:val="000113C3"/>
    <w:rsid w:val="00011592"/>
    <w:rsid w:val="0001255A"/>
    <w:rsid w:val="000140EA"/>
    <w:rsid w:val="00014948"/>
    <w:rsid w:val="000167D7"/>
    <w:rsid w:val="00016865"/>
    <w:rsid w:val="000202B8"/>
    <w:rsid w:val="00020413"/>
    <w:rsid w:val="00020AA2"/>
    <w:rsid w:val="00021485"/>
    <w:rsid w:val="000222AE"/>
    <w:rsid w:val="0002238B"/>
    <w:rsid w:val="00022B9E"/>
    <w:rsid w:val="00022BDB"/>
    <w:rsid w:val="00024161"/>
    <w:rsid w:val="000248B2"/>
    <w:rsid w:val="00025452"/>
    <w:rsid w:val="0002556A"/>
    <w:rsid w:val="000255F0"/>
    <w:rsid w:val="00025E9B"/>
    <w:rsid w:val="00026CFD"/>
    <w:rsid w:val="000273A6"/>
    <w:rsid w:val="00027BB8"/>
    <w:rsid w:val="00030EAF"/>
    <w:rsid w:val="000320F1"/>
    <w:rsid w:val="000326FD"/>
    <w:rsid w:val="00033518"/>
    <w:rsid w:val="00033D78"/>
    <w:rsid w:val="000349AC"/>
    <w:rsid w:val="000366D2"/>
    <w:rsid w:val="000400ED"/>
    <w:rsid w:val="000402F9"/>
    <w:rsid w:val="00040962"/>
    <w:rsid w:val="0004247D"/>
    <w:rsid w:val="0004252C"/>
    <w:rsid w:val="00043186"/>
    <w:rsid w:val="0004510B"/>
    <w:rsid w:val="0004516A"/>
    <w:rsid w:val="0004581D"/>
    <w:rsid w:val="00045FB4"/>
    <w:rsid w:val="0004645F"/>
    <w:rsid w:val="00046B98"/>
    <w:rsid w:val="00050C7B"/>
    <w:rsid w:val="000522A4"/>
    <w:rsid w:val="00052804"/>
    <w:rsid w:val="00052E00"/>
    <w:rsid w:val="00052FE2"/>
    <w:rsid w:val="000565F7"/>
    <w:rsid w:val="00057DE1"/>
    <w:rsid w:val="0006071C"/>
    <w:rsid w:val="0006089A"/>
    <w:rsid w:val="00061452"/>
    <w:rsid w:val="000617C4"/>
    <w:rsid w:val="00062770"/>
    <w:rsid w:val="0006315F"/>
    <w:rsid w:val="000634EF"/>
    <w:rsid w:val="00064B3C"/>
    <w:rsid w:val="00065F52"/>
    <w:rsid w:val="00066997"/>
    <w:rsid w:val="00066F69"/>
    <w:rsid w:val="0007136F"/>
    <w:rsid w:val="00071FC5"/>
    <w:rsid w:val="000723B3"/>
    <w:rsid w:val="00073428"/>
    <w:rsid w:val="0007363A"/>
    <w:rsid w:val="000736FF"/>
    <w:rsid w:val="00074A3E"/>
    <w:rsid w:val="00075DCB"/>
    <w:rsid w:val="00080176"/>
    <w:rsid w:val="000812E8"/>
    <w:rsid w:val="0008176F"/>
    <w:rsid w:val="0008400C"/>
    <w:rsid w:val="00087DEB"/>
    <w:rsid w:val="00087F30"/>
    <w:rsid w:val="00090B50"/>
    <w:rsid w:val="00091425"/>
    <w:rsid w:val="000919AE"/>
    <w:rsid w:val="00091B67"/>
    <w:rsid w:val="000924FD"/>
    <w:rsid w:val="000951D0"/>
    <w:rsid w:val="0009521F"/>
    <w:rsid w:val="00096BC8"/>
    <w:rsid w:val="00097339"/>
    <w:rsid w:val="000978C1"/>
    <w:rsid w:val="000A0063"/>
    <w:rsid w:val="000A0067"/>
    <w:rsid w:val="000A10E1"/>
    <w:rsid w:val="000A1165"/>
    <w:rsid w:val="000A15B1"/>
    <w:rsid w:val="000A22EB"/>
    <w:rsid w:val="000A29BF"/>
    <w:rsid w:val="000A4A47"/>
    <w:rsid w:val="000A5088"/>
    <w:rsid w:val="000A576E"/>
    <w:rsid w:val="000A5A97"/>
    <w:rsid w:val="000A5DCB"/>
    <w:rsid w:val="000A6D02"/>
    <w:rsid w:val="000A7C56"/>
    <w:rsid w:val="000A7CA5"/>
    <w:rsid w:val="000B0326"/>
    <w:rsid w:val="000B0564"/>
    <w:rsid w:val="000B06F9"/>
    <w:rsid w:val="000B0883"/>
    <w:rsid w:val="000B19CB"/>
    <w:rsid w:val="000B34F2"/>
    <w:rsid w:val="000B397C"/>
    <w:rsid w:val="000B3FCD"/>
    <w:rsid w:val="000B58D9"/>
    <w:rsid w:val="000B5E03"/>
    <w:rsid w:val="000B733F"/>
    <w:rsid w:val="000C0933"/>
    <w:rsid w:val="000C0BE1"/>
    <w:rsid w:val="000C2155"/>
    <w:rsid w:val="000C25DC"/>
    <w:rsid w:val="000C37CF"/>
    <w:rsid w:val="000C3F61"/>
    <w:rsid w:val="000C412A"/>
    <w:rsid w:val="000C5734"/>
    <w:rsid w:val="000C66E1"/>
    <w:rsid w:val="000C6A68"/>
    <w:rsid w:val="000C6F2B"/>
    <w:rsid w:val="000C7573"/>
    <w:rsid w:val="000C7B9F"/>
    <w:rsid w:val="000D129D"/>
    <w:rsid w:val="000D13B1"/>
    <w:rsid w:val="000D1B95"/>
    <w:rsid w:val="000D1DAC"/>
    <w:rsid w:val="000D26D2"/>
    <w:rsid w:val="000D33C9"/>
    <w:rsid w:val="000D3E2E"/>
    <w:rsid w:val="000D4CFE"/>
    <w:rsid w:val="000D53F5"/>
    <w:rsid w:val="000D60C1"/>
    <w:rsid w:val="000D64EB"/>
    <w:rsid w:val="000E066F"/>
    <w:rsid w:val="000E0C9B"/>
    <w:rsid w:val="000E198A"/>
    <w:rsid w:val="000E2947"/>
    <w:rsid w:val="000E335B"/>
    <w:rsid w:val="000E358C"/>
    <w:rsid w:val="000E4CAC"/>
    <w:rsid w:val="000E5E9A"/>
    <w:rsid w:val="000E6E74"/>
    <w:rsid w:val="000F06A5"/>
    <w:rsid w:val="000F2FF6"/>
    <w:rsid w:val="000F3582"/>
    <w:rsid w:val="000F3700"/>
    <w:rsid w:val="000F3C1D"/>
    <w:rsid w:val="000F4E8B"/>
    <w:rsid w:val="000F5F67"/>
    <w:rsid w:val="000F6F5C"/>
    <w:rsid w:val="000F7A14"/>
    <w:rsid w:val="000F7A7C"/>
    <w:rsid w:val="001004B7"/>
    <w:rsid w:val="0010178D"/>
    <w:rsid w:val="001048DF"/>
    <w:rsid w:val="00104A61"/>
    <w:rsid w:val="00105467"/>
    <w:rsid w:val="001057B4"/>
    <w:rsid w:val="00105EC3"/>
    <w:rsid w:val="00107C06"/>
    <w:rsid w:val="00107DB6"/>
    <w:rsid w:val="00110102"/>
    <w:rsid w:val="00110460"/>
    <w:rsid w:val="00110921"/>
    <w:rsid w:val="00112214"/>
    <w:rsid w:val="0011735B"/>
    <w:rsid w:val="00117594"/>
    <w:rsid w:val="001208E6"/>
    <w:rsid w:val="00120CC5"/>
    <w:rsid w:val="00121140"/>
    <w:rsid w:val="0012331C"/>
    <w:rsid w:val="00123D1A"/>
    <w:rsid w:val="0012429A"/>
    <w:rsid w:val="00125A03"/>
    <w:rsid w:val="0012613C"/>
    <w:rsid w:val="0012703E"/>
    <w:rsid w:val="0013096C"/>
    <w:rsid w:val="00130ADB"/>
    <w:rsid w:val="00130DBE"/>
    <w:rsid w:val="00131A8B"/>
    <w:rsid w:val="00134384"/>
    <w:rsid w:val="00135EF5"/>
    <w:rsid w:val="00136257"/>
    <w:rsid w:val="0013656E"/>
    <w:rsid w:val="00137F3B"/>
    <w:rsid w:val="00137FBA"/>
    <w:rsid w:val="001402C8"/>
    <w:rsid w:val="00141B4A"/>
    <w:rsid w:val="0014231F"/>
    <w:rsid w:val="00142C88"/>
    <w:rsid w:val="00142E1D"/>
    <w:rsid w:val="0014569D"/>
    <w:rsid w:val="00145DF6"/>
    <w:rsid w:val="00147814"/>
    <w:rsid w:val="00150393"/>
    <w:rsid w:val="00150562"/>
    <w:rsid w:val="00153061"/>
    <w:rsid w:val="00156022"/>
    <w:rsid w:val="0015677C"/>
    <w:rsid w:val="00157091"/>
    <w:rsid w:val="001605D5"/>
    <w:rsid w:val="00161FD7"/>
    <w:rsid w:val="001621E7"/>
    <w:rsid w:val="0016374F"/>
    <w:rsid w:val="00163863"/>
    <w:rsid w:val="001644CA"/>
    <w:rsid w:val="00164FAC"/>
    <w:rsid w:val="00166674"/>
    <w:rsid w:val="001672DA"/>
    <w:rsid w:val="00171530"/>
    <w:rsid w:val="0017215A"/>
    <w:rsid w:val="00173608"/>
    <w:rsid w:val="001737D4"/>
    <w:rsid w:val="00173CAF"/>
    <w:rsid w:val="0017412D"/>
    <w:rsid w:val="00174421"/>
    <w:rsid w:val="00174443"/>
    <w:rsid w:val="001748A8"/>
    <w:rsid w:val="00176D43"/>
    <w:rsid w:val="0018005B"/>
    <w:rsid w:val="0018370A"/>
    <w:rsid w:val="00183AB0"/>
    <w:rsid w:val="00184EFA"/>
    <w:rsid w:val="0018532F"/>
    <w:rsid w:val="00185D31"/>
    <w:rsid w:val="00185E2D"/>
    <w:rsid w:val="00186005"/>
    <w:rsid w:val="001867BA"/>
    <w:rsid w:val="00186D3E"/>
    <w:rsid w:val="00190FF2"/>
    <w:rsid w:val="0019197D"/>
    <w:rsid w:val="00194EA0"/>
    <w:rsid w:val="00195E9A"/>
    <w:rsid w:val="0019618A"/>
    <w:rsid w:val="00196636"/>
    <w:rsid w:val="00196C11"/>
    <w:rsid w:val="0019714D"/>
    <w:rsid w:val="0019793D"/>
    <w:rsid w:val="00197BF9"/>
    <w:rsid w:val="001A077F"/>
    <w:rsid w:val="001A243A"/>
    <w:rsid w:val="001A2904"/>
    <w:rsid w:val="001A3170"/>
    <w:rsid w:val="001A326F"/>
    <w:rsid w:val="001A3FAE"/>
    <w:rsid w:val="001A4972"/>
    <w:rsid w:val="001A5A3C"/>
    <w:rsid w:val="001A5A71"/>
    <w:rsid w:val="001A5FA3"/>
    <w:rsid w:val="001A6310"/>
    <w:rsid w:val="001A6601"/>
    <w:rsid w:val="001A6906"/>
    <w:rsid w:val="001A79F6"/>
    <w:rsid w:val="001A7EA9"/>
    <w:rsid w:val="001B0288"/>
    <w:rsid w:val="001B4D81"/>
    <w:rsid w:val="001B52D2"/>
    <w:rsid w:val="001B6208"/>
    <w:rsid w:val="001B67E0"/>
    <w:rsid w:val="001B6C7F"/>
    <w:rsid w:val="001B6C8F"/>
    <w:rsid w:val="001C0E7A"/>
    <w:rsid w:val="001C3080"/>
    <w:rsid w:val="001C4D42"/>
    <w:rsid w:val="001C613C"/>
    <w:rsid w:val="001C65A0"/>
    <w:rsid w:val="001C6D7F"/>
    <w:rsid w:val="001C726D"/>
    <w:rsid w:val="001D05FF"/>
    <w:rsid w:val="001D0BAE"/>
    <w:rsid w:val="001D12E9"/>
    <w:rsid w:val="001D1E25"/>
    <w:rsid w:val="001D2F07"/>
    <w:rsid w:val="001D3B95"/>
    <w:rsid w:val="001D3E14"/>
    <w:rsid w:val="001D487F"/>
    <w:rsid w:val="001E087A"/>
    <w:rsid w:val="001E11AA"/>
    <w:rsid w:val="001E3030"/>
    <w:rsid w:val="001E354C"/>
    <w:rsid w:val="001E38DA"/>
    <w:rsid w:val="001E44C8"/>
    <w:rsid w:val="001E5725"/>
    <w:rsid w:val="001F1747"/>
    <w:rsid w:val="001F22B8"/>
    <w:rsid w:val="001F355B"/>
    <w:rsid w:val="001F357F"/>
    <w:rsid w:val="001F3EE5"/>
    <w:rsid w:val="001F6212"/>
    <w:rsid w:val="001F6DEE"/>
    <w:rsid w:val="001F7639"/>
    <w:rsid w:val="001F7A25"/>
    <w:rsid w:val="00201FFA"/>
    <w:rsid w:val="0020255E"/>
    <w:rsid w:val="00202914"/>
    <w:rsid w:val="0020338E"/>
    <w:rsid w:val="002037FC"/>
    <w:rsid w:val="002045AB"/>
    <w:rsid w:val="00206B0C"/>
    <w:rsid w:val="00207362"/>
    <w:rsid w:val="00207BE0"/>
    <w:rsid w:val="00207E72"/>
    <w:rsid w:val="0021033B"/>
    <w:rsid w:val="00212A62"/>
    <w:rsid w:val="002133BC"/>
    <w:rsid w:val="002209D6"/>
    <w:rsid w:val="00220D9E"/>
    <w:rsid w:val="00222AAE"/>
    <w:rsid w:val="00222FE1"/>
    <w:rsid w:val="00225011"/>
    <w:rsid w:val="00226250"/>
    <w:rsid w:val="00227BB0"/>
    <w:rsid w:val="00227C2C"/>
    <w:rsid w:val="00227C6C"/>
    <w:rsid w:val="00227F87"/>
    <w:rsid w:val="00231D8B"/>
    <w:rsid w:val="0023280A"/>
    <w:rsid w:val="00232A3C"/>
    <w:rsid w:val="00233FB7"/>
    <w:rsid w:val="002345C2"/>
    <w:rsid w:val="002353E1"/>
    <w:rsid w:val="0023577F"/>
    <w:rsid w:val="00236015"/>
    <w:rsid w:val="00236A73"/>
    <w:rsid w:val="00236CD0"/>
    <w:rsid w:val="00236F77"/>
    <w:rsid w:val="0023713E"/>
    <w:rsid w:val="00237767"/>
    <w:rsid w:val="00243B17"/>
    <w:rsid w:val="00243CF4"/>
    <w:rsid w:val="00245506"/>
    <w:rsid w:val="002461D1"/>
    <w:rsid w:val="002473D8"/>
    <w:rsid w:val="00247A1C"/>
    <w:rsid w:val="00250222"/>
    <w:rsid w:val="002516C5"/>
    <w:rsid w:val="00251BA9"/>
    <w:rsid w:val="002544D1"/>
    <w:rsid w:val="0025687F"/>
    <w:rsid w:val="00256922"/>
    <w:rsid w:val="00256DC7"/>
    <w:rsid w:val="002578D4"/>
    <w:rsid w:val="00260B7F"/>
    <w:rsid w:val="00261FFE"/>
    <w:rsid w:val="0026237F"/>
    <w:rsid w:val="0026266E"/>
    <w:rsid w:val="00262EAC"/>
    <w:rsid w:val="00262FA1"/>
    <w:rsid w:val="002636EC"/>
    <w:rsid w:val="00266A4A"/>
    <w:rsid w:val="00270957"/>
    <w:rsid w:val="0027184C"/>
    <w:rsid w:val="00272545"/>
    <w:rsid w:val="00273903"/>
    <w:rsid w:val="00275AD3"/>
    <w:rsid w:val="00280271"/>
    <w:rsid w:val="0028449F"/>
    <w:rsid w:val="002861F5"/>
    <w:rsid w:val="0028655C"/>
    <w:rsid w:val="002869DA"/>
    <w:rsid w:val="002871C3"/>
    <w:rsid w:val="00291B89"/>
    <w:rsid w:val="00291C46"/>
    <w:rsid w:val="00293569"/>
    <w:rsid w:val="00293AC1"/>
    <w:rsid w:val="00293CC8"/>
    <w:rsid w:val="00293D6E"/>
    <w:rsid w:val="00294532"/>
    <w:rsid w:val="00295E3B"/>
    <w:rsid w:val="002961D1"/>
    <w:rsid w:val="0029758B"/>
    <w:rsid w:val="002975EE"/>
    <w:rsid w:val="002A047E"/>
    <w:rsid w:val="002A0674"/>
    <w:rsid w:val="002A210F"/>
    <w:rsid w:val="002A28C4"/>
    <w:rsid w:val="002A2CC6"/>
    <w:rsid w:val="002A2E1B"/>
    <w:rsid w:val="002A39EA"/>
    <w:rsid w:val="002A3A6D"/>
    <w:rsid w:val="002A3DAE"/>
    <w:rsid w:val="002A4403"/>
    <w:rsid w:val="002A5466"/>
    <w:rsid w:val="002A548C"/>
    <w:rsid w:val="002A6A1B"/>
    <w:rsid w:val="002A6A71"/>
    <w:rsid w:val="002A7DF7"/>
    <w:rsid w:val="002A7FC4"/>
    <w:rsid w:val="002B1409"/>
    <w:rsid w:val="002B164B"/>
    <w:rsid w:val="002B25A3"/>
    <w:rsid w:val="002B2ABC"/>
    <w:rsid w:val="002B2DBD"/>
    <w:rsid w:val="002B35D9"/>
    <w:rsid w:val="002B483E"/>
    <w:rsid w:val="002B4A8F"/>
    <w:rsid w:val="002B4E92"/>
    <w:rsid w:val="002C04B6"/>
    <w:rsid w:val="002C17DC"/>
    <w:rsid w:val="002C2377"/>
    <w:rsid w:val="002C2A94"/>
    <w:rsid w:val="002C525C"/>
    <w:rsid w:val="002C5890"/>
    <w:rsid w:val="002C58D0"/>
    <w:rsid w:val="002C737D"/>
    <w:rsid w:val="002D2686"/>
    <w:rsid w:val="002D3419"/>
    <w:rsid w:val="002D34BE"/>
    <w:rsid w:val="002D3935"/>
    <w:rsid w:val="002D3B37"/>
    <w:rsid w:val="002D3C6A"/>
    <w:rsid w:val="002D44A0"/>
    <w:rsid w:val="002D4A27"/>
    <w:rsid w:val="002D4A40"/>
    <w:rsid w:val="002D5035"/>
    <w:rsid w:val="002D5AF4"/>
    <w:rsid w:val="002D6336"/>
    <w:rsid w:val="002E1254"/>
    <w:rsid w:val="002E1753"/>
    <w:rsid w:val="002E33A4"/>
    <w:rsid w:val="002E514B"/>
    <w:rsid w:val="002E6F7C"/>
    <w:rsid w:val="002F1549"/>
    <w:rsid w:val="002F27B9"/>
    <w:rsid w:val="002F3B6B"/>
    <w:rsid w:val="002F3FD1"/>
    <w:rsid w:val="002F4031"/>
    <w:rsid w:val="002F4C80"/>
    <w:rsid w:val="002F4F66"/>
    <w:rsid w:val="002F6049"/>
    <w:rsid w:val="002F60BB"/>
    <w:rsid w:val="002F6871"/>
    <w:rsid w:val="00300B04"/>
    <w:rsid w:val="00301081"/>
    <w:rsid w:val="00302EE8"/>
    <w:rsid w:val="00303EF2"/>
    <w:rsid w:val="0030457A"/>
    <w:rsid w:val="00304667"/>
    <w:rsid w:val="003052D9"/>
    <w:rsid w:val="003115E7"/>
    <w:rsid w:val="003117D7"/>
    <w:rsid w:val="00311E5C"/>
    <w:rsid w:val="00316D80"/>
    <w:rsid w:val="003200AD"/>
    <w:rsid w:val="00321332"/>
    <w:rsid w:val="003221FC"/>
    <w:rsid w:val="003225C9"/>
    <w:rsid w:val="00323301"/>
    <w:rsid w:val="003267E2"/>
    <w:rsid w:val="00327AC1"/>
    <w:rsid w:val="00332684"/>
    <w:rsid w:val="00333EC1"/>
    <w:rsid w:val="00333F7A"/>
    <w:rsid w:val="00335181"/>
    <w:rsid w:val="003361FA"/>
    <w:rsid w:val="0033746B"/>
    <w:rsid w:val="00340C76"/>
    <w:rsid w:val="00341BF0"/>
    <w:rsid w:val="00341CC2"/>
    <w:rsid w:val="00342216"/>
    <w:rsid w:val="00342878"/>
    <w:rsid w:val="00342924"/>
    <w:rsid w:val="00342B6C"/>
    <w:rsid w:val="00343137"/>
    <w:rsid w:val="0034317F"/>
    <w:rsid w:val="00344061"/>
    <w:rsid w:val="00344FEA"/>
    <w:rsid w:val="00345923"/>
    <w:rsid w:val="00346059"/>
    <w:rsid w:val="00346E97"/>
    <w:rsid w:val="00347778"/>
    <w:rsid w:val="00350699"/>
    <w:rsid w:val="00353057"/>
    <w:rsid w:val="00353311"/>
    <w:rsid w:val="00353DBD"/>
    <w:rsid w:val="00355229"/>
    <w:rsid w:val="003552A4"/>
    <w:rsid w:val="003566FC"/>
    <w:rsid w:val="00356B97"/>
    <w:rsid w:val="00357384"/>
    <w:rsid w:val="003576C7"/>
    <w:rsid w:val="00357A72"/>
    <w:rsid w:val="0036083C"/>
    <w:rsid w:val="00360C92"/>
    <w:rsid w:val="00360FF6"/>
    <w:rsid w:val="00361659"/>
    <w:rsid w:val="00362FD1"/>
    <w:rsid w:val="00363F28"/>
    <w:rsid w:val="0036526C"/>
    <w:rsid w:val="003660AD"/>
    <w:rsid w:val="00371DCF"/>
    <w:rsid w:val="003752E5"/>
    <w:rsid w:val="003764F7"/>
    <w:rsid w:val="003765C2"/>
    <w:rsid w:val="00376767"/>
    <w:rsid w:val="00376E5F"/>
    <w:rsid w:val="00380476"/>
    <w:rsid w:val="00380935"/>
    <w:rsid w:val="00381C2B"/>
    <w:rsid w:val="00382ED4"/>
    <w:rsid w:val="003867B0"/>
    <w:rsid w:val="003875AB"/>
    <w:rsid w:val="00391050"/>
    <w:rsid w:val="00391AF2"/>
    <w:rsid w:val="003926A6"/>
    <w:rsid w:val="00392FB9"/>
    <w:rsid w:val="00393113"/>
    <w:rsid w:val="0039327B"/>
    <w:rsid w:val="0039536D"/>
    <w:rsid w:val="00395970"/>
    <w:rsid w:val="00395BA3"/>
    <w:rsid w:val="00396B32"/>
    <w:rsid w:val="00396FC2"/>
    <w:rsid w:val="0039731E"/>
    <w:rsid w:val="003977F7"/>
    <w:rsid w:val="003A0548"/>
    <w:rsid w:val="003A0965"/>
    <w:rsid w:val="003A0B3B"/>
    <w:rsid w:val="003A141F"/>
    <w:rsid w:val="003A14BA"/>
    <w:rsid w:val="003A187E"/>
    <w:rsid w:val="003A21F4"/>
    <w:rsid w:val="003A3CDA"/>
    <w:rsid w:val="003A4EA2"/>
    <w:rsid w:val="003A5008"/>
    <w:rsid w:val="003A5B39"/>
    <w:rsid w:val="003A78B8"/>
    <w:rsid w:val="003B0025"/>
    <w:rsid w:val="003B11F2"/>
    <w:rsid w:val="003B1A57"/>
    <w:rsid w:val="003B4AB7"/>
    <w:rsid w:val="003B55BD"/>
    <w:rsid w:val="003B5808"/>
    <w:rsid w:val="003B5B7F"/>
    <w:rsid w:val="003B6C3D"/>
    <w:rsid w:val="003B7753"/>
    <w:rsid w:val="003B7B88"/>
    <w:rsid w:val="003C21F2"/>
    <w:rsid w:val="003C2489"/>
    <w:rsid w:val="003C5DEC"/>
    <w:rsid w:val="003C743C"/>
    <w:rsid w:val="003D2531"/>
    <w:rsid w:val="003D25AA"/>
    <w:rsid w:val="003D360E"/>
    <w:rsid w:val="003D492C"/>
    <w:rsid w:val="003D5768"/>
    <w:rsid w:val="003D5C27"/>
    <w:rsid w:val="003D7F13"/>
    <w:rsid w:val="003E0A13"/>
    <w:rsid w:val="003E116E"/>
    <w:rsid w:val="003E2313"/>
    <w:rsid w:val="003E255C"/>
    <w:rsid w:val="003E3DAF"/>
    <w:rsid w:val="003E420F"/>
    <w:rsid w:val="003E42A4"/>
    <w:rsid w:val="003E5869"/>
    <w:rsid w:val="003E64A3"/>
    <w:rsid w:val="003E6519"/>
    <w:rsid w:val="003F0B90"/>
    <w:rsid w:val="003F19C4"/>
    <w:rsid w:val="003F1EF5"/>
    <w:rsid w:val="003F4E5B"/>
    <w:rsid w:val="003F58E2"/>
    <w:rsid w:val="003F7000"/>
    <w:rsid w:val="003F7EC2"/>
    <w:rsid w:val="00400BE1"/>
    <w:rsid w:val="004017DB"/>
    <w:rsid w:val="00401E43"/>
    <w:rsid w:val="0040247B"/>
    <w:rsid w:val="004033BB"/>
    <w:rsid w:val="00403C33"/>
    <w:rsid w:val="0040630E"/>
    <w:rsid w:val="0040645F"/>
    <w:rsid w:val="00407F87"/>
    <w:rsid w:val="004106E2"/>
    <w:rsid w:val="00410F4A"/>
    <w:rsid w:val="004110C4"/>
    <w:rsid w:val="00411366"/>
    <w:rsid w:val="004113DC"/>
    <w:rsid w:val="004114DF"/>
    <w:rsid w:val="0041298D"/>
    <w:rsid w:val="00412F9E"/>
    <w:rsid w:val="0041407A"/>
    <w:rsid w:val="00414CBE"/>
    <w:rsid w:val="00414EF6"/>
    <w:rsid w:val="004151F7"/>
    <w:rsid w:val="00416379"/>
    <w:rsid w:val="00417746"/>
    <w:rsid w:val="00417F40"/>
    <w:rsid w:val="004209B7"/>
    <w:rsid w:val="00421142"/>
    <w:rsid w:val="00421F25"/>
    <w:rsid w:val="00423B84"/>
    <w:rsid w:val="00425E93"/>
    <w:rsid w:val="00426DB5"/>
    <w:rsid w:val="00427017"/>
    <w:rsid w:val="00433C33"/>
    <w:rsid w:val="00434889"/>
    <w:rsid w:val="004356EC"/>
    <w:rsid w:val="00435737"/>
    <w:rsid w:val="004357F8"/>
    <w:rsid w:val="00436319"/>
    <w:rsid w:val="00437DFF"/>
    <w:rsid w:val="004423BA"/>
    <w:rsid w:val="004437EC"/>
    <w:rsid w:val="00445241"/>
    <w:rsid w:val="00445641"/>
    <w:rsid w:val="004456B6"/>
    <w:rsid w:val="00445B84"/>
    <w:rsid w:val="00446D93"/>
    <w:rsid w:val="00450596"/>
    <w:rsid w:val="00451F40"/>
    <w:rsid w:val="00452F92"/>
    <w:rsid w:val="004541CF"/>
    <w:rsid w:val="004550A3"/>
    <w:rsid w:val="00455664"/>
    <w:rsid w:val="00456300"/>
    <w:rsid w:val="00457064"/>
    <w:rsid w:val="00457959"/>
    <w:rsid w:val="004605A2"/>
    <w:rsid w:val="00460BC4"/>
    <w:rsid w:val="00461A2D"/>
    <w:rsid w:val="00461A8E"/>
    <w:rsid w:val="00464867"/>
    <w:rsid w:val="00464A6C"/>
    <w:rsid w:val="0046543E"/>
    <w:rsid w:val="0046578B"/>
    <w:rsid w:val="004663EE"/>
    <w:rsid w:val="00466D40"/>
    <w:rsid w:val="00467845"/>
    <w:rsid w:val="004708F5"/>
    <w:rsid w:val="00471C61"/>
    <w:rsid w:val="00471D1E"/>
    <w:rsid w:val="0047340F"/>
    <w:rsid w:val="00473AEF"/>
    <w:rsid w:val="00473CE2"/>
    <w:rsid w:val="004757A7"/>
    <w:rsid w:val="0047625A"/>
    <w:rsid w:val="00483CCD"/>
    <w:rsid w:val="004845C4"/>
    <w:rsid w:val="00484638"/>
    <w:rsid w:val="00484907"/>
    <w:rsid w:val="00484EB4"/>
    <w:rsid w:val="00485362"/>
    <w:rsid w:val="00486709"/>
    <w:rsid w:val="00491E72"/>
    <w:rsid w:val="00492D46"/>
    <w:rsid w:val="0049356B"/>
    <w:rsid w:val="00493709"/>
    <w:rsid w:val="004945A3"/>
    <w:rsid w:val="0049737F"/>
    <w:rsid w:val="00497C8C"/>
    <w:rsid w:val="004A00C3"/>
    <w:rsid w:val="004A055B"/>
    <w:rsid w:val="004A0772"/>
    <w:rsid w:val="004A161E"/>
    <w:rsid w:val="004A2352"/>
    <w:rsid w:val="004A25AA"/>
    <w:rsid w:val="004A3879"/>
    <w:rsid w:val="004A40DA"/>
    <w:rsid w:val="004A67BF"/>
    <w:rsid w:val="004A6CC2"/>
    <w:rsid w:val="004A71E6"/>
    <w:rsid w:val="004B1816"/>
    <w:rsid w:val="004B4709"/>
    <w:rsid w:val="004B58C7"/>
    <w:rsid w:val="004B6244"/>
    <w:rsid w:val="004B73AD"/>
    <w:rsid w:val="004B7D12"/>
    <w:rsid w:val="004C021B"/>
    <w:rsid w:val="004C05C2"/>
    <w:rsid w:val="004C1240"/>
    <w:rsid w:val="004C1407"/>
    <w:rsid w:val="004C1DCE"/>
    <w:rsid w:val="004C1F52"/>
    <w:rsid w:val="004C202C"/>
    <w:rsid w:val="004C2ECD"/>
    <w:rsid w:val="004C2FEC"/>
    <w:rsid w:val="004C43C4"/>
    <w:rsid w:val="004C569F"/>
    <w:rsid w:val="004C5D6F"/>
    <w:rsid w:val="004D00C1"/>
    <w:rsid w:val="004D042A"/>
    <w:rsid w:val="004D0A10"/>
    <w:rsid w:val="004D1B8D"/>
    <w:rsid w:val="004D2FD3"/>
    <w:rsid w:val="004D42FF"/>
    <w:rsid w:val="004D46D9"/>
    <w:rsid w:val="004D46E8"/>
    <w:rsid w:val="004D4A25"/>
    <w:rsid w:val="004D695D"/>
    <w:rsid w:val="004D7C06"/>
    <w:rsid w:val="004E00DD"/>
    <w:rsid w:val="004E0AAB"/>
    <w:rsid w:val="004E2D6A"/>
    <w:rsid w:val="004E334E"/>
    <w:rsid w:val="004E481E"/>
    <w:rsid w:val="004E503E"/>
    <w:rsid w:val="004E5DFE"/>
    <w:rsid w:val="004E7B74"/>
    <w:rsid w:val="004E7C44"/>
    <w:rsid w:val="004F0392"/>
    <w:rsid w:val="004F0A9C"/>
    <w:rsid w:val="004F0BA5"/>
    <w:rsid w:val="004F163D"/>
    <w:rsid w:val="004F1BD2"/>
    <w:rsid w:val="004F2863"/>
    <w:rsid w:val="004F371E"/>
    <w:rsid w:val="004F3765"/>
    <w:rsid w:val="004F3BE4"/>
    <w:rsid w:val="004F7881"/>
    <w:rsid w:val="004F7A82"/>
    <w:rsid w:val="00501DF7"/>
    <w:rsid w:val="00501FA7"/>
    <w:rsid w:val="0050290D"/>
    <w:rsid w:val="005039E2"/>
    <w:rsid w:val="00503DEC"/>
    <w:rsid w:val="00504131"/>
    <w:rsid w:val="005048DF"/>
    <w:rsid w:val="0050496A"/>
    <w:rsid w:val="005064B1"/>
    <w:rsid w:val="00507843"/>
    <w:rsid w:val="00511D4C"/>
    <w:rsid w:val="005125C9"/>
    <w:rsid w:val="005137A1"/>
    <w:rsid w:val="0051427F"/>
    <w:rsid w:val="00515753"/>
    <w:rsid w:val="005157BB"/>
    <w:rsid w:val="00515CD8"/>
    <w:rsid w:val="00515E53"/>
    <w:rsid w:val="0051610E"/>
    <w:rsid w:val="005221EF"/>
    <w:rsid w:val="005222D9"/>
    <w:rsid w:val="00523745"/>
    <w:rsid w:val="00523851"/>
    <w:rsid w:val="00523B10"/>
    <w:rsid w:val="00523F2E"/>
    <w:rsid w:val="005246AF"/>
    <w:rsid w:val="00526177"/>
    <w:rsid w:val="00526932"/>
    <w:rsid w:val="0052763C"/>
    <w:rsid w:val="0053023E"/>
    <w:rsid w:val="00530659"/>
    <w:rsid w:val="00530BF1"/>
    <w:rsid w:val="00532225"/>
    <w:rsid w:val="00532AF2"/>
    <w:rsid w:val="00532D3D"/>
    <w:rsid w:val="00532D55"/>
    <w:rsid w:val="0053351F"/>
    <w:rsid w:val="0053431F"/>
    <w:rsid w:val="00534702"/>
    <w:rsid w:val="005356F8"/>
    <w:rsid w:val="00536C0A"/>
    <w:rsid w:val="00537259"/>
    <w:rsid w:val="00537CBA"/>
    <w:rsid w:val="005404D5"/>
    <w:rsid w:val="005405A6"/>
    <w:rsid w:val="005406A1"/>
    <w:rsid w:val="005421EB"/>
    <w:rsid w:val="005437C7"/>
    <w:rsid w:val="005463FD"/>
    <w:rsid w:val="00551371"/>
    <w:rsid w:val="00551C25"/>
    <w:rsid w:val="00551D13"/>
    <w:rsid w:val="005575E9"/>
    <w:rsid w:val="005578AD"/>
    <w:rsid w:val="00557E4D"/>
    <w:rsid w:val="00560110"/>
    <w:rsid w:val="00560990"/>
    <w:rsid w:val="00560A55"/>
    <w:rsid w:val="005615AB"/>
    <w:rsid w:val="00561B04"/>
    <w:rsid w:val="005630BC"/>
    <w:rsid w:val="00563C0B"/>
    <w:rsid w:val="005642B7"/>
    <w:rsid w:val="00564A3A"/>
    <w:rsid w:val="00565D18"/>
    <w:rsid w:val="00566609"/>
    <w:rsid w:val="005666FD"/>
    <w:rsid w:val="00566DB3"/>
    <w:rsid w:val="005672C4"/>
    <w:rsid w:val="00567362"/>
    <w:rsid w:val="00567EE6"/>
    <w:rsid w:val="005707D5"/>
    <w:rsid w:val="00573067"/>
    <w:rsid w:val="0057455A"/>
    <w:rsid w:val="005745A4"/>
    <w:rsid w:val="00574EC2"/>
    <w:rsid w:val="0057597C"/>
    <w:rsid w:val="00577A29"/>
    <w:rsid w:val="00577E07"/>
    <w:rsid w:val="0058037F"/>
    <w:rsid w:val="005803E6"/>
    <w:rsid w:val="00581468"/>
    <w:rsid w:val="00582771"/>
    <w:rsid w:val="0058384F"/>
    <w:rsid w:val="00586F09"/>
    <w:rsid w:val="0058756C"/>
    <w:rsid w:val="00587583"/>
    <w:rsid w:val="0058792E"/>
    <w:rsid w:val="00591DDF"/>
    <w:rsid w:val="00591DF3"/>
    <w:rsid w:val="00593AE9"/>
    <w:rsid w:val="00594ACB"/>
    <w:rsid w:val="00595824"/>
    <w:rsid w:val="00595BB9"/>
    <w:rsid w:val="005960F9"/>
    <w:rsid w:val="00596918"/>
    <w:rsid w:val="0059793B"/>
    <w:rsid w:val="005A0C6E"/>
    <w:rsid w:val="005A250B"/>
    <w:rsid w:val="005A2AB7"/>
    <w:rsid w:val="005A31A0"/>
    <w:rsid w:val="005A343B"/>
    <w:rsid w:val="005A447B"/>
    <w:rsid w:val="005A5BF3"/>
    <w:rsid w:val="005A6C15"/>
    <w:rsid w:val="005A757B"/>
    <w:rsid w:val="005A7717"/>
    <w:rsid w:val="005B0A8C"/>
    <w:rsid w:val="005B0CBC"/>
    <w:rsid w:val="005B1FD7"/>
    <w:rsid w:val="005B22DC"/>
    <w:rsid w:val="005B2824"/>
    <w:rsid w:val="005B2B95"/>
    <w:rsid w:val="005B35AD"/>
    <w:rsid w:val="005B3E18"/>
    <w:rsid w:val="005B5170"/>
    <w:rsid w:val="005B595B"/>
    <w:rsid w:val="005B6187"/>
    <w:rsid w:val="005B74D6"/>
    <w:rsid w:val="005B7CF4"/>
    <w:rsid w:val="005C2BE9"/>
    <w:rsid w:val="005C3C9F"/>
    <w:rsid w:val="005C4552"/>
    <w:rsid w:val="005C5880"/>
    <w:rsid w:val="005C6111"/>
    <w:rsid w:val="005C7087"/>
    <w:rsid w:val="005C72E5"/>
    <w:rsid w:val="005C757C"/>
    <w:rsid w:val="005D0BC8"/>
    <w:rsid w:val="005D12C3"/>
    <w:rsid w:val="005D14DC"/>
    <w:rsid w:val="005D15AB"/>
    <w:rsid w:val="005D1FC3"/>
    <w:rsid w:val="005D36BB"/>
    <w:rsid w:val="005D37D3"/>
    <w:rsid w:val="005D3802"/>
    <w:rsid w:val="005D3889"/>
    <w:rsid w:val="005D741E"/>
    <w:rsid w:val="005D7B05"/>
    <w:rsid w:val="005E0B66"/>
    <w:rsid w:val="005E0DF5"/>
    <w:rsid w:val="005E1064"/>
    <w:rsid w:val="005E5654"/>
    <w:rsid w:val="005E7722"/>
    <w:rsid w:val="005F02B3"/>
    <w:rsid w:val="005F0E00"/>
    <w:rsid w:val="005F109D"/>
    <w:rsid w:val="005F1A0A"/>
    <w:rsid w:val="005F1ECA"/>
    <w:rsid w:val="005F37AA"/>
    <w:rsid w:val="005F3D50"/>
    <w:rsid w:val="005F5257"/>
    <w:rsid w:val="005F59B4"/>
    <w:rsid w:val="005F6239"/>
    <w:rsid w:val="0060002D"/>
    <w:rsid w:val="00601B2F"/>
    <w:rsid w:val="006022EA"/>
    <w:rsid w:val="00602347"/>
    <w:rsid w:val="0060342C"/>
    <w:rsid w:val="006038F2"/>
    <w:rsid w:val="0060468E"/>
    <w:rsid w:val="00607545"/>
    <w:rsid w:val="00613436"/>
    <w:rsid w:val="00613EBA"/>
    <w:rsid w:val="0061464F"/>
    <w:rsid w:val="0061613B"/>
    <w:rsid w:val="00617FF8"/>
    <w:rsid w:val="0062104B"/>
    <w:rsid w:val="00622DAA"/>
    <w:rsid w:val="006232F6"/>
    <w:rsid w:val="006260D1"/>
    <w:rsid w:val="00626564"/>
    <w:rsid w:val="00626B7D"/>
    <w:rsid w:val="006278DF"/>
    <w:rsid w:val="00627ABE"/>
    <w:rsid w:val="00630236"/>
    <w:rsid w:val="00631025"/>
    <w:rsid w:val="006325FB"/>
    <w:rsid w:val="00632CA2"/>
    <w:rsid w:val="00632F10"/>
    <w:rsid w:val="006339E8"/>
    <w:rsid w:val="00635FFD"/>
    <w:rsid w:val="0063638A"/>
    <w:rsid w:val="00636766"/>
    <w:rsid w:val="00636AFE"/>
    <w:rsid w:val="00637018"/>
    <w:rsid w:val="006370D8"/>
    <w:rsid w:val="00640074"/>
    <w:rsid w:val="00640F86"/>
    <w:rsid w:val="006410E3"/>
    <w:rsid w:val="006414B9"/>
    <w:rsid w:val="00641E18"/>
    <w:rsid w:val="006425B6"/>
    <w:rsid w:val="00642668"/>
    <w:rsid w:val="0064462C"/>
    <w:rsid w:val="0064654D"/>
    <w:rsid w:val="00646CAD"/>
    <w:rsid w:val="00647786"/>
    <w:rsid w:val="0065093D"/>
    <w:rsid w:val="006516FF"/>
    <w:rsid w:val="0065357F"/>
    <w:rsid w:val="00653E71"/>
    <w:rsid w:val="00654B9F"/>
    <w:rsid w:val="0065570D"/>
    <w:rsid w:val="006568BD"/>
    <w:rsid w:val="0065778C"/>
    <w:rsid w:val="00657955"/>
    <w:rsid w:val="00661187"/>
    <w:rsid w:val="006619CD"/>
    <w:rsid w:val="0066252B"/>
    <w:rsid w:val="0066402F"/>
    <w:rsid w:val="0066450E"/>
    <w:rsid w:val="00664974"/>
    <w:rsid w:val="0066550A"/>
    <w:rsid w:val="00666C30"/>
    <w:rsid w:val="006711B3"/>
    <w:rsid w:val="006723B4"/>
    <w:rsid w:val="00672815"/>
    <w:rsid w:val="00672861"/>
    <w:rsid w:val="00672BE5"/>
    <w:rsid w:val="00674883"/>
    <w:rsid w:val="00675122"/>
    <w:rsid w:val="00675C43"/>
    <w:rsid w:val="006765A7"/>
    <w:rsid w:val="00677594"/>
    <w:rsid w:val="00677B2C"/>
    <w:rsid w:val="006808BE"/>
    <w:rsid w:val="00681BE6"/>
    <w:rsid w:val="00681FEC"/>
    <w:rsid w:val="0068212D"/>
    <w:rsid w:val="0068226F"/>
    <w:rsid w:val="006822F2"/>
    <w:rsid w:val="00683FE1"/>
    <w:rsid w:val="00684079"/>
    <w:rsid w:val="00684C5A"/>
    <w:rsid w:val="0068508D"/>
    <w:rsid w:val="00685AB6"/>
    <w:rsid w:val="00687555"/>
    <w:rsid w:val="00690495"/>
    <w:rsid w:val="00691015"/>
    <w:rsid w:val="00691404"/>
    <w:rsid w:val="00692F83"/>
    <w:rsid w:val="00693659"/>
    <w:rsid w:val="006944DB"/>
    <w:rsid w:val="00694BF0"/>
    <w:rsid w:val="00695CB1"/>
    <w:rsid w:val="00697457"/>
    <w:rsid w:val="006976C7"/>
    <w:rsid w:val="006A0610"/>
    <w:rsid w:val="006A1B7F"/>
    <w:rsid w:val="006A20C0"/>
    <w:rsid w:val="006A215D"/>
    <w:rsid w:val="006A3694"/>
    <w:rsid w:val="006A3977"/>
    <w:rsid w:val="006A4CA0"/>
    <w:rsid w:val="006A5608"/>
    <w:rsid w:val="006A588D"/>
    <w:rsid w:val="006A780E"/>
    <w:rsid w:val="006B0165"/>
    <w:rsid w:val="006B0D1E"/>
    <w:rsid w:val="006B0D2C"/>
    <w:rsid w:val="006B101C"/>
    <w:rsid w:val="006B211B"/>
    <w:rsid w:val="006B3A70"/>
    <w:rsid w:val="006B40CF"/>
    <w:rsid w:val="006B4C62"/>
    <w:rsid w:val="006B52D9"/>
    <w:rsid w:val="006B5FEE"/>
    <w:rsid w:val="006B6060"/>
    <w:rsid w:val="006B640F"/>
    <w:rsid w:val="006B66E0"/>
    <w:rsid w:val="006B6F49"/>
    <w:rsid w:val="006B7728"/>
    <w:rsid w:val="006C016F"/>
    <w:rsid w:val="006C108B"/>
    <w:rsid w:val="006C3D6B"/>
    <w:rsid w:val="006C424A"/>
    <w:rsid w:val="006C44A8"/>
    <w:rsid w:val="006C4643"/>
    <w:rsid w:val="006C4DEA"/>
    <w:rsid w:val="006C4F6A"/>
    <w:rsid w:val="006C5618"/>
    <w:rsid w:val="006D1A19"/>
    <w:rsid w:val="006D3857"/>
    <w:rsid w:val="006D4241"/>
    <w:rsid w:val="006D6430"/>
    <w:rsid w:val="006D6C7A"/>
    <w:rsid w:val="006D72FB"/>
    <w:rsid w:val="006D73DA"/>
    <w:rsid w:val="006E1A44"/>
    <w:rsid w:val="006E239E"/>
    <w:rsid w:val="006E2488"/>
    <w:rsid w:val="006E2865"/>
    <w:rsid w:val="006E28DC"/>
    <w:rsid w:val="006E5625"/>
    <w:rsid w:val="006E567D"/>
    <w:rsid w:val="006E7A1B"/>
    <w:rsid w:val="006F0604"/>
    <w:rsid w:val="006F10D6"/>
    <w:rsid w:val="006F171B"/>
    <w:rsid w:val="006F2132"/>
    <w:rsid w:val="006F2670"/>
    <w:rsid w:val="006F4362"/>
    <w:rsid w:val="006F565E"/>
    <w:rsid w:val="007002C7"/>
    <w:rsid w:val="00701791"/>
    <w:rsid w:val="00701D7B"/>
    <w:rsid w:val="00701E23"/>
    <w:rsid w:val="00701F40"/>
    <w:rsid w:val="007035B2"/>
    <w:rsid w:val="007055C7"/>
    <w:rsid w:val="007057AE"/>
    <w:rsid w:val="00707067"/>
    <w:rsid w:val="0070719F"/>
    <w:rsid w:val="00712864"/>
    <w:rsid w:val="00713841"/>
    <w:rsid w:val="00713D72"/>
    <w:rsid w:val="0071429E"/>
    <w:rsid w:val="00715AF9"/>
    <w:rsid w:val="007169A6"/>
    <w:rsid w:val="00720688"/>
    <w:rsid w:val="0072263D"/>
    <w:rsid w:val="00722B93"/>
    <w:rsid w:val="00723373"/>
    <w:rsid w:val="0072346B"/>
    <w:rsid w:val="0072391D"/>
    <w:rsid w:val="00723DD1"/>
    <w:rsid w:val="007255AE"/>
    <w:rsid w:val="00725815"/>
    <w:rsid w:val="00725EB3"/>
    <w:rsid w:val="00726EAA"/>
    <w:rsid w:val="0073038C"/>
    <w:rsid w:val="00730C16"/>
    <w:rsid w:val="00730C30"/>
    <w:rsid w:val="00730E08"/>
    <w:rsid w:val="007327EF"/>
    <w:rsid w:val="00733CC2"/>
    <w:rsid w:val="00736850"/>
    <w:rsid w:val="00737457"/>
    <w:rsid w:val="00740AF8"/>
    <w:rsid w:val="00741C72"/>
    <w:rsid w:val="00742DA8"/>
    <w:rsid w:val="007453A4"/>
    <w:rsid w:val="00745866"/>
    <w:rsid w:val="00746078"/>
    <w:rsid w:val="00746964"/>
    <w:rsid w:val="00750022"/>
    <w:rsid w:val="0075052F"/>
    <w:rsid w:val="00750BA9"/>
    <w:rsid w:val="00750F84"/>
    <w:rsid w:val="007519D4"/>
    <w:rsid w:val="00751C9F"/>
    <w:rsid w:val="007525B0"/>
    <w:rsid w:val="0075274C"/>
    <w:rsid w:val="00752EE1"/>
    <w:rsid w:val="0075412F"/>
    <w:rsid w:val="00754818"/>
    <w:rsid w:val="00754823"/>
    <w:rsid w:val="007549E1"/>
    <w:rsid w:val="0075533E"/>
    <w:rsid w:val="007556A6"/>
    <w:rsid w:val="00755A86"/>
    <w:rsid w:val="00756101"/>
    <w:rsid w:val="007612B1"/>
    <w:rsid w:val="0076366F"/>
    <w:rsid w:val="007647DF"/>
    <w:rsid w:val="007659FD"/>
    <w:rsid w:val="007662CC"/>
    <w:rsid w:val="00767253"/>
    <w:rsid w:val="00767A10"/>
    <w:rsid w:val="00770005"/>
    <w:rsid w:val="00772175"/>
    <w:rsid w:val="007727AC"/>
    <w:rsid w:val="0077501B"/>
    <w:rsid w:val="007756CB"/>
    <w:rsid w:val="00776A99"/>
    <w:rsid w:val="00780B99"/>
    <w:rsid w:val="007823F9"/>
    <w:rsid w:val="007828B3"/>
    <w:rsid w:val="00782CEF"/>
    <w:rsid w:val="00783088"/>
    <w:rsid w:val="007835FE"/>
    <w:rsid w:val="00784E8F"/>
    <w:rsid w:val="0078652F"/>
    <w:rsid w:val="00787A52"/>
    <w:rsid w:val="0079085D"/>
    <w:rsid w:val="0079150F"/>
    <w:rsid w:val="00792F3F"/>
    <w:rsid w:val="00793AE8"/>
    <w:rsid w:val="0079500C"/>
    <w:rsid w:val="0079539A"/>
    <w:rsid w:val="007961E3"/>
    <w:rsid w:val="0079678A"/>
    <w:rsid w:val="00797FB2"/>
    <w:rsid w:val="007A061A"/>
    <w:rsid w:val="007A0C37"/>
    <w:rsid w:val="007A3DD0"/>
    <w:rsid w:val="007A4C85"/>
    <w:rsid w:val="007A55C7"/>
    <w:rsid w:val="007A78D4"/>
    <w:rsid w:val="007A7945"/>
    <w:rsid w:val="007B0D51"/>
    <w:rsid w:val="007B2F7C"/>
    <w:rsid w:val="007B4D76"/>
    <w:rsid w:val="007B54A9"/>
    <w:rsid w:val="007B5E0C"/>
    <w:rsid w:val="007B5EBE"/>
    <w:rsid w:val="007B7400"/>
    <w:rsid w:val="007B7C74"/>
    <w:rsid w:val="007C0A9C"/>
    <w:rsid w:val="007C0DC0"/>
    <w:rsid w:val="007C0E51"/>
    <w:rsid w:val="007C0ED4"/>
    <w:rsid w:val="007C192E"/>
    <w:rsid w:val="007C2252"/>
    <w:rsid w:val="007C358A"/>
    <w:rsid w:val="007C40D4"/>
    <w:rsid w:val="007C42E8"/>
    <w:rsid w:val="007C46A7"/>
    <w:rsid w:val="007C5038"/>
    <w:rsid w:val="007C5BD4"/>
    <w:rsid w:val="007C5CAC"/>
    <w:rsid w:val="007C6AA9"/>
    <w:rsid w:val="007C7C03"/>
    <w:rsid w:val="007D204D"/>
    <w:rsid w:val="007D2C79"/>
    <w:rsid w:val="007D319A"/>
    <w:rsid w:val="007D37E4"/>
    <w:rsid w:val="007D6FFD"/>
    <w:rsid w:val="007E0B3F"/>
    <w:rsid w:val="007E16D1"/>
    <w:rsid w:val="007E2040"/>
    <w:rsid w:val="007E2B69"/>
    <w:rsid w:val="007E304B"/>
    <w:rsid w:val="007E3250"/>
    <w:rsid w:val="007E3616"/>
    <w:rsid w:val="007E36AA"/>
    <w:rsid w:val="007E3CB4"/>
    <w:rsid w:val="007E4626"/>
    <w:rsid w:val="007E65E6"/>
    <w:rsid w:val="007E691E"/>
    <w:rsid w:val="007E6945"/>
    <w:rsid w:val="007E6C85"/>
    <w:rsid w:val="007E77B3"/>
    <w:rsid w:val="007E78AD"/>
    <w:rsid w:val="007F421D"/>
    <w:rsid w:val="007F7C20"/>
    <w:rsid w:val="008008F5"/>
    <w:rsid w:val="00800E1A"/>
    <w:rsid w:val="00801573"/>
    <w:rsid w:val="00802362"/>
    <w:rsid w:val="008027D6"/>
    <w:rsid w:val="00802C50"/>
    <w:rsid w:val="00803AD3"/>
    <w:rsid w:val="00804417"/>
    <w:rsid w:val="00804651"/>
    <w:rsid w:val="00806467"/>
    <w:rsid w:val="00806774"/>
    <w:rsid w:val="00810A53"/>
    <w:rsid w:val="00810D68"/>
    <w:rsid w:val="00810D91"/>
    <w:rsid w:val="00811CCF"/>
    <w:rsid w:val="00811EB2"/>
    <w:rsid w:val="0081201D"/>
    <w:rsid w:val="0081317F"/>
    <w:rsid w:val="008145B9"/>
    <w:rsid w:val="00814C00"/>
    <w:rsid w:val="00815977"/>
    <w:rsid w:val="00815D7F"/>
    <w:rsid w:val="008206CD"/>
    <w:rsid w:val="00820D22"/>
    <w:rsid w:val="008216C9"/>
    <w:rsid w:val="00824169"/>
    <w:rsid w:val="00824F9B"/>
    <w:rsid w:val="00825757"/>
    <w:rsid w:val="00826657"/>
    <w:rsid w:val="00827A96"/>
    <w:rsid w:val="00831453"/>
    <w:rsid w:val="00833000"/>
    <w:rsid w:val="008347B2"/>
    <w:rsid w:val="008350E6"/>
    <w:rsid w:val="0083590F"/>
    <w:rsid w:val="0083717B"/>
    <w:rsid w:val="00837507"/>
    <w:rsid w:val="00837C3D"/>
    <w:rsid w:val="00841664"/>
    <w:rsid w:val="00841BAF"/>
    <w:rsid w:val="008438B7"/>
    <w:rsid w:val="00843AC9"/>
    <w:rsid w:val="008443D4"/>
    <w:rsid w:val="008445E5"/>
    <w:rsid w:val="00844737"/>
    <w:rsid w:val="008452C9"/>
    <w:rsid w:val="00845AD1"/>
    <w:rsid w:val="00846554"/>
    <w:rsid w:val="00846C2F"/>
    <w:rsid w:val="00847EE0"/>
    <w:rsid w:val="00850637"/>
    <w:rsid w:val="00850F94"/>
    <w:rsid w:val="00851B4E"/>
    <w:rsid w:val="008526C6"/>
    <w:rsid w:val="008552E7"/>
    <w:rsid w:val="008558F6"/>
    <w:rsid w:val="00855C3D"/>
    <w:rsid w:val="00857569"/>
    <w:rsid w:val="008603AB"/>
    <w:rsid w:val="0086388E"/>
    <w:rsid w:val="0086531E"/>
    <w:rsid w:val="00865BE1"/>
    <w:rsid w:val="00865F1F"/>
    <w:rsid w:val="008661D4"/>
    <w:rsid w:val="0087180A"/>
    <w:rsid w:val="00871902"/>
    <w:rsid w:val="008730E5"/>
    <w:rsid w:val="0087421A"/>
    <w:rsid w:val="00874B2F"/>
    <w:rsid w:val="00875C4E"/>
    <w:rsid w:val="00877028"/>
    <w:rsid w:val="00877E8D"/>
    <w:rsid w:val="0088173A"/>
    <w:rsid w:val="00881BC2"/>
    <w:rsid w:val="0088265E"/>
    <w:rsid w:val="00884210"/>
    <w:rsid w:val="00884226"/>
    <w:rsid w:val="008845D2"/>
    <w:rsid w:val="008857CE"/>
    <w:rsid w:val="00886113"/>
    <w:rsid w:val="00887865"/>
    <w:rsid w:val="00890068"/>
    <w:rsid w:val="00891F9F"/>
    <w:rsid w:val="008928F8"/>
    <w:rsid w:val="00893253"/>
    <w:rsid w:val="00893565"/>
    <w:rsid w:val="00893A04"/>
    <w:rsid w:val="0089408F"/>
    <w:rsid w:val="00894159"/>
    <w:rsid w:val="00894ACD"/>
    <w:rsid w:val="008956A0"/>
    <w:rsid w:val="00895FA7"/>
    <w:rsid w:val="00896AC1"/>
    <w:rsid w:val="008A0AA4"/>
    <w:rsid w:val="008A2318"/>
    <w:rsid w:val="008A28D4"/>
    <w:rsid w:val="008A2C0C"/>
    <w:rsid w:val="008A432D"/>
    <w:rsid w:val="008A4B4C"/>
    <w:rsid w:val="008A5B3C"/>
    <w:rsid w:val="008A5DAD"/>
    <w:rsid w:val="008A5E67"/>
    <w:rsid w:val="008A697E"/>
    <w:rsid w:val="008A6C8D"/>
    <w:rsid w:val="008A766F"/>
    <w:rsid w:val="008B1B16"/>
    <w:rsid w:val="008B3366"/>
    <w:rsid w:val="008B3E85"/>
    <w:rsid w:val="008B409E"/>
    <w:rsid w:val="008B4D58"/>
    <w:rsid w:val="008B51D3"/>
    <w:rsid w:val="008B5AF6"/>
    <w:rsid w:val="008B5FB3"/>
    <w:rsid w:val="008B6908"/>
    <w:rsid w:val="008B75DD"/>
    <w:rsid w:val="008C0D43"/>
    <w:rsid w:val="008C0FDF"/>
    <w:rsid w:val="008C17B5"/>
    <w:rsid w:val="008C1EAB"/>
    <w:rsid w:val="008C33D0"/>
    <w:rsid w:val="008C3CC4"/>
    <w:rsid w:val="008C4B6C"/>
    <w:rsid w:val="008C6259"/>
    <w:rsid w:val="008C6834"/>
    <w:rsid w:val="008C70D0"/>
    <w:rsid w:val="008C7935"/>
    <w:rsid w:val="008D0C3F"/>
    <w:rsid w:val="008D0FC9"/>
    <w:rsid w:val="008D16AF"/>
    <w:rsid w:val="008D1785"/>
    <w:rsid w:val="008D367E"/>
    <w:rsid w:val="008D44F1"/>
    <w:rsid w:val="008D4B35"/>
    <w:rsid w:val="008D6841"/>
    <w:rsid w:val="008D6C62"/>
    <w:rsid w:val="008D6D04"/>
    <w:rsid w:val="008D71FD"/>
    <w:rsid w:val="008E0CFB"/>
    <w:rsid w:val="008E300F"/>
    <w:rsid w:val="008E3D67"/>
    <w:rsid w:val="008E42B8"/>
    <w:rsid w:val="008E5DAA"/>
    <w:rsid w:val="008E6D7D"/>
    <w:rsid w:val="008F03A1"/>
    <w:rsid w:val="008F25E9"/>
    <w:rsid w:val="008F26FF"/>
    <w:rsid w:val="008F4EB6"/>
    <w:rsid w:val="008F6C38"/>
    <w:rsid w:val="00900286"/>
    <w:rsid w:val="00900B56"/>
    <w:rsid w:val="009013C8"/>
    <w:rsid w:val="00901E58"/>
    <w:rsid w:val="00902441"/>
    <w:rsid w:val="00904C03"/>
    <w:rsid w:val="00904C17"/>
    <w:rsid w:val="0090592F"/>
    <w:rsid w:val="00906759"/>
    <w:rsid w:val="00906FC2"/>
    <w:rsid w:val="00907B5F"/>
    <w:rsid w:val="009108D5"/>
    <w:rsid w:val="00912803"/>
    <w:rsid w:val="00913FF8"/>
    <w:rsid w:val="009146A7"/>
    <w:rsid w:val="00914D99"/>
    <w:rsid w:val="00915D00"/>
    <w:rsid w:val="0091713E"/>
    <w:rsid w:val="00921592"/>
    <w:rsid w:val="009219C7"/>
    <w:rsid w:val="009220E8"/>
    <w:rsid w:val="009223B5"/>
    <w:rsid w:val="009241F8"/>
    <w:rsid w:val="00924CE0"/>
    <w:rsid w:val="00925353"/>
    <w:rsid w:val="0092647D"/>
    <w:rsid w:val="00927512"/>
    <w:rsid w:val="0092769F"/>
    <w:rsid w:val="00927CB5"/>
    <w:rsid w:val="00930040"/>
    <w:rsid w:val="009307F7"/>
    <w:rsid w:val="009317D1"/>
    <w:rsid w:val="00931A8A"/>
    <w:rsid w:val="00932376"/>
    <w:rsid w:val="00932EF4"/>
    <w:rsid w:val="0093346D"/>
    <w:rsid w:val="00934FA6"/>
    <w:rsid w:val="00936A83"/>
    <w:rsid w:val="00936B2F"/>
    <w:rsid w:val="00936DDE"/>
    <w:rsid w:val="0093717C"/>
    <w:rsid w:val="0093790B"/>
    <w:rsid w:val="0094091F"/>
    <w:rsid w:val="00941522"/>
    <w:rsid w:val="00941EE1"/>
    <w:rsid w:val="009421C7"/>
    <w:rsid w:val="0094283A"/>
    <w:rsid w:val="00942CD0"/>
    <w:rsid w:val="00943401"/>
    <w:rsid w:val="0094599C"/>
    <w:rsid w:val="00946071"/>
    <w:rsid w:val="0095065C"/>
    <w:rsid w:val="009523F4"/>
    <w:rsid w:val="00952BF0"/>
    <w:rsid w:val="00952CEC"/>
    <w:rsid w:val="009530BC"/>
    <w:rsid w:val="009536EB"/>
    <w:rsid w:val="00955FE5"/>
    <w:rsid w:val="00956FE9"/>
    <w:rsid w:val="009574B1"/>
    <w:rsid w:val="00957657"/>
    <w:rsid w:val="009604D2"/>
    <w:rsid w:val="00961D77"/>
    <w:rsid w:val="0096208C"/>
    <w:rsid w:val="00962669"/>
    <w:rsid w:val="00962F72"/>
    <w:rsid w:val="00962FC9"/>
    <w:rsid w:val="009661A5"/>
    <w:rsid w:val="00966D19"/>
    <w:rsid w:val="00967A41"/>
    <w:rsid w:val="00970C7C"/>
    <w:rsid w:val="0097121E"/>
    <w:rsid w:val="00972300"/>
    <w:rsid w:val="00973D3D"/>
    <w:rsid w:val="00974700"/>
    <w:rsid w:val="00975132"/>
    <w:rsid w:val="00977400"/>
    <w:rsid w:val="009811BF"/>
    <w:rsid w:val="00982092"/>
    <w:rsid w:val="0098278A"/>
    <w:rsid w:val="009852CC"/>
    <w:rsid w:val="00985B45"/>
    <w:rsid w:val="00985F4A"/>
    <w:rsid w:val="00986685"/>
    <w:rsid w:val="00986F0E"/>
    <w:rsid w:val="009871A9"/>
    <w:rsid w:val="00987C7D"/>
    <w:rsid w:val="00993D6E"/>
    <w:rsid w:val="00993DAD"/>
    <w:rsid w:val="0099423F"/>
    <w:rsid w:val="009942BA"/>
    <w:rsid w:val="00994378"/>
    <w:rsid w:val="009949B4"/>
    <w:rsid w:val="00994CCB"/>
    <w:rsid w:val="00994D3E"/>
    <w:rsid w:val="009953FD"/>
    <w:rsid w:val="00995619"/>
    <w:rsid w:val="009962CA"/>
    <w:rsid w:val="00997967"/>
    <w:rsid w:val="009A0E35"/>
    <w:rsid w:val="009A2210"/>
    <w:rsid w:val="009A25FE"/>
    <w:rsid w:val="009A3189"/>
    <w:rsid w:val="009A3DAC"/>
    <w:rsid w:val="009A3FB8"/>
    <w:rsid w:val="009A59DF"/>
    <w:rsid w:val="009A5F2F"/>
    <w:rsid w:val="009A6550"/>
    <w:rsid w:val="009A6ACF"/>
    <w:rsid w:val="009A6C58"/>
    <w:rsid w:val="009A6ECA"/>
    <w:rsid w:val="009A76C7"/>
    <w:rsid w:val="009B15FB"/>
    <w:rsid w:val="009B1E33"/>
    <w:rsid w:val="009B3F23"/>
    <w:rsid w:val="009B4145"/>
    <w:rsid w:val="009B4381"/>
    <w:rsid w:val="009B4573"/>
    <w:rsid w:val="009B56FC"/>
    <w:rsid w:val="009B67B2"/>
    <w:rsid w:val="009B769E"/>
    <w:rsid w:val="009C000D"/>
    <w:rsid w:val="009C00AA"/>
    <w:rsid w:val="009C1025"/>
    <w:rsid w:val="009C10F0"/>
    <w:rsid w:val="009C13D0"/>
    <w:rsid w:val="009C1BBD"/>
    <w:rsid w:val="009C1FBC"/>
    <w:rsid w:val="009C247A"/>
    <w:rsid w:val="009C273A"/>
    <w:rsid w:val="009C2D7B"/>
    <w:rsid w:val="009C2DD4"/>
    <w:rsid w:val="009C3676"/>
    <w:rsid w:val="009C36B4"/>
    <w:rsid w:val="009C49CA"/>
    <w:rsid w:val="009C4BB2"/>
    <w:rsid w:val="009C5C09"/>
    <w:rsid w:val="009C6440"/>
    <w:rsid w:val="009C726E"/>
    <w:rsid w:val="009C75B9"/>
    <w:rsid w:val="009C762C"/>
    <w:rsid w:val="009C7ABC"/>
    <w:rsid w:val="009C7DD1"/>
    <w:rsid w:val="009D0F2B"/>
    <w:rsid w:val="009D2F7E"/>
    <w:rsid w:val="009D330F"/>
    <w:rsid w:val="009D3C6B"/>
    <w:rsid w:val="009D4F84"/>
    <w:rsid w:val="009D628C"/>
    <w:rsid w:val="009D6D12"/>
    <w:rsid w:val="009D7D81"/>
    <w:rsid w:val="009E088B"/>
    <w:rsid w:val="009E1EFA"/>
    <w:rsid w:val="009E2B73"/>
    <w:rsid w:val="009E656F"/>
    <w:rsid w:val="009E6F42"/>
    <w:rsid w:val="009E723A"/>
    <w:rsid w:val="009E7780"/>
    <w:rsid w:val="009F01FB"/>
    <w:rsid w:val="009F0A31"/>
    <w:rsid w:val="009F1BB3"/>
    <w:rsid w:val="009F2557"/>
    <w:rsid w:val="009F4685"/>
    <w:rsid w:val="009F54D7"/>
    <w:rsid w:val="009F550B"/>
    <w:rsid w:val="009F576A"/>
    <w:rsid w:val="00A021F8"/>
    <w:rsid w:val="00A02420"/>
    <w:rsid w:val="00A03F5A"/>
    <w:rsid w:val="00A0561E"/>
    <w:rsid w:val="00A0582E"/>
    <w:rsid w:val="00A06185"/>
    <w:rsid w:val="00A068B0"/>
    <w:rsid w:val="00A079F4"/>
    <w:rsid w:val="00A10832"/>
    <w:rsid w:val="00A116AB"/>
    <w:rsid w:val="00A11A38"/>
    <w:rsid w:val="00A147C2"/>
    <w:rsid w:val="00A15583"/>
    <w:rsid w:val="00A166A2"/>
    <w:rsid w:val="00A2070D"/>
    <w:rsid w:val="00A217CA"/>
    <w:rsid w:val="00A21C2C"/>
    <w:rsid w:val="00A23143"/>
    <w:rsid w:val="00A23518"/>
    <w:rsid w:val="00A235F9"/>
    <w:rsid w:val="00A24658"/>
    <w:rsid w:val="00A2469E"/>
    <w:rsid w:val="00A249B3"/>
    <w:rsid w:val="00A27156"/>
    <w:rsid w:val="00A273AD"/>
    <w:rsid w:val="00A30467"/>
    <w:rsid w:val="00A315CB"/>
    <w:rsid w:val="00A324CF"/>
    <w:rsid w:val="00A3278A"/>
    <w:rsid w:val="00A3278B"/>
    <w:rsid w:val="00A33775"/>
    <w:rsid w:val="00A34D7E"/>
    <w:rsid w:val="00A35484"/>
    <w:rsid w:val="00A36A80"/>
    <w:rsid w:val="00A37A6E"/>
    <w:rsid w:val="00A37FBA"/>
    <w:rsid w:val="00A37FD3"/>
    <w:rsid w:val="00A403DB"/>
    <w:rsid w:val="00A414E4"/>
    <w:rsid w:val="00A4403B"/>
    <w:rsid w:val="00A4539E"/>
    <w:rsid w:val="00A453CC"/>
    <w:rsid w:val="00A46E66"/>
    <w:rsid w:val="00A47EE4"/>
    <w:rsid w:val="00A502B6"/>
    <w:rsid w:val="00A50D1F"/>
    <w:rsid w:val="00A51421"/>
    <w:rsid w:val="00A519FD"/>
    <w:rsid w:val="00A5253D"/>
    <w:rsid w:val="00A54ACC"/>
    <w:rsid w:val="00A54BFB"/>
    <w:rsid w:val="00A55FBB"/>
    <w:rsid w:val="00A57D91"/>
    <w:rsid w:val="00A609D3"/>
    <w:rsid w:val="00A62F4D"/>
    <w:rsid w:val="00A64A3B"/>
    <w:rsid w:val="00A64C7B"/>
    <w:rsid w:val="00A66610"/>
    <w:rsid w:val="00A67DF6"/>
    <w:rsid w:val="00A70462"/>
    <w:rsid w:val="00A718F4"/>
    <w:rsid w:val="00A72BE2"/>
    <w:rsid w:val="00A72D5C"/>
    <w:rsid w:val="00A73AD2"/>
    <w:rsid w:val="00A768E1"/>
    <w:rsid w:val="00A76C4E"/>
    <w:rsid w:val="00A76DB9"/>
    <w:rsid w:val="00A8184B"/>
    <w:rsid w:val="00A82627"/>
    <w:rsid w:val="00A8336C"/>
    <w:rsid w:val="00A834C1"/>
    <w:rsid w:val="00A8356C"/>
    <w:rsid w:val="00A841EB"/>
    <w:rsid w:val="00A85494"/>
    <w:rsid w:val="00A868FE"/>
    <w:rsid w:val="00A86FBA"/>
    <w:rsid w:val="00A87281"/>
    <w:rsid w:val="00A87438"/>
    <w:rsid w:val="00A87B9A"/>
    <w:rsid w:val="00A9091F"/>
    <w:rsid w:val="00A90C26"/>
    <w:rsid w:val="00A90FE4"/>
    <w:rsid w:val="00A925A6"/>
    <w:rsid w:val="00A93094"/>
    <w:rsid w:val="00A93D37"/>
    <w:rsid w:val="00A94C23"/>
    <w:rsid w:val="00A95016"/>
    <w:rsid w:val="00A967DB"/>
    <w:rsid w:val="00AA09AF"/>
    <w:rsid w:val="00AA11EC"/>
    <w:rsid w:val="00AA2846"/>
    <w:rsid w:val="00AA29DC"/>
    <w:rsid w:val="00AA2F7A"/>
    <w:rsid w:val="00AA312C"/>
    <w:rsid w:val="00AA49EB"/>
    <w:rsid w:val="00AA4F00"/>
    <w:rsid w:val="00AA5191"/>
    <w:rsid w:val="00AA6775"/>
    <w:rsid w:val="00AA6A5D"/>
    <w:rsid w:val="00AA781B"/>
    <w:rsid w:val="00AB002B"/>
    <w:rsid w:val="00AB12E3"/>
    <w:rsid w:val="00AB1CA4"/>
    <w:rsid w:val="00AB3D16"/>
    <w:rsid w:val="00AB628D"/>
    <w:rsid w:val="00AB6A72"/>
    <w:rsid w:val="00AB6E7C"/>
    <w:rsid w:val="00AB7A1F"/>
    <w:rsid w:val="00AC0EC4"/>
    <w:rsid w:val="00AC1026"/>
    <w:rsid w:val="00AC16C8"/>
    <w:rsid w:val="00AC5699"/>
    <w:rsid w:val="00AC5F4F"/>
    <w:rsid w:val="00AC652F"/>
    <w:rsid w:val="00AD0B1C"/>
    <w:rsid w:val="00AD0EAC"/>
    <w:rsid w:val="00AD14D4"/>
    <w:rsid w:val="00AD2878"/>
    <w:rsid w:val="00AD3A8B"/>
    <w:rsid w:val="00AD43B0"/>
    <w:rsid w:val="00AD4DBB"/>
    <w:rsid w:val="00AD7649"/>
    <w:rsid w:val="00AE2B34"/>
    <w:rsid w:val="00AE31D1"/>
    <w:rsid w:val="00AE38D2"/>
    <w:rsid w:val="00AE573A"/>
    <w:rsid w:val="00AE665F"/>
    <w:rsid w:val="00AE71C7"/>
    <w:rsid w:val="00AF2E3D"/>
    <w:rsid w:val="00AF3D6B"/>
    <w:rsid w:val="00AF54A6"/>
    <w:rsid w:val="00AF5928"/>
    <w:rsid w:val="00AF5FEB"/>
    <w:rsid w:val="00AF6BDD"/>
    <w:rsid w:val="00B001CB"/>
    <w:rsid w:val="00B00A2C"/>
    <w:rsid w:val="00B03BEE"/>
    <w:rsid w:val="00B0595E"/>
    <w:rsid w:val="00B076C2"/>
    <w:rsid w:val="00B07F89"/>
    <w:rsid w:val="00B106BC"/>
    <w:rsid w:val="00B10740"/>
    <w:rsid w:val="00B1087A"/>
    <w:rsid w:val="00B1203D"/>
    <w:rsid w:val="00B124EE"/>
    <w:rsid w:val="00B12F8D"/>
    <w:rsid w:val="00B157CD"/>
    <w:rsid w:val="00B16984"/>
    <w:rsid w:val="00B17226"/>
    <w:rsid w:val="00B17704"/>
    <w:rsid w:val="00B17A86"/>
    <w:rsid w:val="00B22F0A"/>
    <w:rsid w:val="00B22F5D"/>
    <w:rsid w:val="00B23182"/>
    <w:rsid w:val="00B234C0"/>
    <w:rsid w:val="00B25123"/>
    <w:rsid w:val="00B27F21"/>
    <w:rsid w:val="00B303A3"/>
    <w:rsid w:val="00B30BB7"/>
    <w:rsid w:val="00B3198F"/>
    <w:rsid w:val="00B31F77"/>
    <w:rsid w:val="00B32140"/>
    <w:rsid w:val="00B33D24"/>
    <w:rsid w:val="00B36F0A"/>
    <w:rsid w:val="00B371BA"/>
    <w:rsid w:val="00B37801"/>
    <w:rsid w:val="00B41868"/>
    <w:rsid w:val="00B42136"/>
    <w:rsid w:val="00B4398E"/>
    <w:rsid w:val="00B44884"/>
    <w:rsid w:val="00B44934"/>
    <w:rsid w:val="00B46DE7"/>
    <w:rsid w:val="00B502F2"/>
    <w:rsid w:val="00B50546"/>
    <w:rsid w:val="00B524D4"/>
    <w:rsid w:val="00B52AE0"/>
    <w:rsid w:val="00B52C54"/>
    <w:rsid w:val="00B52CD0"/>
    <w:rsid w:val="00B56234"/>
    <w:rsid w:val="00B56702"/>
    <w:rsid w:val="00B603B9"/>
    <w:rsid w:val="00B607AE"/>
    <w:rsid w:val="00B6218B"/>
    <w:rsid w:val="00B6234D"/>
    <w:rsid w:val="00B6251F"/>
    <w:rsid w:val="00B62570"/>
    <w:rsid w:val="00B62ADF"/>
    <w:rsid w:val="00B62FFB"/>
    <w:rsid w:val="00B63901"/>
    <w:rsid w:val="00B65A0E"/>
    <w:rsid w:val="00B66BA4"/>
    <w:rsid w:val="00B66D8E"/>
    <w:rsid w:val="00B67751"/>
    <w:rsid w:val="00B709AB"/>
    <w:rsid w:val="00B737BD"/>
    <w:rsid w:val="00B75D02"/>
    <w:rsid w:val="00B7675B"/>
    <w:rsid w:val="00B76CBE"/>
    <w:rsid w:val="00B77D70"/>
    <w:rsid w:val="00B80B83"/>
    <w:rsid w:val="00B81E44"/>
    <w:rsid w:val="00B81EFD"/>
    <w:rsid w:val="00B82566"/>
    <w:rsid w:val="00B83620"/>
    <w:rsid w:val="00B84DD4"/>
    <w:rsid w:val="00B85DB7"/>
    <w:rsid w:val="00B906FC"/>
    <w:rsid w:val="00B90AB1"/>
    <w:rsid w:val="00B90C3F"/>
    <w:rsid w:val="00B92B95"/>
    <w:rsid w:val="00B93451"/>
    <w:rsid w:val="00B962A3"/>
    <w:rsid w:val="00BA24A5"/>
    <w:rsid w:val="00BA704C"/>
    <w:rsid w:val="00BA75FD"/>
    <w:rsid w:val="00BA7B22"/>
    <w:rsid w:val="00BB2315"/>
    <w:rsid w:val="00BB2ADE"/>
    <w:rsid w:val="00BB2EFB"/>
    <w:rsid w:val="00BB2F2A"/>
    <w:rsid w:val="00BB4BAA"/>
    <w:rsid w:val="00BB50A9"/>
    <w:rsid w:val="00BB557D"/>
    <w:rsid w:val="00BB567B"/>
    <w:rsid w:val="00BB578F"/>
    <w:rsid w:val="00BB581D"/>
    <w:rsid w:val="00BB5DA4"/>
    <w:rsid w:val="00BB7191"/>
    <w:rsid w:val="00BC0F15"/>
    <w:rsid w:val="00BC1616"/>
    <w:rsid w:val="00BC1712"/>
    <w:rsid w:val="00BC226E"/>
    <w:rsid w:val="00BC2716"/>
    <w:rsid w:val="00BC35F3"/>
    <w:rsid w:val="00BC420B"/>
    <w:rsid w:val="00BC4B13"/>
    <w:rsid w:val="00BC5BCF"/>
    <w:rsid w:val="00BC6858"/>
    <w:rsid w:val="00BC707B"/>
    <w:rsid w:val="00BC71E3"/>
    <w:rsid w:val="00BC7A60"/>
    <w:rsid w:val="00BD017D"/>
    <w:rsid w:val="00BD03F6"/>
    <w:rsid w:val="00BD1A49"/>
    <w:rsid w:val="00BD30C3"/>
    <w:rsid w:val="00BD6E9A"/>
    <w:rsid w:val="00BD7433"/>
    <w:rsid w:val="00BD7CC5"/>
    <w:rsid w:val="00BE00E2"/>
    <w:rsid w:val="00BE0694"/>
    <w:rsid w:val="00BE1631"/>
    <w:rsid w:val="00BE3126"/>
    <w:rsid w:val="00BE4FC5"/>
    <w:rsid w:val="00BE63EF"/>
    <w:rsid w:val="00BE6AF3"/>
    <w:rsid w:val="00BF0778"/>
    <w:rsid w:val="00BF1202"/>
    <w:rsid w:val="00BF2717"/>
    <w:rsid w:val="00BF2949"/>
    <w:rsid w:val="00BF2AAF"/>
    <w:rsid w:val="00BF2B86"/>
    <w:rsid w:val="00BF32F8"/>
    <w:rsid w:val="00BF3ADF"/>
    <w:rsid w:val="00BF3BCC"/>
    <w:rsid w:val="00BF3DC9"/>
    <w:rsid w:val="00BF682D"/>
    <w:rsid w:val="00C002B8"/>
    <w:rsid w:val="00C00BEA"/>
    <w:rsid w:val="00C05035"/>
    <w:rsid w:val="00C05810"/>
    <w:rsid w:val="00C06538"/>
    <w:rsid w:val="00C1059C"/>
    <w:rsid w:val="00C10767"/>
    <w:rsid w:val="00C108BB"/>
    <w:rsid w:val="00C1148A"/>
    <w:rsid w:val="00C1355A"/>
    <w:rsid w:val="00C1371C"/>
    <w:rsid w:val="00C13754"/>
    <w:rsid w:val="00C13F81"/>
    <w:rsid w:val="00C14219"/>
    <w:rsid w:val="00C143DF"/>
    <w:rsid w:val="00C1552A"/>
    <w:rsid w:val="00C16460"/>
    <w:rsid w:val="00C169B3"/>
    <w:rsid w:val="00C1759D"/>
    <w:rsid w:val="00C17C7E"/>
    <w:rsid w:val="00C2008E"/>
    <w:rsid w:val="00C2339D"/>
    <w:rsid w:val="00C236B4"/>
    <w:rsid w:val="00C24BC0"/>
    <w:rsid w:val="00C251E9"/>
    <w:rsid w:val="00C25527"/>
    <w:rsid w:val="00C25583"/>
    <w:rsid w:val="00C25F41"/>
    <w:rsid w:val="00C2648C"/>
    <w:rsid w:val="00C2687D"/>
    <w:rsid w:val="00C26E3C"/>
    <w:rsid w:val="00C31072"/>
    <w:rsid w:val="00C3183E"/>
    <w:rsid w:val="00C328C8"/>
    <w:rsid w:val="00C32C0B"/>
    <w:rsid w:val="00C33A62"/>
    <w:rsid w:val="00C3458F"/>
    <w:rsid w:val="00C360AD"/>
    <w:rsid w:val="00C3633D"/>
    <w:rsid w:val="00C36376"/>
    <w:rsid w:val="00C372BC"/>
    <w:rsid w:val="00C3732E"/>
    <w:rsid w:val="00C42CAD"/>
    <w:rsid w:val="00C43CD7"/>
    <w:rsid w:val="00C448C4"/>
    <w:rsid w:val="00C4561D"/>
    <w:rsid w:val="00C45E26"/>
    <w:rsid w:val="00C5015E"/>
    <w:rsid w:val="00C508A3"/>
    <w:rsid w:val="00C523F4"/>
    <w:rsid w:val="00C52C6F"/>
    <w:rsid w:val="00C55949"/>
    <w:rsid w:val="00C57AF4"/>
    <w:rsid w:val="00C57F3C"/>
    <w:rsid w:val="00C602C4"/>
    <w:rsid w:val="00C621EC"/>
    <w:rsid w:val="00C62D7A"/>
    <w:rsid w:val="00C6322E"/>
    <w:rsid w:val="00C642A6"/>
    <w:rsid w:val="00C65A4B"/>
    <w:rsid w:val="00C65E6E"/>
    <w:rsid w:val="00C66426"/>
    <w:rsid w:val="00C667B1"/>
    <w:rsid w:val="00C66A0D"/>
    <w:rsid w:val="00C70461"/>
    <w:rsid w:val="00C70BBD"/>
    <w:rsid w:val="00C7105F"/>
    <w:rsid w:val="00C7145F"/>
    <w:rsid w:val="00C7335C"/>
    <w:rsid w:val="00C73DEB"/>
    <w:rsid w:val="00C74078"/>
    <w:rsid w:val="00C7579D"/>
    <w:rsid w:val="00C765C8"/>
    <w:rsid w:val="00C808A1"/>
    <w:rsid w:val="00C81D36"/>
    <w:rsid w:val="00C83459"/>
    <w:rsid w:val="00C8373F"/>
    <w:rsid w:val="00C86C3A"/>
    <w:rsid w:val="00C87E33"/>
    <w:rsid w:val="00C9106C"/>
    <w:rsid w:val="00C91343"/>
    <w:rsid w:val="00C96318"/>
    <w:rsid w:val="00C97E32"/>
    <w:rsid w:val="00CA0357"/>
    <w:rsid w:val="00CA161A"/>
    <w:rsid w:val="00CA1B50"/>
    <w:rsid w:val="00CA2383"/>
    <w:rsid w:val="00CA28C2"/>
    <w:rsid w:val="00CA50AC"/>
    <w:rsid w:val="00CA668C"/>
    <w:rsid w:val="00CA7441"/>
    <w:rsid w:val="00CA7504"/>
    <w:rsid w:val="00CA7FF6"/>
    <w:rsid w:val="00CB01AF"/>
    <w:rsid w:val="00CB086D"/>
    <w:rsid w:val="00CB0E87"/>
    <w:rsid w:val="00CB2D63"/>
    <w:rsid w:val="00CB332C"/>
    <w:rsid w:val="00CB38CE"/>
    <w:rsid w:val="00CB476C"/>
    <w:rsid w:val="00CB4F6F"/>
    <w:rsid w:val="00CB7AF9"/>
    <w:rsid w:val="00CB7FEE"/>
    <w:rsid w:val="00CC1C46"/>
    <w:rsid w:val="00CC1EC3"/>
    <w:rsid w:val="00CC21DA"/>
    <w:rsid w:val="00CC2BB9"/>
    <w:rsid w:val="00CC5B40"/>
    <w:rsid w:val="00CC61B4"/>
    <w:rsid w:val="00CC6568"/>
    <w:rsid w:val="00CC6D5B"/>
    <w:rsid w:val="00CC71AE"/>
    <w:rsid w:val="00CD052E"/>
    <w:rsid w:val="00CD05B0"/>
    <w:rsid w:val="00CD1023"/>
    <w:rsid w:val="00CD3430"/>
    <w:rsid w:val="00CD3BE6"/>
    <w:rsid w:val="00CD40A5"/>
    <w:rsid w:val="00CD7013"/>
    <w:rsid w:val="00CD7314"/>
    <w:rsid w:val="00CD785B"/>
    <w:rsid w:val="00CD788A"/>
    <w:rsid w:val="00CE0E5E"/>
    <w:rsid w:val="00CE119B"/>
    <w:rsid w:val="00CE3829"/>
    <w:rsid w:val="00CE4B26"/>
    <w:rsid w:val="00CE52FE"/>
    <w:rsid w:val="00CE5F4E"/>
    <w:rsid w:val="00CE6C87"/>
    <w:rsid w:val="00CE78E8"/>
    <w:rsid w:val="00CF02FF"/>
    <w:rsid w:val="00CF1989"/>
    <w:rsid w:val="00CF1E3C"/>
    <w:rsid w:val="00CF30EB"/>
    <w:rsid w:val="00CF4E64"/>
    <w:rsid w:val="00CF4FB5"/>
    <w:rsid w:val="00CF55BE"/>
    <w:rsid w:val="00CF5E3A"/>
    <w:rsid w:val="00CF6145"/>
    <w:rsid w:val="00CF6ABE"/>
    <w:rsid w:val="00D003AF"/>
    <w:rsid w:val="00D007C3"/>
    <w:rsid w:val="00D021D6"/>
    <w:rsid w:val="00D03205"/>
    <w:rsid w:val="00D03F44"/>
    <w:rsid w:val="00D04A06"/>
    <w:rsid w:val="00D0601C"/>
    <w:rsid w:val="00D06348"/>
    <w:rsid w:val="00D06763"/>
    <w:rsid w:val="00D06F9F"/>
    <w:rsid w:val="00D071E8"/>
    <w:rsid w:val="00D076A0"/>
    <w:rsid w:val="00D07861"/>
    <w:rsid w:val="00D07B7E"/>
    <w:rsid w:val="00D07ED4"/>
    <w:rsid w:val="00D104CE"/>
    <w:rsid w:val="00D10512"/>
    <w:rsid w:val="00D1072B"/>
    <w:rsid w:val="00D12312"/>
    <w:rsid w:val="00D12CDF"/>
    <w:rsid w:val="00D13867"/>
    <w:rsid w:val="00D14068"/>
    <w:rsid w:val="00D14C04"/>
    <w:rsid w:val="00D157C5"/>
    <w:rsid w:val="00D15FDF"/>
    <w:rsid w:val="00D171FC"/>
    <w:rsid w:val="00D20552"/>
    <w:rsid w:val="00D210B2"/>
    <w:rsid w:val="00D2143C"/>
    <w:rsid w:val="00D22AB1"/>
    <w:rsid w:val="00D23106"/>
    <w:rsid w:val="00D26208"/>
    <w:rsid w:val="00D26F69"/>
    <w:rsid w:val="00D27AFD"/>
    <w:rsid w:val="00D316F4"/>
    <w:rsid w:val="00D32161"/>
    <w:rsid w:val="00D32469"/>
    <w:rsid w:val="00D331EA"/>
    <w:rsid w:val="00D33EB2"/>
    <w:rsid w:val="00D355D6"/>
    <w:rsid w:val="00D36C12"/>
    <w:rsid w:val="00D4142F"/>
    <w:rsid w:val="00D414B4"/>
    <w:rsid w:val="00D4159B"/>
    <w:rsid w:val="00D4289F"/>
    <w:rsid w:val="00D42B92"/>
    <w:rsid w:val="00D43037"/>
    <w:rsid w:val="00D45970"/>
    <w:rsid w:val="00D462CB"/>
    <w:rsid w:val="00D46DCE"/>
    <w:rsid w:val="00D46E81"/>
    <w:rsid w:val="00D4727A"/>
    <w:rsid w:val="00D47E2F"/>
    <w:rsid w:val="00D5049E"/>
    <w:rsid w:val="00D51949"/>
    <w:rsid w:val="00D51D53"/>
    <w:rsid w:val="00D524C0"/>
    <w:rsid w:val="00D5331B"/>
    <w:rsid w:val="00D54E72"/>
    <w:rsid w:val="00D5549A"/>
    <w:rsid w:val="00D56AC0"/>
    <w:rsid w:val="00D56E96"/>
    <w:rsid w:val="00D57603"/>
    <w:rsid w:val="00D57FA0"/>
    <w:rsid w:val="00D57FF5"/>
    <w:rsid w:val="00D6274F"/>
    <w:rsid w:val="00D62918"/>
    <w:rsid w:val="00D639AC"/>
    <w:rsid w:val="00D64E9C"/>
    <w:rsid w:val="00D64F2F"/>
    <w:rsid w:val="00D705AD"/>
    <w:rsid w:val="00D71375"/>
    <w:rsid w:val="00D72F6F"/>
    <w:rsid w:val="00D73426"/>
    <w:rsid w:val="00D73856"/>
    <w:rsid w:val="00D74FDA"/>
    <w:rsid w:val="00D75F11"/>
    <w:rsid w:val="00D77514"/>
    <w:rsid w:val="00D77FAE"/>
    <w:rsid w:val="00D80029"/>
    <w:rsid w:val="00D804FD"/>
    <w:rsid w:val="00D84474"/>
    <w:rsid w:val="00D8508A"/>
    <w:rsid w:val="00D8698C"/>
    <w:rsid w:val="00D90BD0"/>
    <w:rsid w:val="00D90F5A"/>
    <w:rsid w:val="00D92257"/>
    <w:rsid w:val="00D92A75"/>
    <w:rsid w:val="00D936EF"/>
    <w:rsid w:val="00D940DC"/>
    <w:rsid w:val="00D95CA8"/>
    <w:rsid w:val="00D974FA"/>
    <w:rsid w:val="00DA0800"/>
    <w:rsid w:val="00DA21A9"/>
    <w:rsid w:val="00DA267B"/>
    <w:rsid w:val="00DA2AD5"/>
    <w:rsid w:val="00DA2C3B"/>
    <w:rsid w:val="00DA347F"/>
    <w:rsid w:val="00DA36C0"/>
    <w:rsid w:val="00DA46E9"/>
    <w:rsid w:val="00DA4BEC"/>
    <w:rsid w:val="00DA65B8"/>
    <w:rsid w:val="00DA75DE"/>
    <w:rsid w:val="00DA7FD4"/>
    <w:rsid w:val="00DB0D19"/>
    <w:rsid w:val="00DB2201"/>
    <w:rsid w:val="00DB23FA"/>
    <w:rsid w:val="00DB2561"/>
    <w:rsid w:val="00DB44AB"/>
    <w:rsid w:val="00DB492D"/>
    <w:rsid w:val="00DB52C6"/>
    <w:rsid w:val="00DC08A7"/>
    <w:rsid w:val="00DC10DB"/>
    <w:rsid w:val="00DC2C70"/>
    <w:rsid w:val="00DC3727"/>
    <w:rsid w:val="00DC5A61"/>
    <w:rsid w:val="00DC5DAF"/>
    <w:rsid w:val="00DC676F"/>
    <w:rsid w:val="00DC6FB5"/>
    <w:rsid w:val="00DC7051"/>
    <w:rsid w:val="00DC78A1"/>
    <w:rsid w:val="00DC7E2C"/>
    <w:rsid w:val="00DD1ADA"/>
    <w:rsid w:val="00DD1E0F"/>
    <w:rsid w:val="00DD3663"/>
    <w:rsid w:val="00DD4A57"/>
    <w:rsid w:val="00DD6F9E"/>
    <w:rsid w:val="00DE0400"/>
    <w:rsid w:val="00DE06AD"/>
    <w:rsid w:val="00DE13A7"/>
    <w:rsid w:val="00DE2B28"/>
    <w:rsid w:val="00DE2E2F"/>
    <w:rsid w:val="00DE4F44"/>
    <w:rsid w:val="00DE5586"/>
    <w:rsid w:val="00DF0400"/>
    <w:rsid w:val="00DF19B0"/>
    <w:rsid w:val="00DF2DC2"/>
    <w:rsid w:val="00DF3BFF"/>
    <w:rsid w:val="00DF42D1"/>
    <w:rsid w:val="00DF4311"/>
    <w:rsid w:val="00DF5882"/>
    <w:rsid w:val="00DF5B86"/>
    <w:rsid w:val="00DF7203"/>
    <w:rsid w:val="00E00B29"/>
    <w:rsid w:val="00E01141"/>
    <w:rsid w:val="00E01B0F"/>
    <w:rsid w:val="00E02DC0"/>
    <w:rsid w:val="00E0529E"/>
    <w:rsid w:val="00E06778"/>
    <w:rsid w:val="00E068FA"/>
    <w:rsid w:val="00E07192"/>
    <w:rsid w:val="00E07902"/>
    <w:rsid w:val="00E10CF1"/>
    <w:rsid w:val="00E119F0"/>
    <w:rsid w:val="00E12F34"/>
    <w:rsid w:val="00E138B3"/>
    <w:rsid w:val="00E148C4"/>
    <w:rsid w:val="00E14FB1"/>
    <w:rsid w:val="00E174DC"/>
    <w:rsid w:val="00E17767"/>
    <w:rsid w:val="00E179C1"/>
    <w:rsid w:val="00E206F0"/>
    <w:rsid w:val="00E20D0F"/>
    <w:rsid w:val="00E22AEF"/>
    <w:rsid w:val="00E242E3"/>
    <w:rsid w:val="00E24F86"/>
    <w:rsid w:val="00E254AB"/>
    <w:rsid w:val="00E255E0"/>
    <w:rsid w:val="00E256EB"/>
    <w:rsid w:val="00E25CA7"/>
    <w:rsid w:val="00E25E9D"/>
    <w:rsid w:val="00E25F3F"/>
    <w:rsid w:val="00E26763"/>
    <w:rsid w:val="00E27EA3"/>
    <w:rsid w:val="00E30054"/>
    <w:rsid w:val="00E3053E"/>
    <w:rsid w:val="00E30BC3"/>
    <w:rsid w:val="00E31068"/>
    <w:rsid w:val="00E315BF"/>
    <w:rsid w:val="00E32094"/>
    <w:rsid w:val="00E348F4"/>
    <w:rsid w:val="00E34D39"/>
    <w:rsid w:val="00E37BE3"/>
    <w:rsid w:val="00E444E4"/>
    <w:rsid w:val="00E45262"/>
    <w:rsid w:val="00E503F7"/>
    <w:rsid w:val="00E50B4C"/>
    <w:rsid w:val="00E52CF8"/>
    <w:rsid w:val="00E56BC7"/>
    <w:rsid w:val="00E57F37"/>
    <w:rsid w:val="00E60B64"/>
    <w:rsid w:val="00E632E3"/>
    <w:rsid w:val="00E64597"/>
    <w:rsid w:val="00E654DC"/>
    <w:rsid w:val="00E65B1A"/>
    <w:rsid w:val="00E65D1D"/>
    <w:rsid w:val="00E660B4"/>
    <w:rsid w:val="00E6799D"/>
    <w:rsid w:val="00E7242B"/>
    <w:rsid w:val="00E72A29"/>
    <w:rsid w:val="00E72DEE"/>
    <w:rsid w:val="00E74891"/>
    <w:rsid w:val="00E75495"/>
    <w:rsid w:val="00E76443"/>
    <w:rsid w:val="00E77534"/>
    <w:rsid w:val="00E804AC"/>
    <w:rsid w:val="00E805FA"/>
    <w:rsid w:val="00E8067C"/>
    <w:rsid w:val="00E80874"/>
    <w:rsid w:val="00E831BA"/>
    <w:rsid w:val="00E860A1"/>
    <w:rsid w:val="00E87254"/>
    <w:rsid w:val="00E87D76"/>
    <w:rsid w:val="00E908E6"/>
    <w:rsid w:val="00E91A2D"/>
    <w:rsid w:val="00E923B4"/>
    <w:rsid w:val="00E92CA5"/>
    <w:rsid w:val="00E93295"/>
    <w:rsid w:val="00E934F0"/>
    <w:rsid w:val="00E93775"/>
    <w:rsid w:val="00E94A1D"/>
    <w:rsid w:val="00E94CFB"/>
    <w:rsid w:val="00E962AE"/>
    <w:rsid w:val="00E969D0"/>
    <w:rsid w:val="00E96D57"/>
    <w:rsid w:val="00E9764B"/>
    <w:rsid w:val="00E97786"/>
    <w:rsid w:val="00EA0E4E"/>
    <w:rsid w:val="00EA1151"/>
    <w:rsid w:val="00EA1E69"/>
    <w:rsid w:val="00EA2BB6"/>
    <w:rsid w:val="00EA3ED2"/>
    <w:rsid w:val="00EA4122"/>
    <w:rsid w:val="00EA442C"/>
    <w:rsid w:val="00EA4A37"/>
    <w:rsid w:val="00EA4B01"/>
    <w:rsid w:val="00EA5025"/>
    <w:rsid w:val="00EB10CC"/>
    <w:rsid w:val="00EB1136"/>
    <w:rsid w:val="00EB1195"/>
    <w:rsid w:val="00EB1AD8"/>
    <w:rsid w:val="00EB420D"/>
    <w:rsid w:val="00EB420E"/>
    <w:rsid w:val="00EB5438"/>
    <w:rsid w:val="00EB5CCD"/>
    <w:rsid w:val="00EB74DC"/>
    <w:rsid w:val="00EB7A2F"/>
    <w:rsid w:val="00EC0473"/>
    <w:rsid w:val="00EC0C34"/>
    <w:rsid w:val="00EC11F9"/>
    <w:rsid w:val="00EC1256"/>
    <w:rsid w:val="00EC1C57"/>
    <w:rsid w:val="00EC31EC"/>
    <w:rsid w:val="00EC437E"/>
    <w:rsid w:val="00EC4B19"/>
    <w:rsid w:val="00EC4E69"/>
    <w:rsid w:val="00EC52EE"/>
    <w:rsid w:val="00EC54F8"/>
    <w:rsid w:val="00EC5ADC"/>
    <w:rsid w:val="00EC5C47"/>
    <w:rsid w:val="00EC63E9"/>
    <w:rsid w:val="00ED0467"/>
    <w:rsid w:val="00ED0736"/>
    <w:rsid w:val="00ED1279"/>
    <w:rsid w:val="00ED18E9"/>
    <w:rsid w:val="00ED5DDB"/>
    <w:rsid w:val="00ED703F"/>
    <w:rsid w:val="00EE03C0"/>
    <w:rsid w:val="00EE03EA"/>
    <w:rsid w:val="00EE0C16"/>
    <w:rsid w:val="00EE0DF6"/>
    <w:rsid w:val="00EE135E"/>
    <w:rsid w:val="00EE178C"/>
    <w:rsid w:val="00EE2257"/>
    <w:rsid w:val="00EE2540"/>
    <w:rsid w:val="00EE2996"/>
    <w:rsid w:val="00EE2BE0"/>
    <w:rsid w:val="00EE30BC"/>
    <w:rsid w:val="00EE4066"/>
    <w:rsid w:val="00EE5601"/>
    <w:rsid w:val="00EE58EB"/>
    <w:rsid w:val="00EE5971"/>
    <w:rsid w:val="00EE59E6"/>
    <w:rsid w:val="00EF0C1B"/>
    <w:rsid w:val="00EF0CCE"/>
    <w:rsid w:val="00EF1196"/>
    <w:rsid w:val="00EF2B40"/>
    <w:rsid w:val="00EF3167"/>
    <w:rsid w:val="00EF327A"/>
    <w:rsid w:val="00EF4A6A"/>
    <w:rsid w:val="00EF5CBC"/>
    <w:rsid w:val="00EF5F6A"/>
    <w:rsid w:val="00EF78FE"/>
    <w:rsid w:val="00F006E7"/>
    <w:rsid w:val="00F01A0B"/>
    <w:rsid w:val="00F036AA"/>
    <w:rsid w:val="00F03D28"/>
    <w:rsid w:val="00F03DCC"/>
    <w:rsid w:val="00F06478"/>
    <w:rsid w:val="00F064B6"/>
    <w:rsid w:val="00F06617"/>
    <w:rsid w:val="00F0681C"/>
    <w:rsid w:val="00F10D0C"/>
    <w:rsid w:val="00F13127"/>
    <w:rsid w:val="00F15086"/>
    <w:rsid w:val="00F15706"/>
    <w:rsid w:val="00F158D8"/>
    <w:rsid w:val="00F208E6"/>
    <w:rsid w:val="00F2178F"/>
    <w:rsid w:val="00F21E45"/>
    <w:rsid w:val="00F245B0"/>
    <w:rsid w:val="00F25D54"/>
    <w:rsid w:val="00F26FB5"/>
    <w:rsid w:val="00F2762D"/>
    <w:rsid w:val="00F278EB"/>
    <w:rsid w:val="00F300DA"/>
    <w:rsid w:val="00F316BB"/>
    <w:rsid w:val="00F3189E"/>
    <w:rsid w:val="00F329C2"/>
    <w:rsid w:val="00F34095"/>
    <w:rsid w:val="00F344AF"/>
    <w:rsid w:val="00F344B4"/>
    <w:rsid w:val="00F34C05"/>
    <w:rsid w:val="00F36D16"/>
    <w:rsid w:val="00F36E20"/>
    <w:rsid w:val="00F37113"/>
    <w:rsid w:val="00F4004F"/>
    <w:rsid w:val="00F408AB"/>
    <w:rsid w:val="00F4153E"/>
    <w:rsid w:val="00F42E7B"/>
    <w:rsid w:val="00F43885"/>
    <w:rsid w:val="00F43A39"/>
    <w:rsid w:val="00F44461"/>
    <w:rsid w:val="00F44B60"/>
    <w:rsid w:val="00F4537D"/>
    <w:rsid w:val="00F45F99"/>
    <w:rsid w:val="00F50A17"/>
    <w:rsid w:val="00F53002"/>
    <w:rsid w:val="00F5316B"/>
    <w:rsid w:val="00F533C0"/>
    <w:rsid w:val="00F537CF"/>
    <w:rsid w:val="00F567CD"/>
    <w:rsid w:val="00F578B1"/>
    <w:rsid w:val="00F60230"/>
    <w:rsid w:val="00F61F9F"/>
    <w:rsid w:val="00F61FE3"/>
    <w:rsid w:val="00F62AF4"/>
    <w:rsid w:val="00F633CF"/>
    <w:rsid w:val="00F648FD"/>
    <w:rsid w:val="00F65B44"/>
    <w:rsid w:val="00F67E15"/>
    <w:rsid w:val="00F714A3"/>
    <w:rsid w:val="00F71725"/>
    <w:rsid w:val="00F72CA4"/>
    <w:rsid w:val="00F73954"/>
    <w:rsid w:val="00F73C7A"/>
    <w:rsid w:val="00F75690"/>
    <w:rsid w:val="00F762EB"/>
    <w:rsid w:val="00F76468"/>
    <w:rsid w:val="00F76F22"/>
    <w:rsid w:val="00F770C9"/>
    <w:rsid w:val="00F77C31"/>
    <w:rsid w:val="00F80738"/>
    <w:rsid w:val="00F822A1"/>
    <w:rsid w:val="00F8242F"/>
    <w:rsid w:val="00F82F5B"/>
    <w:rsid w:val="00F830A5"/>
    <w:rsid w:val="00F8358C"/>
    <w:rsid w:val="00F83F5B"/>
    <w:rsid w:val="00F8499C"/>
    <w:rsid w:val="00F85545"/>
    <w:rsid w:val="00F8579E"/>
    <w:rsid w:val="00F857F5"/>
    <w:rsid w:val="00F85AA9"/>
    <w:rsid w:val="00F86B78"/>
    <w:rsid w:val="00F87E00"/>
    <w:rsid w:val="00F92929"/>
    <w:rsid w:val="00F92A4B"/>
    <w:rsid w:val="00F92F62"/>
    <w:rsid w:val="00F93939"/>
    <w:rsid w:val="00F93C60"/>
    <w:rsid w:val="00F943DD"/>
    <w:rsid w:val="00F94EBC"/>
    <w:rsid w:val="00F9626D"/>
    <w:rsid w:val="00F96466"/>
    <w:rsid w:val="00F97BA5"/>
    <w:rsid w:val="00FA0129"/>
    <w:rsid w:val="00FA0294"/>
    <w:rsid w:val="00FA03F2"/>
    <w:rsid w:val="00FA2D46"/>
    <w:rsid w:val="00FA3A4B"/>
    <w:rsid w:val="00FA4579"/>
    <w:rsid w:val="00FA4CA0"/>
    <w:rsid w:val="00FA4EB4"/>
    <w:rsid w:val="00FA4EFB"/>
    <w:rsid w:val="00FA508C"/>
    <w:rsid w:val="00FA52F6"/>
    <w:rsid w:val="00FA5C56"/>
    <w:rsid w:val="00FA614E"/>
    <w:rsid w:val="00FA6907"/>
    <w:rsid w:val="00FB0913"/>
    <w:rsid w:val="00FB16F9"/>
    <w:rsid w:val="00FB2017"/>
    <w:rsid w:val="00FB2D78"/>
    <w:rsid w:val="00FB3E65"/>
    <w:rsid w:val="00FB65C6"/>
    <w:rsid w:val="00FB7DF4"/>
    <w:rsid w:val="00FC036D"/>
    <w:rsid w:val="00FC0E02"/>
    <w:rsid w:val="00FC0E44"/>
    <w:rsid w:val="00FC127A"/>
    <w:rsid w:val="00FC173F"/>
    <w:rsid w:val="00FC1E38"/>
    <w:rsid w:val="00FC253A"/>
    <w:rsid w:val="00FC2A72"/>
    <w:rsid w:val="00FC31EB"/>
    <w:rsid w:val="00FC4E1B"/>
    <w:rsid w:val="00FC4EBA"/>
    <w:rsid w:val="00FC4F13"/>
    <w:rsid w:val="00FC575F"/>
    <w:rsid w:val="00FC7086"/>
    <w:rsid w:val="00FD0A4A"/>
    <w:rsid w:val="00FD1629"/>
    <w:rsid w:val="00FD171C"/>
    <w:rsid w:val="00FD2F9C"/>
    <w:rsid w:val="00FD3369"/>
    <w:rsid w:val="00FD3729"/>
    <w:rsid w:val="00FD513D"/>
    <w:rsid w:val="00FD6092"/>
    <w:rsid w:val="00FD70A9"/>
    <w:rsid w:val="00FD7B62"/>
    <w:rsid w:val="00FE11B0"/>
    <w:rsid w:val="00FE192A"/>
    <w:rsid w:val="00FE307F"/>
    <w:rsid w:val="00FE6E1B"/>
    <w:rsid w:val="00FE705C"/>
    <w:rsid w:val="00FE73B2"/>
    <w:rsid w:val="00FE7FC1"/>
    <w:rsid w:val="00FF055E"/>
    <w:rsid w:val="00FF0A87"/>
    <w:rsid w:val="00FF1999"/>
    <w:rsid w:val="00FF2EFB"/>
    <w:rsid w:val="00FF329D"/>
    <w:rsid w:val="00FF385A"/>
    <w:rsid w:val="00FF464C"/>
    <w:rsid w:val="00FF735B"/>
    <w:rsid w:val="00FF7741"/>
    <w:rsid w:val="00FF7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6DA2CE"/>
  <w15:docId w15:val="{38862BCA-650B-4068-85E9-BBB1C4160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187E"/>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9"/>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51B4E"/>
    <w:pPr>
      <w:pageBreakBefore w:val="0"/>
      <w:numPr>
        <w:ilvl w:val="1"/>
      </w:numPr>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2"/>
    <w:next w:val="Normal"/>
    <w:link w:val="Heading3Char"/>
    <w:qFormat/>
    <w:rsid w:val="006B4C62"/>
    <w:pPr>
      <w:numPr>
        <w:ilvl w:val="2"/>
      </w:numPr>
      <w:outlineLvl w:val="2"/>
    </w:pPr>
    <w:rPr>
      <w:bCs/>
      <w:sz w:val="24"/>
      <w:szCs w:val="26"/>
    </w:rPr>
  </w:style>
  <w:style w:type="paragraph" w:styleId="Heading4">
    <w:name w:val="heading 4"/>
    <w:aliases w:val="A:TIT_lv-4,F:TIT_nv-4,A:TIT_lv-41,F:TIT_nv-41,A:TIT_lv-42,F:TIT_nv-42"/>
    <w:basedOn w:val="Heading3"/>
    <w:next w:val="Normal"/>
    <w:link w:val="Heading4Char"/>
    <w:qFormat/>
    <w:rsid w:val="00D1072B"/>
    <w:pPr>
      <w:numPr>
        <w:ilvl w:val="3"/>
      </w:numPr>
      <w:tabs>
        <w:tab w:val="left" w:pos="1134"/>
      </w:tabs>
      <w:outlineLvl w:val="3"/>
    </w:pPr>
    <w:rPr>
      <w:b w:val="0"/>
      <w:bCs w:val="0"/>
      <w:szCs w:val="28"/>
    </w:rPr>
  </w:style>
  <w:style w:type="paragraph" w:styleId="Heading5">
    <w:name w:val="heading 5"/>
    <w:aliases w:val="Heading 5 Char1 Char,Heading 5 Char Char Char,Heading 5 Char Char1"/>
    <w:basedOn w:val="Heading4"/>
    <w:next w:val="Normal"/>
    <w:link w:val="Heading5Char"/>
    <w:qFormat/>
    <w:rsid w:val="00FD513D"/>
    <w:pPr>
      <w:numPr>
        <w:ilvl w:val="4"/>
      </w:numPr>
      <w:outlineLvl w:val="4"/>
    </w:pPr>
    <w:rPr>
      <w:sz w:val="22"/>
      <w:szCs w:val="26"/>
    </w:rPr>
  </w:style>
  <w:style w:type="paragraph" w:styleId="Heading6">
    <w:name w:val="heading 6"/>
    <w:basedOn w:val="Normal"/>
    <w:next w:val="Normal"/>
    <w:link w:val="Heading6Char"/>
    <w:qFormat/>
    <w:rsid w:val="001208E6"/>
    <w:pPr>
      <w:numPr>
        <w:ilvl w:val="5"/>
        <w:numId w:val="9"/>
      </w:numPr>
      <w:spacing w:before="240" w:after="60"/>
      <w:outlineLvl w:val="5"/>
    </w:pPr>
    <w:rPr>
      <w:bCs/>
      <w:sz w:val="22"/>
      <w:szCs w:val="22"/>
    </w:rPr>
  </w:style>
  <w:style w:type="paragraph" w:styleId="Heading7">
    <w:name w:val="heading 7"/>
    <w:basedOn w:val="Normal"/>
    <w:next w:val="Normal"/>
    <w:link w:val="Heading7Char"/>
    <w:qFormat/>
    <w:rsid w:val="004F2863"/>
    <w:pPr>
      <w:numPr>
        <w:ilvl w:val="6"/>
        <w:numId w:val="9"/>
      </w:numPr>
      <w:spacing w:before="240" w:after="60"/>
      <w:outlineLvl w:val="6"/>
    </w:pPr>
    <w:rPr>
      <w:sz w:val="24"/>
      <w:szCs w:val="24"/>
    </w:rPr>
  </w:style>
  <w:style w:type="paragraph" w:styleId="Heading8">
    <w:name w:val="heading 8"/>
    <w:basedOn w:val="Normal"/>
    <w:next w:val="Normal"/>
    <w:link w:val="Heading8Char"/>
    <w:qFormat/>
    <w:rsid w:val="004F2863"/>
    <w:pPr>
      <w:numPr>
        <w:ilvl w:val="7"/>
        <w:numId w:val="9"/>
      </w:numPr>
      <w:spacing w:before="240" w:after="60"/>
      <w:outlineLvl w:val="7"/>
    </w:pPr>
    <w:rPr>
      <w:iCs/>
      <w:sz w:val="24"/>
      <w:szCs w:val="24"/>
    </w:rPr>
  </w:style>
  <w:style w:type="paragraph" w:styleId="Heading9">
    <w:name w:val="heading 9"/>
    <w:basedOn w:val="Normal"/>
    <w:next w:val="Normal"/>
    <w:link w:val="Heading9Char"/>
    <w:qFormat/>
    <w:rsid w:val="00851B4E"/>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Kopfzeile Char1,Kopfzeile Char Cha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7E6945"/>
    <w:pPr>
      <w:ind w:left="200"/>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
    <w:name w:val="Caption Char"/>
    <w:aliases w:val="Figure Text Char,fig:# Char,tab:# Char,equ:# Char,Beschriftung_mk Char1"/>
    <w:link w:val="Caption"/>
    <w:rsid w:val="009A0E35"/>
    <w:rPr>
      <w:rFonts w:ascii="Arial" w:hAnsi="Arial"/>
      <w:b/>
      <w:lang w:val="en-US" w:eastAsia="en-US" w:bidi="ar-SA"/>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C1059C"/>
    <w:rPr>
      <w:rFonts w:ascii="Arial" w:hAnsi="Arial"/>
      <w:lang w:val="en-GB" w:eastAsia="en-US" w:bidi="ar-SA"/>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customStyle="1" w:styleId="scriptHeading5">
    <w:name w:val="script Heading 5"/>
    <w:basedOn w:val="Heading5"/>
    <w:rsid w:val="006B0D2C"/>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6B0D2C"/>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paragraph" w:customStyle="1" w:styleId="scriptHeading2">
    <w:name w:val="script Heading 2"/>
    <w:basedOn w:val="Heading2"/>
    <w:rsid w:val="00AA09AF"/>
    <w:pPr>
      <w:tabs>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character" w:styleId="CommentReference">
    <w:name w:val="annotation reference"/>
    <w:rsid w:val="004E7B74"/>
    <w:rPr>
      <w:color w:val="FF00FF"/>
      <w:sz w:val="16"/>
    </w:rPr>
  </w:style>
  <w:style w:type="paragraph" w:styleId="CommentText">
    <w:name w:val="annotation text"/>
    <w:basedOn w:val="Normal"/>
    <w:link w:val="CommentTextChar"/>
    <w:rsid w:val="004E7B74"/>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ascii="Times New Roman" w:hAnsi="Times New Roman"/>
    </w:rPr>
  </w:style>
  <w:style w:type="paragraph" w:styleId="TOC6">
    <w:name w:val="toc 6"/>
    <w:basedOn w:val="Normal"/>
    <w:next w:val="Normal"/>
    <w:autoRedefine/>
    <w:uiPriority w:val="39"/>
    <w:rsid w:val="008A766F"/>
    <w:pPr>
      <w:overflowPunct/>
      <w:autoSpaceDE/>
      <w:autoSpaceDN/>
      <w:adjustRightInd/>
      <w:ind w:left="1200"/>
      <w:textAlignment w:val="auto"/>
    </w:pPr>
    <w:rPr>
      <w:rFonts w:ascii="Times New Roman" w:eastAsia="MS Mincho" w:hAnsi="Times New Roman"/>
      <w:sz w:val="24"/>
      <w:szCs w:val="24"/>
      <w:lang w:eastAsia="ja-JP"/>
    </w:rPr>
  </w:style>
  <w:style w:type="paragraph" w:styleId="TOC7">
    <w:name w:val="toc 7"/>
    <w:basedOn w:val="Normal"/>
    <w:next w:val="Normal"/>
    <w:autoRedefine/>
    <w:uiPriority w:val="39"/>
    <w:rsid w:val="008A766F"/>
    <w:pPr>
      <w:overflowPunct/>
      <w:autoSpaceDE/>
      <w:autoSpaceDN/>
      <w:adjustRightInd/>
      <w:ind w:left="1440"/>
      <w:textAlignment w:val="auto"/>
    </w:pPr>
    <w:rPr>
      <w:rFonts w:ascii="Times New Roman" w:eastAsia="MS Mincho" w:hAnsi="Times New Roman"/>
      <w:sz w:val="24"/>
      <w:szCs w:val="24"/>
      <w:lang w:eastAsia="ja-JP"/>
    </w:rPr>
  </w:style>
  <w:style w:type="paragraph" w:styleId="TOC8">
    <w:name w:val="toc 8"/>
    <w:basedOn w:val="Normal"/>
    <w:next w:val="Normal"/>
    <w:autoRedefine/>
    <w:uiPriority w:val="39"/>
    <w:rsid w:val="008A766F"/>
    <w:pPr>
      <w:overflowPunct/>
      <w:autoSpaceDE/>
      <w:autoSpaceDN/>
      <w:adjustRightInd/>
      <w:ind w:left="1680"/>
      <w:textAlignment w:val="auto"/>
    </w:pPr>
    <w:rPr>
      <w:rFonts w:ascii="Times New Roman" w:eastAsia="MS Mincho" w:hAnsi="Times New Roman"/>
      <w:sz w:val="24"/>
      <w:szCs w:val="24"/>
      <w:lang w:eastAsia="ja-JP"/>
    </w:rPr>
  </w:style>
  <w:style w:type="paragraph" w:styleId="TOC9">
    <w:name w:val="toc 9"/>
    <w:basedOn w:val="Normal"/>
    <w:next w:val="Normal"/>
    <w:autoRedefine/>
    <w:uiPriority w:val="39"/>
    <w:rsid w:val="008A766F"/>
    <w:pPr>
      <w:overflowPunct/>
      <w:autoSpaceDE/>
      <w:autoSpaceDN/>
      <w:adjustRightInd/>
      <w:ind w:left="1920"/>
      <w:textAlignment w:val="auto"/>
    </w:pPr>
    <w:rPr>
      <w:rFonts w:ascii="Times New Roman" w:eastAsia="MS Mincho" w:hAnsi="Times New Roman"/>
      <w:sz w:val="24"/>
      <w:szCs w:val="24"/>
      <w:lang w:eastAsia="ja-JP"/>
    </w:rPr>
  </w:style>
  <w:style w:type="paragraph" w:styleId="BodyText3">
    <w:name w:val="Body Text 3"/>
    <w:basedOn w:val="Normal"/>
    <w:rsid w:val="002636EC"/>
    <w:pPr>
      <w:spacing w:after="120"/>
    </w:pPr>
    <w:rPr>
      <w:sz w:val="16"/>
      <w:szCs w:val="16"/>
    </w:rPr>
  </w:style>
  <w:style w:type="paragraph" w:styleId="FootnoteText">
    <w:name w:val="footnote text"/>
    <w:basedOn w:val="Normal"/>
    <w:link w:val="FootnoteTextChar"/>
    <w:rsid w:val="002636EC"/>
  </w:style>
  <w:style w:type="character" w:styleId="FootnoteReference">
    <w:name w:val="footnote reference"/>
    <w:rsid w:val="002636EC"/>
    <w:rPr>
      <w:vertAlign w:val="superscript"/>
    </w:rPr>
  </w:style>
  <w:style w:type="paragraph" w:customStyle="1" w:styleId="ESReqNew001FSv2">
    <w:name w:val="ESReqNew001_FS_v2"/>
    <w:basedOn w:val="Normal"/>
    <w:next w:val="Normal"/>
    <w:rsid w:val="00FF0A87"/>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styleId="CommentSubject">
    <w:name w:val="annotation subject"/>
    <w:basedOn w:val="CommentText"/>
    <w:next w:val="CommentText"/>
    <w:link w:val="CommentSubjectChar"/>
    <w:rsid w:val="002D34BE"/>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rFonts w:ascii="Arial" w:hAnsi="Arial"/>
      <w:b/>
      <w:bCs/>
    </w:rPr>
  </w:style>
  <w:style w:type="paragraph" w:customStyle="1" w:styleId="ReferenceList">
    <w:name w:val="Reference List"/>
    <w:basedOn w:val="Normal"/>
    <w:next w:val="Normal"/>
    <w:rsid w:val="00641E18"/>
    <w:pPr>
      <w:keepNext/>
      <w:numPr>
        <w:numId w:val="1"/>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character" w:styleId="Strong">
    <w:name w:val="Strong"/>
    <w:qFormat/>
    <w:rsid w:val="008F6C38"/>
    <w:rPr>
      <w:b/>
      <w:bCs/>
      <w:vanish w:val="0"/>
      <w:webHidden w:val="0"/>
      <w:specVanish w:val="0"/>
    </w:rPr>
  </w:style>
  <w:style w:type="character" w:styleId="FollowedHyperlink">
    <w:name w:val="FollowedHyperlink"/>
    <w:uiPriority w:val="99"/>
    <w:rsid w:val="008F6C38"/>
    <w:rPr>
      <w:color w:val="606420"/>
      <w:u w:val="single"/>
    </w:rPr>
  </w:style>
  <w:style w:type="paragraph" w:styleId="BodyText2">
    <w:name w:val="Body Text 2"/>
    <w:basedOn w:val="Normal"/>
    <w:link w:val="BodyText2Char"/>
    <w:rsid w:val="00437DFF"/>
    <w:pPr>
      <w:spacing w:after="120" w:line="480" w:lineRule="auto"/>
    </w:pPr>
  </w:style>
  <w:style w:type="character" w:customStyle="1" w:styleId="BodyText2Char">
    <w:name w:val="Body Text 2 Char"/>
    <w:link w:val="BodyText2"/>
    <w:rsid w:val="00437DFF"/>
    <w:rPr>
      <w:rFonts w:ascii="Arial" w:hAnsi="Arial"/>
      <w:lang w:val="en-US" w:eastAsia="en-US"/>
    </w:rPr>
  </w:style>
  <w:style w:type="paragraph" w:styleId="Salutation">
    <w:name w:val="Salutation"/>
    <w:basedOn w:val="Normal"/>
    <w:next w:val="Normal"/>
    <w:link w:val="SalutationChar"/>
    <w:rsid w:val="00437DFF"/>
  </w:style>
  <w:style w:type="character" w:customStyle="1" w:styleId="SalutationChar">
    <w:name w:val="Salutation Char"/>
    <w:link w:val="Salutation"/>
    <w:rsid w:val="00437DFF"/>
    <w:rPr>
      <w:rFonts w:ascii="Arial" w:hAnsi="Arial"/>
      <w:lang w:val="en-US" w:eastAsia="en-US"/>
    </w:rPr>
  </w:style>
  <w:style w:type="paragraph" w:customStyle="1" w:styleId="ESReqNew002FSv2">
    <w:name w:val="ESReqNew002_FS_v2"/>
    <w:basedOn w:val="Normal"/>
    <w:next w:val="Normal"/>
    <w:rsid w:val="00437DFF"/>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ESReqChg002FSv2">
    <w:name w:val="ESReqChg002_FS_v2"/>
    <w:basedOn w:val="Normal"/>
    <w:next w:val="Normal"/>
    <w:rsid w:val="00437DFF"/>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437DFF"/>
    <w:pPr>
      <w:widowControl w:val="0"/>
      <w:overflowPunct/>
      <w:textAlignment w:val="auto"/>
    </w:pPr>
    <w:rPr>
      <w:rFonts w:ascii="Times New Roman" w:hAnsi="Times New Roman"/>
    </w:rPr>
  </w:style>
  <w:style w:type="paragraph" w:customStyle="1" w:styleId="headingnonum">
    <w:name w:val="heading no num"/>
    <w:basedOn w:val="Normal"/>
    <w:next w:val="Normal"/>
    <w:rsid w:val="00437DFF"/>
    <w:pPr>
      <w:keepNext/>
      <w:widowControl w:val="0"/>
      <w:overflowPunct/>
      <w:spacing w:before="120" w:after="60"/>
      <w:textAlignment w:val="auto"/>
    </w:pPr>
    <w:rPr>
      <w:rFonts w:cs="Arial"/>
      <w:b/>
      <w:bCs/>
      <w:sz w:val="24"/>
      <w:szCs w:val="24"/>
    </w:rPr>
  </w:style>
  <w:style w:type="paragraph" w:customStyle="1" w:styleId="FormatvorlageNOTELinks125cm">
    <w:name w:val="Formatvorlage NOTE + Links:  125 cm"/>
    <w:basedOn w:val="Normal"/>
    <w:rsid w:val="000A10E1"/>
    <w:pPr>
      <w:numPr>
        <w:ilvl w:val="1"/>
        <w:numId w:val="2"/>
      </w:numPr>
      <w:overflowPunct/>
      <w:autoSpaceDE/>
      <w:autoSpaceDN/>
      <w:adjustRightInd/>
      <w:jc w:val="both"/>
      <w:textAlignment w:val="auto"/>
    </w:pPr>
    <w:rPr>
      <w:szCs w:val="24"/>
      <w:lang w:val="en-GB"/>
    </w:rPr>
  </w:style>
  <w:style w:type="paragraph" w:customStyle="1" w:styleId="UnordList">
    <w:name w:val="Unord List"/>
    <w:basedOn w:val="Normal"/>
    <w:rsid w:val="000A4A47"/>
    <w:pPr>
      <w:numPr>
        <w:numId w:val="3"/>
      </w:numPr>
      <w:spacing w:before="120"/>
    </w:pPr>
    <w:rPr>
      <w:rFonts w:ascii="Times New Roman" w:hAnsi="Times New Roman"/>
    </w:rPr>
  </w:style>
  <w:style w:type="character" w:customStyle="1" w:styleId="HeaderChar">
    <w:name w:val="Header Char"/>
    <w:aliases w:val="Kopfzeile Char1 Char,Kopfzeile Char Char Char"/>
    <w:link w:val="Header"/>
    <w:rsid w:val="000A4A47"/>
    <w:rPr>
      <w:rFonts w:ascii="Arial" w:hAnsi="Arial"/>
    </w:rPr>
  </w:style>
  <w:style w:type="character" w:customStyle="1" w:styleId="CaptionChar1">
    <w:name w:val="Caption Char1"/>
    <w:aliases w:val="Figure Text Char1,fig:# Char2,tab:# Char2,equ:# Char2,fig:# Char1,tab:# Char1,equ:# Char1,Caption Char2,Beschriftung_mk Char"/>
    <w:uiPriority w:val="35"/>
    <w:rsid w:val="004845C4"/>
    <w:rPr>
      <w:rFonts w:ascii="Arial" w:hAnsi="Arial"/>
      <w:b/>
      <w:lang w:val="en-US" w:eastAsia="en-US" w:bidi="ar-SA"/>
    </w:rPr>
  </w:style>
  <w:style w:type="paragraph" w:customStyle="1" w:styleId="BaseText">
    <w:name w:val="BaseText"/>
    <w:basedOn w:val="Normal"/>
    <w:rsid w:val="00FB2D78"/>
    <w:pPr>
      <w:spacing w:before="120"/>
    </w:pPr>
    <w:rPr>
      <w:rFonts w:ascii="Century Schoolbook" w:hAnsi="Century Schoolbook"/>
      <w:sz w:val="22"/>
    </w:rPr>
  </w:style>
  <w:style w:type="paragraph" w:styleId="ListParagraph">
    <w:name w:val="List Paragraph"/>
    <w:basedOn w:val="Normal"/>
    <w:link w:val="ListParagraphChar"/>
    <w:uiPriority w:val="34"/>
    <w:qFormat/>
    <w:rsid w:val="00F15706"/>
    <w:pPr>
      <w:ind w:left="720"/>
    </w:pPr>
  </w:style>
  <w:style w:type="paragraph" w:styleId="BlockText">
    <w:name w:val="Block Text"/>
    <w:basedOn w:val="Normal"/>
    <w:qFormat/>
    <w:rsid w:val="00294532"/>
    <w:pPr>
      <w:tabs>
        <w:tab w:val="left" w:pos="9630"/>
      </w:tabs>
      <w:overflowPunct/>
      <w:autoSpaceDE/>
      <w:autoSpaceDN/>
      <w:adjustRightInd/>
      <w:spacing w:after="120"/>
      <w:textAlignment w:val="auto"/>
    </w:pPr>
    <w:rPr>
      <w:rFonts w:ascii="Arial (W1)" w:hAnsi="Arial (W1)"/>
      <w:szCs w:val="24"/>
    </w:rPr>
  </w:style>
  <w:style w:type="table" w:styleId="TableList4">
    <w:name w:val="Table List 4"/>
    <w:basedOn w:val="TableNormal"/>
    <w:unhideWhenUsed/>
    <w:rsid w:val="00294532"/>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FlietextAnwendugsdoku">
    <w:name w:val="Fließtext__Anwendugsdoku"/>
    <w:basedOn w:val="Normal"/>
    <w:link w:val="FlietextAnwendugsdokuZchn"/>
    <w:qFormat/>
    <w:rsid w:val="00294532"/>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294532"/>
    <w:rPr>
      <w:rFonts w:ascii="Humnst777 Lt BT" w:hAnsi="Humnst777 Lt BT"/>
      <w:sz w:val="22"/>
      <w:lang w:eastAsia="de-DE"/>
    </w:rPr>
  </w:style>
  <w:style w:type="paragraph" w:styleId="TableofFigures">
    <w:name w:val="table of figures"/>
    <w:basedOn w:val="Normal"/>
    <w:next w:val="Normal"/>
    <w:uiPriority w:val="99"/>
    <w:rsid w:val="00594ACB"/>
    <w:pPr>
      <w:ind w:left="400" w:hanging="400"/>
    </w:pPr>
  </w:style>
  <w:style w:type="character" w:customStyle="1" w:styleId="Heading5Char">
    <w:name w:val="Heading 5 Char"/>
    <w:aliases w:val="Heading 5 Char1 Char Char,Heading 5 Char Char Char Char,Heading 5 Char Char1 Char"/>
    <w:basedOn w:val="DefaultParagraphFont"/>
    <w:link w:val="Heading5"/>
    <w:rsid w:val="00FD513D"/>
    <w:rPr>
      <w:rFonts w:ascii="Arial" w:hAnsi="Arial" w:cs="Arial"/>
      <w:iCs/>
      <w:kern w:val="32"/>
      <w:sz w:val="22"/>
      <w:szCs w:val="26"/>
    </w:rPr>
  </w:style>
  <w:style w:type="character" w:customStyle="1" w:styleId="Heading1Char">
    <w:name w:val="Heading 1 Char"/>
    <w:aliases w:val="A:TIT_lv-1 Char,F:TIT_nv-1 Char,A:TIT_lv-11 Char,F:TIT_nv-11 Char,A:TIT_lv-12 Char,F:TIT_nv-12 Char,Requirement 1 Char,Chapter Char"/>
    <w:link w:val="Heading1"/>
    <w:rsid w:val="00D13867"/>
    <w:rPr>
      <w:rFonts w:ascii="Arial" w:hAnsi="Arial" w:cs="Arial"/>
      <w:b/>
      <w:bCs/>
      <w:caps/>
      <w:kern w:val="32"/>
      <w:sz w:val="32"/>
      <w:szCs w:val="32"/>
    </w:rPr>
  </w:style>
  <w:style w:type="paragraph" w:customStyle="1" w:styleId="TableHeading">
    <w:name w:val="Table Heading"/>
    <w:basedOn w:val="Normal"/>
    <w:link w:val="TableHeadingZchn"/>
    <w:qFormat/>
    <w:rsid w:val="00C3458F"/>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C3458F"/>
    <w:rPr>
      <w:rFonts w:ascii="Arial" w:hAnsi="Arial"/>
      <w:b/>
      <w:bCs/>
    </w:rPr>
  </w:style>
  <w:style w:type="character" w:styleId="PlaceholderText">
    <w:name w:val="Placeholder Text"/>
    <w:basedOn w:val="DefaultParagraphFont"/>
    <w:uiPriority w:val="99"/>
    <w:rsid w:val="00902441"/>
    <w:rPr>
      <w:color w:val="808080"/>
    </w:rPr>
  </w:style>
  <w:style w:type="character" w:customStyle="1" w:styleId="FootnoteTextChar">
    <w:name w:val="Footnote Text Char"/>
    <w:basedOn w:val="DefaultParagraphFont"/>
    <w:link w:val="FootnoteText"/>
    <w:rsid w:val="00D007C3"/>
    <w:rPr>
      <w:rFonts w:ascii="Arial" w:hAnsi="Arial"/>
    </w:rPr>
  </w:style>
  <w:style w:type="character" w:styleId="SubtleEmphasis">
    <w:name w:val="Subtle Emphasis"/>
    <w:basedOn w:val="DefaultParagraphFont"/>
    <w:uiPriority w:val="19"/>
    <w:qFormat/>
    <w:rsid w:val="00F2762D"/>
    <w:rPr>
      <w:i/>
      <w:iCs/>
      <w:color w:val="808080" w:themeColor="text1" w:themeTint="7F"/>
    </w:rPr>
  </w:style>
  <w:style w:type="character" w:customStyle="1" w:styleId="Heading6Char">
    <w:name w:val="Heading 6 Char"/>
    <w:basedOn w:val="DefaultParagraphFont"/>
    <w:link w:val="Heading6"/>
    <w:rsid w:val="006B0165"/>
    <w:rPr>
      <w:rFonts w:ascii="Arial" w:hAnsi="Arial"/>
      <w:bCs/>
      <w:sz w:val="22"/>
      <w:szCs w:val="22"/>
    </w:rPr>
  </w:style>
  <w:style w:type="paragraph" w:customStyle="1" w:styleId="Default">
    <w:name w:val="Default"/>
    <w:rsid w:val="00D4289F"/>
    <w:pPr>
      <w:autoSpaceDE w:val="0"/>
      <w:autoSpaceDN w:val="0"/>
      <w:adjustRightInd w:val="0"/>
    </w:pPr>
    <w:rPr>
      <w:rFonts w:ascii="Arial" w:hAnsi="Arial" w:cs="Arial"/>
      <w:color w:val="000000"/>
      <w:sz w:val="24"/>
      <w:szCs w:val="24"/>
    </w:rPr>
  </w:style>
  <w:style w:type="character" w:customStyle="1" w:styleId="Heading4Char">
    <w:name w:val="Heading 4 Char"/>
    <w:aliases w:val="A:TIT_lv-4 Char,F:TIT_nv-4 Char,A:TIT_lv-41 Char,F:TIT_nv-41 Char,A:TIT_lv-42 Char,F:TIT_nv-42 Char"/>
    <w:basedOn w:val="DefaultParagraphFont"/>
    <w:link w:val="Heading4"/>
    <w:rsid w:val="00D1072B"/>
    <w:rPr>
      <w:rFonts w:ascii="Arial" w:hAnsi="Arial" w:cs="Arial"/>
      <w:iCs/>
      <w:kern w:val="32"/>
      <w:sz w:val="24"/>
      <w:szCs w:val="28"/>
    </w:rPr>
  </w:style>
  <w:style w:type="character" w:styleId="Emphasis">
    <w:name w:val="Emphasis"/>
    <w:basedOn w:val="DefaultParagraphFont"/>
    <w:qFormat/>
    <w:rsid w:val="00F62AF4"/>
    <w:rPr>
      <w:i/>
      <w:iCs/>
    </w:rPr>
  </w:style>
  <w:style w:type="paragraph" w:customStyle="1" w:styleId="Table">
    <w:name w:val="Table"/>
    <w:basedOn w:val="Heading1"/>
    <w:link w:val="TableChar"/>
    <w:qFormat/>
    <w:rsid w:val="00DF19B0"/>
    <w:pPr>
      <w:pageBreakBefore w:val="0"/>
      <w:numPr>
        <w:numId w:val="12"/>
      </w:numPr>
      <w:overflowPunct/>
      <w:autoSpaceDE/>
      <w:autoSpaceDN/>
      <w:adjustRightInd/>
      <w:spacing w:before="0" w:after="0"/>
      <w:jc w:val="center"/>
      <w:textAlignment w:val="auto"/>
    </w:pPr>
    <w:rPr>
      <w:rFonts w:cs="Times New Roman"/>
      <w:bCs w:val="0"/>
      <w:caps w:val="0"/>
      <w:kern w:val="28"/>
      <w:sz w:val="20"/>
      <w:szCs w:val="20"/>
    </w:rPr>
  </w:style>
  <w:style w:type="paragraph" w:customStyle="1" w:styleId="CoverpageTitle">
    <w:name w:val="Coverpage Title"/>
    <w:basedOn w:val="Normal"/>
    <w:rsid w:val="00733CC2"/>
    <w:pPr>
      <w:spacing w:before="360" w:after="360"/>
      <w:jc w:val="center"/>
    </w:pPr>
    <w:rPr>
      <w:b/>
      <w:sz w:val="32"/>
      <w:szCs w:val="32"/>
      <w:lang w:val="en-GB"/>
    </w:rPr>
  </w:style>
  <w:style w:type="paragraph" w:customStyle="1" w:styleId="TableTextLeft">
    <w:name w:val="TableTextLeft"/>
    <w:basedOn w:val="Normal"/>
    <w:link w:val="TableTextLeftZchn"/>
    <w:rsid w:val="00417F40"/>
    <w:pPr>
      <w:overflowPunct/>
      <w:autoSpaceDE/>
      <w:autoSpaceDN/>
      <w:adjustRightInd/>
      <w:spacing w:before="20" w:after="20"/>
      <w:textAlignment w:val="auto"/>
    </w:pPr>
    <w:rPr>
      <w:sz w:val="16"/>
    </w:rPr>
  </w:style>
  <w:style w:type="character" w:customStyle="1" w:styleId="TableTextLeftZchn">
    <w:name w:val="TableTextLeft Zchn"/>
    <w:link w:val="TableTextLeft"/>
    <w:rsid w:val="00417F40"/>
    <w:rPr>
      <w:rFonts w:ascii="Arial" w:hAnsi="Arial"/>
      <w:sz w:val="16"/>
    </w:rPr>
  </w:style>
  <w:style w:type="paragraph" w:customStyle="1" w:styleId="TableHeaderLeft">
    <w:name w:val="TableHeaderLeft"/>
    <w:basedOn w:val="Normal"/>
    <w:rsid w:val="00417F40"/>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CommentTextChar">
    <w:name w:val="Comment Text Char"/>
    <w:link w:val="CommentText"/>
    <w:rsid w:val="00DA4BEC"/>
  </w:style>
  <w:style w:type="paragraph" w:customStyle="1" w:styleId="TabelleText">
    <w:name w:val="TabelleText"/>
    <w:basedOn w:val="Normal"/>
    <w:rsid w:val="00DA4BEC"/>
    <w:pPr>
      <w:keepLines/>
      <w:spacing w:before="60" w:after="60"/>
      <w:textAlignment w:val="auto"/>
    </w:pPr>
    <w:rPr>
      <w:sz w:val="18"/>
      <w:szCs w:val="18"/>
      <w:lang w:val="en-GB"/>
    </w:rPr>
  </w:style>
  <w:style w:type="paragraph" w:customStyle="1" w:styleId="TableHeader0">
    <w:name w:val="TableHeader"/>
    <w:basedOn w:val="Normal"/>
    <w:rsid w:val="00DA4BEC"/>
    <w:pPr>
      <w:overflowPunct/>
      <w:autoSpaceDE/>
      <w:autoSpaceDN/>
      <w:adjustRightInd/>
      <w:textAlignment w:val="auto"/>
    </w:pPr>
    <w:rPr>
      <w:b/>
      <w:bCs/>
      <w:sz w:val="18"/>
      <w:szCs w:val="24"/>
    </w:rPr>
  </w:style>
  <w:style w:type="paragraph" w:customStyle="1" w:styleId="Acronyms1">
    <w:name w:val="Acronyms 1"/>
    <w:basedOn w:val="Normal"/>
    <w:rsid w:val="005A2AB7"/>
    <w:pPr>
      <w:overflowPunct/>
      <w:autoSpaceDE/>
      <w:autoSpaceDN/>
      <w:adjustRightInd/>
      <w:spacing w:before="60" w:after="120"/>
      <w:ind w:left="2268" w:hanging="2268"/>
      <w:jc w:val="both"/>
      <w:textAlignment w:val="auto"/>
    </w:pPr>
    <w:rPr>
      <w:szCs w:val="24"/>
      <w:lang w:val="en-GB"/>
    </w:rPr>
  </w:style>
  <w:style w:type="character" w:customStyle="1" w:styleId="Heading2Char">
    <w:name w:val="Heading 2 Char"/>
    <w:aliases w:val="A:TIT_lv-2 Char,F:TIT_nv-2 Char,A:TIT_lv-21 Char,F:TIT_nv-21 Char,A:TIT_lv-22 Char,F:TIT_nv-22 Char,Requirement 2 Char"/>
    <w:link w:val="Heading2"/>
    <w:rsid w:val="009F01FB"/>
    <w:rPr>
      <w:rFonts w:ascii="Arial" w:hAnsi="Arial" w:cs="Arial"/>
      <w:b/>
      <w:iCs/>
      <w:kern w:val="32"/>
      <w:sz w:val="28"/>
      <w:szCs w:val="28"/>
    </w:rPr>
  </w:style>
  <w:style w:type="character" w:customStyle="1" w:styleId="Heading7Char">
    <w:name w:val="Heading 7 Char"/>
    <w:link w:val="Heading7"/>
    <w:rsid w:val="009F01FB"/>
    <w:rPr>
      <w:rFonts w:ascii="Arial" w:hAnsi="Arial"/>
      <w:sz w:val="24"/>
      <w:szCs w:val="24"/>
    </w:rPr>
  </w:style>
  <w:style w:type="character" w:customStyle="1" w:styleId="Heading8Char">
    <w:name w:val="Heading 8 Char"/>
    <w:link w:val="Heading8"/>
    <w:rsid w:val="009F01FB"/>
    <w:rPr>
      <w:rFonts w:ascii="Arial" w:hAnsi="Arial"/>
      <w:iCs/>
      <w:sz w:val="24"/>
      <w:szCs w:val="24"/>
    </w:rPr>
  </w:style>
  <w:style w:type="character" w:customStyle="1" w:styleId="Heading9Char">
    <w:name w:val="Heading 9 Char"/>
    <w:link w:val="Heading9"/>
    <w:rsid w:val="009F01FB"/>
    <w:rPr>
      <w:rFonts w:ascii="Arial" w:hAnsi="Arial" w:cs="Arial"/>
      <w:sz w:val="22"/>
      <w:szCs w:val="22"/>
    </w:rPr>
  </w:style>
  <w:style w:type="character" w:customStyle="1" w:styleId="FooterChar">
    <w:name w:val="Footer Char"/>
    <w:link w:val="Footer"/>
    <w:uiPriority w:val="99"/>
    <w:rsid w:val="009F01FB"/>
    <w:rPr>
      <w:rFonts w:ascii="Arial" w:hAnsi="Arial"/>
    </w:rPr>
  </w:style>
  <w:style w:type="character" w:customStyle="1" w:styleId="BalloonTextChar">
    <w:name w:val="Balloon Text Char"/>
    <w:link w:val="BalloonText"/>
    <w:rsid w:val="009F01FB"/>
    <w:rPr>
      <w:rFonts w:ascii="Tahoma" w:hAnsi="Tahoma" w:cs="Tahoma"/>
      <w:sz w:val="16"/>
      <w:szCs w:val="16"/>
    </w:rPr>
  </w:style>
  <w:style w:type="paragraph" w:customStyle="1" w:styleId="UseCaseStep">
    <w:name w:val="UseCaseStep"/>
    <w:basedOn w:val="Normal"/>
    <w:autoRedefine/>
    <w:rsid w:val="009F01FB"/>
    <w:rPr>
      <w:color w:val="0000FF"/>
    </w:rPr>
  </w:style>
  <w:style w:type="paragraph" w:styleId="BodyTextIndent">
    <w:name w:val="Body Text Indent"/>
    <w:basedOn w:val="Normal"/>
    <w:link w:val="BodyTextIndentChar"/>
    <w:rsid w:val="009F01FB"/>
    <w:pPr>
      <w:spacing w:after="120"/>
      <w:ind w:left="283"/>
    </w:pPr>
  </w:style>
  <w:style w:type="character" w:customStyle="1" w:styleId="BodyTextIndentChar">
    <w:name w:val="Body Text Indent Char"/>
    <w:basedOn w:val="DefaultParagraphFont"/>
    <w:link w:val="BodyTextIndent"/>
    <w:rsid w:val="009F01FB"/>
    <w:rPr>
      <w:rFonts w:ascii="Arial" w:hAnsi="Arial"/>
    </w:rPr>
  </w:style>
  <w:style w:type="paragraph" w:customStyle="1" w:styleId="table0">
    <w:name w:val="table"/>
    <w:rsid w:val="009F01FB"/>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paragraph" w:customStyle="1" w:styleId="figure">
    <w:name w:val="figure"/>
    <w:rsid w:val="009F01FB"/>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9F01FB"/>
    <w:pPr>
      <w:ind w:left="60"/>
    </w:pPr>
    <w:rPr>
      <w:rFonts w:ascii="Times New Roman" w:hAnsi="Times New Roman"/>
      <w:bCs/>
      <w:sz w:val="24"/>
    </w:rPr>
  </w:style>
  <w:style w:type="character" w:customStyle="1" w:styleId="BodyTextIndent2Char">
    <w:name w:val="Body Text Indent 2 Char"/>
    <w:basedOn w:val="DefaultParagraphFont"/>
    <w:link w:val="BodyTextIndent2"/>
    <w:rsid w:val="009F01FB"/>
    <w:rPr>
      <w:bCs/>
      <w:sz w:val="24"/>
    </w:rPr>
  </w:style>
  <w:style w:type="paragraph" w:styleId="BodyTextIndent3">
    <w:name w:val="Body Text Indent 3"/>
    <w:basedOn w:val="Normal"/>
    <w:link w:val="BodyTextIndent3Char"/>
    <w:rsid w:val="009F01FB"/>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basedOn w:val="DefaultParagraphFont"/>
    <w:link w:val="BodyTextIndent3"/>
    <w:rsid w:val="009F01FB"/>
    <w:rPr>
      <w:rFonts w:ascii="Arial" w:hAnsi="Arial"/>
      <w:sz w:val="24"/>
      <w:szCs w:val="24"/>
    </w:rPr>
  </w:style>
  <w:style w:type="paragraph" w:customStyle="1" w:styleId="xl24">
    <w:name w:val="xl24"/>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9F01FB"/>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9F01FB"/>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9F01FB"/>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9F01FB"/>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9F01FB"/>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9F01FB"/>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9F01FB"/>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9F01FB"/>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9F01FB"/>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9F01FB"/>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9F01FB"/>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9F01FB"/>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9F01FB"/>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9F01FB"/>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9F01FB"/>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Index1">
    <w:name w:val="index 1"/>
    <w:basedOn w:val="Normal"/>
    <w:next w:val="Normal"/>
    <w:autoRedefine/>
    <w:rsid w:val="009F01FB"/>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9F01FB"/>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9F01FB"/>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9F01FB"/>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9F01FB"/>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9F01FB"/>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9F01FB"/>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9F01FB"/>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9F01FB"/>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9F01FB"/>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9F0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basedOn w:val="DefaultParagraphFont"/>
    <w:link w:val="HTMLPreformatted"/>
    <w:rsid w:val="009F01FB"/>
    <w:rPr>
      <w:rFonts w:ascii="Arial Unicode MS" w:eastAsia="Arial Unicode MS" w:hAnsi="Arial Unicode MS"/>
      <w:color w:val="000000"/>
    </w:rPr>
  </w:style>
  <w:style w:type="paragraph" w:customStyle="1" w:styleId="TableCell">
    <w:name w:val="Table Cell"/>
    <w:basedOn w:val="Normal"/>
    <w:link w:val="TableCellChar"/>
    <w:rsid w:val="009F01FB"/>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9F01FB"/>
    <w:pPr>
      <w:overflowPunct/>
      <w:autoSpaceDE/>
      <w:autoSpaceDN/>
      <w:adjustRightInd/>
      <w:textAlignment w:val="auto"/>
    </w:pPr>
    <w:rPr>
      <w:rFonts w:ascii="Times New Roman" w:hAnsi="Times New Roman"/>
      <w:szCs w:val="24"/>
    </w:rPr>
  </w:style>
  <w:style w:type="paragraph" w:customStyle="1" w:styleId="label">
    <w:name w:val="label"/>
    <w:basedOn w:val="Heading6"/>
    <w:rsid w:val="009F01FB"/>
    <w:pPr>
      <w:keepNext/>
      <w:numPr>
        <w:ilvl w:val="0"/>
        <w:numId w:val="0"/>
      </w:numPr>
      <w:tabs>
        <w:tab w:val="left" w:pos="1418"/>
      </w:tabs>
      <w:spacing w:before="300" w:after="100"/>
      <w:outlineLvl w:val="9"/>
    </w:pPr>
    <w:rPr>
      <w:rFonts w:cs="Arial"/>
      <w:bCs w:val="0"/>
      <w:iCs/>
      <w:smallCaps/>
      <w:kern w:val="32"/>
      <w:sz w:val="24"/>
      <w:szCs w:val="20"/>
    </w:rPr>
  </w:style>
  <w:style w:type="paragraph" w:customStyle="1" w:styleId="twkpart">
    <w:name w:val="twk_part"/>
    <w:rsid w:val="009F01FB"/>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body">
    <w:name w:val="twk_body"/>
    <w:rsid w:val="009F01FB"/>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9F01FB"/>
  </w:style>
  <w:style w:type="paragraph" w:styleId="Title">
    <w:name w:val="Title"/>
    <w:basedOn w:val="Normal"/>
    <w:next w:val="Subtitle"/>
    <w:link w:val="TitleChar"/>
    <w:qFormat/>
    <w:rsid w:val="009F01FB"/>
    <w:pPr>
      <w:spacing w:before="240" w:after="240"/>
      <w:jc w:val="center"/>
    </w:pPr>
    <w:rPr>
      <w:rFonts w:ascii="Times New Roman" w:hAnsi="Times New Roman"/>
      <w:b/>
      <w:caps/>
      <w:kern w:val="28"/>
      <w:sz w:val="36"/>
    </w:rPr>
  </w:style>
  <w:style w:type="character" w:customStyle="1" w:styleId="TitleChar">
    <w:name w:val="Title Char"/>
    <w:basedOn w:val="DefaultParagraphFont"/>
    <w:link w:val="Title"/>
    <w:rsid w:val="009F01FB"/>
    <w:rPr>
      <w:b/>
      <w:caps/>
      <w:kern w:val="28"/>
      <w:sz w:val="36"/>
    </w:rPr>
  </w:style>
  <w:style w:type="paragraph" w:styleId="Subtitle">
    <w:name w:val="Subtitle"/>
    <w:basedOn w:val="Normal"/>
    <w:link w:val="SubtitleChar"/>
    <w:qFormat/>
    <w:rsid w:val="009F01FB"/>
    <w:pPr>
      <w:spacing w:before="120" w:after="60"/>
      <w:jc w:val="center"/>
    </w:pPr>
    <w:rPr>
      <w:i/>
      <w:sz w:val="24"/>
    </w:rPr>
  </w:style>
  <w:style w:type="character" w:customStyle="1" w:styleId="SubtitleChar">
    <w:name w:val="Subtitle Char"/>
    <w:basedOn w:val="DefaultParagraphFont"/>
    <w:link w:val="Subtitle"/>
    <w:rsid w:val="009F01FB"/>
    <w:rPr>
      <w:rFonts w:ascii="Arial" w:hAnsi="Arial"/>
      <w:i/>
      <w:sz w:val="24"/>
    </w:rPr>
  </w:style>
  <w:style w:type="paragraph" w:customStyle="1" w:styleId="List1">
    <w:name w:val="List1"/>
    <w:basedOn w:val="Normal"/>
    <w:rsid w:val="009F01FB"/>
    <w:pPr>
      <w:ind w:left="792" w:hanging="360"/>
    </w:pPr>
    <w:rPr>
      <w:rFonts w:ascii="Times New Roman" w:hAnsi="Times New Roman"/>
    </w:rPr>
  </w:style>
  <w:style w:type="paragraph" w:customStyle="1" w:styleId="TableCell-Attrib">
    <w:name w:val="Table Cell - Attrib"/>
    <w:basedOn w:val="TableCell"/>
    <w:rsid w:val="009F01FB"/>
    <w:pPr>
      <w:tabs>
        <w:tab w:val="clear" w:pos="540"/>
        <w:tab w:val="left" w:pos="342"/>
      </w:tabs>
      <w:ind w:left="288" w:hanging="288"/>
      <w:jc w:val="left"/>
    </w:pPr>
    <w:rPr>
      <w:sz w:val="16"/>
    </w:rPr>
  </w:style>
  <w:style w:type="paragraph" w:customStyle="1" w:styleId="cover">
    <w:name w:val="cover"/>
    <w:basedOn w:val="Title"/>
    <w:rsid w:val="009F01FB"/>
  </w:style>
  <w:style w:type="paragraph" w:customStyle="1" w:styleId="FigureHead">
    <w:name w:val="Figure Head"/>
    <w:basedOn w:val="label"/>
    <w:rsid w:val="009F01FB"/>
    <w:pPr>
      <w:keepNext w:val="0"/>
      <w:jc w:val="center"/>
    </w:pPr>
    <w:rPr>
      <w:b/>
      <w:i/>
      <w:smallCaps w:val="0"/>
    </w:rPr>
  </w:style>
  <w:style w:type="paragraph" w:customStyle="1" w:styleId="Subject">
    <w:name w:val="Subject"/>
    <w:basedOn w:val="Header"/>
    <w:next w:val="Normal"/>
    <w:rsid w:val="009F01FB"/>
    <w:pPr>
      <w:keepNext/>
      <w:spacing w:before="240" w:after="120"/>
    </w:pPr>
    <w:rPr>
      <w:rFonts w:ascii="Times New Roman" w:hAnsi="Times New Roman"/>
      <w:b/>
      <w:caps/>
      <w:sz w:val="28"/>
    </w:rPr>
  </w:style>
  <w:style w:type="paragraph" w:customStyle="1" w:styleId="Cntrhead">
    <w:name w:val="Cntrhead"/>
    <w:basedOn w:val="Title"/>
    <w:next w:val="Normal"/>
    <w:rsid w:val="009F01FB"/>
    <w:pPr>
      <w:keepNext/>
      <w:pageBreakBefore/>
    </w:pPr>
    <w:rPr>
      <w:caps w:val="0"/>
      <w:sz w:val="32"/>
    </w:rPr>
  </w:style>
  <w:style w:type="paragraph" w:styleId="ListBullet">
    <w:name w:val="List Bullet"/>
    <w:basedOn w:val="Normal"/>
    <w:autoRedefine/>
    <w:rsid w:val="009F01FB"/>
    <w:pPr>
      <w:tabs>
        <w:tab w:val="num" w:pos="360"/>
      </w:tabs>
      <w:spacing w:before="120"/>
      <w:ind w:left="360" w:hanging="360"/>
    </w:pPr>
    <w:rPr>
      <w:rFonts w:ascii="Times New Roman" w:hAnsi="Times New Roman"/>
    </w:rPr>
  </w:style>
  <w:style w:type="paragraph" w:styleId="ListBullet2">
    <w:name w:val="List Bullet 2"/>
    <w:basedOn w:val="Normal"/>
    <w:autoRedefine/>
    <w:rsid w:val="009F01FB"/>
    <w:pPr>
      <w:tabs>
        <w:tab w:val="num" w:pos="720"/>
      </w:tabs>
      <w:spacing w:before="120"/>
      <w:ind w:left="720" w:hanging="360"/>
    </w:pPr>
    <w:rPr>
      <w:rFonts w:ascii="Times New Roman" w:hAnsi="Times New Roman"/>
    </w:rPr>
  </w:style>
  <w:style w:type="paragraph" w:styleId="ListBullet3">
    <w:name w:val="List Bullet 3"/>
    <w:basedOn w:val="Normal"/>
    <w:autoRedefine/>
    <w:rsid w:val="009F01FB"/>
    <w:pPr>
      <w:tabs>
        <w:tab w:val="num" w:pos="1080"/>
      </w:tabs>
      <w:spacing w:before="120"/>
      <w:ind w:left="1080" w:hanging="360"/>
    </w:pPr>
    <w:rPr>
      <w:rFonts w:ascii="Times New Roman" w:hAnsi="Times New Roman"/>
    </w:rPr>
  </w:style>
  <w:style w:type="paragraph" w:styleId="ListBullet4">
    <w:name w:val="List Bullet 4"/>
    <w:basedOn w:val="Normal"/>
    <w:autoRedefine/>
    <w:rsid w:val="009F01FB"/>
    <w:pPr>
      <w:tabs>
        <w:tab w:val="num" w:pos="1440"/>
      </w:tabs>
      <w:spacing w:before="120"/>
      <w:ind w:left="1440" w:hanging="360"/>
    </w:pPr>
    <w:rPr>
      <w:rFonts w:ascii="Times New Roman" w:hAnsi="Times New Roman"/>
    </w:rPr>
  </w:style>
  <w:style w:type="paragraph" w:styleId="ListBullet5">
    <w:name w:val="List Bullet 5"/>
    <w:basedOn w:val="Normal"/>
    <w:autoRedefine/>
    <w:rsid w:val="009F01FB"/>
    <w:pPr>
      <w:tabs>
        <w:tab w:val="num" w:pos="1800"/>
      </w:tabs>
      <w:spacing w:before="120"/>
      <w:ind w:left="1800" w:hanging="360"/>
    </w:pPr>
    <w:rPr>
      <w:rFonts w:ascii="Times New Roman" w:hAnsi="Times New Roman"/>
    </w:rPr>
  </w:style>
  <w:style w:type="paragraph" w:styleId="ListNumber">
    <w:name w:val="List Number"/>
    <w:basedOn w:val="Normal"/>
    <w:rsid w:val="009F01FB"/>
    <w:pPr>
      <w:tabs>
        <w:tab w:val="num" w:pos="360"/>
      </w:tabs>
      <w:spacing w:before="120"/>
      <w:ind w:left="360" w:hanging="360"/>
    </w:pPr>
    <w:rPr>
      <w:rFonts w:ascii="Times New Roman" w:hAnsi="Times New Roman"/>
    </w:rPr>
  </w:style>
  <w:style w:type="paragraph" w:styleId="ListNumber2">
    <w:name w:val="List Number 2"/>
    <w:basedOn w:val="Normal"/>
    <w:rsid w:val="009F01FB"/>
    <w:pPr>
      <w:tabs>
        <w:tab w:val="num" w:pos="720"/>
      </w:tabs>
      <w:spacing w:before="120"/>
      <w:ind w:left="720" w:hanging="360"/>
    </w:pPr>
    <w:rPr>
      <w:rFonts w:ascii="Times New Roman" w:hAnsi="Times New Roman"/>
    </w:rPr>
  </w:style>
  <w:style w:type="paragraph" w:styleId="ListNumber3">
    <w:name w:val="List Number 3"/>
    <w:basedOn w:val="Normal"/>
    <w:rsid w:val="009F01FB"/>
    <w:pPr>
      <w:tabs>
        <w:tab w:val="num" w:pos="1080"/>
      </w:tabs>
      <w:spacing w:before="120"/>
      <w:ind w:left="1080" w:hanging="360"/>
    </w:pPr>
    <w:rPr>
      <w:rFonts w:ascii="Times New Roman" w:hAnsi="Times New Roman"/>
    </w:rPr>
  </w:style>
  <w:style w:type="paragraph" w:styleId="ListNumber4">
    <w:name w:val="List Number 4"/>
    <w:basedOn w:val="Normal"/>
    <w:rsid w:val="009F01FB"/>
    <w:pPr>
      <w:tabs>
        <w:tab w:val="num" w:pos="1440"/>
      </w:tabs>
      <w:spacing w:before="120"/>
      <w:ind w:left="1440" w:hanging="360"/>
    </w:pPr>
    <w:rPr>
      <w:rFonts w:ascii="Times New Roman" w:hAnsi="Times New Roman"/>
    </w:rPr>
  </w:style>
  <w:style w:type="paragraph" w:styleId="ListNumber5">
    <w:name w:val="List Number 5"/>
    <w:basedOn w:val="Normal"/>
    <w:rsid w:val="009F01FB"/>
    <w:pPr>
      <w:tabs>
        <w:tab w:val="num" w:pos="1800"/>
      </w:tabs>
      <w:spacing w:before="120"/>
      <w:ind w:left="1800" w:hanging="360"/>
    </w:pPr>
    <w:rPr>
      <w:rFonts w:ascii="Times New Roman" w:hAnsi="Times New Roman"/>
    </w:rPr>
  </w:style>
  <w:style w:type="paragraph" w:customStyle="1" w:styleId="paraghead">
    <w:name w:val="parag:head"/>
    <w:rsid w:val="009F01FB"/>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9F01FB"/>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9F01FB"/>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9F01FB"/>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9F01FB"/>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9F01FB"/>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9F01FB"/>
    <w:pPr>
      <w:overflowPunct/>
      <w:autoSpaceDE/>
      <w:autoSpaceDN/>
      <w:adjustRightInd/>
      <w:textAlignment w:val="auto"/>
    </w:pPr>
    <w:rPr>
      <w:rFonts w:ascii="Times New Roman" w:hAnsi="Times New Roman"/>
      <w:szCs w:val="24"/>
    </w:rPr>
  </w:style>
  <w:style w:type="paragraph" w:customStyle="1" w:styleId="Normal10">
    <w:name w:val="Normal10"/>
    <w:basedOn w:val="Normal"/>
    <w:rsid w:val="009F01FB"/>
    <w:pPr>
      <w:overflowPunct/>
      <w:autoSpaceDE/>
      <w:autoSpaceDN/>
      <w:adjustRightInd/>
      <w:ind w:firstLine="708"/>
      <w:textAlignment w:val="auto"/>
    </w:pPr>
    <w:rPr>
      <w:szCs w:val="24"/>
    </w:rPr>
  </w:style>
  <w:style w:type="paragraph" w:customStyle="1" w:styleId="prioritycell">
    <w:name w:val="priority:cell"/>
    <w:rsid w:val="009F01FB"/>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character" w:customStyle="1" w:styleId="CommentSubjectChar">
    <w:name w:val="Comment Subject Char"/>
    <w:link w:val="CommentSubject"/>
    <w:rsid w:val="009F01FB"/>
    <w:rPr>
      <w:rFonts w:ascii="Arial" w:hAnsi="Arial"/>
      <w:b/>
      <w:bCs/>
    </w:rPr>
  </w:style>
  <w:style w:type="paragraph" w:styleId="TOAHeading">
    <w:name w:val="toa heading"/>
    <w:basedOn w:val="Normal"/>
    <w:next w:val="Normal"/>
    <w:rsid w:val="009F01FB"/>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9F01FB"/>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9F01FB"/>
    <w:pPr>
      <w:overflowPunct/>
      <w:autoSpaceDE/>
      <w:autoSpaceDN/>
      <w:adjustRightInd/>
      <w:spacing w:before="60" w:after="60"/>
      <w:textAlignment w:val="auto"/>
    </w:pPr>
    <w:rPr>
      <w:rFonts w:ascii="Times New Roman" w:hAnsi="Times New Roman"/>
    </w:rPr>
  </w:style>
  <w:style w:type="paragraph" w:customStyle="1" w:styleId="graphicsfigure">
    <w:name w:val="graphics:figure"/>
    <w:rsid w:val="009F01FB"/>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9F01FB"/>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9F01FB"/>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9F01FB"/>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9F01FB"/>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9F01FB"/>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9F01FB"/>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9F01FB"/>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9F01FB"/>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9F01FB"/>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9F01FB"/>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9F01FB"/>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9F01FB"/>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9F01FB"/>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9F01FB"/>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9F01FB"/>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9F01FB"/>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9F01FB"/>
    <w:rPr>
      <w:rFonts w:ascii="Courier New" w:hAnsi="Courier New"/>
    </w:rPr>
  </w:style>
  <w:style w:type="character" w:customStyle="1" w:styleId="PlainTextChar">
    <w:name w:val="Plain Text Char"/>
    <w:basedOn w:val="DefaultParagraphFont"/>
    <w:link w:val="PlainText"/>
    <w:rsid w:val="009F01FB"/>
    <w:rPr>
      <w:rFonts w:ascii="Courier New" w:hAnsi="Courier New"/>
    </w:rPr>
  </w:style>
  <w:style w:type="paragraph" w:customStyle="1" w:styleId="ES">
    <w:name w:val="ES"/>
    <w:basedOn w:val="Heading1"/>
    <w:next w:val="Normal"/>
    <w:rsid w:val="009F01FB"/>
    <w:pPr>
      <w:numPr>
        <w:numId w:val="0"/>
      </w:numPr>
      <w:spacing w:before="120" w:after="54" w:line="240" w:lineRule="atLeast"/>
      <w:outlineLvl w:val="9"/>
    </w:pPr>
    <w:rPr>
      <w:bCs w:val="0"/>
      <w:caps w:val="0"/>
      <w:kern w:val="0"/>
      <w:sz w:val="28"/>
      <w:szCs w:val="20"/>
    </w:rPr>
  </w:style>
  <w:style w:type="paragraph" w:customStyle="1" w:styleId="leafNormal">
    <w:name w:val="leafNormal"/>
    <w:rsid w:val="009F01F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9F01FB"/>
    <w:rPr>
      <w:rFonts w:ascii="Lucida Sans" w:hAnsi="Lucida Sans"/>
      <w:sz w:val="16"/>
    </w:rPr>
  </w:style>
  <w:style w:type="paragraph" w:customStyle="1" w:styleId="rule1">
    <w:name w:val="rule:1"/>
    <w:rsid w:val="009F01FB"/>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9F01FB"/>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9F01FB"/>
    <w:rPr>
      <w:rFonts w:ascii="Lucida Bright" w:hAnsi="Lucida Bright"/>
      <w:bCs/>
      <w:color w:val="000000"/>
      <w:sz w:val="16"/>
    </w:rPr>
  </w:style>
  <w:style w:type="paragraph" w:customStyle="1" w:styleId="indentpara">
    <w:name w:val="indentpara"/>
    <w:rsid w:val="009F01FB"/>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9F01FB"/>
    <w:pPr>
      <w:numPr>
        <w:numId w:val="14"/>
      </w:numPr>
      <w:tabs>
        <w:tab w:val="clear" w:pos="720"/>
        <w:tab w:val="num" w:pos="540"/>
      </w:tabs>
      <w:overflowPunct/>
      <w:autoSpaceDE/>
      <w:autoSpaceDN/>
      <w:adjustRightInd/>
      <w:textAlignment w:val="auto"/>
    </w:pPr>
    <w:rPr>
      <w:rFonts w:ascii="Times New Roman" w:hAnsi="Times New Roman"/>
      <w:color w:val="000000"/>
    </w:rPr>
  </w:style>
  <w:style w:type="paragraph" w:customStyle="1" w:styleId="controlcell">
    <w:name w:val="control:cell"/>
    <w:rsid w:val="009F01FB"/>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9F01FB"/>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styleId="BodyTextFirstIndent">
    <w:name w:val="Body Text First Indent"/>
    <w:basedOn w:val="BodyText"/>
    <w:link w:val="BodyTextFirstIndentChar"/>
    <w:rsid w:val="009F01FB"/>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basedOn w:val="BodyTextChar"/>
    <w:link w:val="BodyTextFirstIndent"/>
    <w:rsid w:val="009F01FB"/>
    <w:rPr>
      <w:rFonts w:ascii="Arial" w:hAnsi="Arial"/>
      <w:lang w:val="en-GB" w:eastAsia="en-US" w:bidi="ar-SA"/>
    </w:rPr>
  </w:style>
  <w:style w:type="paragraph" w:styleId="BodyTextFirstIndent2">
    <w:name w:val="Body Text First Indent 2"/>
    <w:basedOn w:val="BodyTextIndent"/>
    <w:link w:val="BodyTextFirstIndent2Char"/>
    <w:rsid w:val="009F01FB"/>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9F01FB"/>
    <w:rPr>
      <w:rFonts w:ascii="Arial" w:hAnsi="Arial"/>
    </w:rPr>
  </w:style>
  <w:style w:type="paragraph" w:styleId="Closing">
    <w:name w:val="Closing"/>
    <w:basedOn w:val="Normal"/>
    <w:link w:val="ClosingChar"/>
    <w:rsid w:val="009F01FB"/>
    <w:pPr>
      <w:spacing w:before="120"/>
      <w:ind w:left="4320"/>
    </w:pPr>
    <w:rPr>
      <w:rFonts w:ascii="Times New Roman" w:hAnsi="Times New Roman"/>
    </w:rPr>
  </w:style>
  <w:style w:type="character" w:customStyle="1" w:styleId="ClosingChar">
    <w:name w:val="Closing Char"/>
    <w:basedOn w:val="DefaultParagraphFont"/>
    <w:link w:val="Closing"/>
    <w:rsid w:val="009F01FB"/>
  </w:style>
  <w:style w:type="paragraph" w:styleId="Date">
    <w:name w:val="Date"/>
    <w:basedOn w:val="Normal"/>
    <w:next w:val="Normal"/>
    <w:link w:val="DateChar"/>
    <w:rsid w:val="009F01FB"/>
    <w:pPr>
      <w:spacing w:before="120"/>
    </w:pPr>
    <w:rPr>
      <w:rFonts w:ascii="Times New Roman" w:hAnsi="Times New Roman"/>
    </w:rPr>
  </w:style>
  <w:style w:type="character" w:customStyle="1" w:styleId="DateChar">
    <w:name w:val="Date Char"/>
    <w:basedOn w:val="DefaultParagraphFont"/>
    <w:link w:val="Date"/>
    <w:rsid w:val="009F01FB"/>
  </w:style>
  <w:style w:type="paragraph" w:styleId="E-mailSignature">
    <w:name w:val="E-mail Signature"/>
    <w:basedOn w:val="Normal"/>
    <w:link w:val="E-mailSignatureChar"/>
    <w:rsid w:val="009F01FB"/>
    <w:pPr>
      <w:spacing w:before="120"/>
    </w:pPr>
    <w:rPr>
      <w:rFonts w:ascii="Times New Roman" w:hAnsi="Times New Roman"/>
    </w:rPr>
  </w:style>
  <w:style w:type="character" w:customStyle="1" w:styleId="E-mailSignatureChar">
    <w:name w:val="E-mail Signature Char"/>
    <w:basedOn w:val="DefaultParagraphFont"/>
    <w:link w:val="E-mailSignature"/>
    <w:rsid w:val="009F01FB"/>
  </w:style>
  <w:style w:type="paragraph" w:styleId="EnvelopeAddress">
    <w:name w:val="envelope address"/>
    <w:basedOn w:val="Normal"/>
    <w:rsid w:val="009F01FB"/>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9F01FB"/>
    <w:pPr>
      <w:spacing w:before="120"/>
    </w:pPr>
    <w:rPr>
      <w:rFonts w:cs="Arial"/>
    </w:rPr>
  </w:style>
  <w:style w:type="paragraph" w:styleId="HTMLAddress">
    <w:name w:val="HTML Address"/>
    <w:basedOn w:val="Normal"/>
    <w:link w:val="HTMLAddressChar"/>
    <w:rsid w:val="009F01FB"/>
    <w:pPr>
      <w:spacing w:before="120"/>
    </w:pPr>
    <w:rPr>
      <w:rFonts w:ascii="Times New Roman" w:hAnsi="Times New Roman"/>
      <w:i/>
      <w:iCs/>
    </w:rPr>
  </w:style>
  <w:style w:type="character" w:customStyle="1" w:styleId="HTMLAddressChar">
    <w:name w:val="HTML Address Char"/>
    <w:basedOn w:val="DefaultParagraphFont"/>
    <w:link w:val="HTMLAddress"/>
    <w:rsid w:val="009F01FB"/>
    <w:rPr>
      <w:i/>
      <w:iCs/>
    </w:rPr>
  </w:style>
  <w:style w:type="paragraph" w:styleId="List">
    <w:name w:val="List"/>
    <w:basedOn w:val="Normal"/>
    <w:rsid w:val="009F01FB"/>
    <w:pPr>
      <w:spacing w:before="120"/>
      <w:ind w:left="360" w:hanging="360"/>
    </w:pPr>
    <w:rPr>
      <w:rFonts w:ascii="Times New Roman" w:hAnsi="Times New Roman"/>
    </w:rPr>
  </w:style>
  <w:style w:type="paragraph" w:styleId="List2">
    <w:name w:val="List 2"/>
    <w:basedOn w:val="Normal"/>
    <w:rsid w:val="009F01FB"/>
    <w:pPr>
      <w:spacing w:before="120"/>
      <w:ind w:left="720" w:hanging="360"/>
    </w:pPr>
    <w:rPr>
      <w:rFonts w:ascii="Times New Roman" w:hAnsi="Times New Roman"/>
    </w:rPr>
  </w:style>
  <w:style w:type="paragraph" w:styleId="List3">
    <w:name w:val="List 3"/>
    <w:basedOn w:val="Normal"/>
    <w:rsid w:val="009F01FB"/>
    <w:pPr>
      <w:spacing w:before="120"/>
      <w:ind w:left="1080" w:hanging="360"/>
    </w:pPr>
    <w:rPr>
      <w:rFonts w:ascii="Times New Roman" w:hAnsi="Times New Roman"/>
    </w:rPr>
  </w:style>
  <w:style w:type="paragraph" w:styleId="List4">
    <w:name w:val="List 4"/>
    <w:basedOn w:val="Normal"/>
    <w:rsid w:val="009F01FB"/>
    <w:pPr>
      <w:spacing w:before="120"/>
      <w:ind w:left="1440" w:hanging="360"/>
    </w:pPr>
    <w:rPr>
      <w:rFonts w:ascii="Times New Roman" w:hAnsi="Times New Roman"/>
    </w:rPr>
  </w:style>
  <w:style w:type="paragraph" w:styleId="List5">
    <w:name w:val="List 5"/>
    <w:basedOn w:val="Normal"/>
    <w:rsid w:val="009F01FB"/>
    <w:pPr>
      <w:spacing w:before="120"/>
      <w:ind w:left="1800" w:hanging="360"/>
    </w:pPr>
    <w:rPr>
      <w:rFonts w:ascii="Times New Roman" w:hAnsi="Times New Roman"/>
    </w:rPr>
  </w:style>
  <w:style w:type="paragraph" w:styleId="ListContinue">
    <w:name w:val="List Continue"/>
    <w:basedOn w:val="Normal"/>
    <w:rsid w:val="009F01FB"/>
    <w:pPr>
      <w:spacing w:before="120" w:after="120"/>
      <w:ind w:left="360"/>
    </w:pPr>
    <w:rPr>
      <w:rFonts w:ascii="Times New Roman" w:hAnsi="Times New Roman"/>
    </w:rPr>
  </w:style>
  <w:style w:type="paragraph" w:styleId="ListContinue2">
    <w:name w:val="List Continue 2"/>
    <w:basedOn w:val="Normal"/>
    <w:rsid w:val="009F01FB"/>
    <w:pPr>
      <w:spacing w:before="120" w:after="120"/>
      <w:ind w:left="720"/>
    </w:pPr>
    <w:rPr>
      <w:rFonts w:ascii="Times New Roman" w:hAnsi="Times New Roman"/>
    </w:rPr>
  </w:style>
  <w:style w:type="paragraph" w:styleId="ListContinue3">
    <w:name w:val="List Continue 3"/>
    <w:basedOn w:val="Normal"/>
    <w:rsid w:val="009F01FB"/>
    <w:pPr>
      <w:spacing w:before="120" w:after="120"/>
      <w:ind w:left="1080"/>
    </w:pPr>
    <w:rPr>
      <w:rFonts w:ascii="Times New Roman" w:hAnsi="Times New Roman"/>
    </w:rPr>
  </w:style>
  <w:style w:type="paragraph" w:styleId="ListContinue4">
    <w:name w:val="List Continue 4"/>
    <w:basedOn w:val="Normal"/>
    <w:rsid w:val="009F01FB"/>
    <w:pPr>
      <w:spacing w:before="120" w:after="120"/>
      <w:ind w:left="1440"/>
    </w:pPr>
    <w:rPr>
      <w:rFonts w:ascii="Times New Roman" w:hAnsi="Times New Roman"/>
    </w:rPr>
  </w:style>
  <w:style w:type="paragraph" w:styleId="ListContinue5">
    <w:name w:val="List Continue 5"/>
    <w:basedOn w:val="Normal"/>
    <w:rsid w:val="009F01FB"/>
    <w:pPr>
      <w:spacing w:before="120" w:after="120"/>
      <w:ind w:left="1800"/>
    </w:pPr>
    <w:rPr>
      <w:rFonts w:ascii="Times New Roman" w:hAnsi="Times New Roman"/>
    </w:rPr>
  </w:style>
  <w:style w:type="paragraph" w:styleId="MessageHeader">
    <w:name w:val="Message Header"/>
    <w:basedOn w:val="Normal"/>
    <w:link w:val="MessageHeaderChar"/>
    <w:rsid w:val="009F01FB"/>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basedOn w:val="DefaultParagraphFont"/>
    <w:link w:val="MessageHeader"/>
    <w:rsid w:val="009F01FB"/>
    <w:rPr>
      <w:rFonts w:ascii="Arial" w:hAnsi="Arial"/>
      <w:sz w:val="24"/>
      <w:szCs w:val="24"/>
      <w:shd w:val="pct20" w:color="auto" w:fill="auto"/>
    </w:rPr>
  </w:style>
  <w:style w:type="paragraph" w:styleId="NormalIndent">
    <w:name w:val="Normal Indent"/>
    <w:basedOn w:val="Normal"/>
    <w:rsid w:val="009F01FB"/>
    <w:pPr>
      <w:spacing w:before="120"/>
      <w:ind w:left="720"/>
    </w:pPr>
    <w:rPr>
      <w:rFonts w:ascii="Times New Roman" w:hAnsi="Times New Roman"/>
    </w:rPr>
  </w:style>
  <w:style w:type="paragraph" w:styleId="NoteHeading">
    <w:name w:val="Note Heading"/>
    <w:basedOn w:val="Normal"/>
    <w:next w:val="Normal"/>
    <w:link w:val="NoteHeadingChar"/>
    <w:rsid w:val="009F01FB"/>
    <w:pPr>
      <w:spacing w:before="120"/>
    </w:pPr>
    <w:rPr>
      <w:rFonts w:ascii="Times New Roman" w:hAnsi="Times New Roman"/>
    </w:rPr>
  </w:style>
  <w:style w:type="character" w:customStyle="1" w:styleId="NoteHeadingChar">
    <w:name w:val="Note Heading Char"/>
    <w:basedOn w:val="DefaultParagraphFont"/>
    <w:link w:val="NoteHeading"/>
    <w:rsid w:val="009F01FB"/>
  </w:style>
  <w:style w:type="paragraph" w:styleId="Signature">
    <w:name w:val="Signature"/>
    <w:basedOn w:val="Normal"/>
    <w:link w:val="SignatureChar"/>
    <w:rsid w:val="009F01FB"/>
    <w:pPr>
      <w:spacing w:before="120"/>
      <w:ind w:left="4320"/>
    </w:pPr>
    <w:rPr>
      <w:rFonts w:ascii="Times New Roman" w:hAnsi="Times New Roman"/>
    </w:rPr>
  </w:style>
  <w:style w:type="character" w:customStyle="1" w:styleId="SignatureChar">
    <w:name w:val="Signature Char"/>
    <w:basedOn w:val="DefaultParagraphFont"/>
    <w:link w:val="Signature"/>
    <w:rsid w:val="009F01FB"/>
  </w:style>
  <w:style w:type="paragraph" w:customStyle="1" w:styleId="tablecell0">
    <w:name w:val="tablecell"/>
    <w:basedOn w:val="Normal"/>
    <w:rsid w:val="009F01FB"/>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9F01FB"/>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after="120"/>
      <w:textAlignment w:val="baseline"/>
    </w:pPr>
    <w:rPr>
      <w:sz w:val="16"/>
      <w:lang w:val="en-US"/>
    </w:rPr>
  </w:style>
  <w:style w:type="paragraph" w:customStyle="1" w:styleId="label1">
    <w:name w:val="label1"/>
    <w:basedOn w:val="Heading6"/>
    <w:rsid w:val="009F01FB"/>
    <w:pPr>
      <w:keepNext/>
      <w:numPr>
        <w:ilvl w:val="0"/>
        <w:numId w:val="0"/>
      </w:numPr>
      <w:tabs>
        <w:tab w:val="left" w:pos="1418"/>
      </w:tabs>
      <w:spacing w:before="300" w:after="100"/>
      <w:outlineLvl w:val="9"/>
    </w:pPr>
    <w:rPr>
      <w:rFonts w:cs="Arial"/>
      <w:bCs w:val="0"/>
      <w:iCs/>
      <w:smallCaps/>
      <w:kern w:val="32"/>
      <w:sz w:val="24"/>
      <w:szCs w:val="20"/>
    </w:rPr>
  </w:style>
  <w:style w:type="paragraph" w:customStyle="1" w:styleId="TableCell1">
    <w:name w:val="Table Cell1"/>
    <w:basedOn w:val="Normal"/>
    <w:rsid w:val="009F01FB"/>
    <w:pPr>
      <w:keepLines/>
      <w:tabs>
        <w:tab w:val="left" w:pos="540"/>
      </w:tabs>
      <w:spacing w:before="20" w:after="20"/>
      <w:jc w:val="center"/>
    </w:pPr>
    <w:rPr>
      <w:rFonts w:ascii="Times New Roman" w:hAnsi="Times New Roman"/>
    </w:rPr>
  </w:style>
  <w:style w:type="paragraph" w:customStyle="1" w:styleId="twkpart1">
    <w:name w:val="twk_part1"/>
    <w:rsid w:val="009F01FB"/>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9F01FB"/>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9F01FB"/>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9F01FB"/>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9F01FB"/>
    <w:pPr>
      <w:spacing w:before="120"/>
      <w:ind w:left="720" w:hanging="360"/>
    </w:pPr>
    <w:rPr>
      <w:rFonts w:ascii="Times New Roman" w:hAnsi="Times New Roman"/>
    </w:rPr>
  </w:style>
  <w:style w:type="paragraph" w:customStyle="1" w:styleId="prioritycell1">
    <w:name w:val="priority:cell1"/>
    <w:rsid w:val="009F01FB"/>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9F01FB"/>
    <w:pPr>
      <w:ind w:left="792" w:hanging="360"/>
    </w:pPr>
    <w:rPr>
      <w:rFonts w:ascii="Times New Roman" w:hAnsi="Times New Roman"/>
    </w:rPr>
  </w:style>
  <w:style w:type="paragraph" w:customStyle="1" w:styleId="TableCell-Attrib1">
    <w:name w:val="Table Cell - Attrib1"/>
    <w:basedOn w:val="TableCell"/>
    <w:rsid w:val="009F01FB"/>
    <w:pPr>
      <w:tabs>
        <w:tab w:val="clear" w:pos="540"/>
        <w:tab w:val="left" w:pos="342"/>
      </w:tabs>
      <w:ind w:left="288" w:hanging="288"/>
      <w:jc w:val="left"/>
    </w:pPr>
    <w:rPr>
      <w:sz w:val="16"/>
    </w:rPr>
  </w:style>
  <w:style w:type="paragraph" w:customStyle="1" w:styleId="cover1">
    <w:name w:val="cover1"/>
    <w:basedOn w:val="Title"/>
    <w:rsid w:val="009F01FB"/>
  </w:style>
  <w:style w:type="paragraph" w:customStyle="1" w:styleId="FigureHead1">
    <w:name w:val="Figure Head1"/>
    <w:basedOn w:val="label"/>
    <w:rsid w:val="009F01FB"/>
    <w:pPr>
      <w:keepNext w:val="0"/>
      <w:jc w:val="center"/>
    </w:pPr>
    <w:rPr>
      <w:b/>
      <w:i/>
      <w:smallCaps w:val="0"/>
    </w:rPr>
  </w:style>
  <w:style w:type="paragraph" w:customStyle="1" w:styleId="Subject1">
    <w:name w:val="Subject1"/>
    <w:basedOn w:val="Header"/>
    <w:next w:val="Normal"/>
    <w:rsid w:val="009F01FB"/>
    <w:pPr>
      <w:keepNext/>
      <w:spacing w:before="240" w:after="120"/>
    </w:pPr>
    <w:rPr>
      <w:rFonts w:ascii="Times New Roman" w:hAnsi="Times New Roman"/>
      <w:b/>
      <w:caps/>
      <w:sz w:val="28"/>
    </w:rPr>
  </w:style>
  <w:style w:type="paragraph" w:customStyle="1" w:styleId="Cntrhead1">
    <w:name w:val="Cntrhead1"/>
    <w:basedOn w:val="Title"/>
    <w:next w:val="Normal"/>
    <w:rsid w:val="009F01FB"/>
    <w:pPr>
      <w:keepNext/>
      <w:pageBreakBefore/>
    </w:pPr>
    <w:rPr>
      <w:caps w:val="0"/>
      <w:sz w:val="32"/>
    </w:rPr>
  </w:style>
  <w:style w:type="paragraph" w:customStyle="1" w:styleId="leafNormal1">
    <w:name w:val="leafNormal1"/>
    <w:rsid w:val="009F01F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9F01FB"/>
    <w:pPr>
      <w:numPr>
        <w:ilvl w:val="0"/>
        <w:numId w:val="0"/>
      </w:numPr>
      <w:tabs>
        <w:tab w:val="clear" w:pos="1134"/>
        <w:tab w:val="left" w:pos="-720"/>
        <w:tab w:val="left" w:pos="992"/>
        <w:tab w:val="left" w:pos="1100"/>
      </w:tabs>
      <w:suppressAutoHyphens/>
      <w:spacing w:before="0" w:after="0"/>
    </w:pPr>
    <w:rPr>
      <w:rFonts w:cs="Times New Roman"/>
      <w:b/>
      <w:kern w:val="0"/>
      <w:sz w:val="20"/>
      <w:szCs w:val="20"/>
      <w:u w:val="single"/>
      <w:lang w:val="fr-FR"/>
    </w:rPr>
  </w:style>
  <w:style w:type="paragraph" w:customStyle="1" w:styleId="TableCell2">
    <w:name w:val="Table Cell2"/>
    <w:basedOn w:val="Normal"/>
    <w:rsid w:val="009F01FB"/>
    <w:pPr>
      <w:keepLines/>
      <w:tabs>
        <w:tab w:val="left" w:pos="540"/>
      </w:tabs>
      <w:spacing w:before="20" w:after="20"/>
      <w:jc w:val="center"/>
    </w:pPr>
    <w:rPr>
      <w:rFonts w:ascii="Times New Roman" w:hAnsi="Times New Roman"/>
    </w:rPr>
  </w:style>
  <w:style w:type="paragraph" w:customStyle="1" w:styleId="UnordList2">
    <w:name w:val="Unord List2"/>
    <w:basedOn w:val="Normal"/>
    <w:rsid w:val="009F01FB"/>
    <w:pPr>
      <w:spacing w:before="120"/>
      <w:ind w:left="720" w:hanging="360"/>
    </w:pPr>
    <w:rPr>
      <w:rFonts w:ascii="Times New Roman" w:hAnsi="Times New Roman"/>
    </w:rPr>
  </w:style>
  <w:style w:type="paragraph" w:customStyle="1" w:styleId="label2">
    <w:name w:val="label2"/>
    <w:basedOn w:val="Heading6"/>
    <w:rsid w:val="009F01FB"/>
    <w:pPr>
      <w:keepNext/>
      <w:numPr>
        <w:ilvl w:val="0"/>
        <w:numId w:val="0"/>
      </w:numPr>
      <w:tabs>
        <w:tab w:val="left" w:pos="1418"/>
      </w:tabs>
      <w:spacing w:before="300" w:after="100"/>
      <w:outlineLvl w:val="9"/>
    </w:pPr>
    <w:rPr>
      <w:rFonts w:cs="Arial"/>
      <w:bCs w:val="0"/>
      <w:iCs/>
      <w:smallCaps/>
      <w:kern w:val="32"/>
      <w:sz w:val="24"/>
      <w:szCs w:val="20"/>
    </w:rPr>
  </w:style>
  <w:style w:type="paragraph" w:customStyle="1" w:styleId="list20">
    <w:name w:val="list2"/>
    <w:basedOn w:val="Normal"/>
    <w:rsid w:val="009F01FB"/>
    <w:pPr>
      <w:ind w:left="792" w:hanging="360"/>
    </w:pPr>
    <w:rPr>
      <w:rFonts w:ascii="Times New Roman" w:hAnsi="Times New Roman"/>
    </w:rPr>
  </w:style>
  <w:style w:type="paragraph" w:customStyle="1" w:styleId="TableCell-Attrib2">
    <w:name w:val="Table Cell - Attrib2"/>
    <w:basedOn w:val="TableCell"/>
    <w:rsid w:val="009F01FB"/>
    <w:pPr>
      <w:tabs>
        <w:tab w:val="clear" w:pos="540"/>
        <w:tab w:val="left" w:pos="342"/>
      </w:tabs>
      <w:ind w:left="288" w:hanging="288"/>
      <w:jc w:val="left"/>
    </w:pPr>
    <w:rPr>
      <w:sz w:val="16"/>
    </w:rPr>
  </w:style>
  <w:style w:type="paragraph" w:customStyle="1" w:styleId="cover2">
    <w:name w:val="cover2"/>
    <w:basedOn w:val="Title"/>
    <w:rsid w:val="009F01FB"/>
  </w:style>
  <w:style w:type="paragraph" w:customStyle="1" w:styleId="FigureHead2">
    <w:name w:val="Figure Head2"/>
    <w:basedOn w:val="label"/>
    <w:rsid w:val="009F01FB"/>
    <w:pPr>
      <w:keepNext w:val="0"/>
      <w:jc w:val="center"/>
    </w:pPr>
    <w:rPr>
      <w:b/>
      <w:i/>
      <w:smallCaps w:val="0"/>
    </w:rPr>
  </w:style>
  <w:style w:type="paragraph" w:customStyle="1" w:styleId="Subject2">
    <w:name w:val="Subject2"/>
    <w:basedOn w:val="Header"/>
    <w:next w:val="Normal"/>
    <w:rsid w:val="009F01FB"/>
    <w:pPr>
      <w:keepNext/>
      <w:spacing w:before="240" w:after="120"/>
    </w:pPr>
    <w:rPr>
      <w:rFonts w:ascii="Times New Roman" w:hAnsi="Times New Roman"/>
      <w:b/>
      <w:caps/>
      <w:sz w:val="28"/>
    </w:rPr>
  </w:style>
  <w:style w:type="paragraph" w:customStyle="1" w:styleId="Cntrhead2">
    <w:name w:val="Cntrhead2"/>
    <w:basedOn w:val="Title"/>
    <w:next w:val="Normal"/>
    <w:rsid w:val="009F01FB"/>
    <w:pPr>
      <w:keepNext/>
      <w:pageBreakBefore/>
    </w:pPr>
    <w:rPr>
      <w:caps w:val="0"/>
      <w:sz w:val="32"/>
    </w:rPr>
  </w:style>
  <w:style w:type="character" w:customStyle="1" w:styleId="unread1">
    <w:name w:val="unread1"/>
    <w:rsid w:val="009F01FB"/>
    <w:rPr>
      <w:color w:val="FF0000"/>
      <w:shd w:val="clear" w:color="auto" w:fill="FFFFFF"/>
    </w:rPr>
  </w:style>
  <w:style w:type="paragraph" w:customStyle="1" w:styleId="Style5">
    <w:name w:val="Style5"/>
    <w:basedOn w:val="Heading5"/>
    <w:rsid w:val="009F01FB"/>
    <w:pPr>
      <w:keepNext w:val="0"/>
      <w:numPr>
        <w:numId w:val="4"/>
      </w:num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9F01FB"/>
    <w:pPr>
      <w:spacing w:after="120"/>
      <w:ind w:left="1080"/>
    </w:pPr>
    <w:rPr>
      <w:rFonts w:ascii="Arial" w:hAnsi="Arial"/>
      <w:sz w:val="18"/>
    </w:rPr>
  </w:style>
  <w:style w:type="character" w:customStyle="1" w:styleId="SpecTextChar">
    <w:name w:val="Spec Text Char"/>
    <w:link w:val="SpecText"/>
    <w:rsid w:val="009F01FB"/>
    <w:rPr>
      <w:rFonts w:ascii="Arial" w:hAnsi="Arial"/>
      <w:sz w:val="18"/>
    </w:rPr>
  </w:style>
  <w:style w:type="paragraph" w:customStyle="1" w:styleId="SpecTableTextBold">
    <w:name w:val="Spec Table Text Bold"/>
    <w:basedOn w:val="SpecText"/>
    <w:rsid w:val="009F01FB"/>
    <w:pPr>
      <w:spacing w:after="0"/>
      <w:ind w:left="0"/>
      <w:jc w:val="center"/>
    </w:pPr>
    <w:rPr>
      <w:rFonts w:ascii="Arial (W1)" w:hAnsi="Arial (W1)"/>
      <w:b/>
      <w:color w:val="000000"/>
    </w:rPr>
  </w:style>
  <w:style w:type="paragraph" w:customStyle="1" w:styleId="SpecTableText">
    <w:name w:val="Spec Table Text"/>
    <w:basedOn w:val="SpecText"/>
    <w:rsid w:val="009F01FB"/>
    <w:pPr>
      <w:spacing w:after="0"/>
      <w:ind w:left="0"/>
      <w:jc w:val="center"/>
    </w:pPr>
    <w:rPr>
      <w:rFonts w:ascii="Arial (W1)" w:hAnsi="Arial (W1)"/>
      <w:color w:val="000000"/>
    </w:rPr>
  </w:style>
  <w:style w:type="character" w:customStyle="1" w:styleId="bold">
    <w:name w:val="bold"/>
    <w:rsid w:val="009F01FB"/>
  </w:style>
  <w:style w:type="paragraph" w:customStyle="1" w:styleId="UcName">
    <w:name w:val="UcName"/>
    <w:basedOn w:val="Heading7"/>
    <w:next w:val="Normal"/>
    <w:rsid w:val="009F01FB"/>
    <w:pPr>
      <w:keepNext/>
      <w:numPr>
        <w:ilvl w:val="0"/>
        <w:numId w:val="15"/>
      </w:numPr>
      <w:shd w:val="pct20" w:color="auto" w:fill="FFFFFF"/>
      <w:tabs>
        <w:tab w:val="clear" w:pos="2160"/>
        <w:tab w:val="left" w:pos="1134"/>
        <w:tab w:val="left" w:pos="1559"/>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cs="Arial"/>
      <w:b/>
      <w:iCs/>
      <w:kern w:val="32"/>
      <w:sz w:val="36"/>
      <w:szCs w:val="36"/>
      <w:lang w:val="sv-SE"/>
    </w:rPr>
  </w:style>
  <w:style w:type="character" w:customStyle="1" w:styleId="StyleLatinBoldLatinItalic">
    <w:name w:val="Style (Latin) Bold (Latin) Italic"/>
    <w:rsid w:val="009F01FB"/>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9F01FB"/>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9F01FB"/>
    <w:rPr>
      <w:rFonts w:ascii="Arial" w:hAnsi="Arial" w:cs="Times"/>
      <w:b/>
      <w:i/>
      <w:lang w:val="sv-SE" w:eastAsia="sv-SE"/>
    </w:rPr>
  </w:style>
  <w:style w:type="paragraph" w:customStyle="1" w:styleId="StyleRight025cm">
    <w:name w:val="Style Right:  025 cm"/>
    <w:basedOn w:val="Normal"/>
    <w:autoRedefine/>
    <w:rsid w:val="009F01FB"/>
    <w:pPr>
      <w:overflowPunct/>
      <w:autoSpaceDE/>
      <w:autoSpaceDN/>
      <w:adjustRightInd/>
      <w:ind w:right="142"/>
      <w:textAlignment w:val="auto"/>
    </w:pPr>
    <w:rPr>
      <w:lang w:val="sv-SE" w:eastAsia="sv-SE"/>
    </w:rPr>
  </w:style>
  <w:style w:type="paragraph" w:styleId="Revision">
    <w:name w:val="Revision"/>
    <w:uiPriority w:val="99"/>
    <w:rsid w:val="009F01FB"/>
    <w:rPr>
      <w:sz w:val="22"/>
    </w:rPr>
  </w:style>
  <w:style w:type="table" w:styleId="TableClassic4">
    <w:name w:val="Table Classic 4"/>
    <w:basedOn w:val="TableNormal"/>
    <w:unhideWhenUsed/>
    <w:rsid w:val="009F01FB"/>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9F01FB"/>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9F01FB"/>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NoSpacing">
    <w:name w:val="No Spacing"/>
    <w:uiPriority w:val="1"/>
    <w:rsid w:val="009F01FB"/>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9F01FB"/>
    <w:rPr>
      <w:i/>
      <w:iCs/>
      <w:color w:val="000000" w:themeColor="text1"/>
    </w:rPr>
  </w:style>
  <w:style w:type="character" w:customStyle="1" w:styleId="QuoteChar">
    <w:name w:val="Quote Char"/>
    <w:basedOn w:val="DefaultParagraphFont"/>
    <w:link w:val="Quote"/>
    <w:uiPriority w:val="29"/>
    <w:rsid w:val="009F01FB"/>
    <w:rPr>
      <w:rFonts w:ascii="Arial" w:hAnsi="Arial"/>
      <w:i/>
      <w:iCs/>
      <w:color w:val="000000" w:themeColor="text1"/>
    </w:rPr>
  </w:style>
  <w:style w:type="character" w:styleId="BookTitle">
    <w:name w:val="Book Title"/>
    <w:basedOn w:val="DefaultParagraphFont"/>
    <w:uiPriority w:val="33"/>
    <w:rsid w:val="009F01FB"/>
    <w:rPr>
      <w:b/>
      <w:bCs/>
      <w:smallCaps/>
      <w:spacing w:val="5"/>
    </w:rPr>
  </w:style>
  <w:style w:type="character" w:styleId="IntenseEmphasis">
    <w:name w:val="Intense Emphasis"/>
    <w:basedOn w:val="DefaultParagraphFont"/>
    <w:uiPriority w:val="21"/>
    <w:rsid w:val="009F01FB"/>
    <w:rPr>
      <w:b/>
      <w:bCs/>
      <w:i/>
      <w:iCs/>
      <w:color w:val="4F81BD" w:themeColor="accent1"/>
    </w:rPr>
  </w:style>
  <w:style w:type="character" w:styleId="SubtleReference">
    <w:name w:val="Subtle Reference"/>
    <w:basedOn w:val="DefaultParagraphFont"/>
    <w:uiPriority w:val="31"/>
    <w:rsid w:val="009F01FB"/>
    <w:rPr>
      <w:smallCaps/>
      <w:color w:val="C0504D" w:themeColor="accent2"/>
      <w:u w:val="single"/>
    </w:rPr>
  </w:style>
  <w:style w:type="character" w:styleId="IntenseReference">
    <w:name w:val="Intense Reference"/>
    <w:basedOn w:val="DefaultParagraphFont"/>
    <w:uiPriority w:val="32"/>
    <w:rsid w:val="009F01FB"/>
    <w:rPr>
      <w:b/>
      <w:bCs/>
      <w:smallCaps/>
      <w:color w:val="C0504D" w:themeColor="accent2"/>
      <w:spacing w:val="5"/>
      <w:u w:val="single"/>
    </w:rPr>
  </w:style>
  <w:style w:type="paragraph" w:styleId="IntenseQuote">
    <w:name w:val="Intense Quote"/>
    <w:basedOn w:val="Normal"/>
    <w:next w:val="Normal"/>
    <w:link w:val="IntenseQuoteChar"/>
    <w:uiPriority w:val="30"/>
    <w:rsid w:val="009F01F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F01FB"/>
    <w:rPr>
      <w:rFonts w:ascii="Arial" w:hAnsi="Arial"/>
      <w:b/>
      <w:bCs/>
      <w:i/>
      <w:iCs/>
      <w:color w:val="4F81BD" w:themeColor="accent1"/>
    </w:rPr>
  </w:style>
  <w:style w:type="character" w:customStyle="1" w:styleId="apple-converted-space">
    <w:name w:val="apple-converted-space"/>
    <w:basedOn w:val="DefaultParagraphFont"/>
    <w:rsid w:val="009F01FB"/>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9F01FB"/>
    <w:rPr>
      <w:rFonts w:ascii="Arial" w:hAnsi="Arial" w:cs="Arial"/>
      <w:b/>
      <w:bCs/>
      <w:iCs/>
      <w:kern w:val="32"/>
      <w:sz w:val="24"/>
      <w:szCs w:val="26"/>
    </w:rPr>
  </w:style>
  <w:style w:type="paragraph" w:customStyle="1" w:styleId="SW-Requirement">
    <w:name w:val="SW-Requirement"/>
    <w:basedOn w:val="Normal"/>
    <w:next w:val="Normal"/>
    <w:rsid w:val="009F01FB"/>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9F01F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RDReqNew001zzzv2">
    <w:name w:val="SRDReqNew001_zzz_v2"/>
    <w:basedOn w:val="Normal"/>
    <w:next w:val="Normal"/>
    <w:rsid w:val="009F01FB"/>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9F01FB"/>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
    <w:name w:val="Body"/>
    <w:basedOn w:val="Normal"/>
    <w:rsid w:val="009F01FB"/>
    <w:pPr>
      <w:overflowPunct/>
      <w:autoSpaceDE/>
      <w:autoSpaceDN/>
      <w:adjustRightInd/>
      <w:spacing w:line="280" w:lineRule="atLeast"/>
      <w:textAlignment w:val="auto"/>
    </w:pPr>
    <w:rPr>
      <w:color w:val="000000"/>
    </w:rPr>
  </w:style>
  <w:style w:type="character" w:customStyle="1" w:styleId="TableChar">
    <w:name w:val="Table Char"/>
    <w:basedOn w:val="DefaultParagraphFont"/>
    <w:link w:val="Table"/>
    <w:rsid w:val="009F01FB"/>
    <w:rPr>
      <w:rFonts w:ascii="Arial" w:hAnsi="Arial"/>
      <w:b/>
      <w:kern w:val="28"/>
    </w:rPr>
  </w:style>
  <w:style w:type="character" w:customStyle="1" w:styleId="TableCellChar">
    <w:name w:val="Table Cell Char"/>
    <w:link w:val="TableCell"/>
    <w:locked/>
    <w:rsid w:val="009F01FB"/>
  </w:style>
  <w:style w:type="paragraph" w:customStyle="1" w:styleId="RETechSignal">
    <w:name w:val="RE_TechSignal"/>
    <w:basedOn w:val="Heading8"/>
    <w:next w:val="Normal"/>
    <w:qFormat/>
    <w:rsid w:val="009F01FB"/>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scriptBodyText">
    <w:name w:val="script Body Text"/>
    <w:basedOn w:val="BodyText"/>
    <w:rsid w:val="009F01FB"/>
    <w:pPr>
      <w:tabs>
        <w:tab w:val="num" w:pos="360"/>
      </w:tabs>
    </w:pPr>
    <w:rPr>
      <w:color w:val="0000FF"/>
    </w:rPr>
  </w:style>
  <w:style w:type="paragraph" w:customStyle="1" w:styleId="ReqVerMethv2">
    <w:name w:val="ReqVerMeth_v2"/>
    <w:basedOn w:val="Normal"/>
    <w:next w:val="Normal"/>
    <w:rsid w:val="009F01FB"/>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9F01FB"/>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9F01FB"/>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9F01FB"/>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9F01FB"/>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9F01FB"/>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Cs w:val="0"/>
      <w:sz w:val="22"/>
      <w:szCs w:val="20"/>
    </w:rPr>
  </w:style>
  <w:style w:type="paragraph" w:customStyle="1" w:styleId="REDataType">
    <w:name w:val="RE_DataType"/>
    <w:basedOn w:val="Heading8"/>
    <w:next w:val="Normal"/>
    <w:qFormat/>
    <w:rsid w:val="009F01FB"/>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RELogSignal">
    <w:name w:val="RE_LogSignal"/>
    <w:basedOn w:val="Heading8"/>
    <w:qFormat/>
    <w:locked/>
    <w:rsid w:val="009F01FB"/>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RETechParameter">
    <w:name w:val="RE_TechParameter"/>
    <w:basedOn w:val="Heading8"/>
    <w:next w:val="Normal"/>
    <w:qFormat/>
    <w:rsid w:val="009F01FB"/>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paragraph" w:customStyle="1" w:styleId="RELogParameter">
    <w:name w:val="RE_LogParameter"/>
    <w:basedOn w:val="Heading8"/>
    <w:next w:val="Normal"/>
    <w:qFormat/>
    <w:rsid w:val="009F01FB"/>
    <w:pPr>
      <w:numPr>
        <w:ilvl w:val="0"/>
        <w:numId w:val="0"/>
      </w:numPr>
      <w:pBdr>
        <w:top w:val="double" w:sz="4" w:space="1" w:color="auto"/>
        <w:bottom w:val="double" w:sz="4" w:space="1" w:color="auto"/>
      </w:pBdr>
      <w:tabs>
        <w:tab w:val="left" w:pos="-720"/>
      </w:tabs>
      <w:suppressAutoHyphens/>
      <w:overflowPunct/>
      <w:autoSpaceDE/>
      <w:autoSpaceDN/>
      <w:adjustRightInd/>
      <w:spacing w:before="120" w:after="240"/>
      <w:textAlignment w:val="auto"/>
    </w:pPr>
    <w:rPr>
      <w:rFonts w:ascii="Univers" w:hAnsi="Univers"/>
      <w:b/>
      <w:iCs w:val="0"/>
      <w:sz w:val="22"/>
      <w:szCs w:val="20"/>
    </w:rPr>
  </w:style>
  <w:style w:type="character" w:customStyle="1" w:styleId="UnresolvedMention1">
    <w:name w:val="Unresolved Mention1"/>
    <w:basedOn w:val="DefaultParagraphFont"/>
    <w:uiPriority w:val="99"/>
    <w:semiHidden/>
    <w:unhideWhenUsed/>
    <w:rsid w:val="003D5C27"/>
    <w:rPr>
      <w:color w:val="605E5C"/>
      <w:shd w:val="clear" w:color="auto" w:fill="E1DFDD"/>
    </w:rPr>
  </w:style>
  <w:style w:type="paragraph" w:customStyle="1" w:styleId="REUserHint">
    <w:name w:val="RE_UserHint"/>
    <w:basedOn w:val="Normal"/>
    <w:next w:val="Normal"/>
    <w:link w:val="REUserHintChar"/>
    <w:qFormat/>
    <w:rsid w:val="0079539A"/>
    <w:pPr>
      <w:shd w:val="clear" w:color="auto" w:fill="D6E3BC" w:themeFill="accent3" w:themeFillTint="66"/>
    </w:pPr>
    <w:rPr>
      <w:i/>
      <w:color w:val="7F7F7F" w:themeColor="text1" w:themeTint="80"/>
    </w:rPr>
  </w:style>
  <w:style w:type="character" w:customStyle="1" w:styleId="REUserHintChar">
    <w:name w:val="RE_UserHint Char"/>
    <w:basedOn w:val="DefaultParagraphFont"/>
    <w:link w:val="REUserHint"/>
    <w:rsid w:val="0079539A"/>
    <w:rPr>
      <w:rFonts w:ascii="Arial" w:hAnsi="Arial"/>
      <w:i/>
      <w:color w:val="7F7F7F" w:themeColor="text1" w:themeTint="80"/>
      <w:shd w:val="clear" w:color="auto" w:fill="D6E3BC" w:themeFill="accent3" w:themeFillTint="66"/>
    </w:rPr>
  </w:style>
  <w:style w:type="table" w:styleId="TableColumns3">
    <w:name w:val="Table Columns 3"/>
    <w:basedOn w:val="TableNormal"/>
    <w:rsid w:val="00FD0A4A"/>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Bibliography">
    <w:name w:val="Bibliography"/>
    <w:basedOn w:val="Normal"/>
    <w:next w:val="Normal"/>
    <w:uiPriority w:val="37"/>
    <w:rsid w:val="00FD0A4A"/>
  </w:style>
  <w:style w:type="table" w:styleId="LightList-Accent3">
    <w:name w:val="Light List Accent 3"/>
    <w:basedOn w:val="TableNormal"/>
    <w:uiPriority w:val="61"/>
    <w:rsid w:val="00FD0A4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Heading">
    <w:name w:val="TOC Heading"/>
    <w:basedOn w:val="Heading1"/>
    <w:next w:val="Normal"/>
    <w:uiPriority w:val="39"/>
    <w:unhideWhenUsed/>
    <w:qFormat/>
    <w:rsid w:val="00FD0A4A"/>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REUseCase">
    <w:name w:val="RE_UseCase"/>
    <w:basedOn w:val="Heading8"/>
    <w:next w:val="Normal"/>
    <w:qFormat/>
    <w:rsid w:val="002A548C"/>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Cs w:val="0"/>
      <w:sz w:val="22"/>
      <w:szCs w:val="20"/>
      <w:lang w:val="en-GB"/>
    </w:rPr>
  </w:style>
  <w:style w:type="character" w:customStyle="1" w:styleId="ListParagraphChar">
    <w:name w:val="List Paragraph Char"/>
    <w:link w:val="ListParagraph"/>
    <w:uiPriority w:val="34"/>
    <w:locked/>
    <w:rsid w:val="006E7A1B"/>
    <w:rPr>
      <w:rFonts w:ascii="Arial" w:hAnsi="Arial"/>
    </w:rPr>
  </w:style>
  <w:style w:type="table" w:styleId="GridTable5Dark-Accent3">
    <w:name w:val="Grid Table 5 Dark Accent 3"/>
    <w:basedOn w:val="TableNormal"/>
    <w:uiPriority w:val="50"/>
    <w:rsid w:val="004106E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2">
    <w:name w:val="Grid Table 4 Accent 2"/>
    <w:basedOn w:val="TableNormal"/>
    <w:uiPriority w:val="49"/>
    <w:rsid w:val="004106E2"/>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4106E2"/>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msonormal0">
    <w:name w:val="msonormal"/>
    <w:basedOn w:val="Normal"/>
    <w:rsid w:val="00B524D4"/>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xl65">
    <w:name w:val="xl65"/>
    <w:basedOn w:val="Normal"/>
    <w:rsid w:val="00B524D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66">
    <w:name w:val="xl66"/>
    <w:basedOn w:val="Normal"/>
    <w:rsid w:val="00B524D4"/>
    <w:pP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67">
    <w:name w:val="xl67"/>
    <w:basedOn w:val="Normal"/>
    <w:rsid w:val="00B524D4"/>
    <w:pPr>
      <w:overflowPunct/>
      <w:autoSpaceDE/>
      <w:autoSpaceDN/>
      <w:adjustRightInd/>
      <w:spacing w:before="100" w:beforeAutospacing="1" w:after="100" w:afterAutospacing="1"/>
      <w:textAlignment w:val="center"/>
    </w:pPr>
    <w:rPr>
      <w:rFonts w:ascii="Times New Roman" w:hAnsi="Times New Roman"/>
      <w:sz w:val="24"/>
      <w:szCs w:val="24"/>
    </w:rPr>
  </w:style>
  <w:style w:type="paragraph" w:customStyle="1" w:styleId="xl68">
    <w:name w:val="xl68"/>
    <w:basedOn w:val="Normal"/>
    <w:rsid w:val="00B524D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Times New Roman" w:hAnsi="Times New Roman"/>
      <w:sz w:val="24"/>
      <w:szCs w:val="24"/>
    </w:rPr>
  </w:style>
  <w:style w:type="paragraph" w:customStyle="1" w:styleId="xl69">
    <w:name w:val="xl69"/>
    <w:basedOn w:val="Normal"/>
    <w:rsid w:val="00B524D4"/>
    <w:pPr>
      <w:overflowPunct/>
      <w:autoSpaceDE/>
      <w:autoSpaceDN/>
      <w:adjustRightInd/>
      <w:spacing w:before="100" w:beforeAutospacing="1" w:after="100" w:afterAutospacing="1"/>
      <w:textAlignment w:val="auto"/>
    </w:pPr>
    <w:rPr>
      <w:rFonts w:ascii="Times New Roman" w:hAnsi="Times New Roman"/>
      <w:b/>
      <w:bCs/>
      <w:sz w:val="22"/>
      <w:szCs w:val="22"/>
    </w:rPr>
  </w:style>
  <w:style w:type="paragraph" w:customStyle="1" w:styleId="xl70">
    <w:name w:val="xl70"/>
    <w:basedOn w:val="Normal"/>
    <w:rsid w:val="00B524D4"/>
    <w:pPr>
      <w:pBdr>
        <w:top w:val="single" w:sz="8" w:space="0" w:color="auto"/>
        <w:left w:val="single" w:sz="8" w:space="0" w:color="auto"/>
        <w:bottom w:val="single" w:sz="8" w:space="0" w:color="auto"/>
        <w:right w:val="single" w:sz="4" w:space="0" w:color="auto"/>
      </w:pBdr>
      <w:overflowPunct/>
      <w:autoSpaceDE/>
      <w:autoSpaceDN/>
      <w:adjustRightInd/>
      <w:spacing w:before="100" w:beforeAutospacing="1" w:after="100" w:afterAutospacing="1"/>
      <w:textAlignment w:val="center"/>
    </w:pPr>
    <w:rPr>
      <w:rFonts w:ascii="Times New Roman" w:hAnsi="Times New Roman"/>
      <w:b/>
      <w:bCs/>
      <w:sz w:val="22"/>
      <w:szCs w:val="22"/>
    </w:rPr>
  </w:style>
  <w:style w:type="paragraph" w:customStyle="1" w:styleId="xl71">
    <w:name w:val="xl71"/>
    <w:basedOn w:val="Normal"/>
    <w:rsid w:val="00B524D4"/>
    <w:pPr>
      <w:pBdr>
        <w:top w:val="single" w:sz="8" w:space="0" w:color="auto"/>
        <w:left w:val="single" w:sz="4" w:space="0" w:color="auto"/>
        <w:bottom w:val="single" w:sz="8" w:space="0" w:color="auto"/>
        <w:right w:val="single" w:sz="4" w:space="0" w:color="auto"/>
      </w:pBdr>
      <w:overflowPunct/>
      <w:autoSpaceDE/>
      <w:autoSpaceDN/>
      <w:adjustRightInd/>
      <w:spacing w:before="100" w:beforeAutospacing="1" w:after="100" w:afterAutospacing="1"/>
      <w:textAlignment w:val="center"/>
    </w:pPr>
    <w:rPr>
      <w:rFonts w:ascii="Times New Roman" w:hAnsi="Times New Roman"/>
      <w:b/>
      <w:bCs/>
      <w:sz w:val="22"/>
      <w:szCs w:val="22"/>
    </w:rPr>
  </w:style>
  <w:style w:type="paragraph" w:customStyle="1" w:styleId="xl72">
    <w:name w:val="xl72"/>
    <w:basedOn w:val="Normal"/>
    <w:rsid w:val="00B524D4"/>
    <w:pPr>
      <w:pBdr>
        <w:top w:val="single" w:sz="8" w:space="0" w:color="auto"/>
        <w:left w:val="single" w:sz="4" w:space="0" w:color="auto"/>
        <w:bottom w:val="single" w:sz="8" w:space="0" w:color="auto"/>
        <w:right w:val="single" w:sz="8" w:space="0" w:color="auto"/>
      </w:pBdr>
      <w:overflowPunct/>
      <w:autoSpaceDE/>
      <w:autoSpaceDN/>
      <w:adjustRightInd/>
      <w:spacing w:before="100" w:beforeAutospacing="1" w:after="100" w:afterAutospacing="1"/>
      <w:textAlignment w:val="center"/>
    </w:pPr>
    <w:rPr>
      <w:rFonts w:ascii="Times New Roman" w:hAnsi="Times New Roman"/>
      <w:b/>
      <w:bCs/>
      <w:sz w:val="22"/>
      <w:szCs w:val="22"/>
    </w:rPr>
  </w:style>
  <w:style w:type="paragraph" w:customStyle="1" w:styleId="xl73">
    <w:name w:val="xl73"/>
    <w:basedOn w:val="Normal"/>
    <w:rsid w:val="00B524D4"/>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74">
    <w:name w:val="xl74"/>
    <w:basedOn w:val="Normal"/>
    <w:rsid w:val="00B524D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75">
    <w:name w:val="xl75"/>
    <w:basedOn w:val="Normal"/>
    <w:rsid w:val="00B524D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76">
    <w:name w:val="xl76"/>
    <w:basedOn w:val="Normal"/>
    <w:rsid w:val="00B524D4"/>
    <w:pPr>
      <w:pBdr>
        <w:top w:val="single" w:sz="8"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Times New Roman" w:hAnsi="Times New Roman"/>
      <w:sz w:val="24"/>
      <w:szCs w:val="24"/>
    </w:rPr>
  </w:style>
  <w:style w:type="paragraph" w:customStyle="1" w:styleId="xl77">
    <w:name w:val="xl77"/>
    <w:basedOn w:val="Normal"/>
    <w:rsid w:val="00B524D4"/>
    <w:pPr>
      <w:pBdr>
        <w:top w:val="single" w:sz="8"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78">
    <w:name w:val="xl78"/>
    <w:basedOn w:val="Normal"/>
    <w:rsid w:val="00B524D4"/>
    <w:pPr>
      <w:pBdr>
        <w:top w:val="single" w:sz="8"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79">
    <w:name w:val="xl79"/>
    <w:basedOn w:val="Normal"/>
    <w:rsid w:val="00B524D4"/>
    <w:pPr>
      <w:pBdr>
        <w:top w:val="single" w:sz="8" w:space="0" w:color="auto"/>
        <w:left w:val="single" w:sz="4" w:space="0" w:color="auto"/>
        <w:bottom w:val="single" w:sz="4" w:space="0" w:color="auto"/>
        <w:right w:val="single" w:sz="8"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0">
    <w:name w:val="xl80"/>
    <w:basedOn w:val="Normal"/>
    <w:rsid w:val="00B524D4"/>
    <w:pPr>
      <w:pBdr>
        <w:top w:val="single" w:sz="4" w:space="0" w:color="auto"/>
        <w:left w:val="single" w:sz="4" w:space="0" w:color="auto"/>
        <w:bottom w:val="single" w:sz="4" w:space="0" w:color="auto"/>
        <w:right w:val="single" w:sz="8"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1">
    <w:name w:val="xl81"/>
    <w:basedOn w:val="Normal"/>
    <w:rsid w:val="00B524D4"/>
    <w:pPr>
      <w:pBdr>
        <w:top w:val="single" w:sz="4" w:space="0" w:color="auto"/>
        <w:left w:val="single" w:sz="4" w:space="0" w:color="auto"/>
        <w:bottom w:val="single" w:sz="8" w:space="0" w:color="auto"/>
        <w:right w:val="single" w:sz="4" w:space="0" w:color="auto"/>
      </w:pBdr>
      <w:overflowPunct/>
      <w:autoSpaceDE/>
      <w:autoSpaceDN/>
      <w:adjustRightInd/>
      <w:spacing w:before="100" w:beforeAutospacing="1" w:after="100" w:afterAutospacing="1"/>
      <w:textAlignment w:val="center"/>
    </w:pPr>
    <w:rPr>
      <w:rFonts w:ascii="Times New Roman" w:hAnsi="Times New Roman"/>
      <w:sz w:val="24"/>
      <w:szCs w:val="24"/>
    </w:rPr>
  </w:style>
  <w:style w:type="paragraph" w:customStyle="1" w:styleId="xl82">
    <w:name w:val="xl82"/>
    <w:basedOn w:val="Normal"/>
    <w:rsid w:val="00B524D4"/>
    <w:pPr>
      <w:pBdr>
        <w:top w:val="single" w:sz="4" w:space="0" w:color="auto"/>
        <w:left w:val="single" w:sz="4" w:space="0" w:color="auto"/>
        <w:bottom w:val="single" w:sz="8"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3">
    <w:name w:val="xl83"/>
    <w:basedOn w:val="Normal"/>
    <w:rsid w:val="00B524D4"/>
    <w:pPr>
      <w:pBdr>
        <w:top w:val="single" w:sz="4" w:space="0" w:color="auto"/>
        <w:left w:val="single" w:sz="4"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4">
    <w:name w:val="xl84"/>
    <w:basedOn w:val="Normal"/>
    <w:rsid w:val="00B524D4"/>
    <w:pPr>
      <w:pBdr>
        <w:top w:val="single" w:sz="4" w:space="0" w:color="auto"/>
        <w:left w:val="single" w:sz="4" w:space="0" w:color="auto"/>
        <w:bottom w:val="single" w:sz="8"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5">
    <w:name w:val="xl85"/>
    <w:basedOn w:val="Normal"/>
    <w:rsid w:val="00B524D4"/>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6">
    <w:name w:val="xl86"/>
    <w:basedOn w:val="Normal"/>
    <w:rsid w:val="00B524D4"/>
    <w:pPr>
      <w:pBdr>
        <w:top w:val="single" w:sz="8"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7">
    <w:name w:val="xl87"/>
    <w:basedOn w:val="Normal"/>
    <w:rsid w:val="00B524D4"/>
    <w:pPr>
      <w:pBdr>
        <w:top w:val="single" w:sz="4" w:space="0" w:color="auto"/>
        <w:left w:val="single" w:sz="4" w:space="0" w:color="auto"/>
        <w:bottom w:val="single" w:sz="8"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8">
    <w:name w:val="xl88"/>
    <w:basedOn w:val="Normal"/>
    <w:rsid w:val="00B524D4"/>
    <w:pPr>
      <w:pBdr>
        <w:left w:val="single" w:sz="4" w:space="0" w:color="auto"/>
        <w:bottom w:val="single" w:sz="4" w:space="0" w:color="auto"/>
        <w:right w:val="single" w:sz="8"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89">
    <w:name w:val="xl89"/>
    <w:basedOn w:val="Normal"/>
    <w:rsid w:val="00B524D4"/>
    <w:pPr>
      <w:pBdr>
        <w:left w:val="single" w:sz="4" w:space="0" w:color="auto"/>
        <w:bottom w:val="single" w:sz="8"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90">
    <w:name w:val="xl90"/>
    <w:basedOn w:val="Normal"/>
    <w:rsid w:val="00B524D4"/>
    <w:pPr>
      <w:pBdr>
        <w:left w:val="single" w:sz="4" w:space="0" w:color="auto"/>
        <w:bottom w:val="single" w:sz="8"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91">
    <w:name w:val="xl91"/>
    <w:basedOn w:val="Normal"/>
    <w:rsid w:val="00B524D4"/>
    <w:pPr>
      <w:pBdr>
        <w:left w:val="single" w:sz="4" w:space="0" w:color="auto"/>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92">
    <w:name w:val="xl92"/>
    <w:basedOn w:val="Normal"/>
    <w:rsid w:val="00B524D4"/>
    <w:pPr>
      <w:pBdr>
        <w:top w:val="single" w:sz="8" w:space="0" w:color="auto"/>
        <w:left w:val="single" w:sz="8"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93">
    <w:name w:val="xl93"/>
    <w:basedOn w:val="Normal"/>
    <w:rsid w:val="00B524D4"/>
    <w:pPr>
      <w:pBdr>
        <w:top w:val="single" w:sz="4" w:space="0" w:color="auto"/>
        <w:left w:val="single" w:sz="8"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94">
    <w:name w:val="xl94"/>
    <w:basedOn w:val="Normal"/>
    <w:rsid w:val="00B524D4"/>
    <w:pPr>
      <w:pBdr>
        <w:top w:val="single" w:sz="4" w:space="0" w:color="auto"/>
        <w:left w:val="single" w:sz="8" w:space="0" w:color="auto"/>
        <w:bottom w:val="single" w:sz="8"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sz w:val="24"/>
      <w:szCs w:val="24"/>
    </w:rPr>
  </w:style>
  <w:style w:type="paragraph" w:customStyle="1" w:styleId="xl95">
    <w:name w:val="xl95"/>
    <w:basedOn w:val="Normal"/>
    <w:rsid w:val="00B524D4"/>
    <w:pPr>
      <w:pBdr>
        <w:top w:val="single" w:sz="8"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color w:val="000000"/>
      <w:sz w:val="24"/>
      <w:szCs w:val="24"/>
    </w:rPr>
  </w:style>
  <w:style w:type="paragraph" w:customStyle="1" w:styleId="xl96">
    <w:name w:val="xl96"/>
    <w:basedOn w:val="Normal"/>
    <w:rsid w:val="00B524D4"/>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color w:val="000000"/>
      <w:sz w:val="24"/>
      <w:szCs w:val="24"/>
    </w:rPr>
  </w:style>
  <w:style w:type="paragraph" w:customStyle="1" w:styleId="xl97">
    <w:name w:val="xl97"/>
    <w:basedOn w:val="Normal"/>
    <w:rsid w:val="00B524D4"/>
    <w:pPr>
      <w:pBdr>
        <w:top w:val="single" w:sz="4" w:space="0" w:color="auto"/>
        <w:left w:val="single" w:sz="4" w:space="0" w:color="auto"/>
        <w:bottom w:val="single" w:sz="8" w:space="0" w:color="auto"/>
        <w:right w:val="single" w:sz="4" w:space="0" w:color="auto"/>
      </w:pBdr>
      <w:overflowPunct/>
      <w:autoSpaceDE/>
      <w:autoSpaceDN/>
      <w:adjustRightInd/>
      <w:spacing w:before="100" w:beforeAutospacing="1" w:after="100" w:afterAutospacing="1"/>
      <w:jc w:val="center"/>
      <w:textAlignment w:val="center"/>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696">
      <w:bodyDiv w:val="1"/>
      <w:marLeft w:val="0"/>
      <w:marRight w:val="0"/>
      <w:marTop w:val="0"/>
      <w:marBottom w:val="0"/>
      <w:divBdr>
        <w:top w:val="none" w:sz="0" w:space="0" w:color="auto"/>
        <w:left w:val="none" w:sz="0" w:space="0" w:color="auto"/>
        <w:bottom w:val="none" w:sz="0" w:space="0" w:color="auto"/>
        <w:right w:val="none" w:sz="0" w:space="0" w:color="auto"/>
      </w:divBdr>
    </w:div>
    <w:div w:id="146826005">
      <w:bodyDiv w:val="1"/>
      <w:marLeft w:val="150"/>
      <w:marRight w:val="0"/>
      <w:marTop w:val="45"/>
      <w:marBottom w:val="45"/>
      <w:divBdr>
        <w:top w:val="none" w:sz="0" w:space="0" w:color="auto"/>
        <w:left w:val="none" w:sz="0" w:space="0" w:color="auto"/>
        <w:bottom w:val="none" w:sz="0" w:space="0" w:color="auto"/>
        <w:right w:val="none" w:sz="0" w:space="0" w:color="auto"/>
      </w:divBdr>
    </w:div>
    <w:div w:id="199250946">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48277231">
      <w:bodyDiv w:val="1"/>
      <w:marLeft w:val="0"/>
      <w:marRight w:val="0"/>
      <w:marTop w:val="0"/>
      <w:marBottom w:val="0"/>
      <w:divBdr>
        <w:top w:val="none" w:sz="0" w:space="0" w:color="auto"/>
        <w:left w:val="none" w:sz="0" w:space="0" w:color="auto"/>
        <w:bottom w:val="none" w:sz="0" w:space="0" w:color="auto"/>
        <w:right w:val="none" w:sz="0" w:space="0" w:color="auto"/>
      </w:divBdr>
    </w:div>
    <w:div w:id="313530841">
      <w:bodyDiv w:val="1"/>
      <w:marLeft w:val="0"/>
      <w:marRight w:val="0"/>
      <w:marTop w:val="0"/>
      <w:marBottom w:val="0"/>
      <w:divBdr>
        <w:top w:val="none" w:sz="0" w:space="0" w:color="auto"/>
        <w:left w:val="none" w:sz="0" w:space="0" w:color="auto"/>
        <w:bottom w:val="none" w:sz="0" w:space="0" w:color="auto"/>
        <w:right w:val="none" w:sz="0" w:space="0" w:color="auto"/>
      </w:divBdr>
    </w:div>
    <w:div w:id="34066592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410392108">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7166567">
      <w:bodyDiv w:val="1"/>
      <w:marLeft w:val="0"/>
      <w:marRight w:val="0"/>
      <w:marTop w:val="0"/>
      <w:marBottom w:val="0"/>
      <w:divBdr>
        <w:top w:val="none" w:sz="0" w:space="0" w:color="auto"/>
        <w:left w:val="none" w:sz="0" w:space="0" w:color="auto"/>
        <w:bottom w:val="none" w:sz="0" w:space="0" w:color="auto"/>
        <w:right w:val="none" w:sz="0" w:space="0" w:color="auto"/>
      </w:divBdr>
    </w:div>
    <w:div w:id="491682091">
      <w:bodyDiv w:val="1"/>
      <w:marLeft w:val="0"/>
      <w:marRight w:val="0"/>
      <w:marTop w:val="0"/>
      <w:marBottom w:val="0"/>
      <w:divBdr>
        <w:top w:val="none" w:sz="0" w:space="0" w:color="auto"/>
        <w:left w:val="none" w:sz="0" w:space="0" w:color="auto"/>
        <w:bottom w:val="none" w:sz="0" w:space="0" w:color="auto"/>
        <w:right w:val="none" w:sz="0" w:space="0" w:color="auto"/>
      </w:divBdr>
    </w:div>
    <w:div w:id="631253243">
      <w:bodyDiv w:val="1"/>
      <w:marLeft w:val="0"/>
      <w:marRight w:val="0"/>
      <w:marTop w:val="0"/>
      <w:marBottom w:val="0"/>
      <w:divBdr>
        <w:top w:val="none" w:sz="0" w:space="0" w:color="auto"/>
        <w:left w:val="none" w:sz="0" w:space="0" w:color="auto"/>
        <w:bottom w:val="none" w:sz="0" w:space="0" w:color="auto"/>
        <w:right w:val="none" w:sz="0" w:space="0" w:color="auto"/>
      </w:divBdr>
    </w:div>
    <w:div w:id="645545387">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1631933">
      <w:bodyDiv w:val="1"/>
      <w:marLeft w:val="0"/>
      <w:marRight w:val="0"/>
      <w:marTop w:val="0"/>
      <w:marBottom w:val="0"/>
      <w:divBdr>
        <w:top w:val="none" w:sz="0" w:space="0" w:color="auto"/>
        <w:left w:val="none" w:sz="0" w:space="0" w:color="auto"/>
        <w:bottom w:val="none" w:sz="0" w:space="0" w:color="auto"/>
        <w:right w:val="none" w:sz="0" w:space="0" w:color="auto"/>
      </w:divBdr>
      <w:divsChild>
        <w:div w:id="877082038">
          <w:marLeft w:val="0"/>
          <w:marRight w:val="0"/>
          <w:marTop w:val="0"/>
          <w:marBottom w:val="0"/>
          <w:divBdr>
            <w:top w:val="none" w:sz="0" w:space="0" w:color="auto"/>
            <w:left w:val="none" w:sz="0" w:space="0" w:color="auto"/>
            <w:bottom w:val="none" w:sz="0" w:space="0" w:color="auto"/>
            <w:right w:val="none" w:sz="0" w:space="0" w:color="auto"/>
          </w:divBdr>
        </w:div>
        <w:div w:id="779490097">
          <w:marLeft w:val="0"/>
          <w:marRight w:val="0"/>
          <w:marTop w:val="0"/>
          <w:marBottom w:val="0"/>
          <w:divBdr>
            <w:top w:val="none" w:sz="0" w:space="0" w:color="auto"/>
            <w:left w:val="none" w:sz="0" w:space="0" w:color="auto"/>
            <w:bottom w:val="none" w:sz="0" w:space="0" w:color="auto"/>
            <w:right w:val="none" w:sz="0" w:space="0" w:color="auto"/>
          </w:divBdr>
        </w:div>
        <w:div w:id="1290892918">
          <w:marLeft w:val="0"/>
          <w:marRight w:val="0"/>
          <w:marTop w:val="0"/>
          <w:marBottom w:val="0"/>
          <w:divBdr>
            <w:top w:val="none" w:sz="0" w:space="0" w:color="auto"/>
            <w:left w:val="none" w:sz="0" w:space="0" w:color="auto"/>
            <w:bottom w:val="none" w:sz="0" w:space="0" w:color="auto"/>
            <w:right w:val="none" w:sz="0" w:space="0" w:color="auto"/>
          </w:divBdr>
        </w:div>
        <w:div w:id="1235353741">
          <w:marLeft w:val="0"/>
          <w:marRight w:val="0"/>
          <w:marTop w:val="0"/>
          <w:marBottom w:val="0"/>
          <w:divBdr>
            <w:top w:val="none" w:sz="0" w:space="0" w:color="auto"/>
            <w:left w:val="none" w:sz="0" w:space="0" w:color="auto"/>
            <w:bottom w:val="none" w:sz="0" w:space="0" w:color="auto"/>
            <w:right w:val="none" w:sz="0" w:space="0" w:color="auto"/>
          </w:divBdr>
        </w:div>
      </w:divsChild>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70338600">
      <w:bodyDiv w:val="1"/>
      <w:marLeft w:val="0"/>
      <w:marRight w:val="0"/>
      <w:marTop w:val="0"/>
      <w:marBottom w:val="0"/>
      <w:divBdr>
        <w:top w:val="none" w:sz="0" w:space="0" w:color="auto"/>
        <w:left w:val="none" w:sz="0" w:space="0" w:color="auto"/>
        <w:bottom w:val="none" w:sz="0" w:space="0" w:color="auto"/>
        <w:right w:val="none" w:sz="0" w:space="0" w:color="auto"/>
      </w:divBdr>
    </w:div>
    <w:div w:id="891309985">
      <w:bodyDiv w:val="1"/>
      <w:marLeft w:val="0"/>
      <w:marRight w:val="0"/>
      <w:marTop w:val="0"/>
      <w:marBottom w:val="0"/>
      <w:divBdr>
        <w:top w:val="none" w:sz="0" w:space="0" w:color="auto"/>
        <w:left w:val="none" w:sz="0" w:space="0" w:color="auto"/>
        <w:bottom w:val="none" w:sz="0" w:space="0" w:color="auto"/>
        <w:right w:val="none" w:sz="0" w:space="0" w:color="auto"/>
      </w:divBdr>
    </w:div>
    <w:div w:id="930546812">
      <w:bodyDiv w:val="1"/>
      <w:marLeft w:val="0"/>
      <w:marRight w:val="0"/>
      <w:marTop w:val="0"/>
      <w:marBottom w:val="0"/>
      <w:divBdr>
        <w:top w:val="none" w:sz="0" w:space="0" w:color="auto"/>
        <w:left w:val="none" w:sz="0" w:space="0" w:color="auto"/>
        <w:bottom w:val="none" w:sz="0" w:space="0" w:color="auto"/>
        <w:right w:val="none" w:sz="0" w:space="0" w:color="auto"/>
      </w:divBdr>
    </w:div>
    <w:div w:id="937909634">
      <w:bodyDiv w:val="1"/>
      <w:marLeft w:val="0"/>
      <w:marRight w:val="0"/>
      <w:marTop w:val="0"/>
      <w:marBottom w:val="0"/>
      <w:divBdr>
        <w:top w:val="none" w:sz="0" w:space="0" w:color="auto"/>
        <w:left w:val="none" w:sz="0" w:space="0" w:color="auto"/>
        <w:bottom w:val="none" w:sz="0" w:space="0" w:color="auto"/>
        <w:right w:val="none" w:sz="0" w:space="0" w:color="auto"/>
      </w:divBdr>
    </w:div>
    <w:div w:id="95972760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323972968">
      <w:bodyDiv w:val="1"/>
      <w:marLeft w:val="0"/>
      <w:marRight w:val="0"/>
      <w:marTop w:val="0"/>
      <w:marBottom w:val="0"/>
      <w:divBdr>
        <w:top w:val="none" w:sz="0" w:space="0" w:color="auto"/>
        <w:left w:val="none" w:sz="0" w:space="0" w:color="auto"/>
        <w:bottom w:val="none" w:sz="0" w:space="0" w:color="auto"/>
        <w:right w:val="none" w:sz="0" w:space="0" w:color="auto"/>
      </w:divBdr>
    </w:div>
    <w:div w:id="1332488563">
      <w:bodyDiv w:val="1"/>
      <w:marLeft w:val="0"/>
      <w:marRight w:val="0"/>
      <w:marTop w:val="0"/>
      <w:marBottom w:val="0"/>
      <w:divBdr>
        <w:top w:val="none" w:sz="0" w:space="0" w:color="auto"/>
        <w:left w:val="none" w:sz="0" w:space="0" w:color="auto"/>
        <w:bottom w:val="none" w:sz="0" w:space="0" w:color="auto"/>
        <w:right w:val="none" w:sz="0" w:space="0" w:color="auto"/>
      </w:divBdr>
      <w:divsChild>
        <w:div w:id="183783902">
          <w:marLeft w:val="0"/>
          <w:marRight w:val="0"/>
          <w:marTop w:val="0"/>
          <w:marBottom w:val="0"/>
          <w:divBdr>
            <w:top w:val="none" w:sz="0" w:space="0" w:color="auto"/>
            <w:left w:val="none" w:sz="0" w:space="0" w:color="auto"/>
            <w:bottom w:val="none" w:sz="0" w:space="0" w:color="auto"/>
            <w:right w:val="none" w:sz="0" w:space="0" w:color="auto"/>
          </w:divBdr>
          <w:divsChild>
            <w:div w:id="509300892">
              <w:marLeft w:val="0"/>
              <w:marRight w:val="0"/>
              <w:marTop w:val="0"/>
              <w:marBottom w:val="0"/>
              <w:divBdr>
                <w:top w:val="none" w:sz="0" w:space="0" w:color="auto"/>
                <w:left w:val="none" w:sz="0" w:space="0" w:color="auto"/>
                <w:bottom w:val="none" w:sz="0" w:space="0" w:color="auto"/>
                <w:right w:val="none" w:sz="0" w:space="0" w:color="auto"/>
              </w:divBdr>
              <w:divsChild>
                <w:div w:id="567766244">
                  <w:marLeft w:val="0"/>
                  <w:marRight w:val="0"/>
                  <w:marTop w:val="0"/>
                  <w:marBottom w:val="0"/>
                  <w:divBdr>
                    <w:top w:val="none" w:sz="0" w:space="0" w:color="auto"/>
                    <w:left w:val="none" w:sz="0" w:space="0" w:color="auto"/>
                    <w:bottom w:val="none" w:sz="0" w:space="0" w:color="auto"/>
                    <w:right w:val="none" w:sz="0" w:space="0" w:color="auto"/>
                  </w:divBdr>
                  <w:divsChild>
                    <w:div w:id="12819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765494339">
      <w:bodyDiv w:val="1"/>
      <w:marLeft w:val="0"/>
      <w:marRight w:val="0"/>
      <w:marTop w:val="0"/>
      <w:marBottom w:val="0"/>
      <w:divBdr>
        <w:top w:val="none" w:sz="0" w:space="0" w:color="auto"/>
        <w:left w:val="none" w:sz="0" w:space="0" w:color="auto"/>
        <w:bottom w:val="none" w:sz="0" w:space="0" w:color="auto"/>
        <w:right w:val="none" w:sz="0" w:space="0" w:color="auto"/>
      </w:divBdr>
    </w:div>
    <w:div w:id="178888533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81174700">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6/09/relationships/commentsIds" Target="commentsIds.xml"/><Relationship Id="rId21" Type="http://schemas.openxmlformats.org/officeDocument/2006/relationships/hyperlink" Target="mailto:jpopovec@ford.com" TargetMode="External"/><Relationship Id="rId42" Type="http://schemas.openxmlformats.org/officeDocument/2006/relationships/image" Target="media/image10.emf"/><Relationship Id="rId47" Type="http://schemas.openxmlformats.org/officeDocument/2006/relationships/oleObject" Target="embeddings/Microsoft_Visio_2003-2010_Drawing7.vsd"/><Relationship Id="rId63" Type="http://schemas.openxmlformats.org/officeDocument/2006/relationships/package" Target="embeddings/Microsoft_Visio_Drawing6.vsdx"/><Relationship Id="rId68" Type="http://schemas.openxmlformats.org/officeDocument/2006/relationships/image" Target="media/image22.emf"/><Relationship Id="rId84" Type="http://schemas.openxmlformats.org/officeDocument/2006/relationships/image" Target="media/image30.emf"/><Relationship Id="rId89" Type="http://schemas.openxmlformats.org/officeDocument/2006/relationships/hyperlink" Target="https://clicktime.symantec.com/3CrsFPkxnzHqVCEmALCDKt57Vc?u=https%3A%2F%2Fwww.trailersafetyweek.com%2Ftrailer-maintenance" TargetMode="External"/><Relationship Id="rId7" Type="http://schemas.openxmlformats.org/officeDocument/2006/relationships/settings" Target="settings.xml"/><Relationship Id="rId71" Type="http://schemas.openxmlformats.org/officeDocument/2006/relationships/package" Target="embeddings/Microsoft_Visio_Drawing10.vsdx"/><Relationship Id="rId92" Type="http://schemas.openxmlformats.org/officeDocument/2006/relationships/package" Target="embeddings/Microsoft_Visio_Drawing17.vsdx"/><Relationship Id="rId2" Type="http://schemas.openxmlformats.org/officeDocument/2006/relationships/customXml" Target="../customXml/item2.xml"/><Relationship Id="rId16" Type="http://schemas.openxmlformats.org/officeDocument/2006/relationships/hyperlink" Target="mailto:Iherna33@ford.com" TargetMode="External"/><Relationship Id="rId29" Type="http://schemas.openxmlformats.org/officeDocument/2006/relationships/image" Target="media/image3.emf"/><Relationship Id="rId107" Type="http://schemas.openxmlformats.org/officeDocument/2006/relationships/glossaryDocument" Target="glossary/document.xml"/><Relationship Id="rId11" Type="http://schemas.openxmlformats.org/officeDocument/2006/relationships/header" Target="header1.xml"/><Relationship Id="rId24" Type="http://schemas.openxmlformats.org/officeDocument/2006/relationships/comments" Target="comments.xml"/><Relationship Id="rId32" Type="http://schemas.openxmlformats.org/officeDocument/2006/relationships/oleObject" Target="embeddings/Microsoft_Visio_2003-2010_Drawing2.vsd"/><Relationship Id="rId37" Type="http://schemas.openxmlformats.org/officeDocument/2006/relationships/image" Target="media/image7.png"/><Relationship Id="rId40" Type="http://schemas.openxmlformats.org/officeDocument/2006/relationships/image" Target="media/image9.emf"/><Relationship Id="rId45" Type="http://schemas.openxmlformats.org/officeDocument/2006/relationships/package" Target="embeddings/Microsoft_Visio_Drawing.vsdx"/><Relationship Id="rId53" Type="http://schemas.openxmlformats.org/officeDocument/2006/relationships/oleObject" Target="embeddings/Microsoft_Visio_2003-2010_Drawing10.vsd"/><Relationship Id="rId58" Type="http://schemas.openxmlformats.org/officeDocument/2006/relationships/image" Target="media/image17.emf"/><Relationship Id="rId66" Type="http://schemas.openxmlformats.org/officeDocument/2006/relationships/image" Target="media/image21.emf"/><Relationship Id="rId74" Type="http://schemas.openxmlformats.org/officeDocument/2006/relationships/image" Target="media/image25.emf"/><Relationship Id="rId79" Type="http://schemas.openxmlformats.org/officeDocument/2006/relationships/oleObject" Target="embeddings/Microsoft_Visio_2003-2010_Drawing11.vsd"/><Relationship Id="rId87" Type="http://schemas.openxmlformats.org/officeDocument/2006/relationships/package" Target="embeddings/Microsoft_Visio_Drawing16.vsdx"/><Relationship Id="rId102" Type="http://schemas.openxmlformats.org/officeDocument/2006/relationships/hyperlink" Target="http://www.fgti.ford.com/client/NewFGTI/CopyrightNotice.html" TargetMode="External"/><Relationship Id="rId5" Type="http://schemas.openxmlformats.org/officeDocument/2006/relationships/numbering" Target="numbering.xml"/><Relationship Id="rId61" Type="http://schemas.openxmlformats.org/officeDocument/2006/relationships/package" Target="embeddings/Microsoft_Visio_Drawing5.vsdx"/><Relationship Id="rId82" Type="http://schemas.openxmlformats.org/officeDocument/2006/relationships/image" Target="media/image29.emf"/><Relationship Id="rId90" Type="http://schemas.openxmlformats.org/officeDocument/2006/relationships/oleObject" Target="embeddings/Microsoft_Visio_2003-2010_Drawing12.vsd"/><Relationship Id="rId95" Type="http://schemas.openxmlformats.org/officeDocument/2006/relationships/image" Target="media/image35.emf"/><Relationship Id="rId19" Type="http://schemas.openxmlformats.org/officeDocument/2006/relationships/hyperlink" Target="mailto:prichmo5@ford.com" TargetMode="External"/><Relationship Id="rId14" Type="http://schemas.openxmlformats.org/officeDocument/2006/relationships/hyperlink" Target="https://www.vsemweb.ford.com:443/tc/launchapp?-attach=true&amp;-s=226TCSession&amp;-o=ZmZNi0JHx3NrTDAAAAAAAAAAAAA" TargetMode="External"/><Relationship Id="rId22" Type="http://schemas.openxmlformats.org/officeDocument/2006/relationships/hyperlink" Target="http://wiki.ford.com/display/RequirementsEngineering/Requirements+Engineering+for+SW+Enabled+Features" TargetMode="External"/><Relationship Id="rId27" Type="http://schemas.openxmlformats.org/officeDocument/2006/relationships/image" Target="media/image2.emf"/><Relationship Id="rId30" Type="http://schemas.openxmlformats.org/officeDocument/2006/relationships/oleObject" Target="embeddings/Microsoft_Visio_2003-2010_Drawing1.vsd"/><Relationship Id="rId35" Type="http://schemas.openxmlformats.org/officeDocument/2006/relationships/oleObject" Target="embeddings/Microsoft_Visio_2003-2010_Drawing3.vsd"/><Relationship Id="rId43" Type="http://schemas.openxmlformats.org/officeDocument/2006/relationships/oleObject" Target="embeddings/Microsoft_Visio_2003-2010_Drawing6.vsd"/><Relationship Id="rId48" Type="http://schemas.openxmlformats.org/officeDocument/2006/relationships/image" Target="media/image13.emf"/><Relationship Id="rId56" Type="http://schemas.openxmlformats.org/officeDocument/2006/relationships/image" Target="media/image16.emf"/><Relationship Id="rId64" Type="http://schemas.openxmlformats.org/officeDocument/2006/relationships/image" Target="media/image20.emf"/><Relationship Id="rId69" Type="http://schemas.openxmlformats.org/officeDocument/2006/relationships/package" Target="embeddings/Microsoft_Visio_Drawing9.vsdx"/><Relationship Id="rId77" Type="http://schemas.openxmlformats.org/officeDocument/2006/relationships/hyperlink" Target="http://wiki.ford.com/display/RequirementsEngineering/Requirements+Attributes" TargetMode="External"/><Relationship Id="rId100" Type="http://schemas.openxmlformats.org/officeDocument/2006/relationships/package" Target="embeddings/Microsoft_Visio_Drawing21.vsdx"/><Relationship Id="rId105"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package" Target="embeddings/Microsoft_Visio_Drawing1.vsdx"/><Relationship Id="rId72" Type="http://schemas.openxmlformats.org/officeDocument/2006/relationships/image" Target="media/image24.emf"/><Relationship Id="rId80" Type="http://schemas.openxmlformats.org/officeDocument/2006/relationships/image" Target="media/image28.emf"/><Relationship Id="rId85" Type="http://schemas.openxmlformats.org/officeDocument/2006/relationships/package" Target="embeddings/Microsoft_Visio_Drawing15.vsdx"/><Relationship Id="rId93" Type="http://schemas.openxmlformats.org/officeDocument/2006/relationships/image" Target="media/image34.emf"/><Relationship Id="rId98" Type="http://schemas.openxmlformats.org/officeDocument/2006/relationships/package" Target="embeddings/Microsoft_Visio_Drawing20.vsdx"/><Relationship Id="rId3" Type="http://schemas.openxmlformats.org/officeDocument/2006/relationships/customXml" Target="../customXml/item3.xml"/><Relationship Id="rId12" Type="http://schemas.openxmlformats.org/officeDocument/2006/relationships/hyperlink" Target="http://wiki.ford.com/display/RequirementsEngineering/Specification+templates" TargetMode="External"/><Relationship Id="rId17" Type="http://schemas.openxmlformats.org/officeDocument/2006/relationships/hyperlink" Target="mailto:swatkins@ford.com" TargetMode="External"/><Relationship Id="rId25" Type="http://schemas.microsoft.com/office/2011/relationships/commentsExtended" Target="commentsExtended.xml"/><Relationship Id="rId33" Type="http://schemas.openxmlformats.org/officeDocument/2006/relationships/hyperlink" Target="http://wiki.ford.com/display/RequirementsEngineering/Alignment+with+Cybersecurity" TargetMode="External"/><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package" Target="embeddings/Microsoft_Visio_Drawing4.vsdx"/><Relationship Id="rId67" Type="http://schemas.openxmlformats.org/officeDocument/2006/relationships/package" Target="embeddings/Microsoft_Visio_Drawing8.vsdx"/><Relationship Id="rId103" Type="http://schemas.openxmlformats.org/officeDocument/2006/relationships/header" Target="header2.xml"/><Relationship Id="rId108" Type="http://schemas.openxmlformats.org/officeDocument/2006/relationships/theme" Target="theme/theme1.xml"/><Relationship Id="rId20" Type="http://schemas.openxmlformats.org/officeDocument/2006/relationships/hyperlink" Target="mailto:gjim@ford.com" TargetMode="External"/><Relationship Id="rId41" Type="http://schemas.openxmlformats.org/officeDocument/2006/relationships/oleObject" Target="embeddings/Microsoft_Visio_2003-2010_Drawing5.vsd"/><Relationship Id="rId54" Type="http://schemas.openxmlformats.org/officeDocument/2006/relationships/image" Target="media/image15.emf"/><Relationship Id="rId62" Type="http://schemas.openxmlformats.org/officeDocument/2006/relationships/image" Target="media/image19.emf"/><Relationship Id="rId70" Type="http://schemas.openxmlformats.org/officeDocument/2006/relationships/image" Target="media/image23.emf"/><Relationship Id="rId75" Type="http://schemas.openxmlformats.org/officeDocument/2006/relationships/package" Target="embeddings/Microsoft_Visio_Drawing12.vsdx"/><Relationship Id="rId83" Type="http://schemas.openxmlformats.org/officeDocument/2006/relationships/package" Target="embeddings/Microsoft_Visio_Drawing14.vsdx"/><Relationship Id="rId88" Type="http://schemas.openxmlformats.org/officeDocument/2006/relationships/image" Target="media/image32.png"/><Relationship Id="rId91" Type="http://schemas.openxmlformats.org/officeDocument/2006/relationships/image" Target="media/image33.emf"/><Relationship Id="rId96" Type="http://schemas.openxmlformats.org/officeDocument/2006/relationships/package" Target="embeddings/Microsoft_Visio_Drawing19.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mavila23@ford.com" TargetMode="External"/><Relationship Id="rId23" Type="http://schemas.openxmlformats.org/officeDocument/2006/relationships/hyperlink" Target="https://clicktime.symantec.com/3CrsFPkxnzHqVCEmALCDKt57Vc?u=https%3A%2F%2Fwww.trailersafetyweek.com%2Ftrailer-maintenance" TargetMode="External"/><Relationship Id="rId28" Type="http://schemas.openxmlformats.org/officeDocument/2006/relationships/oleObject" Target="embeddings/Microsoft_Visio_2003-2010_Drawing.vsd"/><Relationship Id="rId36" Type="http://schemas.openxmlformats.org/officeDocument/2006/relationships/image" Target="media/image6.png"/><Relationship Id="rId49" Type="http://schemas.openxmlformats.org/officeDocument/2006/relationships/oleObject" Target="embeddings/Microsoft_Visio_2003-2010_Drawing8.vsd"/><Relationship Id="rId57" Type="http://schemas.openxmlformats.org/officeDocument/2006/relationships/package" Target="embeddings/Microsoft_Visio_Drawing3.vsdx"/><Relationship Id="rId106" Type="http://schemas.microsoft.com/office/2011/relationships/people" Target="people.xml"/><Relationship Id="rId10" Type="http://schemas.openxmlformats.org/officeDocument/2006/relationships/endnotes" Target="endnotes.xml"/><Relationship Id="rId31" Type="http://schemas.openxmlformats.org/officeDocument/2006/relationships/image" Target="media/image4.emf"/><Relationship Id="rId44" Type="http://schemas.openxmlformats.org/officeDocument/2006/relationships/image" Target="media/image11.emf"/><Relationship Id="rId52" Type="http://schemas.openxmlformats.org/officeDocument/2006/relationships/image" Target="media/image14.emf"/><Relationship Id="rId60" Type="http://schemas.openxmlformats.org/officeDocument/2006/relationships/image" Target="media/image18.emf"/><Relationship Id="rId65" Type="http://schemas.openxmlformats.org/officeDocument/2006/relationships/package" Target="embeddings/Microsoft_Visio_Drawing7.vsdx"/><Relationship Id="rId73" Type="http://schemas.openxmlformats.org/officeDocument/2006/relationships/package" Target="embeddings/Microsoft_Visio_Drawing11.vsdx"/><Relationship Id="rId78" Type="http://schemas.openxmlformats.org/officeDocument/2006/relationships/image" Target="media/image27.emf"/><Relationship Id="rId81" Type="http://schemas.openxmlformats.org/officeDocument/2006/relationships/package" Target="embeddings/Microsoft_Visio_Drawing13.vsdx"/><Relationship Id="rId86" Type="http://schemas.openxmlformats.org/officeDocument/2006/relationships/image" Target="media/image31.emf"/><Relationship Id="rId94" Type="http://schemas.openxmlformats.org/officeDocument/2006/relationships/package" Target="embeddings/Microsoft_Visio_Drawing18.vsdx"/><Relationship Id="rId99" Type="http://schemas.openxmlformats.org/officeDocument/2006/relationships/image" Target="media/image37.emf"/><Relationship Id="rId101" Type="http://schemas.openxmlformats.org/officeDocument/2006/relationships/package" Target="embeddings/Microsoft_Visio_Drawing22.vsdx"/><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iki.ford.com/display/RequirementsEngineering/How+to+use+the+Specification+Templates?src=contextnavpagetreemode" TargetMode="External"/><Relationship Id="rId18" Type="http://schemas.openxmlformats.org/officeDocument/2006/relationships/hyperlink" Target="mailto:jrusse12@ford.com" TargetMode="External"/><Relationship Id="rId39" Type="http://schemas.openxmlformats.org/officeDocument/2006/relationships/oleObject" Target="embeddings/Microsoft_Visio_2003-2010_Drawing4.vsd"/><Relationship Id="rId34" Type="http://schemas.openxmlformats.org/officeDocument/2006/relationships/image" Target="media/image5.emf"/><Relationship Id="rId50" Type="http://schemas.openxmlformats.org/officeDocument/2006/relationships/oleObject" Target="embeddings/Microsoft_Visio_2003-2010_Drawing9.vsd"/><Relationship Id="rId55" Type="http://schemas.openxmlformats.org/officeDocument/2006/relationships/package" Target="embeddings/Microsoft_Visio_Drawing2.vsdx"/><Relationship Id="rId76" Type="http://schemas.openxmlformats.org/officeDocument/2006/relationships/image" Target="media/image26.png"/><Relationship Id="rId97" Type="http://schemas.openxmlformats.org/officeDocument/2006/relationships/image" Target="media/image36.emf"/><Relationship Id="rId10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rodr368\Documents\Feature%20Owner\Trailer%20Brake%20Features\P708\Trailer%20Maintenance\UPV1\_AggrFeatureSpec_Template_v6-1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8BBABC5E614D9A88E0F771D6BF4654"/>
        <w:category>
          <w:name w:val="General"/>
          <w:gallery w:val="placeholder"/>
        </w:category>
        <w:types>
          <w:type w:val="bbPlcHdr"/>
        </w:types>
        <w:behaviors>
          <w:behavior w:val="content"/>
        </w:behaviors>
        <w:guid w:val="{8833FC80-5758-48D0-B712-1DA1CCC66D1D}"/>
      </w:docPartPr>
      <w:docPartBody>
        <w:p w:rsidR="000E38F4" w:rsidRDefault="00D72671">
          <w:pPr>
            <w:pStyle w:val="358BBABC5E614D9A88E0F771D6BF4654"/>
          </w:pPr>
          <w:r w:rsidRPr="002C30BD">
            <w:rPr>
              <w:rStyle w:val="PlaceholderText"/>
            </w:rPr>
            <w:t>Choose an item.</w:t>
          </w:r>
        </w:p>
      </w:docPartBody>
    </w:docPart>
    <w:docPart>
      <w:docPartPr>
        <w:name w:val="E6018E3B39D845EBB45ECDF0A9857DC3"/>
        <w:category>
          <w:name w:val="General"/>
          <w:gallery w:val="placeholder"/>
        </w:category>
        <w:types>
          <w:type w:val="bbPlcHdr"/>
        </w:types>
        <w:behaviors>
          <w:behavior w:val="content"/>
        </w:behaviors>
        <w:guid w:val="{120F4DCA-51C0-4B99-A0F4-AA670F9BE765}"/>
      </w:docPartPr>
      <w:docPartBody>
        <w:p w:rsidR="000E38F4" w:rsidRDefault="00D72671">
          <w:pPr>
            <w:pStyle w:val="E6018E3B39D845EBB45ECDF0A9857DC3"/>
          </w:pPr>
          <w:r w:rsidRPr="002C30BD">
            <w:rPr>
              <w:rStyle w:val="PlaceholderText"/>
            </w:rPr>
            <w:t>Choose an item.</w:t>
          </w:r>
        </w:p>
      </w:docPartBody>
    </w:docPart>
    <w:docPart>
      <w:docPartPr>
        <w:name w:val="E09FE44AB8EE40AAAA500FD38EA403BE"/>
        <w:category>
          <w:name w:val="General"/>
          <w:gallery w:val="placeholder"/>
        </w:category>
        <w:types>
          <w:type w:val="bbPlcHdr"/>
        </w:types>
        <w:behaviors>
          <w:behavior w:val="content"/>
        </w:behaviors>
        <w:guid w:val="{4241FD2C-334C-4044-AAB0-4D34501D7ADD}"/>
      </w:docPartPr>
      <w:docPartBody>
        <w:p w:rsidR="000E38F4" w:rsidRDefault="00D72671">
          <w:pPr>
            <w:pStyle w:val="E09FE44AB8EE40AAAA500FD38EA403BE"/>
          </w:pPr>
          <w:r w:rsidRPr="002C30BD">
            <w:rPr>
              <w:rStyle w:val="PlaceholderText"/>
            </w:rPr>
            <w:t>Choose an item.</w:t>
          </w:r>
        </w:p>
      </w:docPartBody>
    </w:docPart>
    <w:docPart>
      <w:docPartPr>
        <w:name w:val="62280D0344FC40F9BB978D7A94124DAE"/>
        <w:category>
          <w:name w:val="General"/>
          <w:gallery w:val="placeholder"/>
        </w:category>
        <w:types>
          <w:type w:val="bbPlcHdr"/>
        </w:types>
        <w:behaviors>
          <w:behavior w:val="content"/>
        </w:behaviors>
        <w:guid w:val="{6702959A-C1B1-4BCE-9EF8-85775C7260CC}"/>
      </w:docPartPr>
      <w:docPartBody>
        <w:p w:rsidR="000E38F4" w:rsidRDefault="00D72671">
          <w:pPr>
            <w:pStyle w:val="62280D0344FC40F9BB978D7A94124DAE"/>
          </w:pPr>
          <w:r w:rsidRPr="002C30BD">
            <w:rPr>
              <w:rStyle w:val="PlaceholderText"/>
            </w:rPr>
            <w:t>Choose an item.</w:t>
          </w:r>
        </w:p>
      </w:docPartBody>
    </w:docPart>
    <w:docPart>
      <w:docPartPr>
        <w:name w:val="3432C8D3C02C458E8254FA35561EA2F5"/>
        <w:category>
          <w:name w:val="General"/>
          <w:gallery w:val="placeholder"/>
        </w:category>
        <w:types>
          <w:type w:val="bbPlcHdr"/>
        </w:types>
        <w:behaviors>
          <w:behavior w:val="content"/>
        </w:behaviors>
        <w:guid w:val="{372FF095-546A-4056-B7ED-84A5DBD7C382}"/>
      </w:docPartPr>
      <w:docPartBody>
        <w:p w:rsidR="002F1943" w:rsidRDefault="002F1943" w:rsidP="002F1943">
          <w:pPr>
            <w:pStyle w:val="3432C8D3C02C458E8254FA35561EA2F5"/>
          </w:pPr>
          <w:r w:rsidRPr="00C66B68">
            <w:rPr>
              <w:rStyle w:val="PlaceholderText"/>
              <w:rFonts w:ascii="Arial" w:hAnsi="Arial" w:cs="Arial"/>
              <w:vanish/>
              <w:sz w:val="18"/>
              <w:szCs w:val="18"/>
            </w:rPr>
            <w:t>Choose an item.</w:t>
          </w:r>
        </w:p>
      </w:docPartBody>
    </w:docPart>
    <w:docPart>
      <w:docPartPr>
        <w:name w:val="E738FF0EDE054C8CA07796C83E74652D"/>
        <w:category>
          <w:name w:val="General"/>
          <w:gallery w:val="placeholder"/>
        </w:category>
        <w:types>
          <w:type w:val="bbPlcHdr"/>
        </w:types>
        <w:behaviors>
          <w:behavior w:val="content"/>
        </w:behaviors>
        <w:guid w:val="{DED1D1A3-5790-4742-896B-759200430B20}"/>
      </w:docPartPr>
      <w:docPartBody>
        <w:p w:rsidR="002F1943" w:rsidRDefault="002F1943" w:rsidP="002F1943">
          <w:pPr>
            <w:pStyle w:val="E738FF0EDE054C8CA07796C83E74652D"/>
          </w:pPr>
          <w:r w:rsidRPr="00C66B68">
            <w:rPr>
              <w:rStyle w:val="PlaceholderText"/>
              <w:rFonts w:ascii="Arial" w:hAnsi="Arial" w:cs="Arial"/>
              <w:vanish/>
              <w:sz w:val="18"/>
              <w:szCs w:val="18"/>
            </w:rPr>
            <w:t>Choose an item.</w:t>
          </w:r>
        </w:p>
      </w:docPartBody>
    </w:docPart>
    <w:docPart>
      <w:docPartPr>
        <w:name w:val="28A8D050EC1A4F22B07FC03BA6A528DD"/>
        <w:category>
          <w:name w:val="General"/>
          <w:gallery w:val="placeholder"/>
        </w:category>
        <w:types>
          <w:type w:val="bbPlcHdr"/>
        </w:types>
        <w:behaviors>
          <w:behavior w:val="content"/>
        </w:behaviors>
        <w:guid w:val="{78FDBD51-A04C-4F5C-AAEE-2D67692E4FAA}"/>
      </w:docPartPr>
      <w:docPartBody>
        <w:p w:rsidR="002F1943" w:rsidRDefault="002F1943" w:rsidP="002F1943">
          <w:pPr>
            <w:pStyle w:val="28A8D050EC1A4F22B07FC03BA6A528DD"/>
          </w:pPr>
          <w:r w:rsidRPr="00C66B68">
            <w:rPr>
              <w:rStyle w:val="PlaceholderText"/>
              <w:rFonts w:ascii="Arial" w:hAnsi="Arial" w:cs="Arial"/>
              <w:vanish/>
              <w:sz w:val="18"/>
              <w:szCs w:val="18"/>
            </w:rPr>
            <w:t>Choose an item.</w:t>
          </w:r>
        </w:p>
      </w:docPartBody>
    </w:docPart>
    <w:docPart>
      <w:docPartPr>
        <w:name w:val="12B4E640CEC84ED9B250291299C93E2E"/>
        <w:category>
          <w:name w:val="General"/>
          <w:gallery w:val="placeholder"/>
        </w:category>
        <w:types>
          <w:type w:val="bbPlcHdr"/>
        </w:types>
        <w:behaviors>
          <w:behavior w:val="content"/>
        </w:behaviors>
        <w:guid w:val="{D26DF24C-B063-4429-A6C4-8C2799FE1716}"/>
      </w:docPartPr>
      <w:docPartBody>
        <w:p w:rsidR="002F1943" w:rsidRDefault="002F1943" w:rsidP="002F1943">
          <w:pPr>
            <w:pStyle w:val="12B4E640CEC84ED9B250291299C93E2E"/>
          </w:pPr>
          <w:r w:rsidRPr="00C66B68">
            <w:rPr>
              <w:rStyle w:val="PlaceholderText"/>
              <w:rFonts w:ascii="Arial" w:hAnsi="Arial" w:cs="Arial"/>
              <w:vanish/>
              <w:sz w:val="18"/>
              <w:szCs w:val="18"/>
            </w:rPr>
            <w:t>Choose an item.</w:t>
          </w:r>
        </w:p>
      </w:docPartBody>
    </w:docPart>
    <w:docPart>
      <w:docPartPr>
        <w:name w:val="BC2A7978FFDB409AA32C1832B87FB60D"/>
        <w:category>
          <w:name w:val="General"/>
          <w:gallery w:val="placeholder"/>
        </w:category>
        <w:types>
          <w:type w:val="bbPlcHdr"/>
        </w:types>
        <w:behaviors>
          <w:behavior w:val="content"/>
        </w:behaviors>
        <w:guid w:val="{FE38A484-E79D-47F0-B050-008AF714DDBC}"/>
      </w:docPartPr>
      <w:docPartBody>
        <w:p w:rsidR="002F1943" w:rsidRDefault="002F1943" w:rsidP="002F1943">
          <w:pPr>
            <w:pStyle w:val="BC2A7978FFDB409AA32C1832B87FB60D"/>
          </w:pPr>
          <w:r w:rsidRPr="00C66B68">
            <w:rPr>
              <w:rStyle w:val="PlaceholderText"/>
              <w:rFonts w:ascii="Arial" w:hAnsi="Arial" w:cs="Arial"/>
              <w:vanish/>
              <w:sz w:val="18"/>
              <w:szCs w:val="18"/>
            </w:rPr>
            <w:t>Choose an item.</w:t>
          </w:r>
        </w:p>
      </w:docPartBody>
    </w:docPart>
    <w:docPart>
      <w:docPartPr>
        <w:name w:val="562F08375674437A9F1577844E35E8C0"/>
        <w:category>
          <w:name w:val="General"/>
          <w:gallery w:val="placeholder"/>
        </w:category>
        <w:types>
          <w:type w:val="bbPlcHdr"/>
        </w:types>
        <w:behaviors>
          <w:behavior w:val="content"/>
        </w:behaviors>
        <w:guid w:val="{AB29A360-96F4-4C69-BB1E-61994B46F139}"/>
      </w:docPartPr>
      <w:docPartBody>
        <w:p w:rsidR="002F1943" w:rsidRDefault="002F1943" w:rsidP="002F1943">
          <w:pPr>
            <w:pStyle w:val="562F08375674437A9F1577844E35E8C0"/>
          </w:pPr>
          <w:r w:rsidRPr="00C66B68">
            <w:rPr>
              <w:rStyle w:val="PlaceholderText"/>
              <w:rFonts w:ascii="Arial" w:hAnsi="Arial" w:cs="Arial"/>
              <w:vanish/>
              <w:sz w:val="18"/>
              <w:szCs w:val="18"/>
            </w:rPr>
            <w:t>Choose an item.</w:t>
          </w:r>
        </w:p>
      </w:docPartBody>
    </w:docPart>
    <w:docPart>
      <w:docPartPr>
        <w:name w:val="ED3382C88209419E8069A1015E97A161"/>
        <w:category>
          <w:name w:val="General"/>
          <w:gallery w:val="placeholder"/>
        </w:category>
        <w:types>
          <w:type w:val="bbPlcHdr"/>
        </w:types>
        <w:behaviors>
          <w:behavior w:val="content"/>
        </w:behaviors>
        <w:guid w:val="{65FAB71A-3CC2-426B-9511-8893C2963666}"/>
      </w:docPartPr>
      <w:docPartBody>
        <w:p w:rsidR="002F1943" w:rsidRDefault="002F1943" w:rsidP="002F1943">
          <w:pPr>
            <w:pStyle w:val="ED3382C88209419E8069A1015E97A161"/>
          </w:pPr>
          <w:r w:rsidRPr="00C66B68">
            <w:rPr>
              <w:rStyle w:val="PlaceholderText"/>
              <w:rFonts w:ascii="Arial" w:hAnsi="Arial" w:cs="Arial"/>
              <w:vanish/>
              <w:sz w:val="18"/>
              <w:szCs w:val="18"/>
            </w:rPr>
            <w:t>Choose an item.</w:t>
          </w:r>
        </w:p>
      </w:docPartBody>
    </w:docPart>
    <w:docPart>
      <w:docPartPr>
        <w:name w:val="E7230A2877E64990B683441ADDD54DFD"/>
        <w:category>
          <w:name w:val="General"/>
          <w:gallery w:val="placeholder"/>
        </w:category>
        <w:types>
          <w:type w:val="bbPlcHdr"/>
        </w:types>
        <w:behaviors>
          <w:behavior w:val="content"/>
        </w:behaviors>
        <w:guid w:val="{EF6D0FC5-1DFA-4414-9E3C-35AC29E390CC}"/>
      </w:docPartPr>
      <w:docPartBody>
        <w:p w:rsidR="002F1943" w:rsidRDefault="002F1943" w:rsidP="002F1943">
          <w:pPr>
            <w:pStyle w:val="E7230A2877E64990B683441ADDD54DFD"/>
          </w:pPr>
          <w:r w:rsidRPr="00C66B68">
            <w:rPr>
              <w:rStyle w:val="PlaceholderText"/>
              <w:rFonts w:ascii="Arial" w:hAnsi="Arial" w:cs="Arial"/>
              <w:vanish/>
              <w:sz w:val="18"/>
              <w:szCs w:val="18"/>
            </w:rPr>
            <w:t>Choose an item.</w:t>
          </w:r>
        </w:p>
      </w:docPartBody>
    </w:docPart>
    <w:docPart>
      <w:docPartPr>
        <w:name w:val="312C8639402D4E2DB99504EFD0A4120E"/>
        <w:category>
          <w:name w:val="General"/>
          <w:gallery w:val="placeholder"/>
        </w:category>
        <w:types>
          <w:type w:val="bbPlcHdr"/>
        </w:types>
        <w:behaviors>
          <w:behavior w:val="content"/>
        </w:behaviors>
        <w:guid w:val="{A18B7502-5117-433A-90E8-25052F555900}"/>
      </w:docPartPr>
      <w:docPartBody>
        <w:p w:rsidR="002F1943" w:rsidRDefault="002F1943" w:rsidP="002F1943">
          <w:pPr>
            <w:pStyle w:val="312C8639402D4E2DB99504EFD0A4120E"/>
          </w:pPr>
          <w:r w:rsidRPr="00C66B68">
            <w:rPr>
              <w:rStyle w:val="PlaceholderText"/>
              <w:rFonts w:ascii="Arial" w:hAnsi="Arial" w:cs="Arial"/>
              <w:vanish/>
              <w:sz w:val="18"/>
              <w:szCs w:val="18"/>
            </w:rPr>
            <w:t>Choose an item.</w:t>
          </w:r>
        </w:p>
      </w:docPartBody>
    </w:docPart>
    <w:docPart>
      <w:docPartPr>
        <w:name w:val="DE729BEC7B1F41398FD4F4CBD990B6D2"/>
        <w:category>
          <w:name w:val="General"/>
          <w:gallery w:val="placeholder"/>
        </w:category>
        <w:types>
          <w:type w:val="bbPlcHdr"/>
        </w:types>
        <w:behaviors>
          <w:behavior w:val="content"/>
        </w:behaviors>
        <w:guid w:val="{C857A940-88F9-44BA-84EB-B258CCB8E0C4}"/>
      </w:docPartPr>
      <w:docPartBody>
        <w:p w:rsidR="002D28E5" w:rsidRDefault="00882A4E" w:rsidP="00882A4E">
          <w:pPr>
            <w:pStyle w:val="DE729BEC7B1F41398FD4F4CBD990B6D2"/>
          </w:pPr>
          <w:r w:rsidRPr="00C66B68">
            <w:rPr>
              <w:rStyle w:val="PlaceholderText"/>
              <w:rFonts w:ascii="Arial" w:hAnsi="Arial" w:cs="Arial"/>
              <w:vanish/>
              <w:sz w:val="18"/>
              <w:szCs w:val="18"/>
            </w:rPr>
            <w:t>Choose an item.</w:t>
          </w:r>
        </w:p>
      </w:docPartBody>
    </w:docPart>
    <w:docPart>
      <w:docPartPr>
        <w:name w:val="0273B0EE8BE34850B7E57FCACC5268EA"/>
        <w:category>
          <w:name w:val="General"/>
          <w:gallery w:val="placeholder"/>
        </w:category>
        <w:types>
          <w:type w:val="bbPlcHdr"/>
        </w:types>
        <w:behaviors>
          <w:behavior w:val="content"/>
        </w:behaviors>
        <w:guid w:val="{945529A6-E9FC-4315-9818-79E8DEA86DE0}"/>
      </w:docPartPr>
      <w:docPartBody>
        <w:p w:rsidR="002D28E5" w:rsidRDefault="00882A4E" w:rsidP="00882A4E">
          <w:pPr>
            <w:pStyle w:val="0273B0EE8BE34850B7E57FCACC5268EA"/>
          </w:pPr>
          <w:r w:rsidRPr="00C66B68">
            <w:rPr>
              <w:rStyle w:val="PlaceholderText"/>
              <w:rFonts w:ascii="Arial" w:hAnsi="Arial" w:cs="Arial"/>
              <w:vanish/>
              <w:sz w:val="18"/>
              <w:szCs w:val="18"/>
            </w:rPr>
            <w:t>Choose an item.</w:t>
          </w:r>
        </w:p>
      </w:docPartBody>
    </w:docPart>
    <w:docPart>
      <w:docPartPr>
        <w:name w:val="EE410481804A45469C811FB4BD7A89DF"/>
        <w:category>
          <w:name w:val="General"/>
          <w:gallery w:val="placeholder"/>
        </w:category>
        <w:types>
          <w:type w:val="bbPlcHdr"/>
        </w:types>
        <w:behaviors>
          <w:behavior w:val="content"/>
        </w:behaviors>
        <w:guid w:val="{88771FF4-9593-464E-9FA0-05FC265C325F}"/>
      </w:docPartPr>
      <w:docPartBody>
        <w:p w:rsidR="002D28E5" w:rsidRDefault="00882A4E" w:rsidP="00882A4E">
          <w:pPr>
            <w:pStyle w:val="EE410481804A45469C811FB4BD7A89DF"/>
          </w:pPr>
          <w:r w:rsidRPr="00C66B68">
            <w:rPr>
              <w:rStyle w:val="PlaceholderText"/>
              <w:rFonts w:ascii="Arial" w:hAnsi="Arial" w:cs="Arial"/>
              <w:vanish/>
              <w:sz w:val="18"/>
              <w:szCs w:val="18"/>
            </w:rPr>
            <w:t>Choose an item.</w:t>
          </w:r>
        </w:p>
      </w:docPartBody>
    </w:docPart>
    <w:docPart>
      <w:docPartPr>
        <w:name w:val="D2D89C58C46D4E85A42CA581E9E0A0CF"/>
        <w:category>
          <w:name w:val="General"/>
          <w:gallery w:val="placeholder"/>
        </w:category>
        <w:types>
          <w:type w:val="bbPlcHdr"/>
        </w:types>
        <w:behaviors>
          <w:behavior w:val="content"/>
        </w:behaviors>
        <w:guid w:val="{39E953A6-9BA3-485B-B8CF-CA1066D189DF}"/>
      </w:docPartPr>
      <w:docPartBody>
        <w:p w:rsidR="002D28E5" w:rsidRDefault="00882A4E" w:rsidP="00882A4E">
          <w:pPr>
            <w:pStyle w:val="D2D89C58C46D4E85A42CA581E9E0A0CF"/>
          </w:pPr>
          <w:r w:rsidRPr="00C66B68">
            <w:rPr>
              <w:rStyle w:val="PlaceholderText"/>
              <w:rFonts w:ascii="Arial" w:hAnsi="Arial" w:cs="Arial"/>
              <w:vanish/>
              <w:sz w:val="18"/>
              <w:szCs w:val="18"/>
            </w:rPr>
            <w:t>Choose an item.</w:t>
          </w:r>
        </w:p>
      </w:docPartBody>
    </w:docPart>
    <w:docPart>
      <w:docPartPr>
        <w:name w:val="98126484A2104E83B77E455ED1B03665"/>
        <w:category>
          <w:name w:val="General"/>
          <w:gallery w:val="placeholder"/>
        </w:category>
        <w:types>
          <w:type w:val="bbPlcHdr"/>
        </w:types>
        <w:behaviors>
          <w:behavior w:val="content"/>
        </w:behaviors>
        <w:guid w:val="{BFB43BCB-7CAA-463F-83F7-B828CD086E8C}"/>
      </w:docPartPr>
      <w:docPartBody>
        <w:p w:rsidR="002D28E5" w:rsidRDefault="00882A4E" w:rsidP="00882A4E">
          <w:pPr>
            <w:pStyle w:val="98126484A2104E83B77E455ED1B03665"/>
          </w:pPr>
          <w:r w:rsidRPr="00C66B68">
            <w:rPr>
              <w:rStyle w:val="PlaceholderText"/>
              <w:rFonts w:ascii="Arial" w:hAnsi="Arial" w:cs="Arial"/>
              <w:vanish/>
              <w:sz w:val="18"/>
              <w:szCs w:val="18"/>
            </w:rPr>
            <w:t>Choose an item.</w:t>
          </w:r>
        </w:p>
      </w:docPartBody>
    </w:docPart>
    <w:docPart>
      <w:docPartPr>
        <w:name w:val="83B1478B53644090B158903D54741866"/>
        <w:category>
          <w:name w:val="General"/>
          <w:gallery w:val="placeholder"/>
        </w:category>
        <w:types>
          <w:type w:val="bbPlcHdr"/>
        </w:types>
        <w:behaviors>
          <w:behavior w:val="content"/>
        </w:behaviors>
        <w:guid w:val="{3BDC2811-9994-40C7-9D7C-A84F0CFB73AA}"/>
      </w:docPartPr>
      <w:docPartBody>
        <w:p w:rsidR="002D28E5" w:rsidRDefault="00882A4E" w:rsidP="00882A4E">
          <w:pPr>
            <w:pStyle w:val="83B1478B53644090B158903D54741866"/>
          </w:pPr>
          <w:r w:rsidRPr="00C66B68">
            <w:rPr>
              <w:rStyle w:val="PlaceholderText"/>
              <w:rFonts w:ascii="Arial" w:hAnsi="Arial" w:cs="Arial"/>
              <w:vanish/>
              <w:sz w:val="18"/>
              <w:szCs w:val="18"/>
            </w:rPr>
            <w:t>Choose an item.</w:t>
          </w:r>
        </w:p>
      </w:docPartBody>
    </w:docPart>
    <w:docPart>
      <w:docPartPr>
        <w:name w:val="DFF37EAD0F7140DB81F7993162BB9079"/>
        <w:category>
          <w:name w:val="General"/>
          <w:gallery w:val="placeholder"/>
        </w:category>
        <w:types>
          <w:type w:val="bbPlcHdr"/>
        </w:types>
        <w:behaviors>
          <w:behavior w:val="content"/>
        </w:behaviors>
        <w:guid w:val="{A5D96960-1609-4D3D-9E50-3D8D4EE613F0}"/>
      </w:docPartPr>
      <w:docPartBody>
        <w:p w:rsidR="002D28E5" w:rsidRDefault="00882A4E" w:rsidP="00882A4E">
          <w:pPr>
            <w:pStyle w:val="DFF37EAD0F7140DB81F7993162BB9079"/>
          </w:pPr>
          <w:r w:rsidRPr="00C66B68">
            <w:rPr>
              <w:rStyle w:val="PlaceholderText"/>
              <w:rFonts w:ascii="Arial" w:hAnsi="Arial" w:cs="Arial"/>
              <w:vanish/>
              <w:sz w:val="18"/>
              <w:szCs w:val="18"/>
            </w:rPr>
            <w:t>Choose an item.</w:t>
          </w:r>
        </w:p>
      </w:docPartBody>
    </w:docPart>
    <w:docPart>
      <w:docPartPr>
        <w:name w:val="4E040A6ECB7D45BD990BCB413B234EEB"/>
        <w:category>
          <w:name w:val="General"/>
          <w:gallery w:val="placeholder"/>
        </w:category>
        <w:types>
          <w:type w:val="bbPlcHdr"/>
        </w:types>
        <w:behaviors>
          <w:behavior w:val="content"/>
        </w:behaviors>
        <w:guid w:val="{EFFBBACA-7106-4751-8171-75E31AE43869}"/>
      </w:docPartPr>
      <w:docPartBody>
        <w:p w:rsidR="002D28E5" w:rsidRDefault="00882A4E" w:rsidP="00882A4E">
          <w:pPr>
            <w:pStyle w:val="4E040A6ECB7D45BD990BCB413B234EEB"/>
          </w:pPr>
          <w:r w:rsidRPr="00C66B68">
            <w:rPr>
              <w:rStyle w:val="PlaceholderText"/>
              <w:rFonts w:ascii="Arial" w:hAnsi="Arial" w:cs="Arial"/>
              <w:vanish/>
              <w:sz w:val="18"/>
              <w:szCs w:val="18"/>
            </w:rPr>
            <w:t>Choose an item.</w:t>
          </w:r>
        </w:p>
      </w:docPartBody>
    </w:docPart>
    <w:docPart>
      <w:docPartPr>
        <w:name w:val="8AE1B022B71C49F18EA482B3C682321F"/>
        <w:category>
          <w:name w:val="General"/>
          <w:gallery w:val="placeholder"/>
        </w:category>
        <w:types>
          <w:type w:val="bbPlcHdr"/>
        </w:types>
        <w:behaviors>
          <w:behavior w:val="content"/>
        </w:behaviors>
        <w:guid w:val="{8C32141F-A78A-4830-8AF0-3E2A36F5B8BD}"/>
      </w:docPartPr>
      <w:docPartBody>
        <w:p w:rsidR="002D28E5" w:rsidRDefault="00882A4E" w:rsidP="00882A4E">
          <w:pPr>
            <w:pStyle w:val="8AE1B022B71C49F18EA482B3C682321F"/>
          </w:pPr>
          <w:r w:rsidRPr="00C66B68">
            <w:rPr>
              <w:rStyle w:val="PlaceholderText"/>
              <w:rFonts w:ascii="Arial" w:hAnsi="Arial" w:cs="Arial"/>
              <w:vanish/>
              <w:sz w:val="18"/>
              <w:szCs w:val="18"/>
            </w:rPr>
            <w:t>Choose an item.</w:t>
          </w:r>
        </w:p>
      </w:docPartBody>
    </w:docPart>
    <w:docPart>
      <w:docPartPr>
        <w:name w:val="169CEF607F174CFF8344EF4FBB0B6D97"/>
        <w:category>
          <w:name w:val="General"/>
          <w:gallery w:val="placeholder"/>
        </w:category>
        <w:types>
          <w:type w:val="bbPlcHdr"/>
        </w:types>
        <w:behaviors>
          <w:behavior w:val="content"/>
        </w:behaviors>
        <w:guid w:val="{AC86EACD-62E3-4F6B-9842-ABDBB1544AA5}"/>
      </w:docPartPr>
      <w:docPartBody>
        <w:p w:rsidR="002977DB" w:rsidRDefault="002977DB" w:rsidP="002977DB">
          <w:pPr>
            <w:pStyle w:val="169CEF607F174CFF8344EF4FBB0B6D97"/>
          </w:pPr>
          <w:r w:rsidRPr="002C30BD">
            <w:rPr>
              <w:rStyle w:val="PlaceholderText"/>
            </w:rPr>
            <w:t>Choose an item.</w:t>
          </w:r>
        </w:p>
      </w:docPartBody>
    </w:docPart>
    <w:docPart>
      <w:docPartPr>
        <w:name w:val="38414CBDC427409D83144CEA75909283"/>
        <w:category>
          <w:name w:val="General"/>
          <w:gallery w:val="placeholder"/>
        </w:category>
        <w:types>
          <w:type w:val="bbPlcHdr"/>
        </w:types>
        <w:behaviors>
          <w:behavior w:val="content"/>
        </w:behaviors>
        <w:guid w:val="{5A9A0775-4A3A-40CC-9705-91A6111E5D3B}"/>
      </w:docPartPr>
      <w:docPartBody>
        <w:p w:rsidR="002977DB" w:rsidRDefault="002977DB" w:rsidP="002977DB">
          <w:pPr>
            <w:pStyle w:val="38414CBDC427409D83144CEA75909283"/>
          </w:pPr>
          <w:r w:rsidRPr="002C30BD">
            <w:rPr>
              <w:rStyle w:val="PlaceholderText"/>
            </w:rPr>
            <w:t>Choose an item.</w:t>
          </w:r>
        </w:p>
      </w:docPartBody>
    </w:docPart>
    <w:docPart>
      <w:docPartPr>
        <w:name w:val="209F2B1D642B47E4A8D6A0E9089FAB23"/>
        <w:category>
          <w:name w:val="General"/>
          <w:gallery w:val="placeholder"/>
        </w:category>
        <w:types>
          <w:type w:val="bbPlcHdr"/>
        </w:types>
        <w:behaviors>
          <w:behavior w:val="content"/>
        </w:behaviors>
        <w:guid w:val="{B4B62157-DF7A-4687-9CC5-90969C4AF6CA}"/>
      </w:docPartPr>
      <w:docPartBody>
        <w:p w:rsidR="002977DB" w:rsidRDefault="002977DB" w:rsidP="002977DB">
          <w:pPr>
            <w:pStyle w:val="209F2B1D642B47E4A8D6A0E9089FAB23"/>
          </w:pPr>
          <w:r w:rsidRPr="002C30BD">
            <w:rPr>
              <w:rStyle w:val="PlaceholderText"/>
            </w:rPr>
            <w:t>Choose an item.</w:t>
          </w:r>
        </w:p>
      </w:docPartBody>
    </w:docPart>
    <w:docPart>
      <w:docPartPr>
        <w:name w:val="88BA22C0A574432C8900179D56FB215D"/>
        <w:category>
          <w:name w:val="General"/>
          <w:gallery w:val="placeholder"/>
        </w:category>
        <w:types>
          <w:type w:val="bbPlcHdr"/>
        </w:types>
        <w:behaviors>
          <w:behavior w:val="content"/>
        </w:behaviors>
        <w:guid w:val="{C1060BC7-5E26-41E6-8664-5691C37484B4}"/>
      </w:docPartPr>
      <w:docPartBody>
        <w:p w:rsidR="002977DB" w:rsidRDefault="002977DB" w:rsidP="002977DB">
          <w:pPr>
            <w:pStyle w:val="88BA22C0A574432C8900179D56FB215D"/>
          </w:pPr>
          <w:r w:rsidRPr="002C30B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entury Schoolbook">
    <w:panose1 w:val="02040604050505020304"/>
    <w:charset w:val="00"/>
    <w:family w:val="roman"/>
    <w:pitch w:val="variable"/>
    <w:sig w:usb0="00000287" w:usb1="000000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Humnst777 Lt BT">
    <w:altName w:val="Lucida Sans Unicode"/>
    <w:charset w:val="00"/>
    <w:family w:val="swiss"/>
    <w:pitch w:val="variable"/>
    <w:sig w:usb0="00000087" w:usb1="00000000" w:usb2="00000000" w:usb3="00000000" w:csb0="0000001B"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Univers">
    <w:altName w:val="Arial"/>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Nova Cond">
    <w:altName w:val="Arial"/>
    <w:charset w:val="00"/>
    <w:family w:val="swiss"/>
    <w:pitch w:val="variable"/>
    <w:sig w:usb0="0000028F" w:usb1="00000002"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671"/>
    <w:rsid w:val="000B0DB2"/>
    <w:rsid w:val="000E38F4"/>
    <w:rsid w:val="000E4AD4"/>
    <w:rsid w:val="000F1E94"/>
    <w:rsid w:val="000F75AB"/>
    <w:rsid w:val="0012264D"/>
    <w:rsid w:val="00166B84"/>
    <w:rsid w:val="001C4620"/>
    <w:rsid w:val="001D4ACA"/>
    <w:rsid w:val="00233985"/>
    <w:rsid w:val="00240B57"/>
    <w:rsid w:val="00242C8F"/>
    <w:rsid w:val="002977DB"/>
    <w:rsid w:val="002A1AF2"/>
    <w:rsid w:val="002C7643"/>
    <w:rsid w:val="002D28E5"/>
    <w:rsid w:val="002D6524"/>
    <w:rsid w:val="002F1943"/>
    <w:rsid w:val="00336FB0"/>
    <w:rsid w:val="00391425"/>
    <w:rsid w:val="003A47B8"/>
    <w:rsid w:val="003E554C"/>
    <w:rsid w:val="005934EA"/>
    <w:rsid w:val="005B6D28"/>
    <w:rsid w:val="005E3483"/>
    <w:rsid w:val="00616D72"/>
    <w:rsid w:val="00632D19"/>
    <w:rsid w:val="00634F53"/>
    <w:rsid w:val="00661D77"/>
    <w:rsid w:val="00671978"/>
    <w:rsid w:val="00676D74"/>
    <w:rsid w:val="00683EB0"/>
    <w:rsid w:val="006935C5"/>
    <w:rsid w:val="007A453F"/>
    <w:rsid w:val="007E0471"/>
    <w:rsid w:val="007E6B2E"/>
    <w:rsid w:val="008436A1"/>
    <w:rsid w:val="008448F1"/>
    <w:rsid w:val="00867365"/>
    <w:rsid w:val="00882A4E"/>
    <w:rsid w:val="00884955"/>
    <w:rsid w:val="00891C04"/>
    <w:rsid w:val="008C36DB"/>
    <w:rsid w:val="00916BC2"/>
    <w:rsid w:val="00923340"/>
    <w:rsid w:val="00962CDE"/>
    <w:rsid w:val="009E4805"/>
    <w:rsid w:val="009E555B"/>
    <w:rsid w:val="00A60247"/>
    <w:rsid w:val="00A80C5C"/>
    <w:rsid w:val="00AA7EE8"/>
    <w:rsid w:val="00B33C17"/>
    <w:rsid w:val="00B551B0"/>
    <w:rsid w:val="00B770E0"/>
    <w:rsid w:val="00BC546F"/>
    <w:rsid w:val="00C14D75"/>
    <w:rsid w:val="00C27C32"/>
    <w:rsid w:val="00C45E35"/>
    <w:rsid w:val="00C543F3"/>
    <w:rsid w:val="00CB4C3E"/>
    <w:rsid w:val="00CC2A8A"/>
    <w:rsid w:val="00CD6DD8"/>
    <w:rsid w:val="00D06774"/>
    <w:rsid w:val="00D72671"/>
    <w:rsid w:val="00DB3898"/>
    <w:rsid w:val="00E50C79"/>
    <w:rsid w:val="00E82EC6"/>
    <w:rsid w:val="00EC4064"/>
    <w:rsid w:val="00ED032E"/>
    <w:rsid w:val="00F263E8"/>
    <w:rsid w:val="00F26875"/>
    <w:rsid w:val="00F53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2977DB"/>
    <w:rPr>
      <w:color w:val="808080"/>
    </w:rPr>
  </w:style>
  <w:style w:type="paragraph" w:customStyle="1" w:styleId="358BBABC5E614D9A88E0F771D6BF4654">
    <w:name w:val="358BBABC5E614D9A88E0F771D6BF4654"/>
  </w:style>
  <w:style w:type="paragraph" w:customStyle="1" w:styleId="E6018E3B39D845EBB45ECDF0A9857DC3">
    <w:name w:val="E6018E3B39D845EBB45ECDF0A9857DC3"/>
  </w:style>
  <w:style w:type="paragraph" w:customStyle="1" w:styleId="E09FE44AB8EE40AAAA500FD38EA403BE">
    <w:name w:val="E09FE44AB8EE40AAAA500FD38EA403BE"/>
  </w:style>
  <w:style w:type="paragraph" w:customStyle="1" w:styleId="62280D0344FC40F9BB978D7A94124DAE">
    <w:name w:val="62280D0344FC40F9BB978D7A94124DAE"/>
  </w:style>
  <w:style w:type="paragraph" w:customStyle="1" w:styleId="3432C8D3C02C458E8254FA35561EA2F5">
    <w:name w:val="3432C8D3C02C458E8254FA35561EA2F5"/>
    <w:rsid w:val="002F1943"/>
  </w:style>
  <w:style w:type="paragraph" w:customStyle="1" w:styleId="E738FF0EDE054C8CA07796C83E74652D">
    <w:name w:val="E738FF0EDE054C8CA07796C83E74652D"/>
    <w:rsid w:val="002F1943"/>
  </w:style>
  <w:style w:type="paragraph" w:customStyle="1" w:styleId="28A8D050EC1A4F22B07FC03BA6A528DD">
    <w:name w:val="28A8D050EC1A4F22B07FC03BA6A528DD"/>
    <w:rsid w:val="002F1943"/>
  </w:style>
  <w:style w:type="paragraph" w:customStyle="1" w:styleId="12B4E640CEC84ED9B250291299C93E2E">
    <w:name w:val="12B4E640CEC84ED9B250291299C93E2E"/>
    <w:rsid w:val="002F1943"/>
  </w:style>
  <w:style w:type="paragraph" w:customStyle="1" w:styleId="BC2A7978FFDB409AA32C1832B87FB60D">
    <w:name w:val="BC2A7978FFDB409AA32C1832B87FB60D"/>
    <w:rsid w:val="002F1943"/>
  </w:style>
  <w:style w:type="paragraph" w:customStyle="1" w:styleId="562F08375674437A9F1577844E35E8C0">
    <w:name w:val="562F08375674437A9F1577844E35E8C0"/>
    <w:rsid w:val="002F1943"/>
  </w:style>
  <w:style w:type="paragraph" w:customStyle="1" w:styleId="ED3382C88209419E8069A1015E97A161">
    <w:name w:val="ED3382C88209419E8069A1015E97A161"/>
    <w:rsid w:val="002F1943"/>
  </w:style>
  <w:style w:type="paragraph" w:customStyle="1" w:styleId="E7230A2877E64990B683441ADDD54DFD">
    <w:name w:val="E7230A2877E64990B683441ADDD54DFD"/>
    <w:rsid w:val="002F1943"/>
  </w:style>
  <w:style w:type="paragraph" w:customStyle="1" w:styleId="312C8639402D4E2DB99504EFD0A4120E">
    <w:name w:val="312C8639402D4E2DB99504EFD0A4120E"/>
    <w:rsid w:val="002F1943"/>
  </w:style>
  <w:style w:type="paragraph" w:customStyle="1" w:styleId="DE729BEC7B1F41398FD4F4CBD990B6D2">
    <w:name w:val="DE729BEC7B1F41398FD4F4CBD990B6D2"/>
    <w:rsid w:val="00882A4E"/>
  </w:style>
  <w:style w:type="paragraph" w:customStyle="1" w:styleId="0273B0EE8BE34850B7E57FCACC5268EA">
    <w:name w:val="0273B0EE8BE34850B7E57FCACC5268EA"/>
    <w:rsid w:val="00882A4E"/>
  </w:style>
  <w:style w:type="paragraph" w:customStyle="1" w:styleId="EE410481804A45469C811FB4BD7A89DF">
    <w:name w:val="EE410481804A45469C811FB4BD7A89DF"/>
    <w:rsid w:val="00882A4E"/>
  </w:style>
  <w:style w:type="paragraph" w:customStyle="1" w:styleId="D2D89C58C46D4E85A42CA581E9E0A0CF">
    <w:name w:val="D2D89C58C46D4E85A42CA581E9E0A0CF"/>
    <w:rsid w:val="00882A4E"/>
  </w:style>
  <w:style w:type="paragraph" w:customStyle="1" w:styleId="98126484A2104E83B77E455ED1B03665">
    <w:name w:val="98126484A2104E83B77E455ED1B03665"/>
    <w:rsid w:val="00882A4E"/>
  </w:style>
  <w:style w:type="paragraph" w:customStyle="1" w:styleId="83B1478B53644090B158903D54741866">
    <w:name w:val="83B1478B53644090B158903D54741866"/>
    <w:rsid w:val="00882A4E"/>
  </w:style>
  <w:style w:type="paragraph" w:customStyle="1" w:styleId="DFF37EAD0F7140DB81F7993162BB9079">
    <w:name w:val="DFF37EAD0F7140DB81F7993162BB9079"/>
    <w:rsid w:val="00882A4E"/>
  </w:style>
  <w:style w:type="paragraph" w:customStyle="1" w:styleId="4E040A6ECB7D45BD990BCB413B234EEB">
    <w:name w:val="4E040A6ECB7D45BD990BCB413B234EEB"/>
    <w:rsid w:val="00882A4E"/>
  </w:style>
  <w:style w:type="paragraph" w:customStyle="1" w:styleId="8AE1B022B71C49F18EA482B3C682321F">
    <w:name w:val="8AE1B022B71C49F18EA482B3C682321F"/>
    <w:rsid w:val="00882A4E"/>
  </w:style>
  <w:style w:type="paragraph" w:customStyle="1" w:styleId="169CEF607F174CFF8344EF4FBB0B6D97">
    <w:name w:val="169CEF607F174CFF8344EF4FBB0B6D97"/>
    <w:rsid w:val="002977DB"/>
  </w:style>
  <w:style w:type="paragraph" w:customStyle="1" w:styleId="38414CBDC427409D83144CEA75909283">
    <w:name w:val="38414CBDC427409D83144CEA75909283"/>
    <w:rsid w:val="002977DB"/>
  </w:style>
  <w:style w:type="paragraph" w:customStyle="1" w:styleId="209F2B1D642B47E4A8D6A0E9089FAB23">
    <w:name w:val="209F2B1D642B47E4A8D6A0E9089FAB23"/>
    <w:rsid w:val="002977DB"/>
  </w:style>
  <w:style w:type="paragraph" w:customStyle="1" w:styleId="88BA22C0A574432C8900179D56FB215D">
    <w:name w:val="88BA22C0A574432C8900179D56FB215D"/>
    <w:rsid w:val="002977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8F498-65D8-4396-BE0F-49F6D1D4CD32}">
  <ds:schemaRefs>
    <ds:schemaRef ds:uri="http://schemas.microsoft.com/sharepoint/v3/contenttype/forms"/>
  </ds:schemaRefs>
</ds:datastoreItem>
</file>

<file path=customXml/itemProps2.xml><?xml version="1.0" encoding="utf-8"?>
<ds:datastoreItem xmlns:ds="http://schemas.openxmlformats.org/officeDocument/2006/customXml" ds:itemID="{C260C451-3BD7-4700-9512-9DE9C50450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C8C04D-83DF-424D-983D-C70072598E12}">
  <ds:schemaRefs>
    <ds:schemaRef ds:uri="http://schemas.microsoft.com/office/2006/metadata/properties"/>
    <ds:schemaRef ds:uri="http://schemas.microsoft.com/office/infopath/2007/PartnerControls"/>
    <ds:schemaRef ds:uri="http://schemas.microsoft.com/sharepoint/v4"/>
  </ds:schemaRefs>
</ds:datastoreItem>
</file>

<file path=customXml/itemProps4.xml><?xml version="1.0" encoding="utf-8"?>
<ds:datastoreItem xmlns:ds="http://schemas.openxmlformats.org/officeDocument/2006/customXml" ds:itemID="{0EE15218-5437-46B4-A18F-8855EAC97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_AggrFeatureSpec_Template_v6-1a.dotx</Template>
  <TotalTime>1</TotalTime>
  <Pages>1</Pages>
  <Words>27324</Words>
  <Characters>155753</Characters>
  <Application>Microsoft Office Word</Application>
  <DocSecurity>0</DocSecurity>
  <Lines>1297</Lines>
  <Paragraphs>365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AFS_MyFeature</vt:lpstr>
      <vt:lpstr>Engineering Specification</vt:lpstr>
    </vt:vector>
  </TitlesOfParts>
  <Company/>
  <LinksUpToDate>false</LinksUpToDate>
  <CharactersWithSpaces>182712</CharactersWithSpaces>
  <SharedDoc>false</SharedDoc>
  <HLinks>
    <vt:vector size="882" baseType="variant">
      <vt:variant>
        <vt:i4>4980814</vt:i4>
      </vt:variant>
      <vt:variant>
        <vt:i4>792</vt:i4>
      </vt:variant>
      <vt:variant>
        <vt:i4>0</vt:i4>
      </vt:variant>
      <vt:variant>
        <vt:i4>5</vt:i4>
      </vt:variant>
      <vt:variant>
        <vt:lpwstr/>
      </vt:variant>
      <vt:variant>
        <vt:lpwstr>_Function_B</vt:lpwstr>
      </vt:variant>
      <vt:variant>
        <vt:i4>4980814</vt:i4>
      </vt:variant>
      <vt:variant>
        <vt:i4>789</vt:i4>
      </vt:variant>
      <vt:variant>
        <vt:i4>0</vt:i4>
      </vt:variant>
      <vt:variant>
        <vt:i4>5</vt:i4>
      </vt:variant>
      <vt:variant>
        <vt:lpwstr/>
      </vt:variant>
      <vt:variant>
        <vt:lpwstr>_Function_A</vt:lpwstr>
      </vt:variant>
      <vt:variant>
        <vt:i4>1245198</vt:i4>
      </vt:variant>
      <vt:variant>
        <vt:i4>786</vt:i4>
      </vt:variant>
      <vt:variant>
        <vt:i4>0</vt:i4>
      </vt:variant>
      <vt:variant>
        <vt:i4>5</vt:i4>
      </vt:variant>
      <vt:variant>
        <vt:lpwstr/>
      </vt:variant>
      <vt:variant>
        <vt:lpwstr>_Interface_X</vt:lpwstr>
      </vt:variant>
      <vt:variant>
        <vt:i4>2752564</vt:i4>
      </vt:variant>
      <vt:variant>
        <vt:i4>783</vt:i4>
      </vt:variant>
      <vt:variant>
        <vt:i4>0</vt:i4>
      </vt:variant>
      <vt:variant>
        <vt:i4>5</vt:i4>
      </vt:variant>
      <vt:variant>
        <vt:lpwstr/>
      </vt:variant>
      <vt:variant>
        <vt:lpwstr>_Signal_3</vt:lpwstr>
      </vt:variant>
      <vt:variant>
        <vt:i4>1245198</vt:i4>
      </vt:variant>
      <vt:variant>
        <vt:i4>780</vt:i4>
      </vt:variant>
      <vt:variant>
        <vt:i4>0</vt:i4>
      </vt:variant>
      <vt:variant>
        <vt:i4>5</vt:i4>
      </vt:variant>
      <vt:variant>
        <vt:lpwstr/>
      </vt:variant>
      <vt:variant>
        <vt:lpwstr>_Interface_X</vt:lpwstr>
      </vt:variant>
      <vt:variant>
        <vt:i4>2752564</vt:i4>
      </vt:variant>
      <vt:variant>
        <vt:i4>777</vt:i4>
      </vt:variant>
      <vt:variant>
        <vt:i4>0</vt:i4>
      </vt:variant>
      <vt:variant>
        <vt:i4>5</vt:i4>
      </vt:variant>
      <vt:variant>
        <vt:lpwstr/>
      </vt:variant>
      <vt:variant>
        <vt:lpwstr>_Signal_3</vt:lpwstr>
      </vt:variant>
      <vt:variant>
        <vt:i4>1245198</vt:i4>
      </vt:variant>
      <vt:variant>
        <vt:i4>774</vt:i4>
      </vt:variant>
      <vt:variant>
        <vt:i4>0</vt:i4>
      </vt:variant>
      <vt:variant>
        <vt:i4>5</vt:i4>
      </vt:variant>
      <vt:variant>
        <vt:lpwstr/>
      </vt:variant>
      <vt:variant>
        <vt:lpwstr>_Interface_X</vt:lpwstr>
      </vt:variant>
      <vt:variant>
        <vt:i4>2752564</vt:i4>
      </vt:variant>
      <vt:variant>
        <vt:i4>771</vt:i4>
      </vt:variant>
      <vt:variant>
        <vt:i4>0</vt:i4>
      </vt:variant>
      <vt:variant>
        <vt:i4>5</vt:i4>
      </vt:variant>
      <vt:variant>
        <vt:lpwstr/>
      </vt:variant>
      <vt:variant>
        <vt:lpwstr>_Signal_3</vt:lpwstr>
      </vt:variant>
      <vt:variant>
        <vt:i4>327704</vt:i4>
      </vt:variant>
      <vt:variant>
        <vt:i4>762</vt:i4>
      </vt:variant>
      <vt:variant>
        <vt:i4>0</vt:i4>
      </vt:variant>
      <vt:variant>
        <vt:i4>5</vt:i4>
      </vt:variant>
      <vt:variant>
        <vt:lpwstr/>
      </vt:variant>
      <vt:variant>
        <vt:lpwstr>_Message_List</vt:lpwstr>
      </vt:variant>
      <vt:variant>
        <vt:i4>917555</vt:i4>
      </vt:variant>
      <vt:variant>
        <vt:i4>759</vt:i4>
      </vt:variant>
      <vt:variant>
        <vt:i4>0</vt:i4>
      </vt:variant>
      <vt:variant>
        <vt:i4>5</vt:i4>
      </vt:variant>
      <vt:variant>
        <vt:lpwstr/>
      </vt:variant>
      <vt:variant>
        <vt:lpwstr>_State_based_Encoding</vt:lpwstr>
      </vt:variant>
      <vt:variant>
        <vt:i4>327704</vt:i4>
      </vt:variant>
      <vt:variant>
        <vt:i4>753</vt:i4>
      </vt:variant>
      <vt:variant>
        <vt:i4>0</vt:i4>
      </vt:variant>
      <vt:variant>
        <vt:i4>5</vt:i4>
      </vt:variant>
      <vt:variant>
        <vt:lpwstr/>
      </vt:variant>
      <vt:variant>
        <vt:lpwstr>_Message_List</vt:lpwstr>
      </vt:variant>
      <vt:variant>
        <vt:i4>917555</vt:i4>
      </vt:variant>
      <vt:variant>
        <vt:i4>750</vt:i4>
      </vt:variant>
      <vt:variant>
        <vt:i4>0</vt:i4>
      </vt:variant>
      <vt:variant>
        <vt:i4>5</vt:i4>
      </vt:variant>
      <vt:variant>
        <vt:lpwstr/>
      </vt:variant>
      <vt:variant>
        <vt:lpwstr>_State_based_Encoding</vt:lpwstr>
      </vt:variant>
      <vt:variant>
        <vt:i4>917555</vt:i4>
      </vt:variant>
      <vt:variant>
        <vt:i4>744</vt:i4>
      </vt:variant>
      <vt:variant>
        <vt:i4>0</vt:i4>
      </vt:variant>
      <vt:variant>
        <vt:i4>5</vt:i4>
      </vt:variant>
      <vt:variant>
        <vt:lpwstr/>
      </vt:variant>
      <vt:variant>
        <vt:lpwstr>_State_based_Encoding</vt:lpwstr>
      </vt:variant>
      <vt:variant>
        <vt:i4>1966097</vt:i4>
      </vt:variant>
      <vt:variant>
        <vt:i4>741</vt:i4>
      </vt:variant>
      <vt:variant>
        <vt:i4>0</vt:i4>
      </vt:variant>
      <vt:variant>
        <vt:i4>5</vt:i4>
      </vt:variant>
      <vt:variant>
        <vt:lpwstr/>
      </vt:variant>
      <vt:variant>
        <vt:lpwstr>_Numeric_Encoding</vt:lpwstr>
      </vt:variant>
      <vt:variant>
        <vt:i4>1966097</vt:i4>
      </vt:variant>
      <vt:variant>
        <vt:i4>738</vt:i4>
      </vt:variant>
      <vt:variant>
        <vt:i4>0</vt:i4>
      </vt:variant>
      <vt:variant>
        <vt:i4>5</vt:i4>
      </vt:variant>
      <vt:variant>
        <vt:lpwstr/>
      </vt:variant>
      <vt:variant>
        <vt:lpwstr>_Numeric_Encoding</vt:lpwstr>
      </vt:variant>
      <vt:variant>
        <vt:i4>917555</vt:i4>
      </vt:variant>
      <vt:variant>
        <vt:i4>735</vt:i4>
      </vt:variant>
      <vt:variant>
        <vt:i4>0</vt:i4>
      </vt:variant>
      <vt:variant>
        <vt:i4>5</vt:i4>
      </vt:variant>
      <vt:variant>
        <vt:lpwstr/>
      </vt:variant>
      <vt:variant>
        <vt:lpwstr>_State_based_Encoding</vt:lpwstr>
      </vt:variant>
      <vt:variant>
        <vt:i4>327704</vt:i4>
      </vt:variant>
      <vt:variant>
        <vt:i4>729</vt:i4>
      </vt:variant>
      <vt:variant>
        <vt:i4>0</vt:i4>
      </vt:variant>
      <vt:variant>
        <vt:i4>5</vt:i4>
      </vt:variant>
      <vt:variant>
        <vt:lpwstr/>
      </vt:variant>
      <vt:variant>
        <vt:lpwstr>_Message_List</vt:lpwstr>
      </vt:variant>
      <vt:variant>
        <vt:i4>917555</vt:i4>
      </vt:variant>
      <vt:variant>
        <vt:i4>726</vt:i4>
      </vt:variant>
      <vt:variant>
        <vt:i4>0</vt:i4>
      </vt:variant>
      <vt:variant>
        <vt:i4>5</vt:i4>
      </vt:variant>
      <vt:variant>
        <vt:lpwstr/>
      </vt:variant>
      <vt:variant>
        <vt:lpwstr>_State_based_Encoding</vt:lpwstr>
      </vt:variant>
      <vt:variant>
        <vt:i4>327704</vt:i4>
      </vt:variant>
      <vt:variant>
        <vt:i4>720</vt:i4>
      </vt:variant>
      <vt:variant>
        <vt:i4>0</vt:i4>
      </vt:variant>
      <vt:variant>
        <vt:i4>5</vt:i4>
      </vt:variant>
      <vt:variant>
        <vt:lpwstr/>
      </vt:variant>
      <vt:variant>
        <vt:lpwstr>_Message_List</vt:lpwstr>
      </vt:variant>
      <vt:variant>
        <vt:i4>917555</vt:i4>
      </vt:variant>
      <vt:variant>
        <vt:i4>717</vt:i4>
      </vt:variant>
      <vt:variant>
        <vt:i4>0</vt:i4>
      </vt:variant>
      <vt:variant>
        <vt:i4>5</vt:i4>
      </vt:variant>
      <vt:variant>
        <vt:lpwstr/>
      </vt:variant>
      <vt:variant>
        <vt:lpwstr>_State_based_Encoding</vt:lpwstr>
      </vt:variant>
      <vt:variant>
        <vt:i4>2752564</vt:i4>
      </vt:variant>
      <vt:variant>
        <vt:i4>714</vt:i4>
      </vt:variant>
      <vt:variant>
        <vt:i4>0</vt:i4>
      </vt:variant>
      <vt:variant>
        <vt:i4>5</vt:i4>
      </vt:variant>
      <vt:variant>
        <vt:lpwstr/>
      </vt:variant>
      <vt:variant>
        <vt:lpwstr>_Signal_4</vt:lpwstr>
      </vt:variant>
      <vt:variant>
        <vt:i4>327704</vt:i4>
      </vt:variant>
      <vt:variant>
        <vt:i4>708</vt:i4>
      </vt:variant>
      <vt:variant>
        <vt:i4>0</vt:i4>
      </vt:variant>
      <vt:variant>
        <vt:i4>5</vt:i4>
      </vt:variant>
      <vt:variant>
        <vt:lpwstr/>
      </vt:variant>
      <vt:variant>
        <vt:lpwstr>_Message_List</vt:lpwstr>
      </vt:variant>
      <vt:variant>
        <vt:i4>917555</vt:i4>
      </vt:variant>
      <vt:variant>
        <vt:i4>705</vt:i4>
      </vt:variant>
      <vt:variant>
        <vt:i4>0</vt:i4>
      </vt:variant>
      <vt:variant>
        <vt:i4>5</vt:i4>
      </vt:variant>
      <vt:variant>
        <vt:lpwstr/>
      </vt:variant>
      <vt:variant>
        <vt:lpwstr>_State_based_Encoding</vt:lpwstr>
      </vt:variant>
      <vt:variant>
        <vt:i4>2752564</vt:i4>
      </vt:variant>
      <vt:variant>
        <vt:i4>702</vt:i4>
      </vt:variant>
      <vt:variant>
        <vt:i4>0</vt:i4>
      </vt:variant>
      <vt:variant>
        <vt:i4>5</vt:i4>
      </vt:variant>
      <vt:variant>
        <vt:lpwstr/>
      </vt:variant>
      <vt:variant>
        <vt:lpwstr>_Signal_3</vt:lpwstr>
      </vt:variant>
      <vt:variant>
        <vt:i4>327704</vt:i4>
      </vt:variant>
      <vt:variant>
        <vt:i4>696</vt:i4>
      </vt:variant>
      <vt:variant>
        <vt:i4>0</vt:i4>
      </vt:variant>
      <vt:variant>
        <vt:i4>5</vt:i4>
      </vt:variant>
      <vt:variant>
        <vt:lpwstr/>
      </vt:variant>
      <vt:variant>
        <vt:lpwstr>_Message_List</vt:lpwstr>
      </vt:variant>
      <vt:variant>
        <vt:i4>1966097</vt:i4>
      </vt:variant>
      <vt:variant>
        <vt:i4>693</vt:i4>
      </vt:variant>
      <vt:variant>
        <vt:i4>0</vt:i4>
      </vt:variant>
      <vt:variant>
        <vt:i4>5</vt:i4>
      </vt:variant>
      <vt:variant>
        <vt:lpwstr/>
      </vt:variant>
      <vt:variant>
        <vt:lpwstr>_Numeric_Encoding</vt:lpwstr>
      </vt:variant>
      <vt:variant>
        <vt:i4>2752564</vt:i4>
      </vt:variant>
      <vt:variant>
        <vt:i4>690</vt:i4>
      </vt:variant>
      <vt:variant>
        <vt:i4>0</vt:i4>
      </vt:variant>
      <vt:variant>
        <vt:i4>5</vt:i4>
      </vt:variant>
      <vt:variant>
        <vt:lpwstr/>
      </vt:variant>
      <vt:variant>
        <vt:lpwstr>_Signal_2</vt:lpwstr>
      </vt:variant>
      <vt:variant>
        <vt:i4>327704</vt:i4>
      </vt:variant>
      <vt:variant>
        <vt:i4>684</vt:i4>
      </vt:variant>
      <vt:variant>
        <vt:i4>0</vt:i4>
      </vt:variant>
      <vt:variant>
        <vt:i4>5</vt:i4>
      </vt:variant>
      <vt:variant>
        <vt:lpwstr/>
      </vt:variant>
      <vt:variant>
        <vt:lpwstr>_Message_List</vt:lpwstr>
      </vt:variant>
      <vt:variant>
        <vt:i4>1966097</vt:i4>
      </vt:variant>
      <vt:variant>
        <vt:i4>681</vt:i4>
      </vt:variant>
      <vt:variant>
        <vt:i4>0</vt:i4>
      </vt:variant>
      <vt:variant>
        <vt:i4>5</vt:i4>
      </vt:variant>
      <vt:variant>
        <vt:lpwstr/>
      </vt:variant>
      <vt:variant>
        <vt:lpwstr>_Numeric_Encoding</vt:lpwstr>
      </vt:variant>
      <vt:variant>
        <vt:i4>2752564</vt:i4>
      </vt:variant>
      <vt:variant>
        <vt:i4>678</vt:i4>
      </vt:variant>
      <vt:variant>
        <vt:i4>0</vt:i4>
      </vt:variant>
      <vt:variant>
        <vt:i4>5</vt:i4>
      </vt:variant>
      <vt:variant>
        <vt:lpwstr/>
      </vt:variant>
      <vt:variant>
        <vt:lpwstr>_Signal_1</vt:lpwstr>
      </vt:variant>
      <vt:variant>
        <vt:i4>7929932</vt:i4>
      </vt:variant>
      <vt:variant>
        <vt:i4>675</vt:i4>
      </vt:variant>
      <vt:variant>
        <vt:i4>0</vt:i4>
      </vt:variant>
      <vt:variant>
        <vt:i4>5</vt:i4>
      </vt:variant>
      <vt:variant>
        <vt:lpwstr/>
      </vt:variant>
      <vt:variant>
        <vt:lpwstr>_Scope</vt:lpwstr>
      </vt:variant>
      <vt:variant>
        <vt:i4>3342446</vt:i4>
      </vt:variant>
      <vt:variant>
        <vt:i4>672</vt:i4>
      </vt:variant>
      <vt:variant>
        <vt:i4>0</vt:i4>
      </vt:variant>
      <vt:variant>
        <vt:i4>5</vt:i4>
      </vt:variant>
      <vt:variant>
        <vt:lpwstr>http://wiki.ford.com/display/RequirementsEngineering/Requirements+Attributes?src=contextnavpagetreemode</vt:lpwstr>
      </vt:variant>
      <vt:variant>
        <vt:lpwstr/>
      </vt:variant>
      <vt:variant>
        <vt:i4>4653094</vt:i4>
      </vt:variant>
      <vt:variant>
        <vt:i4>669</vt:i4>
      </vt:variant>
      <vt:variant>
        <vt:i4>0</vt:i4>
      </vt:variant>
      <vt:variant>
        <vt:i4>5</vt:i4>
      </vt:variant>
      <vt:variant>
        <vt:lpwstr>http://wiki.ford.com/display/RequirementsEngineering/Requirements+Engineering+@+Ford</vt:lpwstr>
      </vt:variant>
      <vt:variant>
        <vt:lpwstr/>
      </vt:variant>
      <vt:variant>
        <vt:i4>2359334</vt:i4>
      </vt:variant>
      <vt:variant>
        <vt:i4>666</vt:i4>
      </vt:variant>
      <vt:variant>
        <vt:i4>0</vt:i4>
      </vt:variant>
      <vt:variant>
        <vt:i4>5</vt:i4>
      </vt:variant>
      <vt:variant>
        <vt:lpwstr>http://wiki.ford.com/display/RequirementsEngineering/How+to+write+Use+Cases?src=contextnavpagetreemode</vt:lpwstr>
      </vt:variant>
      <vt:variant>
        <vt:lpwstr/>
      </vt:variant>
      <vt:variant>
        <vt:i4>4653094</vt:i4>
      </vt:variant>
      <vt:variant>
        <vt:i4>663</vt:i4>
      </vt:variant>
      <vt:variant>
        <vt:i4>0</vt:i4>
      </vt:variant>
      <vt:variant>
        <vt:i4>5</vt:i4>
      </vt:variant>
      <vt:variant>
        <vt:lpwstr>http://wiki.ford.com/display/RequirementsEngineering/Requirements+Engineering+@+Ford</vt:lpwstr>
      </vt:variant>
      <vt:variant>
        <vt:lpwstr/>
      </vt:variant>
      <vt:variant>
        <vt:i4>6225997</vt:i4>
      </vt:variant>
      <vt:variant>
        <vt:i4>660</vt:i4>
      </vt:variant>
      <vt:variant>
        <vt:i4>0</vt:i4>
      </vt:variant>
      <vt:variant>
        <vt:i4>5</vt:i4>
      </vt:variant>
      <vt:variant>
        <vt:lpwstr>http://wiki.ford.com/display/RequirementsEngineering/Use+Case+Template?src=contextnavpagetreemode</vt:lpwstr>
      </vt:variant>
      <vt:variant>
        <vt:lpwstr/>
      </vt:variant>
      <vt:variant>
        <vt:i4>327711</vt:i4>
      </vt:variant>
      <vt:variant>
        <vt:i4>657</vt:i4>
      </vt:variant>
      <vt:variant>
        <vt:i4>0</vt:i4>
      </vt:variant>
      <vt:variant>
        <vt:i4>5</vt:i4>
      </vt:variant>
      <vt:variant>
        <vt:lpwstr>http://wiki.ford.com/display/RequirementsEngineering/How+to+write+better+requirements?src=contextnavpagetreemode</vt:lpwstr>
      </vt:variant>
      <vt:variant>
        <vt:lpwstr/>
      </vt:variant>
      <vt:variant>
        <vt:i4>8257657</vt:i4>
      </vt:variant>
      <vt:variant>
        <vt:i4>654</vt:i4>
      </vt:variant>
      <vt:variant>
        <vt:i4>0</vt:i4>
      </vt:variant>
      <vt:variant>
        <vt:i4>5</vt:i4>
      </vt:variant>
      <vt:variant>
        <vt:lpwstr>http://wiki.ford.com/display/RequirementsEngineering/How+to+import+specifications+into+VSEM+as+separate+requirements?src=contextnavpagetreemode</vt:lpwstr>
      </vt:variant>
      <vt:variant>
        <vt:lpwstr/>
      </vt:variant>
      <vt:variant>
        <vt:i4>1835010</vt:i4>
      </vt:variant>
      <vt:variant>
        <vt:i4>645</vt:i4>
      </vt:variant>
      <vt:variant>
        <vt:i4>0</vt:i4>
      </vt:variant>
      <vt:variant>
        <vt:i4>5</vt:i4>
      </vt:variant>
      <vt:variant>
        <vt:lpwstr>http://wiki.ford.com/display/RequirementsEngineering/Glossary?src=contextnavpagetreemode</vt:lpwstr>
      </vt:variant>
      <vt:variant>
        <vt:lpwstr/>
      </vt:variant>
      <vt:variant>
        <vt:i4>4653094</vt:i4>
      </vt:variant>
      <vt:variant>
        <vt:i4>642</vt:i4>
      </vt:variant>
      <vt:variant>
        <vt:i4>0</vt:i4>
      </vt:variant>
      <vt:variant>
        <vt:i4>5</vt:i4>
      </vt:variant>
      <vt:variant>
        <vt:lpwstr>http://wiki.ford.com/display/RequirementsEngineering/Requirements+Engineering+@+Ford</vt:lpwstr>
      </vt:variant>
      <vt:variant>
        <vt:lpwstr/>
      </vt:variant>
      <vt:variant>
        <vt:i4>7012453</vt:i4>
      </vt:variant>
      <vt:variant>
        <vt:i4>639</vt:i4>
      </vt:variant>
      <vt:variant>
        <vt:i4>0</vt:i4>
      </vt:variant>
      <vt:variant>
        <vt:i4>5</vt:i4>
      </vt:variant>
      <vt:variant>
        <vt:lpwstr>http://wiki.ford.com/pages/editpage.action?pageId=104990081</vt:lpwstr>
      </vt:variant>
      <vt:variant>
        <vt:lpwstr/>
      </vt:variant>
      <vt:variant>
        <vt:i4>4653094</vt:i4>
      </vt:variant>
      <vt:variant>
        <vt:i4>636</vt:i4>
      </vt:variant>
      <vt:variant>
        <vt:i4>0</vt:i4>
      </vt:variant>
      <vt:variant>
        <vt:i4>5</vt:i4>
      </vt:variant>
      <vt:variant>
        <vt:lpwstr>http://wiki.ford.com/display/RequirementsEngineering/Requirements+Engineering+@+Ford</vt:lpwstr>
      </vt:variant>
      <vt:variant>
        <vt:lpwstr/>
      </vt:variant>
      <vt:variant>
        <vt:i4>3080237</vt:i4>
      </vt:variant>
      <vt:variant>
        <vt:i4>633</vt:i4>
      </vt:variant>
      <vt:variant>
        <vt:i4>0</vt:i4>
      </vt:variant>
      <vt:variant>
        <vt:i4>5</vt:i4>
      </vt:variant>
      <vt:variant>
        <vt:lpwstr>http://wiki.ford.com/display/RequirementsEngineering/Roles+in+RE?src=contextnavpagetreemode</vt:lpwstr>
      </vt:variant>
      <vt:variant>
        <vt:lpwstr/>
      </vt:variant>
      <vt:variant>
        <vt:i4>524294</vt:i4>
      </vt:variant>
      <vt:variant>
        <vt:i4>627</vt:i4>
      </vt:variant>
      <vt:variant>
        <vt:i4>0</vt:i4>
      </vt:variant>
      <vt:variant>
        <vt:i4>5</vt:i4>
      </vt:variant>
      <vt:variant>
        <vt:lpwstr>https://www.vsemweb.ford.com/tc/launchapp?-attach=true&amp;-s=226TCSession&amp;-o=ZmZNi0JHx3NrTDAAAAAAAAAAAAA</vt:lpwstr>
      </vt:variant>
      <vt:variant>
        <vt:lpwstr/>
      </vt:variant>
      <vt:variant>
        <vt:i4>1572923</vt:i4>
      </vt:variant>
      <vt:variant>
        <vt:i4>620</vt:i4>
      </vt:variant>
      <vt:variant>
        <vt:i4>0</vt:i4>
      </vt:variant>
      <vt:variant>
        <vt:i4>5</vt:i4>
      </vt:variant>
      <vt:variant>
        <vt:lpwstr/>
      </vt:variant>
      <vt:variant>
        <vt:lpwstr>_Toc422994401</vt:lpwstr>
      </vt:variant>
      <vt:variant>
        <vt:i4>1572923</vt:i4>
      </vt:variant>
      <vt:variant>
        <vt:i4>614</vt:i4>
      </vt:variant>
      <vt:variant>
        <vt:i4>0</vt:i4>
      </vt:variant>
      <vt:variant>
        <vt:i4>5</vt:i4>
      </vt:variant>
      <vt:variant>
        <vt:lpwstr/>
      </vt:variant>
      <vt:variant>
        <vt:lpwstr>_Toc422994400</vt:lpwstr>
      </vt:variant>
      <vt:variant>
        <vt:i4>1114172</vt:i4>
      </vt:variant>
      <vt:variant>
        <vt:i4>608</vt:i4>
      </vt:variant>
      <vt:variant>
        <vt:i4>0</vt:i4>
      </vt:variant>
      <vt:variant>
        <vt:i4>5</vt:i4>
      </vt:variant>
      <vt:variant>
        <vt:lpwstr/>
      </vt:variant>
      <vt:variant>
        <vt:lpwstr>_Toc422994399</vt:lpwstr>
      </vt:variant>
      <vt:variant>
        <vt:i4>1114172</vt:i4>
      </vt:variant>
      <vt:variant>
        <vt:i4>602</vt:i4>
      </vt:variant>
      <vt:variant>
        <vt:i4>0</vt:i4>
      </vt:variant>
      <vt:variant>
        <vt:i4>5</vt:i4>
      </vt:variant>
      <vt:variant>
        <vt:lpwstr/>
      </vt:variant>
      <vt:variant>
        <vt:lpwstr>_Toc422994398</vt:lpwstr>
      </vt:variant>
      <vt:variant>
        <vt:i4>1114172</vt:i4>
      </vt:variant>
      <vt:variant>
        <vt:i4>596</vt:i4>
      </vt:variant>
      <vt:variant>
        <vt:i4>0</vt:i4>
      </vt:variant>
      <vt:variant>
        <vt:i4>5</vt:i4>
      </vt:variant>
      <vt:variant>
        <vt:lpwstr/>
      </vt:variant>
      <vt:variant>
        <vt:lpwstr>_Toc422994397</vt:lpwstr>
      </vt:variant>
      <vt:variant>
        <vt:i4>1114172</vt:i4>
      </vt:variant>
      <vt:variant>
        <vt:i4>590</vt:i4>
      </vt:variant>
      <vt:variant>
        <vt:i4>0</vt:i4>
      </vt:variant>
      <vt:variant>
        <vt:i4>5</vt:i4>
      </vt:variant>
      <vt:variant>
        <vt:lpwstr/>
      </vt:variant>
      <vt:variant>
        <vt:lpwstr>_Toc422994396</vt:lpwstr>
      </vt:variant>
      <vt:variant>
        <vt:i4>1114172</vt:i4>
      </vt:variant>
      <vt:variant>
        <vt:i4>584</vt:i4>
      </vt:variant>
      <vt:variant>
        <vt:i4>0</vt:i4>
      </vt:variant>
      <vt:variant>
        <vt:i4>5</vt:i4>
      </vt:variant>
      <vt:variant>
        <vt:lpwstr/>
      </vt:variant>
      <vt:variant>
        <vt:lpwstr>_Toc422994395</vt:lpwstr>
      </vt:variant>
      <vt:variant>
        <vt:i4>1114172</vt:i4>
      </vt:variant>
      <vt:variant>
        <vt:i4>578</vt:i4>
      </vt:variant>
      <vt:variant>
        <vt:i4>0</vt:i4>
      </vt:variant>
      <vt:variant>
        <vt:i4>5</vt:i4>
      </vt:variant>
      <vt:variant>
        <vt:lpwstr/>
      </vt:variant>
      <vt:variant>
        <vt:lpwstr>_Toc422994394</vt:lpwstr>
      </vt:variant>
      <vt:variant>
        <vt:i4>1114172</vt:i4>
      </vt:variant>
      <vt:variant>
        <vt:i4>572</vt:i4>
      </vt:variant>
      <vt:variant>
        <vt:i4>0</vt:i4>
      </vt:variant>
      <vt:variant>
        <vt:i4>5</vt:i4>
      </vt:variant>
      <vt:variant>
        <vt:lpwstr/>
      </vt:variant>
      <vt:variant>
        <vt:lpwstr>_Toc422994393</vt:lpwstr>
      </vt:variant>
      <vt:variant>
        <vt:i4>1114172</vt:i4>
      </vt:variant>
      <vt:variant>
        <vt:i4>566</vt:i4>
      </vt:variant>
      <vt:variant>
        <vt:i4>0</vt:i4>
      </vt:variant>
      <vt:variant>
        <vt:i4>5</vt:i4>
      </vt:variant>
      <vt:variant>
        <vt:lpwstr/>
      </vt:variant>
      <vt:variant>
        <vt:lpwstr>_Toc422994392</vt:lpwstr>
      </vt:variant>
      <vt:variant>
        <vt:i4>1114172</vt:i4>
      </vt:variant>
      <vt:variant>
        <vt:i4>560</vt:i4>
      </vt:variant>
      <vt:variant>
        <vt:i4>0</vt:i4>
      </vt:variant>
      <vt:variant>
        <vt:i4>5</vt:i4>
      </vt:variant>
      <vt:variant>
        <vt:lpwstr/>
      </vt:variant>
      <vt:variant>
        <vt:lpwstr>_Toc422994391</vt:lpwstr>
      </vt:variant>
      <vt:variant>
        <vt:i4>1114172</vt:i4>
      </vt:variant>
      <vt:variant>
        <vt:i4>554</vt:i4>
      </vt:variant>
      <vt:variant>
        <vt:i4>0</vt:i4>
      </vt:variant>
      <vt:variant>
        <vt:i4>5</vt:i4>
      </vt:variant>
      <vt:variant>
        <vt:lpwstr/>
      </vt:variant>
      <vt:variant>
        <vt:lpwstr>_Toc422994390</vt:lpwstr>
      </vt:variant>
      <vt:variant>
        <vt:i4>1048636</vt:i4>
      </vt:variant>
      <vt:variant>
        <vt:i4>548</vt:i4>
      </vt:variant>
      <vt:variant>
        <vt:i4>0</vt:i4>
      </vt:variant>
      <vt:variant>
        <vt:i4>5</vt:i4>
      </vt:variant>
      <vt:variant>
        <vt:lpwstr/>
      </vt:variant>
      <vt:variant>
        <vt:lpwstr>_Toc422994389</vt:lpwstr>
      </vt:variant>
      <vt:variant>
        <vt:i4>1048636</vt:i4>
      </vt:variant>
      <vt:variant>
        <vt:i4>542</vt:i4>
      </vt:variant>
      <vt:variant>
        <vt:i4>0</vt:i4>
      </vt:variant>
      <vt:variant>
        <vt:i4>5</vt:i4>
      </vt:variant>
      <vt:variant>
        <vt:lpwstr/>
      </vt:variant>
      <vt:variant>
        <vt:lpwstr>_Toc422994388</vt:lpwstr>
      </vt:variant>
      <vt:variant>
        <vt:i4>1048636</vt:i4>
      </vt:variant>
      <vt:variant>
        <vt:i4>536</vt:i4>
      </vt:variant>
      <vt:variant>
        <vt:i4>0</vt:i4>
      </vt:variant>
      <vt:variant>
        <vt:i4>5</vt:i4>
      </vt:variant>
      <vt:variant>
        <vt:lpwstr/>
      </vt:variant>
      <vt:variant>
        <vt:lpwstr>_Toc422994387</vt:lpwstr>
      </vt:variant>
      <vt:variant>
        <vt:i4>1048636</vt:i4>
      </vt:variant>
      <vt:variant>
        <vt:i4>530</vt:i4>
      </vt:variant>
      <vt:variant>
        <vt:i4>0</vt:i4>
      </vt:variant>
      <vt:variant>
        <vt:i4>5</vt:i4>
      </vt:variant>
      <vt:variant>
        <vt:lpwstr/>
      </vt:variant>
      <vt:variant>
        <vt:lpwstr>_Toc422994386</vt:lpwstr>
      </vt:variant>
      <vt:variant>
        <vt:i4>1048636</vt:i4>
      </vt:variant>
      <vt:variant>
        <vt:i4>524</vt:i4>
      </vt:variant>
      <vt:variant>
        <vt:i4>0</vt:i4>
      </vt:variant>
      <vt:variant>
        <vt:i4>5</vt:i4>
      </vt:variant>
      <vt:variant>
        <vt:lpwstr/>
      </vt:variant>
      <vt:variant>
        <vt:lpwstr>_Toc422994385</vt:lpwstr>
      </vt:variant>
      <vt:variant>
        <vt:i4>1048636</vt:i4>
      </vt:variant>
      <vt:variant>
        <vt:i4>518</vt:i4>
      </vt:variant>
      <vt:variant>
        <vt:i4>0</vt:i4>
      </vt:variant>
      <vt:variant>
        <vt:i4>5</vt:i4>
      </vt:variant>
      <vt:variant>
        <vt:lpwstr/>
      </vt:variant>
      <vt:variant>
        <vt:lpwstr>_Toc422994384</vt:lpwstr>
      </vt:variant>
      <vt:variant>
        <vt:i4>1048636</vt:i4>
      </vt:variant>
      <vt:variant>
        <vt:i4>512</vt:i4>
      </vt:variant>
      <vt:variant>
        <vt:i4>0</vt:i4>
      </vt:variant>
      <vt:variant>
        <vt:i4>5</vt:i4>
      </vt:variant>
      <vt:variant>
        <vt:lpwstr/>
      </vt:variant>
      <vt:variant>
        <vt:lpwstr>_Toc422994383</vt:lpwstr>
      </vt:variant>
      <vt:variant>
        <vt:i4>1048636</vt:i4>
      </vt:variant>
      <vt:variant>
        <vt:i4>506</vt:i4>
      </vt:variant>
      <vt:variant>
        <vt:i4>0</vt:i4>
      </vt:variant>
      <vt:variant>
        <vt:i4>5</vt:i4>
      </vt:variant>
      <vt:variant>
        <vt:lpwstr/>
      </vt:variant>
      <vt:variant>
        <vt:lpwstr>_Toc422994382</vt:lpwstr>
      </vt:variant>
      <vt:variant>
        <vt:i4>1048636</vt:i4>
      </vt:variant>
      <vt:variant>
        <vt:i4>500</vt:i4>
      </vt:variant>
      <vt:variant>
        <vt:i4>0</vt:i4>
      </vt:variant>
      <vt:variant>
        <vt:i4>5</vt:i4>
      </vt:variant>
      <vt:variant>
        <vt:lpwstr/>
      </vt:variant>
      <vt:variant>
        <vt:lpwstr>_Toc422994381</vt:lpwstr>
      </vt:variant>
      <vt:variant>
        <vt:i4>1048636</vt:i4>
      </vt:variant>
      <vt:variant>
        <vt:i4>494</vt:i4>
      </vt:variant>
      <vt:variant>
        <vt:i4>0</vt:i4>
      </vt:variant>
      <vt:variant>
        <vt:i4>5</vt:i4>
      </vt:variant>
      <vt:variant>
        <vt:lpwstr/>
      </vt:variant>
      <vt:variant>
        <vt:lpwstr>_Toc422994380</vt:lpwstr>
      </vt:variant>
      <vt:variant>
        <vt:i4>2031676</vt:i4>
      </vt:variant>
      <vt:variant>
        <vt:i4>488</vt:i4>
      </vt:variant>
      <vt:variant>
        <vt:i4>0</vt:i4>
      </vt:variant>
      <vt:variant>
        <vt:i4>5</vt:i4>
      </vt:variant>
      <vt:variant>
        <vt:lpwstr/>
      </vt:variant>
      <vt:variant>
        <vt:lpwstr>_Toc422994379</vt:lpwstr>
      </vt:variant>
      <vt:variant>
        <vt:i4>2031676</vt:i4>
      </vt:variant>
      <vt:variant>
        <vt:i4>482</vt:i4>
      </vt:variant>
      <vt:variant>
        <vt:i4>0</vt:i4>
      </vt:variant>
      <vt:variant>
        <vt:i4>5</vt:i4>
      </vt:variant>
      <vt:variant>
        <vt:lpwstr/>
      </vt:variant>
      <vt:variant>
        <vt:lpwstr>_Toc422994378</vt:lpwstr>
      </vt:variant>
      <vt:variant>
        <vt:i4>2031676</vt:i4>
      </vt:variant>
      <vt:variant>
        <vt:i4>476</vt:i4>
      </vt:variant>
      <vt:variant>
        <vt:i4>0</vt:i4>
      </vt:variant>
      <vt:variant>
        <vt:i4>5</vt:i4>
      </vt:variant>
      <vt:variant>
        <vt:lpwstr/>
      </vt:variant>
      <vt:variant>
        <vt:lpwstr>_Toc422994377</vt:lpwstr>
      </vt:variant>
      <vt:variant>
        <vt:i4>2031676</vt:i4>
      </vt:variant>
      <vt:variant>
        <vt:i4>470</vt:i4>
      </vt:variant>
      <vt:variant>
        <vt:i4>0</vt:i4>
      </vt:variant>
      <vt:variant>
        <vt:i4>5</vt:i4>
      </vt:variant>
      <vt:variant>
        <vt:lpwstr/>
      </vt:variant>
      <vt:variant>
        <vt:lpwstr>_Toc422994376</vt:lpwstr>
      </vt:variant>
      <vt:variant>
        <vt:i4>2031676</vt:i4>
      </vt:variant>
      <vt:variant>
        <vt:i4>464</vt:i4>
      </vt:variant>
      <vt:variant>
        <vt:i4>0</vt:i4>
      </vt:variant>
      <vt:variant>
        <vt:i4>5</vt:i4>
      </vt:variant>
      <vt:variant>
        <vt:lpwstr/>
      </vt:variant>
      <vt:variant>
        <vt:lpwstr>_Toc422994375</vt:lpwstr>
      </vt:variant>
      <vt:variant>
        <vt:i4>2031676</vt:i4>
      </vt:variant>
      <vt:variant>
        <vt:i4>458</vt:i4>
      </vt:variant>
      <vt:variant>
        <vt:i4>0</vt:i4>
      </vt:variant>
      <vt:variant>
        <vt:i4>5</vt:i4>
      </vt:variant>
      <vt:variant>
        <vt:lpwstr/>
      </vt:variant>
      <vt:variant>
        <vt:lpwstr>_Toc422994374</vt:lpwstr>
      </vt:variant>
      <vt:variant>
        <vt:i4>2031676</vt:i4>
      </vt:variant>
      <vt:variant>
        <vt:i4>452</vt:i4>
      </vt:variant>
      <vt:variant>
        <vt:i4>0</vt:i4>
      </vt:variant>
      <vt:variant>
        <vt:i4>5</vt:i4>
      </vt:variant>
      <vt:variant>
        <vt:lpwstr/>
      </vt:variant>
      <vt:variant>
        <vt:lpwstr>_Toc422994373</vt:lpwstr>
      </vt:variant>
      <vt:variant>
        <vt:i4>2031676</vt:i4>
      </vt:variant>
      <vt:variant>
        <vt:i4>446</vt:i4>
      </vt:variant>
      <vt:variant>
        <vt:i4>0</vt:i4>
      </vt:variant>
      <vt:variant>
        <vt:i4>5</vt:i4>
      </vt:variant>
      <vt:variant>
        <vt:lpwstr/>
      </vt:variant>
      <vt:variant>
        <vt:lpwstr>_Toc422994372</vt:lpwstr>
      </vt:variant>
      <vt:variant>
        <vt:i4>2031676</vt:i4>
      </vt:variant>
      <vt:variant>
        <vt:i4>440</vt:i4>
      </vt:variant>
      <vt:variant>
        <vt:i4>0</vt:i4>
      </vt:variant>
      <vt:variant>
        <vt:i4>5</vt:i4>
      </vt:variant>
      <vt:variant>
        <vt:lpwstr/>
      </vt:variant>
      <vt:variant>
        <vt:lpwstr>_Toc422994371</vt:lpwstr>
      </vt:variant>
      <vt:variant>
        <vt:i4>2031676</vt:i4>
      </vt:variant>
      <vt:variant>
        <vt:i4>434</vt:i4>
      </vt:variant>
      <vt:variant>
        <vt:i4>0</vt:i4>
      </vt:variant>
      <vt:variant>
        <vt:i4>5</vt:i4>
      </vt:variant>
      <vt:variant>
        <vt:lpwstr/>
      </vt:variant>
      <vt:variant>
        <vt:lpwstr>_Toc422994370</vt:lpwstr>
      </vt:variant>
      <vt:variant>
        <vt:i4>1966140</vt:i4>
      </vt:variant>
      <vt:variant>
        <vt:i4>428</vt:i4>
      </vt:variant>
      <vt:variant>
        <vt:i4>0</vt:i4>
      </vt:variant>
      <vt:variant>
        <vt:i4>5</vt:i4>
      </vt:variant>
      <vt:variant>
        <vt:lpwstr/>
      </vt:variant>
      <vt:variant>
        <vt:lpwstr>_Toc422994369</vt:lpwstr>
      </vt:variant>
      <vt:variant>
        <vt:i4>1966140</vt:i4>
      </vt:variant>
      <vt:variant>
        <vt:i4>422</vt:i4>
      </vt:variant>
      <vt:variant>
        <vt:i4>0</vt:i4>
      </vt:variant>
      <vt:variant>
        <vt:i4>5</vt:i4>
      </vt:variant>
      <vt:variant>
        <vt:lpwstr/>
      </vt:variant>
      <vt:variant>
        <vt:lpwstr>_Toc422994368</vt:lpwstr>
      </vt:variant>
      <vt:variant>
        <vt:i4>1966140</vt:i4>
      </vt:variant>
      <vt:variant>
        <vt:i4>416</vt:i4>
      </vt:variant>
      <vt:variant>
        <vt:i4>0</vt:i4>
      </vt:variant>
      <vt:variant>
        <vt:i4>5</vt:i4>
      </vt:variant>
      <vt:variant>
        <vt:lpwstr/>
      </vt:variant>
      <vt:variant>
        <vt:lpwstr>_Toc422994367</vt:lpwstr>
      </vt:variant>
      <vt:variant>
        <vt:i4>1966140</vt:i4>
      </vt:variant>
      <vt:variant>
        <vt:i4>410</vt:i4>
      </vt:variant>
      <vt:variant>
        <vt:i4>0</vt:i4>
      </vt:variant>
      <vt:variant>
        <vt:i4>5</vt:i4>
      </vt:variant>
      <vt:variant>
        <vt:lpwstr/>
      </vt:variant>
      <vt:variant>
        <vt:lpwstr>_Toc422994366</vt:lpwstr>
      </vt:variant>
      <vt:variant>
        <vt:i4>1966140</vt:i4>
      </vt:variant>
      <vt:variant>
        <vt:i4>404</vt:i4>
      </vt:variant>
      <vt:variant>
        <vt:i4>0</vt:i4>
      </vt:variant>
      <vt:variant>
        <vt:i4>5</vt:i4>
      </vt:variant>
      <vt:variant>
        <vt:lpwstr/>
      </vt:variant>
      <vt:variant>
        <vt:lpwstr>_Toc422994365</vt:lpwstr>
      </vt:variant>
      <vt:variant>
        <vt:i4>1966140</vt:i4>
      </vt:variant>
      <vt:variant>
        <vt:i4>398</vt:i4>
      </vt:variant>
      <vt:variant>
        <vt:i4>0</vt:i4>
      </vt:variant>
      <vt:variant>
        <vt:i4>5</vt:i4>
      </vt:variant>
      <vt:variant>
        <vt:lpwstr/>
      </vt:variant>
      <vt:variant>
        <vt:lpwstr>_Toc422994364</vt:lpwstr>
      </vt:variant>
      <vt:variant>
        <vt:i4>1966140</vt:i4>
      </vt:variant>
      <vt:variant>
        <vt:i4>392</vt:i4>
      </vt:variant>
      <vt:variant>
        <vt:i4>0</vt:i4>
      </vt:variant>
      <vt:variant>
        <vt:i4>5</vt:i4>
      </vt:variant>
      <vt:variant>
        <vt:lpwstr/>
      </vt:variant>
      <vt:variant>
        <vt:lpwstr>_Toc422994363</vt:lpwstr>
      </vt:variant>
      <vt:variant>
        <vt:i4>1966140</vt:i4>
      </vt:variant>
      <vt:variant>
        <vt:i4>386</vt:i4>
      </vt:variant>
      <vt:variant>
        <vt:i4>0</vt:i4>
      </vt:variant>
      <vt:variant>
        <vt:i4>5</vt:i4>
      </vt:variant>
      <vt:variant>
        <vt:lpwstr/>
      </vt:variant>
      <vt:variant>
        <vt:lpwstr>_Toc422994362</vt:lpwstr>
      </vt:variant>
      <vt:variant>
        <vt:i4>1966140</vt:i4>
      </vt:variant>
      <vt:variant>
        <vt:i4>380</vt:i4>
      </vt:variant>
      <vt:variant>
        <vt:i4>0</vt:i4>
      </vt:variant>
      <vt:variant>
        <vt:i4>5</vt:i4>
      </vt:variant>
      <vt:variant>
        <vt:lpwstr/>
      </vt:variant>
      <vt:variant>
        <vt:lpwstr>_Toc422994361</vt:lpwstr>
      </vt:variant>
      <vt:variant>
        <vt:i4>1966140</vt:i4>
      </vt:variant>
      <vt:variant>
        <vt:i4>374</vt:i4>
      </vt:variant>
      <vt:variant>
        <vt:i4>0</vt:i4>
      </vt:variant>
      <vt:variant>
        <vt:i4>5</vt:i4>
      </vt:variant>
      <vt:variant>
        <vt:lpwstr/>
      </vt:variant>
      <vt:variant>
        <vt:lpwstr>_Toc422994360</vt:lpwstr>
      </vt:variant>
      <vt:variant>
        <vt:i4>1900604</vt:i4>
      </vt:variant>
      <vt:variant>
        <vt:i4>368</vt:i4>
      </vt:variant>
      <vt:variant>
        <vt:i4>0</vt:i4>
      </vt:variant>
      <vt:variant>
        <vt:i4>5</vt:i4>
      </vt:variant>
      <vt:variant>
        <vt:lpwstr/>
      </vt:variant>
      <vt:variant>
        <vt:lpwstr>_Toc422994359</vt:lpwstr>
      </vt:variant>
      <vt:variant>
        <vt:i4>1900604</vt:i4>
      </vt:variant>
      <vt:variant>
        <vt:i4>362</vt:i4>
      </vt:variant>
      <vt:variant>
        <vt:i4>0</vt:i4>
      </vt:variant>
      <vt:variant>
        <vt:i4>5</vt:i4>
      </vt:variant>
      <vt:variant>
        <vt:lpwstr/>
      </vt:variant>
      <vt:variant>
        <vt:lpwstr>_Toc422994358</vt:lpwstr>
      </vt:variant>
      <vt:variant>
        <vt:i4>1900604</vt:i4>
      </vt:variant>
      <vt:variant>
        <vt:i4>356</vt:i4>
      </vt:variant>
      <vt:variant>
        <vt:i4>0</vt:i4>
      </vt:variant>
      <vt:variant>
        <vt:i4>5</vt:i4>
      </vt:variant>
      <vt:variant>
        <vt:lpwstr/>
      </vt:variant>
      <vt:variant>
        <vt:lpwstr>_Toc422994357</vt:lpwstr>
      </vt:variant>
      <vt:variant>
        <vt:i4>1900604</vt:i4>
      </vt:variant>
      <vt:variant>
        <vt:i4>350</vt:i4>
      </vt:variant>
      <vt:variant>
        <vt:i4>0</vt:i4>
      </vt:variant>
      <vt:variant>
        <vt:i4>5</vt:i4>
      </vt:variant>
      <vt:variant>
        <vt:lpwstr/>
      </vt:variant>
      <vt:variant>
        <vt:lpwstr>_Toc422994356</vt:lpwstr>
      </vt:variant>
      <vt:variant>
        <vt:i4>1900604</vt:i4>
      </vt:variant>
      <vt:variant>
        <vt:i4>344</vt:i4>
      </vt:variant>
      <vt:variant>
        <vt:i4>0</vt:i4>
      </vt:variant>
      <vt:variant>
        <vt:i4>5</vt:i4>
      </vt:variant>
      <vt:variant>
        <vt:lpwstr/>
      </vt:variant>
      <vt:variant>
        <vt:lpwstr>_Toc422994355</vt:lpwstr>
      </vt:variant>
      <vt:variant>
        <vt:i4>1900604</vt:i4>
      </vt:variant>
      <vt:variant>
        <vt:i4>338</vt:i4>
      </vt:variant>
      <vt:variant>
        <vt:i4>0</vt:i4>
      </vt:variant>
      <vt:variant>
        <vt:i4>5</vt:i4>
      </vt:variant>
      <vt:variant>
        <vt:lpwstr/>
      </vt:variant>
      <vt:variant>
        <vt:lpwstr>_Toc422994354</vt:lpwstr>
      </vt:variant>
      <vt:variant>
        <vt:i4>1900604</vt:i4>
      </vt:variant>
      <vt:variant>
        <vt:i4>332</vt:i4>
      </vt:variant>
      <vt:variant>
        <vt:i4>0</vt:i4>
      </vt:variant>
      <vt:variant>
        <vt:i4>5</vt:i4>
      </vt:variant>
      <vt:variant>
        <vt:lpwstr/>
      </vt:variant>
      <vt:variant>
        <vt:lpwstr>_Toc422994353</vt:lpwstr>
      </vt:variant>
      <vt:variant>
        <vt:i4>1900604</vt:i4>
      </vt:variant>
      <vt:variant>
        <vt:i4>326</vt:i4>
      </vt:variant>
      <vt:variant>
        <vt:i4>0</vt:i4>
      </vt:variant>
      <vt:variant>
        <vt:i4>5</vt:i4>
      </vt:variant>
      <vt:variant>
        <vt:lpwstr/>
      </vt:variant>
      <vt:variant>
        <vt:lpwstr>_Toc422994352</vt:lpwstr>
      </vt:variant>
      <vt:variant>
        <vt:i4>1900604</vt:i4>
      </vt:variant>
      <vt:variant>
        <vt:i4>320</vt:i4>
      </vt:variant>
      <vt:variant>
        <vt:i4>0</vt:i4>
      </vt:variant>
      <vt:variant>
        <vt:i4>5</vt:i4>
      </vt:variant>
      <vt:variant>
        <vt:lpwstr/>
      </vt:variant>
      <vt:variant>
        <vt:lpwstr>_Toc422994351</vt:lpwstr>
      </vt:variant>
      <vt:variant>
        <vt:i4>1900604</vt:i4>
      </vt:variant>
      <vt:variant>
        <vt:i4>314</vt:i4>
      </vt:variant>
      <vt:variant>
        <vt:i4>0</vt:i4>
      </vt:variant>
      <vt:variant>
        <vt:i4>5</vt:i4>
      </vt:variant>
      <vt:variant>
        <vt:lpwstr/>
      </vt:variant>
      <vt:variant>
        <vt:lpwstr>_Toc422994350</vt:lpwstr>
      </vt:variant>
      <vt:variant>
        <vt:i4>1835068</vt:i4>
      </vt:variant>
      <vt:variant>
        <vt:i4>308</vt:i4>
      </vt:variant>
      <vt:variant>
        <vt:i4>0</vt:i4>
      </vt:variant>
      <vt:variant>
        <vt:i4>5</vt:i4>
      </vt:variant>
      <vt:variant>
        <vt:lpwstr/>
      </vt:variant>
      <vt:variant>
        <vt:lpwstr>_Toc422994349</vt:lpwstr>
      </vt:variant>
      <vt:variant>
        <vt:i4>1835068</vt:i4>
      </vt:variant>
      <vt:variant>
        <vt:i4>302</vt:i4>
      </vt:variant>
      <vt:variant>
        <vt:i4>0</vt:i4>
      </vt:variant>
      <vt:variant>
        <vt:i4>5</vt:i4>
      </vt:variant>
      <vt:variant>
        <vt:lpwstr/>
      </vt:variant>
      <vt:variant>
        <vt:lpwstr>_Toc422994348</vt:lpwstr>
      </vt:variant>
      <vt:variant>
        <vt:i4>1835068</vt:i4>
      </vt:variant>
      <vt:variant>
        <vt:i4>296</vt:i4>
      </vt:variant>
      <vt:variant>
        <vt:i4>0</vt:i4>
      </vt:variant>
      <vt:variant>
        <vt:i4>5</vt:i4>
      </vt:variant>
      <vt:variant>
        <vt:lpwstr/>
      </vt:variant>
      <vt:variant>
        <vt:lpwstr>_Toc422994347</vt:lpwstr>
      </vt:variant>
      <vt:variant>
        <vt:i4>1835068</vt:i4>
      </vt:variant>
      <vt:variant>
        <vt:i4>290</vt:i4>
      </vt:variant>
      <vt:variant>
        <vt:i4>0</vt:i4>
      </vt:variant>
      <vt:variant>
        <vt:i4>5</vt:i4>
      </vt:variant>
      <vt:variant>
        <vt:lpwstr/>
      </vt:variant>
      <vt:variant>
        <vt:lpwstr>_Toc422994346</vt:lpwstr>
      </vt:variant>
      <vt:variant>
        <vt:i4>1835068</vt:i4>
      </vt:variant>
      <vt:variant>
        <vt:i4>284</vt:i4>
      </vt:variant>
      <vt:variant>
        <vt:i4>0</vt:i4>
      </vt:variant>
      <vt:variant>
        <vt:i4>5</vt:i4>
      </vt:variant>
      <vt:variant>
        <vt:lpwstr/>
      </vt:variant>
      <vt:variant>
        <vt:lpwstr>_Toc422994345</vt:lpwstr>
      </vt:variant>
      <vt:variant>
        <vt:i4>1835068</vt:i4>
      </vt:variant>
      <vt:variant>
        <vt:i4>278</vt:i4>
      </vt:variant>
      <vt:variant>
        <vt:i4>0</vt:i4>
      </vt:variant>
      <vt:variant>
        <vt:i4>5</vt:i4>
      </vt:variant>
      <vt:variant>
        <vt:lpwstr/>
      </vt:variant>
      <vt:variant>
        <vt:lpwstr>_Toc422994344</vt:lpwstr>
      </vt:variant>
      <vt:variant>
        <vt:i4>1835068</vt:i4>
      </vt:variant>
      <vt:variant>
        <vt:i4>272</vt:i4>
      </vt:variant>
      <vt:variant>
        <vt:i4>0</vt:i4>
      </vt:variant>
      <vt:variant>
        <vt:i4>5</vt:i4>
      </vt:variant>
      <vt:variant>
        <vt:lpwstr/>
      </vt:variant>
      <vt:variant>
        <vt:lpwstr>_Toc422994343</vt:lpwstr>
      </vt:variant>
      <vt:variant>
        <vt:i4>1835068</vt:i4>
      </vt:variant>
      <vt:variant>
        <vt:i4>266</vt:i4>
      </vt:variant>
      <vt:variant>
        <vt:i4>0</vt:i4>
      </vt:variant>
      <vt:variant>
        <vt:i4>5</vt:i4>
      </vt:variant>
      <vt:variant>
        <vt:lpwstr/>
      </vt:variant>
      <vt:variant>
        <vt:lpwstr>_Toc422994342</vt:lpwstr>
      </vt:variant>
      <vt:variant>
        <vt:i4>1835068</vt:i4>
      </vt:variant>
      <vt:variant>
        <vt:i4>260</vt:i4>
      </vt:variant>
      <vt:variant>
        <vt:i4>0</vt:i4>
      </vt:variant>
      <vt:variant>
        <vt:i4>5</vt:i4>
      </vt:variant>
      <vt:variant>
        <vt:lpwstr/>
      </vt:variant>
      <vt:variant>
        <vt:lpwstr>_Toc422994341</vt:lpwstr>
      </vt:variant>
      <vt:variant>
        <vt:i4>1835068</vt:i4>
      </vt:variant>
      <vt:variant>
        <vt:i4>254</vt:i4>
      </vt:variant>
      <vt:variant>
        <vt:i4>0</vt:i4>
      </vt:variant>
      <vt:variant>
        <vt:i4>5</vt:i4>
      </vt:variant>
      <vt:variant>
        <vt:lpwstr/>
      </vt:variant>
      <vt:variant>
        <vt:lpwstr>_Toc422994340</vt:lpwstr>
      </vt:variant>
      <vt:variant>
        <vt:i4>1769532</vt:i4>
      </vt:variant>
      <vt:variant>
        <vt:i4>248</vt:i4>
      </vt:variant>
      <vt:variant>
        <vt:i4>0</vt:i4>
      </vt:variant>
      <vt:variant>
        <vt:i4>5</vt:i4>
      </vt:variant>
      <vt:variant>
        <vt:lpwstr/>
      </vt:variant>
      <vt:variant>
        <vt:lpwstr>_Toc422994339</vt:lpwstr>
      </vt:variant>
      <vt:variant>
        <vt:i4>1769532</vt:i4>
      </vt:variant>
      <vt:variant>
        <vt:i4>242</vt:i4>
      </vt:variant>
      <vt:variant>
        <vt:i4>0</vt:i4>
      </vt:variant>
      <vt:variant>
        <vt:i4>5</vt:i4>
      </vt:variant>
      <vt:variant>
        <vt:lpwstr/>
      </vt:variant>
      <vt:variant>
        <vt:lpwstr>_Toc422994338</vt:lpwstr>
      </vt:variant>
      <vt:variant>
        <vt:i4>1769532</vt:i4>
      </vt:variant>
      <vt:variant>
        <vt:i4>236</vt:i4>
      </vt:variant>
      <vt:variant>
        <vt:i4>0</vt:i4>
      </vt:variant>
      <vt:variant>
        <vt:i4>5</vt:i4>
      </vt:variant>
      <vt:variant>
        <vt:lpwstr/>
      </vt:variant>
      <vt:variant>
        <vt:lpwstr>_Toc422994337</vt:lpwstr>
      </vt:variant>
      <vt:variant>
        <vt:i4>1769532</vt:i4>
      </vt:variant>
      <vt:variant>
        <vt:i4>230</vt:i4>
      </vt:variant>
      <vt:variant>
        <vt:i4>0</vt:i4>
      </vt:variant>
      <vt:variant>
        <vt:i4>5</vt:i4>
      </vt:variant>
      <vt:variant>
        <vt:lpwstr/>
      </vt:variant>
      <vt:variant>
        <vt:lpwstr>_Toc422994336</vt:lpwstr>
      </vt:variant>
      <vt:variant>
        <vt:i4>1769532</vt:i4>
      </vt:variant>
      <vt:variant>
        <vt:i4>224</vt:i4>
      </vt:variant>
      <vt:variant>
        <vt:i4>0</vt:i4>
      </vt:variant>
      <vt:variant>
        <vt:i4>5</vt:i4>
      </vt:variant>
      <vt:variant>
        <vt:lpwstr/>
      </vt:variant>
      <vt:variant>
        <vt:lpwstr>_Toc422994335</vt:lpwstr>
      </vt:variant>
      <vt:variant>
        <vt:i4>1769532</vt:i4>
      </vt:variant>
      <vt:variant>
        <vt:i4>218</vt:i4>
      </vt:variant>
      <vt:variant>
        <vt:i4>0</vt:i4>
      </vt:variant>
      <vt:variant>
        <vt:i4>5</vt:i4>
      </vt:variant>
      <vt:variant>
        <vt:lpwstr/>
      </vt:variant>
      <vt:variant>
        <vt:lpwstr>_Toc422994334</vt:lpwstr>
      </vt:variant>
      <vt:variant>
        <vt:i4>1769532</vt:i4>
      </vt:variant>
      <vt:variant>
        <vt:i4>212</vt:i4>
      </vt:variant>
      <vt:variant>
        <vt:i4>0</vt:i4>
      </vt:variant>
      <vt:variant>
        <vt:i4>5</vt:i4>
      </vt:variant>
      <vt:variant>
        <vt:lpwstr/>
      </vt:variant>
      <vt:variant>
        <vt:lpwstr>_Toc422994333</vt:lpwstr>
      </vt:variant>
      <vt:variant>
        <vt:i4>1769532</vt:i4>
      </vt:variant>
      <vt:variant>
        <vt:i4>206</vt:i4>
      </vt:variant>
      <vt:variant>
        <vt:i4>0</vt:i4>
      </vt:variant>
      <vt:variant>
        <vt:i4>5</vt:i4>
      </vt:variant>
      <vt:variant>
        <vt:lpwstr/>
      </vt:variant>
      <vt:variant>
        <vt:lpwstr>_Toc422994332</vt:lpwstr>
      </vt:variant>
      <vt:variant>
        <vt:i4>1769532</vt:i4>
      </vt:variant>
      <vt:variant>
        <vt:i4>200</vt:i4>
      </vt:variant>
      <vt:variant>
        <vt:i4>0</vt:i4>
      </vt:variant>
      <vt:variant>
        <vt:i4>5</vt:i4>
      </vt:variant>
      <vt:variant>
        <vt:lpwstr/>
      </vt:variant>
      <vt:variant>
        <vt:lpwstr>_Toc422994331</vt:lpwstr>
      </vt:variant>
      <vt:variant>
        <vt:i4>1769532</vt:i4>
      </vt:variant>
      <vt:variant>
        <vt:i4>194</vt:i4>
      </vt:variant>
      <vt:variant>
        <vt:i4>0</vt:i4>
      </vt:variant>
      <vt:variant>
        <vt:i4>5</vt:i4>
      </vt:variant>
      <vt:variant>
        <vt:lpwstr/>
      </vt:variant>
      <vt:variant>
        <vt:lpwstr>_Toc422994330</vt:lpwstr>
      </vt:variant>
      <vt:variant>
        <vt:i4>1703996</vt:i4>
      </vt:variant>
      <vt:variant>
        <vt:i4>188</vt:i4>
      </vt:variant>
      <vt:variant>
        <vt:i4>0</vt:i4>
      </vt:variant>
      <vt:variant>
        <vt:i4>5</vt:i4>
      </vt:variant>
      <vt:variant>
        <vt:lpwstr/>
      </vt:variant>
      <vt:variant>
        <vt:lpwstr>_Toc422994329</vt:lpwstr>
      </vt:variant>
      <vt:variant>
        <vt:i4>1703996</vt:i4>
      </vt:variant>
      <vt:variant>
        <vt:i4>182</vt:i4>
      </vt:variant>
      <vt:variant>
        <vt:i4>0</vt:i4>
      </vt:variant>
      <vt:variant>
        <vt:i4>5</vt:i4>
      </vt:variant>
      <vt:variant>
        <vt:lpwstr/>
      </vt:variant>
      <vt:variant>
        <vt:lpwstr>_Toc422994328</vt:lpwstr>
      </vt:variant>
      <vt:variant>
        <vt:i4>1703996</vt:i4>
      </vt:variant>
      <vt:variant>
        <vt:i4>176</vt:i4>
      </vt:variant>
      <vt:variant>
        <vt:i4>0</vt:i4>
      </vt:variant>
      <vt:variant>
        <vt:i4>5</vt:i4>
      </vt:variant>
      <vt:variant>
        <vt:lpwstr/>
      </vt:variant>
      <vt:variant>
        <vt:lpwstr>_Toc422994327</vt:lpwstr>
      </vt:variant>
      <vt:variant>
        <vt:i4>1703996</vt:i4>
      </vt:variant>
      <vt:variant>
        <vt:i4>170</vt:i4>
      </vt:variant>
      <vt:variant>
        <vt:i4>0</vt:i4>
      </vt:variant>
      <vt:variant>
        <vt:i4>5</vt:i4>
      </vt:variant>
      <vt:variant>
        <vt:lpwstr/>
      </vt:variant>
      <vt:variant>
        <vt:lpwstr>_Toc422994326</vt:lpwstr>
      </vt:variant>
      <vt:variant>
        <vt:i4>1703996</vt:i4>
      </vt:variant>
      <vt:variant>
        <vt:i4>164</vt:i4>
      </vt:variant>
      <vt:variant>
        <vt:i4>0</vt:i4>
      </vt:variant>
      <vt:variant>
        <vt:i4>5</vt:i4>
      </vt:variant>
      <vt:variant>
        <vt:lpwstr/>
      </vt:variant>
      <vt:variant>
        <vt:lpwstr>_Toc422994325</vt:lpwstr>
      </vt:variant>
      <vt:variant>
        <vt:i4>1703996</vt:i4>
      </vt:variant>
      <vt:variant>
        <vt:i4>158</vt:i4>
      </vt:variant>
      <vt:variant>
        <vt:i4>0</vt:i4>
      </vt:variant>
      <vt:variant>
        <vt:i4>5</vt:i4>
      </vt:variant>
      <vt:variant>
        <vt:lpwstr/>
      </vt:variant>
      <vt:variant>
        <vt:lpwstr>_Toc422994324</vt:lpwstr>
      </vt:variant>
      <vt:variant>
        <vt:i4>1703996</vt:i4>
      </vt:variant>
      <vt:variant>
        <vt:i4>152</vt:i4>
      </vt:variant>
      <vt:variant>
        <vt:i4>0</vt:i4>
      </vt:variant>
      <vt:variant>
        <vt:i4>5</vt:i4>
      </vt:variant>
      <vt:variant>
        <vt:lpwstr/>
      </vt:variant>
      <vt:variant>
        <vt:lpwstr>_Toc422994323</vt:lpwstr>
      </vt:variant>
      <vt:variant>
        <vt:i4>1703996</vt:i4>
      </vt:variant>
      <vt:variant>
        <vt:i4>146</vt:i4>
      </vt:variant>
      <vt:variant>
        <vt:i4>0</vt:i4>
      </vt:variant>
      <vt:variant>
        <vt:i4>5</vt:i4>
      </vt:variant>
      <vt:variant>
        <vt:lpwstr/>
      </vt:variant>
      <vt:variant>
        <vt:lpwstr>_Toc422994322</vt:lpwstr>
      </vt:variant>
      <vt:variant>
        <vt:i4>1703996</vt:i4>
      </vt:variant>
      <vt:variant>
        <vt:i4>140</vt:i4>
      </vt:variant>
      <vt:variant>
        <vt:i4>0</vt:i4>
      </vt:variant>
      <vt:variant>
        <vt:i4>5</vt:i4>
      </vt:variant>
      <vt:variant>
        <vt:lpwstr/>
      </vt:variant>
      <vt:variant>
        <vt:lpwstr>_Toc422994321</vt:lpwstr>
      </vt:variant>
      <vt:variant>
        <vt:i4>1703996</vt:i4>
      </vt:variant>
      <vt:variant>
        <vt:i4>134</vt:i4>
      </vt:variant>
      <vt:variant>
        <vt:i4>0</vt:i4>
      </vt:variant>
      <vt:variant>
        <vt:i4>5</vt:i4>
      </vt:variant>
      <vt:variant>
        <vt:lpwstr/>
      </vt:variant>
      <vt:variant>
        <vt:lpwstr>_Toc422994320</vt:lpwstr>
      </vt:variant>
      <vt:variant>
        <vt:i4>1638460</vt:i4>
      </vt:variant>
      <vt:variant>
        <vt:i4>128</vt:i4>
      </vt:variant>
      <vt:variant>
        <vt:i4>0</vt:i4>
      </vt:variant>
      <vt:variant>
        <vt:i4>5</vt:i4>
      </vt:variant>
      <vt:variant>
        <vt:lpwstr/>
      </vt:variant>
      <vt:variant>
        <vt:lpwstr>_Toc422994319</vt:lpwstr>
      </vt:variant>
      <vt:variant>
        <vt:i4>1638460</vt:i4>
      </vt:variant>
      <vt:variant>
        <vt:i4>122</vt:i4>
      </vt:variant>
      <vt:variant>
        <vt:i4>0</vt:i4>
      </vt:variant>
      <vt:variant>
        <vt:i4>5</vt:i4>
      </vt:variant>
      <vt:variant>
        <vt:lpwstr/>
      </vt:variant>
      <vt:variant>
        <vt:lpwstr>_Toc422994318</vt:lpwstr>
      </vt:variant>
      <vt:variant>
        <vt:i4>1638460</vt:i4>
      </vt:variant>
      <vt:variant>
        <vt:i4>116</vt:i4>
      </vt:variant>
      <vt:variant>
        <vt:i4>0</vt:i4>
      </vt:variant>
      <vt:variant>
        <vt:i4>5</vt:i4>
      </vt:variant>
      <vt:variant>
        <vt:lpwstr/>
      </vt:variant>
      <vt:variant>
        <vt:lpwstr>_Toc422994317</vt:lpwstr>
      </vt:variant>
      <vt:variant>
        <vt:i4>1638460</vt:i4>
      </vt:variant>
      <vt:variant>
        <vt:i4>110</vt:i4>
      </vt:variant>
      <vt:variant>
        <vt:i4>0</vt:i4>
      </vt:variant>
      <vt:variant>
        <vt:i4>5</vt:i4>
      </vt:variant>
      <vt:variant>
        <vt:lpwstr/>
      </vt:variant>
      <vt:variant>
        <vt:lpwstr>_Toc422994316</vt:lpwstr>
      </vt:variant>
      <vt:variant>
        <vt:i4>1638460</vt:i4>
      </vt:variant>
      <vt:variant>
        <vt:i4>104</vt:i4>
      </vt:variant>
      <vt:variant>
        <vt:i4>0</vt:i4>
      </vt:variant>
      <vt:variant>
        <vt:i4>5</vt:i4>
      </vt:variant>
      <vt:variant>
        <vt:lpwstr/>
      </vt:variant>
      <vt:variant>
        <vt:lpwstr>_Toc422994315</vt:lpwstr>
      </vt:variant>
      <vt:variant>
        <vt:i4>1638460</vt:i4>
      </vt:variant>
      <vt:variant>
        <vt:i4>98</vt:i4>
      </vt:variant>
      <vt:variant>
        <vt:i4>0</vt:i4>
      </vt:variant>
      <vt:variant>
        <vt:i4>5</vt:i4>
      </vt:variant>
      <vt:variant>
        <vt:lpwstr/>
      </vt:variant>
      <vt:variant>
        <vt:lpwstr>_Toc422994314</vt:lpwstr>
      </vt:variant>
      <vt:variant>
        <vt:i4>1638460</vt:i4>
      </vt:variant>
      <vt:variant>
        <vt:i4>92</vt:i4>
      </vt:variant>
      <vt:variant>
        <vt:i4>0</vt:i4>
      </vt:variant>
      <vt:variant>
        <vt:i4>5</vt:i4>
      </vt:variant>
      <vt:variant>
        <vt:lpwstr/>
      </vt:variant>
      <vt:variant>
        <vt:lpwstr>_Toc422994313</vt:lpwstr>
      </vt:variant>
      <vt:variant>
        <vt:i4>1638460</vt:i4>
      </vt:variant>
      <vt:variant>
        <vt:i4>86</vt:i4>
      </vt:variant>
      <vt:variant>
        <vt:i4>0</vt:i4>
      </vt:variant>
      <vt:variant>
        <vt:i4>5</vt:i4>
      </vt:variant>
      <vt:variant>
        <vt:lpwstr/>
      </vt:variant>
      <vt:variant>
        <vt:lpwstr>_Toc422994312</vt:lpwstr>
      </vt:variant>
      <vt:variant>
        <vt:i4>1638460</vt:i4>
      </vt:variant>
      <vt:variant>
        <vt:i4>80</vt:i4>
      </vt:variant>
      <vt:variant>
        <vt:i4>0</vt:i4>
      </vt:variant>
      <vt:variant>
        <vt:i4>5</vt:i4>
      </vt:variant>
      <vt:variant>
        <vt:lpwstr/>
      </vt:variant>
      <vt:variant>
        <vt:lpwstr>_Toc422994311</vt:lpwstr>
      </vt:variant>
      <vt:variant>
        <vt:i4>1638460</vt:i4>
      </vt:variant>
      <vt:variant>
        <vt:i4>74</vt:i4>
      </vt:variant>
      <vt:variant>
        <vt:i4>0</vt:i4>
      </vt:variant>
      <vt:variant>
        <vt:i4>5</vt:i4>
      </vt:variant>
      <vt:variant>
        <vt:lpwstr/>
      </vt:variant>
      <vt:variant>
        <vt:lpwstr>_Toc422994310</vt:lpwstr>
      </vt:variant>
      <vt:variant>
        <vt:i4>1572924</vt:i4>
      </vt:variant>
      <vt:variant>
        <vt:i4>68</vt:i4>
      </vt:variant>
      <vt:variant>
        <vt:i4>0</vt:i4>
      </vt:variant>
      <vt:variant>
        <vt:i4>5</vt:i4>
      </vt:variant>
      <vt:variant>
        <vt:lpwstr/>
      </vt:variant>
      <vt:variant>
        <vt:lpwstr>_Toc422994309</vt:lpwstr>
      </vt:variant>
      <vt:variant>
        <vt:i4>1572924</vt:i4>
      </vt:variant>
      <vt:variant>
        <vt:i4>62</vt:i4>
      </vt:variant>
      <vt:variant>
        <vt:i4>0</vt:i4>
      </vt:variant>
      <vt:variant>
        <vt:i4>5</vt:i4>
      </vt:variant>
      <vt:variant>
        <vt:lpwstr/>
      </vt:variant>
      <vt:variant>
        <vt:lpwstr>_Toc422994308</vt:lpwstr>
      </vt:variant>
      <vt:variant>
        <vt:i4>1572924</vt:i4>
      </vt:variant>
      <vt:variant>
        <vt:i4>56</vt:i4>
      </vt:variant>
      <vt:variant>
        <vt:i4>0</vt:i4>
      </vt:variant>
      <vt:variant>
        <vt:i4>5</vt:i4>
      </vt:variant>
      <vt:variant>
        <vt:lpwstr/>
      </vt:variant>
      <vt:variant>
        <vt:lpwstr>_Toc422994307</vt:lpwstr>
      </vt:variant>
      <vt:variant>
        <vt:i4>1572924</vt:i4>
      </vt:variant>
      <vt:variant>
        <vt:i4>50</vt:i4>
      </vt:variant>
      <vt:variant>
        <vt:i4>0</vt:i4>
      </vt:variant>
      <vt:variant>
        <vt:i4>5</vt:i4>
      </vt:variant>
      <vt:variant>
        <vt:lpwstr/>
      </vt:variant>
      <vt:variant>
        <vt:lpwstr>_Toc422994306</vt:lpwstr>
      </vt:variant>
      <vt:variant>
        <vt:i4>1572924</vt:i4>
      </vt:variant>
      <vt:variant>
        <vt:i4>44</vt:i4>
      </vt:variant>
      <vt:variant>
        <vt:i4>0</vt:i4>
      </vt:variant>
      <vt:variant>
        <vt:i4>5</vt:i4>
      </vt:variant>
      <vt:variant>
        <vt:lpwstr/>
      </vt:variant>
      <vt:variant>
        <vt:lpwstr>_Toc422994305</vt:lpwstr>
      </vt:variant>
      <vt:variant>
        <vt:i4>1572924</vt:i4>
      </vt:variant>
      <vt:variant>
        <vt:i4>38</vt:i4>
      </vt:variant>
      <vt:variant>
        <vt:i4>0</vt:i4>
      </vt:variant>
      <vt:variant>
        <vt:i4>5</vt:i4>
      </vt:variant>
      <vt:variant>
        <vt:lpwstr/>
      </vt:variant>
      <vt:variant>
        <vt:lpwstr>_Toc422994304</vt:lpwstr>
      </vt:variant>
      <vt:variant>
        <vt:i4>1572924</vt:i4>
      </vt:variant>
      <vt:variant>
        <vt:i4>32</vt:i4>
      </vt:variant>
      <vt:variant>
        <vt:i4>0</vt:i4>
      </vt:variant>
      <vt:variant>
        <vt:i4>5</vt:i4>
      </vt:variant>
      <vt:variant>
        <vt:lpwstr/>
      </vt:variant>
      <vt:variant>
        <vt:lpwstr>_Toc422994303</vt:lpwstr>
      </vt:variant>
      <vt:variant>
        <vt:i4>1572924</vt:i4>
      </vt:variant>
      <vt:variant>
        <vt:i4>26</vt:i4>
      </vt:variant>
      <vt:variant>
        <vt:i4>0</vt:i4>
      </vt:variant>
      <vt:variant>
        <vt:i4>5</vt:i4>
      </vt:variant>
      <vt:variant>
        <vt:lpwstr/>
      </vt:variant>
      <vt:variant>
        <vt:lpwstr>_Toc422994302</vt:lpwstr>
      </vt:variant>
      <vt:variant>
        <vt:i4>1572924</vt:i4>
      </vt:variant>
      <vt:variant>
        <vt:i4>20</vt:i4>
      </vt:variant>
      <vt:variant>
        <vt:i4>0</vt:i4>
      </vt:variant>
      <vt:variant>
        <vt:i4>5</vt:i4>
      </vt:variant>
      <vt:variant>
        <vt:lpwstr/>
      </vt:variant>
      <vt:variant>
        <vt:lpwstr>_Toc422994301</vt:lpwstr>
      </vt:variant>
      <vt:variant>
        <vt:i4>1572924</vt:i4>
      </vt:variant>
      <vt:variant>
        <vt:i4>14</vt:i4>
      </vt:variant>
      <vt:variant>
        <vt:i4>0</vt:i4>
      </vt:variant>
      <vt:variant>
        <vt:i4>5</vt:i4>
      </vt:variant>
      <vt:variant>
        <vt:lpwstr/>
      </vt:variant>
      <vt:variant>
        <vt:lpwstr>_Toc422994300</vt:lpwstr>
      </vt:variant>
      <vt:variant>
        <vt:i4>1114173</vt:i4>
      </vt:variant>
      <vt:variant>
        <vt:i4>8</vt:i4>
      </vt:variant>
      <vt:variant>
        <vt:i4>0</vt:i4>
      </vt:variant>
      <vt:variant>
        <vt:i4>5</vt:i4>
      </vt:variant>
      <vt:variant>
        <vt:lpwstr/>
      </vt:variant>
      <vt:variant>
        <vt:lpwstr>_Toc422994299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AFS_MyFeature</dc:title>
  <dc:creator>Rodriguez-flores, Raul (R.)</dc:creator>
  <cp:lastModifiedBy>Niu, Chun (C.)</cp:lastModifiedBy>
  <cp:revision>3</cp:revision>
  <cp:lastPrinted>2006-07-11T12:32:00Z</cp:lastPrinted>
  <dcterms:created xsi:type="dcterms:W3CDTF">2022-02-21T07:25:00Z</dcterms:created>
  <dcterms:modified xsi:type="dcterms:W3CDTF">2022-02-21T07:26:00Z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5</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1a</vt:lpwstr>
  </property>
  <property fmtid="{D5CDD505-2E9C-101B-9397-08002B2CF9AE}" pid="10" name="LatestLogSignalID">
    <vt:i4>0</vt:i4>
  </property>
  <property fmtid="{D5CDD505-2E9C-101B-9397-08002B2CF9AE}" pid="11" name="LatestTechSignalID">
    <vt:i4>0</vt:i4>
  </property>
  <property fmtid="{D5CDD505-2E9C-101B-9397-08002B2CF9AE}" pid="12" name="LatestLogParameterID">
    <vt:i4>0</vt:i4>
  </property>
  <property fmtid="{D5CDD505-2E9C-101B-9397-08002B2CF9AE}" pid="13" name="LatestTechParameterID">
    <vt:i4>0</vt:i4>
  </property>
  <property fmtid="{D5CDD505-2E9C-101B-9397-08002B2CF9AE}" pid="14" name="LatestDataTypeID">
    <vt:i4>0</vt:i4>
  </property>
  <property fmtid="{D5CDD505-2E9C-101B-9397-08002B2CF9AE}" pid="15" name="ReqScope">
    <vt:lpwstr>MyFeature</vt:lpwstr>
  </property>
  <property fmtid="{D5CDD505-2E9C-101B-9397-08002B2CF9AE}" pid="16" name="ProductName">
    <vt:lpwstr>MyFeature</vt:lpwstr>
  </property>
  <property fmtid="{D5CDD505-2E9C-101B-9397-08002B2CF9AE}" pid="17" name="ProductId">
    <vt:lpwstr>MyFeatureId</vt:lpwstr>
  </property>
  <property fmtid="{D5CDD505-2E9C-101B-9397-08002B2CF9AE}" pid="18" name="DocOwner">
    <vt:lpwstr>DocOwnerName (CDSID)</vt:lpwstr>
  </property>
  <property fmtid="{D5CDD505-2E9C-101B-9397-08002B2CF9AE}" pid="19" name="DocVersion">
    <vt:lpwstr>0</vt:lpwstr>
  </property>
  <property fmtid="{D5CDD505-2E9C-101B-9397-08002B2CF9AE}" pid="20" name="DocRevision">
    <vt:lpwstr>1</vt:lpwstr>
  </property>
  <property fmtid="{D5CDD505-2E9C-101B-9397-08002B2CF9AE}" pid="21" name="DocClassification">
    <vt:lpwstr>Confidential</vt:lpwstr>
  </property>
  <property fmtid="{D5CDD505-2E9C-101B-9397-08002B2CF9AE}" pid="22" name="DocRevisionDate">
    <vt:lpwstr>yyyy/mm/dd</vt:lpwstr>
  </property>
  <property fmtid="{D5CDD505-2E9C-101B-9397-08002B2CF9AE}" pid="23" name="DocType">
    <vt:lpwstr>Aggregated Feature Specification</vt:lpwstr>
  </property>
  <property fmtid="{D5CDD505-2E9C-101B-9397-08002B2CF9AE}" pid="24" name="DocStatus">
    <vt:lpwstr>Draft</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DocId">
    <vt:lpwstr>---</vt:lpwstr>
  </property>
  <property fmtid="{D5CDD505-2E9C-101B-9397-08002B2CF9AE}" pid="29" name="ProductType">
    <vt:lpwstr>Feature</vt:lpwstr>
  </property>
  <property fmtid="{D5CDD505-2E9C-101B-9397-08002B2CF9AE}" pid="30" name="DocAcronym">
    <vt:lpwstr>AFS</vt:lpwstr>
  </property>
  <property fmtid="{D5CDD505-2E9C-101B-9397-08002B2CF9AE}" pid="31" name="ContentTypeId">
    <vt:lpwstr>0x010100CA46488F3B04AF49AF7E6345BEA210A4</vt:lpwstr>
  </property>
  <property fmtid="{D5CDD505-2E9C-101B-9397-08002B2CF9AE}" pid="32" name="CopyrightDate">
    <vt:lpwstr>2019</vt:lpwstr>
  </property>
  <property fmtid="{D5CDD505-2E9C-101B-9397-08002B2CF9AE}" pid="33" name="LatestAisInterfaceID">
    <vt:i4>0</vt:i4>
  </property>
  <property fmtid="{D5CDD505-2E9C-101B-9397-08002B2CF9AE}" pid="34" name="LatestSigMappingID">
    <vt:i4>0</vt:i4>
  </property>
</Properties>
</file>