
<file path=[Content_Types].xml><?xml version="1.0" encoding="utf-8"?>
<Types xmlns="http://schemas.openxmlformats.org/package/2006/content-types">
  <Default Extension="emf" ContentType="image/x-emf"/>
  <Default Extension="jpg" ContentType="image/jpg"/>
  <Default Extension="png" ContentType="image/png"/>
  <Default Extension="rels" ContentType="application/vnd.openxmlformats-package.relationships+xml"/>
  <Default Extension="vsd" ContentType="application/vnd.visio"/>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1033"/>
        <w:gridCol w:w="3029"/>
        <w:gridCol w:w="1807"/>
      </w:tblGrid>
      <w:tr w:rsidR="00D808DC" w:rsidRPr="00B4398C" w14:paraId="7C072BA4" w14:textId="77777777" w:rsidTr="0068793F">
        <w:trPr>
          <w:trHeight w:hRule="exact" w:val="567"/>
        </w:trPr>
        <w:tc>
          <w:tcPr>
            <w:tcW w:w="1977" w:type="dxa"/>
            <w:tcBorders>
              <w:top w:val="nil"/>
              <w:left w:val="nil"/>
              <w:bottom w:val="nil"/>
              <w:right w:val="nil"/>
            </w:tcBorders>
            <w:vAlign w:val="center"/>
          </w:tcPr>
          <w:p w14:paraId="000D86D7" w14:textId="77777777" w:rsidR="00D808DC" w:rsidRPr="00B4398C" w:rsidRDefault="00D808DC" w:rsidP="00663BB2">
            <w:pPr>
              <w:spacing w:line="480" w:lineRule="auto"/>
              <w:rPr>
                <w:sz w:val="16"/>
                <w:szCs w:val="16"/>
              </w:rPr>
            </w:pPr>
            <w:bookmarkStart w:id="0" w:name="_Hlk70581785"/>
            <w:bookmarkEnd w:id="0"/>
          </w:p>
        </w:tc>
        <w:tc>
          <w:tcPr>
            <w:tcW w:w="6483" w:type="dxa"/>
            <w:gridSpan w:val="3"/>
            <w:tcBorders>
              <w:top w:val="nil"/>
              <w:left w:val="nil"/>
              <w:bottom w:val="nil"/>
              <w:right w:val="nil"/>
            </w:tcBorders>
            <w:vAlign w:val="center"/>
          </w:tcPr>
          <w:p w14:paraId="21FAA473" w14:textId="77777777" w:rsidR="00D808DC" w:rsidRPr="00E90E73" w:rsidRDefault="00D808DC" w:rsidP="00663BB2">
            <w:pPr>
              <w:spacing w:line="480" w:lineRule="auto"/>
              <w:rPr>
                <w:sz w:val="16"/>
                <w:szCs w:val="16"/>
              </w:rPr>
            </w:pPr>
          </w:p>
        </w:tc>
        <w:tc>
          <w:tcPr>
            <w:tcW w:w="0" w:type="auto"/>
            <w:tcBorders>
              <w:top w:val="nil"/>
              <w:left w:val="nil"/>
              <w:bottom w:val="nil"/>
              <w:right w:val="nil"/>
            </w:tcBorders>
            <w:vAlign w:val="center"/>
          </w:tcPr>
          <w:p w14:paraId="2783880D" w14:textId="77777777" w:rsidR="00D808DC" w:rsidRPr="00B4398C" w:rsidRDefault="00D808DC" w:rsidP="00663BB2">
            <w:pPr>
              <w:spacing w:line="480" w:lineRule="auto"/>
              <w:rPr>
                <w:sz w:val="16"/>
                <w:szCs w:val="16"/>
              </w:rPr>
            </w:pPr>
          </w:p>
        </w:tc>
      </w:tr>
      <w:tr w:rsidR="00D808DC" w:rsidRPr="00B4398C" w14:paraId="7BDE753D" w14:textId="77777777" w:rsidTr="0068793F">
        <w:trPr>
          <w:trHeight w:hRule="exact" w:val="567"/>
        </w:trPr>
        <w:tc>
          <w:tcPr>
            <w:tcW w:w="1977" w:type="dxa"/>
            <w:tcBorders>
              <w:top w:val="nil"/>
              <w:left w:val="nil"/>
              <w:bottom w:val="nil"/>
              <w:right w:val="nil"/>
            </w:tcBorders>
            <w:vAlign w:val="center"/>
          </w:tcPr>
          <w:p w14:paraId="3A223960" w14:textId="77777777" w:rsidR="00D808DC" w:rsidRPr="00663BB2"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4DFFE906" w14:textId="77777777" w:rsidR="00D808DC" w:rsidRPr="00663BB2" w:rsidRDefault="00D808DC" w:rsidP="00663BB2">
            <w:pPr>
              <w:spacing w:line="480" w:lineRule="auto"/>
              <w:rPr>
                <w:sz w:val="16"/>
                <w:szCs w:val="16"/>
              </w:rPr>
            </w:pPr>
          </w:p>
        </w:tc>
        <w:tc>
          <w:tcPr>
            <w:tcW w:w="0" w:type="auto"/>
            <w:tcBorders>
              <w:top w:val="nil"/>
              <w:left w:val="nil"/>
              <w:bottom w:val="nil"/>
              <w:right w:val="nil"/>
            </w:tcBorders>
            <w:vAlign w:val="center"/>
          </w:tcPr>
          <w:p w14:paraId="6D9B5A27" w14:textId="77777777" w:rsidR="00D808DC" w:rsidRPr="00663BB2" w:rsidRDefault="00D808DC" w:rsidP="00663BB2">
            <w:pPr>
              <w:spacing w:line="480" w:lineRule="auto"/>
              <w:rPr>
                <w:sz w:val="16"/>
                <w:szCs w:val="16"/>
              </w:rPr>
            </w:pPr>
          </w:p>
        </w:tc>
      </w:tr>
      <w:tr w:rsidR="00D808DC" w:rsidRPr="0054236C" w14:paraId="6CD95DE9" w14:textId="77777777" w:rsidTr="0068793F">
        <w:trPr>
          <w:trHeight w:hRule="exact" w:val="2469"/>
        </w:trPr>
        <w:tc>
          <w:tcPr>
            <w:tcW w:w="1977" w:type="dxa"/>
            <w:tcBorders>
              <w:top w:val="nil"/>
              <w:left w:val="nil"/>
              <w:bottom w:val="nil"/>
              <w:right w:val="nil"/>
            </w:tcBorders>
            <w:vAlign w:val="center"/>
          </w:tcPr>
          <w:p w14:paraId="204494BB" w14:textId="77777777" w:rsidR="00D808DC" w:rsidRPr="00E90E73" w:rsidRDefault="00D808DC" w:rsidP="00663BB2">
            <w:pPr>
              <w:spacing w:line="480" w:lineRule="auto"/>
              <w:rPr>
                <w:sz w:val="16"/>
                <w:szCs w:val="16"/>
              </w:rPr>
            </w:pPr>
          </w:p>
        </w:tc>
        <w:tc>
          <w:tcPr>
            <w:tcW w:w="6483" w:type="dxa"/>
            <w:gridSpan w:val="3"/>
            <w:tcBorders>
              <w:top w:val="nil"/>
              <w:left w:val="nil"/>
              <w:bottom w:val="nil"/>
              <w:right w:val="nil"/>
            </w:tcBorders>
            <w:vAlign w:val="center"/>
          </w:tcPr>
          <w:p w14:paraId="020A8F3F" w14:textId="3F7AC7AE" w:rsidR="00D808DC" w:rsidRDefault="00B65A68" w:rsidP="00663BB2">
            <w:pPr>
              <w:pStyle w:val="CoverpageTitle"/>
              <w:spacing w:before="0" w:after="0"/>
            </w:pPr>
            <w:r>
              <w:t>Trailer Light Check</w:t>
            </w:r>
          </w:p>
          <w:p w14:paraId="43372F23" w14:textId="37B09984" w:rsidR="00D328A5" w:rsidRPr="00A52704" w:rsidRDefault="00D328A5" w:rsidP="00663BB2">
            <w:pPr>
              <w:pStyle w:val="CoverpageTitle"/>
              <w:spacing w:before="0" w:after="0"/>
              <w:rPr>
                <w:b w:val="0"/>
                <w:sz w:val="14"/>
                <w:szCs w:val="20"/>
              </w:rPr>
            </w:pPr>
            <w:r>
              <w:rPr>
                <w:sz w:val="20"/>
                <w:szCs w:val="20"/>
              </w:rPr>
              <w:t>&lt;&lt;Feature&gt;&gt;</w:t>
            </w:r>
          </w:p>
          <w:p w14:paraId="1A6EE804" w14:textId="7F8BFBEC" w:rsidR="00A52704" w:rsidRDefault="00A8009D" w:rsidP="00B65A68">
            <w:pPr>
              <w:pStyle w:val="CoverpageTitle"/>
              <w:spacing w:before="0" w:after="0"/>
              <w:rPr>
                <w:sz w:val="20"/>
                <w:szCs w:val="20"/>
              </w:rPr>
            </w:pPr>
            <w:r w:rsidRPr="00FC5500">
              <w:rPr>
                <w:sz w:val="20"/>
                <w:szCs w:val="20"/>
              </w:rPr>
              <w:t>(</w:t>
            </w:r>
            <w:r w:rsidR="00B65A68">
              <w:rPr>
                <w:sz w:val="20"/>
                <w:szCs w:val="20"/>
              </w:rPr>
              <w:t>F002052</w:t>
            </w:r>
            <w:r w:rsidRPr="00A52704">
              <w:rPr>
                <w:sz w:val="20"/>
                <w:szCs w:val="20"/>
              </w:rPr>
              <w:t>)</w:t>
            </w:r>
          </w:p>
        </w:tc>
        <w:tc>
          <w:tcPr>
            <w:tcW w:w="0" w:type="auto"/>
            <w:tcBorders>
              <w:top w:val="nil"/>
              <w:left w:val="nil"/>
              <w:bottom w:val="nil"/>
              <w:right w:val="nil"/>
            </w:tcBorders>
            <w:vAlign w:val="center"/>
          </w:tcPr>
          <w:p w14:paraId="5274FB4B" w14:textId="77777777" w:rsidR="00D808DC" w:rsidRPr="00E90E73" w:rsidRDefault="00D808DC" w:rsidP="00663BB2">
            <w:pPr>
              <w:spacing w:line="480" w:lineRule="auto"/>
              <w:rPr>
                <w:sz w:val="16"/>
                <w:szCs w:val="16"/>
              </w:rPr>
            </w:pPr>
          </w:p>
        </w:tc>
      </w:tr>
      <w:tr w:rsidR="00D808DC" w:rsidRPr="00396024" w14:paraId="378A78B4" w14:textId="77777777" w:rsidTr="0068793F">
        <w:trPr>
          <w:trHeight w:hRule="exact" w:val="567"/>
        </w:trPr>
        <w:tc>
          <w:tcPr>
            <w:tcW w:w="1977" w:type="dxa"/>
            <w:tcBorders>
              <w:top w:val="nil"/>
              <w:left w:val="nil"/>
              <w:bottom w:val="single" w:sz="4" w:space="0" w:color="auto"/>
              <w:right w:val="nil"/>
            </w:tcBorders>
            <w:vAlign w:val="center"/>
          </w:tcPr>
          <w:p w14:paraId="18BD9909" w14:textId="77777777" w:rsidR="00D808DC" w:rsidRPr="00396024" w:rsidRDefault="00D808DC" w:rsidP="00663BB2">
            <w:pPr>
              <w:spacing w:line="480" w:lineRule="auto"/>
              <w:rPr>
                <w:sz w:val="16"/>
                <w:szCs w:val="16"/>
              </w:rPr>
            </w:pPr>
          </w:p>
        </w:tc>
        <w:tc>
          <w:tcPr>
            <w:tcW w:w="6483" w:type="dxa"/>
            <w:gridSpan w:val="3"/>
            <w:tcBorders>
              <w:top w:val="nil"/>
              <w:left w:val="nil"/>
              <w:bottom w:val="single" w:sz="4" w:space="0" w:color="auto"/>
              <w:right w:val="nil"/>
            </w:tcBorders>
            <w:vAlign w:val="center"/>
          </w:tcPr>
          <w:p w14:paraId="3CA4AA10" w14:textId="77777777" w:rsidR="00D808DC" w:rsidRPr="00396024" w:rsidRDefault="00D808DC" w:rsidP="00663BB2">
            <w:pPr>
              <w:spacing w:line="480" w:lineRule="auto"/>
              <w:rPr>
                <w:sz w:val="16"/>
                <w:szCs w:val="16"/>
              </w:rPr>
            </w:pPr>
          </w:p>
        </w:tc>
        <w:tc>
          <w:tcPr>
            <w:tcW w:w="0" w:type="auto"/>
            <w:tcBorders>
              <w:top w:val="nil"/>
              <w:left w:val="nil"/>
              <w:bottom w:val="single" w:sz="4" w:space="0" w:color="auto"/>
              <w:right w:val="nil"/>
            </w:tcBorders>
            <w:vAlign w:val="center"/>
          </w:tcPr>
          <w:p w14:paraId="141CFFB5" w14:textId="77777777" w:rsidR="00D808DC" w:rsidRPr="00396024" w:rsidRDefault="00D808DC" w:rsidP="00663BB2">
            <w:pPr>
              <w:spacing w:line="480" w:lineRule="auto"/>
              <w:rPr>
                <w:sz w:val="16"/>
                <w:szCs w:val="16"/>
              </w:rPr>
            </w:pPr>
          </w:p>
        </w:tc>
      </w:tr>
      <w:tr w:rsidR="00D808DC" w:rsidRPr="00396024" w14:paraId="758C550A" w14:textId="77777777" w:rsidTr="0068793F">
        <w:trPr>
          <w:trHeight w:val="20"/>
        </w:trPr>
        <w:tc>
          <w:tcPr>
            <w:tcW w:w="1977" w:type="dxa"/>
            <w:vAlign w:val="center"/>
          </w:tcPr>
          <w:p w14:paraId="564562D6" w14:textId="77777777" w:rsidR="00D808DC" w:rsidRPr="00396024" w:rsidRDefault="00D808DC" w:rsidP="00663BB2">
            <w:r>
              <w:t>Document Type</w:t>
            </w:r>
          </w:p>
        </w:tc>
        <w:tc>
          <w:tcPr>
            <w:tcW w:w="6483" w:type="dxa"/>
            <w:gridSpan w:val="3"/>
            <w:shd w:val="clear" w:color="auto" w:fill="E6E6E6"/>
            <w:vAlign w:val="center"/>
          </w:tcPr>
          <w:p w14:paraId="3EED9697" w14:textId="087978E9" w:rsidR="00D808DC" w:rsidRPr="009C2BF3" w:rsidRDefault="001F343A" w:rsidP="00663BB2">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sidR="00772E25">
              <w:rPr>
                <w:b/>
              </w:rPr>
              <w:t>Feature Document (FD)</w:t>
            </w:r>
            <w:r w:rsidRPr="009C2BF3">
              <w:rPr>
                <w:b/>
              </w:rPr>
              <w:fldChar w:fldCharType="end"/>
            </w:r>
          </w:p>
        </w:tc>
        <w:tc>
          <w:tcPr>
            <w:tcW w:w="0" w:type="auto"/>
            <w:vAlign w:val="center"/>
          </w:tcPr>
          <w:p w14:paraId="3BB6F972" w14:textId="77777777" w:rsidR="00D808DC" w:rsidRPr="00396024" w:rsidRDefault="00D808DC" w:rsidP="00663BB2">
            <w:pPr>
              <w:rPr>
                <w:sz w:val="16"/>
                <w:szCs w:val="16"/>
              </w:rPr>
            </w:pPr>
          </w:p>
        </w:tc>
      </w:tr>
      <w:tr w:rsidR="00155160" w:rsidRPr="00155160" w14:paraId="01A3F0C1" w14:textId="77777777" w:rsidTr="0068793F">
        <w:trPr>
          <w:trHeight w:val="20"/>
        </w:trPr>
        <w:tc>
          <w:tcPr>
            <w:tcW w:w="1977" w:type="dxa"/>
            <w:vAlign w:val="center"/>
          </w:tcPr>
          <w:p w14:paraId="23A75D8A" w14:textId="77777777" w:rsidR="00155160" w:rsidRPr="00155160" w:rsidRDefault="00155160" w:rsidP="00663BB2">
            <w:r w:rsidRPr="00155160">
              <w:t>Template Version</w:t>
            </w:r>
          </w:p>
        </w:tc>
        <w:tc>
          <w:tcPr>
            <w:tcW w:w="6483" w:type="dxa"/>
            <w:gridSpan w:val="3"/>
            <w:shd w:val="clear" w:color="auto" w:fill="E6E6E6"/>
            <w:vAlign w:val="center"/>
          </w:tcPr>
          <w:p w14:paraId="66BC492D" w14:textId="3366BD82" w:rsidR="00155160" w:rsidRPr="00A45B63" w:rsidRDefault="00A45B63" w:rsidP="00486EC3">
            <w:pPr>
              <w:jc w:val="center"/>
              <w:rPr>
                <w:b/>
              </w:rPr>
            </w:pPr>
            <w:r>
              <w:rPr>
                <w:b/>
              </w:rPr>
              <w:t>6</w:t>
            </w:r>
            <w:r w:rsidR="00155160" w:rsidRPr="00A45B63">
              <w:rPr>
                <w:b/>
              </w:rPr>
              <w:t>.</w:t>
            </w:r>
            <w:r>
              <w:rPr>
                <w:b/>
              </w:rPr>
              <w:t>0</w:t>
            </w:r>
            <w:r w:rsidR="006A34B2">
              <w:rPr>
                <w:b/>
              </w:rPr>
              <w:t>b</w:t>
            </w:r>
            <w:r w:rsidR="00772E25">
              <w:rPr>
                <w:b/>
              </w:rPr>
              <w:t xml:space="preserve"> / FFSD </w:t>
            </w:r>
            <w:r w:rsidR="003E0D54">
              <w:rPr>
                <w:b/>
              </w:rPr>
              <w:t>8.0</w:t>
            </w:r>
          </w:p>
        </w:tc>
        <w:tc>
          <w:tcPr>
            <w:tcW w:w="0" w:type="auto"/>
            <w:vAlign w:val="center"/>
          </w:tcPr>
          <w:p w14:paraId="60503F94" w14:textId="77777777" w:rsidR="00155160" w:rsidRPr="00155160" w:rsidRDefault="00155160" w:rsidP="00663BB2">
            <w:pPr>
              <w:rPr>
                <w:sz w:val="16"/>
                <w:szCs w:val="16"/>
              </w:rPr>
            </w:pPr>
          </w:p>
        </w:tc>
      </w:tr>
      <w:tr w:rsidR="00486EC3" w:rsidRPr="00155160" w14:paraId="492FB5BF" w14:textId="77777777" w:rsidTr="0068793F">
        <w:trPr>
          <w:trHeight w:val="20"/>
        </w:trPr>
        <w:tc>
          <w:tcPr>
            <w:tcW w:w="1977" w:type="dxa"/>
            <w:vAlign w:val="center"/>
          </w:tcPr>
          <w:p w14:paraId="6FCAAFF3" w14:textId="2F30F97A" w:rsidR="00486EC3" w:rsidRPr="00155160" w:rsidRDefault="00486EC3" w:rsidP="00663BB2">
            <w:proofErr w:type="spellStart"/>
            <w:r>
              <w:rPr>
                <w:rFonts w:cs="Arial"/>
              </w:rPr>
              <w:t>SysML</w:t>
            </w:r>
            <w:proofErr w:type="spellEnd"/>
            <w:r>
              <w:rPr>
                <w:rFonts w:cs="Arial"/>
              </w:rPr>
              <w:t xml:space="preserve"> Report Template Version</w:t>
            </w:r>
          </w:p>
        </w:tc>
        <w:tc>
          <w:tcPr>
            <w:tcW w:w="6483" w:type="dxa"/>
            <w:gridSpan w:val="3"/>
            <w:shd w:val="clear" w:color="auto" w:fill="E6E6E6"/>
            <w:vAlign w:val="center"/>
          </w:tcPr>
          <w:p w14:paraId="4DCCE9FF" w14:textId="2268BFB6" w:rsidR="00486EC3" w:rsidRDefault="0040425E" w:rsidP="005E2010">
            <w:pPr>
              <w:jc w:val="center"/>
              <w:rPr>
                <w:b/>
              </w:rPr>
            </w:pPr>
            <w:r>
              <w:rPr>
                <w:rFonts w:cs="Arial"/>
                <w:b/>
              </w:rPr>
              <w:t>O (1</w:t>
            </w:r>
            <w:r w:rsidR="00EC4E90">
              <w:rPr>
                <w:rFonts w:cs="Arial"/>
                <w:b/>
              </w:rPr>
              <w:t>1</w:t>
            </w:r>
            <w:r>
              <w:rPr>
                <w:rFonts w:cs="Arial"/>
                <w:b/>
              </w:rPr>
              <w:t>/</w:t>
            </w:r>
            <w:r w:rsidR="005645BE">
              <w:rPr>
                <w:rFonts w:cs="Arial"/>
                <w:b/>
              </w:rPr>
              <w:t>12</w:t>
            </w:r>
            <w:r w:rsidR="00486EC3">
              <w:rPr>
                <w:rFonts w:cs="Arial"/>
                <w:b/>
              </w:rPr>
              <w:t>/2019)</w:t>
            </w:r>
          </w:p>
        </w:tc>
        <w:tc>
          <w:tcPr>
            <w:tcW w:w="0" w:type="auto"/>
            <w:vAlign w:val="center"/>
          </w:tcPr>
          <w:p w14:paraId="4939CB0E" w14:textId="77777777" w:rsidR="00486EC3" w:rsidRPr="00155160" w:rsidRDefault="00486EC3" w:rsidP="00663BB2">
            <w:pPr>
              <w:rPr>
                <w:sz w:val="16"/>
                <w:szCs w:val="16"/>
              </w:rPr>
            </w:pPr>
          </w:p>
        </w:tc>
      </w:tr>
      <w:tr w:rsidR="00D808DC" w:rsidRPr="00396024" w14:paraId="34A96CA6" w14:textId="77777777" w:rsidTr="0068793F">
        <w:trPr>
          <w:trHeight w:val="20"/>
        </w:trPr>
        <w:tc>
          <w:tcPr>
            <w:tcW w:w="1977" w:type="dxa"/>
            <w:vAlign w:val="center"/>
          </w:tcPr>
          <w:p w14:paraId="0957C361" w14:textId="77777777" w:rsidR="00D808DC" w:rsidRPr="00771878" w:rsidRDefault="00D808DC" w:rsidP="00663BB2">
            <w:r w:rsidRPr="00771878">
              <w:t>Document ID</w:t>
            </w:r>
          </w:p>
        </w:tc>
        <w:tc>
          <w:tcPr>
            <w:tcW w:w="6483" w:type="dxa"/>
            <w:gridSpan w:val="3"/>
            <w:shd w:val="clear" w:color="auto" w:fill="E6E6E6"/>
            <w:vAlign w:val="center"/>
          </w:tcPr>
          <w:p w14:paraId="06EF1A9D" w14:textId="4AC012C8" w:rsidR="00D808DC" w:rsidRPr="00381120" w:rsidRDefault="00414956" w:rsidP="00663BB2">
            <w:pPr>
              <w:jc w:val="center"/>
            </w:pPr>
            <w:r w:rsidRPr="009C2BF3">
              <w:rPr>
                <w:b/>
              </w:rPr>
              <w:fldChar w:fldCharType="begin"/>
            </w:r>
            <w:r w:rsidRPr="009C2BF3">
              <w:rPr>
                <w:b/>
              </w:rPr>
              <w:instrText xml:space="preserve"> FILENAME  \* Lower  \* MERGEFORMAT </w:instrText>
            </w:r>
            <w:r w:rsidRPr="009C2BF3">
              <w:rPr>
                <w:b/>
              </w:rPr>
              <w:fldChar w:fldCharType="separate"/>
            </w:r>
            <w:r w:rsidR="00FA15B6">
              <w:rPr>
                <w:b/>
              </w:rPr>
              <w:t>F002052</w:t>
            </w:r>
            <w:r w:rsidRPr="009C2BF3">
              <w:rPr>
                <w:b/>
                <w:noProof/>
              </w:rPr>
              <w:fldChar w:fldCharType="end"/>
            </w:r>
          </w:p>
        </w:tc>
        <w:tc>
          <w:tcPr>
            <w:tcW w:w="0" w:type="auto"/>
            <w:vAlign w:val="center"/>
          </w:tcPr>
          <w:p w14:paraId="1DDCA4C2" w14:textId="77777777" w:rsidR="00D808DC" w:rsidRPr="00396024" w:rsidRDefault="00D808DC" w:rsidP="00663BB2">
            <w:pPr>
              <w:rPr>
                <w:sz w:val="16"/>
                <w:szCs w:val="16"/>
              </w:rPr>
            </w:pPr>
          </w:p>
        </w:tc>
      </w:tr>
      <w:tr w:rsidR="00DE5775" w:rsidRPr="00396024" w14:paraId="500B4166" w14:textId="77777777" w:rsidTr="0068793F">
        <w:trPr>
          <w:trHeight w:val="20"/>
        </w:trPr>
        <w:tc>
          <w:tcPr>
            <w:tcW w:w="1977" w:type="dxa"/>
            <w:tcBorders>
              <w:bottom w:val="single" w:sz="4" w:space="0" w:color="auto"/>
            </w:tcBorders>
            <w:vAlign w:val="center"/>
          </w:tcPr>
          <w:p w14:paraId="62B9E70B" w14:textId="77777777" w:rsidR="00DE5775" w:rsidRDefault="00DE5775" w:rsidP="00663BB2">
            <w:r>
              <w:t>Document Location</w:t>
            </w:r>
          </w:p>
        </w:tc>
        <w:tc>
          <w:tcPr>
            <w:tcW w:w="6483" w:type="dxa"/>
            <w:gridSpan w:val="3"/>
            <w:tcBorders>
              <w:bottom w:val="single" w:sz="4" w:space="0" w:color="auto"/>
            </w:tcBorders>
            <w:shd w:val="clear" w:color="auto" w:fill="E6E6E6"/>
            <w:vAlign w:val="center"/>
          </w:tcPr>
          <w:p w14:paraId="10E1852D" w14:textId="66B2CC0F" w:rsidR="00DE5775" w:rsidRPr="009C2BF3" w:rsidRDefault="00B701A5" w:rsidP="00663BB2">
            <w:pPr>
              <w:jc w:val="center"/>
              <w:rPr>
                <w:b/>
              </w:rPr>
            </w:pPr>
            <w:hyperlink r:id="rId11" w:history="1">
              <w:r w:rsidR="00814F8B">
                <w:rPr>
                  <w:rStyle w:val="Hyperlink"/>
                  <w:rFonts w:ascii="Segoe UI" w:hAnsi="Segoe UI" w:cs="Segoe UI"/>
                  <w:sz w:val="21"/>
                  <w:szCs w:val="21"/>
                  <w:shd w:val="clear" w:color="auto" w:fill="FFFFFF"/>
                </w:rPr>
                <w:t>VSEM Link</w:t>
              </w:r>
            </w:hyperlink>
          </w:p>
        </w:tc>
        <w:tc>
          <w:tcPr>
            <w:tcW w:w="0" w:type="auto"/>
            <w:tcBorders>
              <w:bottom w:val="single" w:sz="4" w:space="0" w:color="auto"/>
            </w:tcBorders>
            <w:shd w:val="clear" w:color="auto" w:fill="auto"/>
            <w:vAlign w:val="center"/>
          </w:tcPr>
          <w:p w14:paraId="36BEC7FF" w14:textId="77777777" w:rsidR="00DE5775" w:rsidRPr="00396024" w:rsidRDefault="00DE5775" w:rsidP="00663BB2"/>
        </w:tc>
      </w:tr>
      <w:tr w:rsidR="00E740D3" w:rsidRPr="00396024" w14:paraId="25034EE4" w14:textId="77777777" w:rsidTr="0068793F">
        <w:trPr>
          <w:trHeight w:val="20"/>
        </w:trPr>
        <w:tc>
          <w:tcPr>
            <w:tcW w:w="1977" w:type="dxa"/>
            <w:tcBorders>
              <w:bottom w:val="single" w:sz="4" w:space="0" w:color="auto"/>
            </w:tcBorders>
            <w:vAlign w:val="center"/>
          </w:tcPr>
          <w:p w14:paraId="5AD8D5FF" w14:textId="77777777" w:rsidR="00E740D3" w:rsidRPr="00396024" w:rsidRDefault="00E740D3" w:rsidP="00663BB2">
            <w:r w:rsidRPr="00396024">
              <w:t>Document Owner</w:t>
            </w:r>
          </w:p>
        </w:tc>
        <w:tc>
          <w:tcPr>
            <w:tcW w:w="6483" w:type="dxa"/>
            <w:gridSpan w:val="3"/>
            <w:tcBorders>
              <w:bottom w:val="single" w:sz="4" w:space="0" w:color="auto"/>
            </w:tcBorders>
            <w:shd w:val="clear" w:color="auto" w:fill="E6E6E6"/>
            <w:vAlign w:val="center"/>
          </w:tcPr>
          <w:p w14:paraId="6299260F" w14:textId="06CE64F4" w:rsidR="00A8009D" w:rsidRPr="00A8009D" w:rsidRDefault="00570D80" w:rsidP="00551097">
            <w:pPr>
              <w:jc w:val="center"/>
              <w:rPr>
                <w:b/>
              </w:rPr>
            </w:pPr>
            <w:r>
              <w:rPr>
                <w:b/>
              </w:rPr>
              <w:t>Andre Batista (abatis38)</w:t>
            </w:r>
          </w:p>
        </w:tc>
        <w:tc>
          <w:tcPr>
            <w:tcW w:w="0" w:type="auto"/>
            <w:tcBorders>
              <w:bottom w:val="single" w:sz="4" w:space="0" w:color="auto"/>
            </w:tcBorders>
            <w:shd w:val="clear" w:color="auto" w:fill="auto"/>
            <w:vAlign w:val="center"/>
          </w:tcPr>
          <w:p w14:paraId="67AE4E6B" w14:textId="77777777" w:rsidR="00E740D3" w:rsidRPr="00396024" w:rsidRDefault="00E740D3" w:rsidP="00663BB2"/>
        </w:tc>
      </w:tr>
      <w:tr w:rsidR="00D808DC" w:rsidRPr="00396024" w14:paraId="4F7FDA81" w14:textId="77777777" w:rsidTr="0068793F">
        <w:trPr>
          <w:trHeight w:val="20"/>
        </w:trPr>
        <w:tc>
          <w:tcPr>
            <w:tcW w:w="1977" w:type="dxa"/>
            <w:vAlign w:val="center"/>
          </w:tcPr>
          <w:p w14:paraId="0AF64983" w14:textId="77777777" w:rsidR="00D808DC" w:rsidRPr="00396024" w:rsidRDefault="00D808DC" w:rsidP="00663BB2">
            <w:r w:rsidRPr="00396024">
              <w:t xml:space="preserve">Document </w:t>
            </w:r>
            <w:r w:rsidR="007467DD">
              <w:t>Revision</w:t>
            </w:r>
          </w:p>
        </w:tc>
        <w:tc>
          <w:tcPr>
            <w:tcW w:w="6483" w:type="dxa"/>
            <w:gridSpan w:val="3"/>
            <w:shd w:val="clear" w:color="auto" w:fill="E6E6E6"/>
            <w:vAlign w:val="center"/>
          </w:tcPr>
          <w:p w14:paraId="256EE169" w14:textId="5FE463CD" w:rsidR="00D808DC" w:rsidRPr="009C2BF3" w:rsidRDefault="00ED2EA7" w:rsidP="00663BB2">
            <w:pPr>
              <w:jc w:val="center"/>
              <w:rPr>
                <w:b/>
              </w:rPr>
            </w:pPr>
            <w:r>
              <w:rPr>
                <w:b/>
              </w:rPr>
              <w:t>FD0</w:t>
            </w:r>
          </w:p>
        </w:tc>
        <w:tc>
          <w:tcPr>
            <w:tcW w:w="0" w:type="auto"/>
            <w:tcBorders>
              <w:bottom w:val="single" w:sz="4" w:space="0" w:color="auto"/>
            </w:tcBorders>
            <w:vAlign w:val="center"/>
          </w:tcPr>
          <w:p w14:paraId="29CA432D" w14:textId="77777777" w:rsidR="00D808DC" w:rsidRPr="00396024" w:rsidRDefault="00D808DC" w:rsidP="00663BB2"/>
        </w:tc>
      </w:tr>
      <w:tr w:rsidR="00D808DC" w:rsidRPr="00396024" w14:paraId="599D92E9" w14:textId="77777777" w:rsidTr="0068793F">
        <w:trPr>
          <w:trHeight w:val="20"/>
        </w:trPr>
        <w:tc>
          <w:tcPr>
            <w:tcW w:w="1977" w:type="dxa"/>
            <w:vAlign w:val="center"/>
          </w:tcPr>
          <w:p w14:paraId="76EE79CD" w14:textId="77777777" w:rsidR="00D808DC" w:rsidRPr="00396024" w:rsidRDefault="00D808DC" w:rsidP="00663BB2">
            <w:r>
              <w:t>Document Status</w:t>
            </w:r>
          </w:p>
        </w:tc>
        <w:tc>
          <w:tcPr>
            <w:tcW w:w="6483" w:type="dxa"/>
            <w:gridSpan w:val="3"/>
            <w:shd w:val="clear" w:color="auto" w:fill="E6E6E6"/>
            <w:vAlign w:val="center"/>
          </w:tcPr>
          <w:p w14:paraId="35C39FBD" w14:textId="2E7B4031" w:rsidR="00D808DC" w:rsidRPr="009C2BF3" w:rsidRDefault="001F343A" w:rsidP="00663BB2">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00772E25" w:rsidRPr="00772E25">
              <w:rPr>
                <w:b/>
                <w:bCs/>
              </w:rPr>
              <w:t>Draft</w:t>
            </w:r>
            <w:r w:rsidRPr="009C2BF3">
              <w:rPr>
                <w:b/>
                <w:bCs/>
              </w:rPr>
              <w:fldChar w:fldCharType="end"/>
            </w:r>
          </w:p>
        </w:tc>
        <w:tc>
          <w:tcPr>
            <w:tcW w:w="0" w:type="auto"/>
            <w:tcBorders>
              <w:bottom w:val="single" w:sz="4" w:space="0" w:color="auto"/>
            </w:tcBorders>
            <w:vAlign w:val="center"/>
          </w:tcPr>
          <w:p w14:paraId="2CD3EFA7" w14:textId="77777777" w:rsidR="00D808DC" w:rsidRPr="00396024" w:rsidRDefault="00D808DC" w:rsidP="00663BB2"/>
        </w:tc>
      </w:tr>
      <w:tr w:rsidR="00D808DC" w:rsidRPr="00396024" w14:paraId="5B3F3451" w14:textId="77777777" w:rsidTr="0068793F">
        <w:trPr>
          <w:trHeight w:val="20"/>
        </w:trPr>
        <w:tc>
          <w:tcPr>
            <w:tcW w:w="1977" w:type="dxa"/>
            <w:tcBorders>
              <w:bottom w:val="single" w:sz="4" w:space="0" w:color="auto"/>
            </w:tcBorders>
            <w:vAlign w:val="center"/>
          </w:tcPr>
          <w:p w14:paraId="0D19EC29" w14:textId="77777777" w:rsidR="00D808DC" w:rsidRDefault="00D808DC" w:rsidP="00663BB2">
            <w:r>
              <w:t xml:space="preserve">Date </w:t>
            </w:r>
            <w:r w:rsidR="007467DD">
              <w:t>Issued</w:t>
            </w:r>
          </w:p>
        </w:tc>
        <w:tc>
          <w:tcPr>
            <w:tcW w:w="6483" w:type="dxa"/>
            <w:gridSpan w:val="3"/>
            <w:tcBorders>
              <w:bottom w:val="single" w:sz="4" w:space="0" w:color="auto"/>
            </w:tcBorders>
            <w:shd w:val="clear" w:color="auto" w:fill="E6E6E6"/>
            <w:vAlign w:val="center"/>
          </w:tcPr>
          <w:p w14:paraId="4E5AF726" w14:textId="7B00DF3D" w:rsidR="00584BAF" w:rsidRDefault="00650D49" w:rsidP="00663BB2">
            <w:pPr>
              <w:jc w:val="center"/>
              <w:rPr>
                <w:b/>
              </w:rPr>
            </w:pPr>
            <w:r>
              <w:rPr>
                <w:b/>
              </w:rPr>
              <w:t>2021-03-23</w:t>
            </w:r>
          </w:p>
        </w:tc>
        <w:tc>
          <w:tcPr>
            <w:tcW w:w="0" w:type="auto"/>
            <w:tcBorders>
              <w:bottom w:val="single" w:sz="4" w:space="0" w:color="auto"/>
            </w:tcBorders>
            <w:shd w:val="clear" w:color="auto" w:fill="auto"/>
            <w:vAlign w:val="center"/>
          </w:tcPr>
          <w:p w14:paraId="3BF904F0" w14:textId="77777777" w:rsidR="00D808DC" w:rsidRPr="00396024" w:rsidRDefault="00D808DC" w:rsidP="00663BB2"/>
        </w:tc>
      </w:tr>
      <w:tr w:rsidR="00D808DC" w:rsidRPr="00396024" w14:paraId="1A05DF21" w14:textId="77777777" w:rsidTr="0068793F">
        <w:trPr>
          <w:trHeight w:val="20"/>
        </w:trPr>
        <w:tc>
          <w:tcPr>
            <w:tcW w:w="1977" w:type="dxa"/>
            <w:tcBorders>
              <w:bottom w:val="single" w:sz="4" w:space="0" w:color="auto"/>
            </w:tcBorders>
            <w:vAlign w:val="center"/>
          </w:tcPr>
          <w:p w14:paraId="22C6EC0E" w14:textId="77777777" w:rsidR="00D808DC" w:rsidRDefault="00D808DC" w:rsidP="00663BB2">
            <w:r>
              <w:t>Date Revised</w:t>
            </w:r>
          </w:p>
        </w:tc>
        <w:tc>
          <w:tcPr>
            <w:tcW w:w="6483" w:type="dxa"/>
            <w:gridSpan w:val="3"/>
            <w:tcBorders>
              <w:bottom w:val="single" w:sz="4" w:space="0" w:color="auto"/>
            </w:tcBorders>
            <w:shd w:val="clear" w:color="auto" w:fill="E6E6E6"/>
            <w:vAlign w:val="center"/>
          </w:tcPr>
          <w:p w14:paraId="090C91D0" w14:textId="77777777" w:rsidR="00650D49" w:rsidRDefault="00650D49" w:rsidP="00650D49">
            <w:pPr>
              <w:jc w:val="center"/>
              <w:rPr>
                <w:b/>
              </w:rPr>
            </w:pPr>
            <w:r>
              <w:rPr>
                <w:b/>
              </w:rPr>
              <w:t>2021-03-23</w:t>
            </w:r>
          </w:p>
        </w:tc>
        <w:tc>
          <w:tcPr>
            <w:tcW w:w="0" w:type="auto"/>
            <w:tcBorders>
              <w:bottom w:val="single" w:sz="4" w:space="0" w:color="auto"/>
            </w:tcBorders>
            <w:shd w:val="clear" w:color="auto" w:fill="auto"/>
            <w:vAlign w:val="center"/>
          </w:tcPr>
          <w:p w14:paraId="65A22F85" w14:textId="77777777" w:rsidR="00D808DC" w:rsidRPr="00396024" w:rsidRDefault="00D808DC" w:rsidP="00663BB2"/>
        </w:tc>
      </w:tr>
      <w:tr w:rsidR="00D808DC" w:rsidRPr="00396024" w14:paraId="38A1E6DC" w14:textId="77777777" w:rsidTr="0068793F">
        <w:trPr>
          <w:trHeight w:val="20"/>
        </w:trPr>
        <w:tc>
          <w:tcPr>
            <w:tcW w:w="1977" w:type="dxa"/>
            <w:vMerge w:val="restart"/>
            <w:vAlign w:val="center"/>
          </w:tcPr>
          <w:p w14:paraId="6E4DB859" w14:textId="77777777" w:rsidR="00D808DC" w:rsidRDefault="00D808DC" w:rsidP="00663BB2">
            <w:r>
              <w:t>Document Classification</w:t>
            </w:r>
          </w:p>
        </w:tc>
        <w:tc>
          <w:tcPr>
            <w:tcW w:w="2421" w:type="dxa"/>
            <w:tcBorders>
              <w:right w:val="nil"/>
            </w:tcBorders>
            <w:shd w:val="clear" w:color="auto" w:fill="E6E6E6"/>
            <w:vAlign w:val="center"/>
          </w:tcPr>
          <w:p w14:paraId="36A6137C" w14:textId="77777777" w:rsidR="00D808DC" w:rsidRPr="009A5BDD" w:rsidRDefault="00D808DC" w:rsidP="00663BB2">
            <w:pPr>
              <w:jc w:val="center"/>
            </w:pPr>
            <w:r w:rsidRPr="009A5BDD">
              <w:t>GIS1 Item Number:</w:t>
            </w:r>
          </w:p>
        </w:tc>
        <w:tc>
          <w:tcPr>
            <w:tcW w:w="4062" w:type="dxa"/>
            <w:gridSpan w:val="2"/>
            <w:tcBorders>
              <w:left w:val="nil"/>
            </w:tcBorders>
            <w:shd w:val="clear" w:color="auto" w:fill="E6E6E6"/>
            <w:vAlign w:val="center"/>
          </w:tcPr>
          <w:p w14:paraId="1C465E48" w14:textId="2E33AD56" w:rsidR="00D808DC" w:rsidRPr="009C2BF3" w:rsidRDefault="001F343A" w:rsidP="00663BB2">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00772E25" w:rsidRPr="00772E25">
              <w:rPr>
                <w:b/>
                <w:bCs/>
              </w:rPr>
              <w:t>27.60/35</w:t>
            </w:r>
            <w:r w:rsidRPr="009C2BF3">
              <w:rPr>
                <w:b/>
                <w:bCs/>
              </w:rPr>
              <w:fldChar w:fldCharType="end"/>
            </w:r>
          </w:p>
        </w:tc>
        <w:tc>
          <w:tcPr>
            <w:tcW w:w="0" w:type="auto"/>
            <w:vMerge w:val="restart"/>
            <w:shd w:val="clear" w:color="auto" w:fill="auto"/>
            <w:vAlign w:val="center"/>
          </w:tcPr>
          <w:p w14:paraId="529BA8A7" w14:textId="77777777" w:rsidR="00D808DC" w:rsidRPr="00396024" w:rsidRDefault="00D808DC" w:rsidP="00663BB2"/>
        </w:tc>
      </w:tr>
      <w:tr w:rsidR="00D808DC" w:rsidRPr="00396024" w14:paraId="0391ED6B" w14:textId="77777777" w:rsidTr="0068793F">
        <w:trPr>
          <w:trHeight w:val="20"/>
        </w:trPr>
        <w:tc>
          <w:tcPr>
            <w:tcW w:w="1977" w:type="dxa"/>
            <w:vMerge/>
            <w:vAlign w:val="center"/>
          </w:tcPr>
          <w:p w14:paraId="362257BF" w14:textId="77777777" w:rsidR="00D808DC" w:rsidRDefault="00D808DC" w:rsidP="00663BB2"/>
        </w:tc>
        <w:tc>
          <w:tcPr>
            <w:tcW w:w="2421" w:type="dxa"/>
            <w:tcBorders>
              <w:right w:val="nil"/>
            </w:tcBorders>
            <w:shd w:val="clear" w:color="auto" w:fill="E6E6E6"/>
            <w:vAlign w:val="center"/>
          </w:tcPr>
          <w:p w14:paraId="5E8CFB59" w14:textId="77777777" w:rsidR="00D808DC" w:rsidRPr="009A5BDD" w:rsidRDefault="00D808DC" w:rsidP="00663BB2">
            <w:pPr>
              <w:jc w:val="center"/>
            </w:pPr>
            <w:r w:rsidRPr="009A5BDD">
              <w:t>GIS2 Classification:</w:t>
            </w:r>
          </w:p>
        </w:tc>
        <w:tc>
          <w:tcPr>
            <w:tcW w:w="4062" w:type="dxa"/>
            <w:gridSpan w:val="2"/>
            <w:tcBorders>
              <w:left w:val="nil"/>
            </w:tcBorders>
            <w:shd w:val="clear" w:color="auto" w:fill="E6E6E6"/>
            <w:vAlign w:val="center"/>
          </w:tcPr>
          <w:p w14:paraId="619371AD" w14:textId="45397B82" w:rsidR="00D808DC" w:rsidRPr="009C2BF3" w:rsidRDefault="00D808DC" w:rsidP="00663BB2">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00772E25" w:rsidRPr="00772E25">
              <w:rPr>
                <w:b/>
              </w:rPr>
              <w:t>Confidential</w:t>
            </w:r>
            <w:r w:rsidRPr="009C2BF3">
              <w:rPr>
                <w:b/>
                <w:bCs/>
              </w:rPr>
              <w:fldChar w:fldCharType="end"/>
            </w:r>
          </w:p>
        </w:tc>
        <w:tc>
          <w:tcPr>
            <w:tcW w:w="0" w:type="auto"/>
            <w:vMerge/>
            <w:shd w:val="clear" w:color="auto" w:fill="auto"/>
            <w:vAlign w:val="center"/>
          </w:tcPr>
          <w:p w14:paraId="707CECB6" w14:textId="77777777" w:rsidR="00D808DC" w:rsidRPr="00396024" w:rsidRDefault="00D808DC" w:rsidP="00663BB2"/>
        </w:tc>
      </w:tr>
      <w:tr w:rsidR="00D808DC" w:rsidRPr="00396024" w14:paraId="159F81C4" w14:textId="77777777" w:rsidTr="00663BB2">
        <w:trPr>
          <w:trHeight w:val="20"/>
        </w:trPr>
        <w:tc>
          <w:tcPr>
            <w:tcW w:w="10267" w:type="dxa"/>
            <w:gridSpan w:val="5"/>
            <w:tcBorders>
              <w:left w:val="nil"/>
              <w:bottom w:val="nil"/>
              <w:right w:val="nil"/>
            </w:tcBorders>
            <w:vAlign w:val="center"/>
          </w:tcPr>
          <w:p w14:paraId="104DD98C" w14:textId="77777777" w:rsidR="00D808DC" w:rsidRPr="00396024" w:rsidRDefault="00D808DC" w:rsidP="00663BB2"/>
        </w:tc>
      </w:tr>
      <w:tr w:rsidR="00D808DC" w:rsidRPr="00396024" w14:paraId="336C79B2" w14:textId="77777777" w:rsidTr="00663BB2">
        <w:trPr>
          <w:trHeight w:val="20"/>
        </w:trPr>
        <w:tc>
          <w:tcPr>
            <w:tcW w:w="10267" w:type="dxa"/>
            <w:gridSpan w:val="5"/>
            <w:tcBorders>
              <w:top w:val="nil"/>
              <w:left w:val="nil"/>
              <w:right w:val="nil"/>
            </w:tcBorders>
            <w:vAlign w:val="center"/>
          </w:tcPr>
          <w:p w14:paraId="2341EEA2" w14:textId="77777777" w:rsidR="00D808DC" w:rsidRDefault="00D808DC" w:rsidP="00663BB2"/>
        </w:tc>
      </w:tr>
      <w:tr w:rsidR="00D808DC" w:rsidRPr="00396024" w14:paraId="0FF4772A" w14:textId="77777777" w:rsidTr="00663BB2">
        <w:trPr>
          <w:trHeight w:val="20"/>
        </w:trPr>
        <w:tc>
          <w:tcPr>
            <w:tcW w:w="10267" w:type="dxa"/>
            <w:gridSpan w:val="5"/>
            <w:vAlign w:val="center"/>
          </w:tcPr>
          <w:p w14:paraId="63856805" w14:textId="77777777" w:rsidR="00D808DC" w:rsidRPr="00396024" w:rsidRDefault="00D808DC" w:rsidP="00663BB2">
            <w:r w:rsidRPr="00A0347A">
              <w:t>Document Approval</w:t>
            </w:r>
          </w:p>
        </w:tc>
      </w:tr>
      <w:tr w:rsidR="00D808DC" w:rsidRPr="00396024" w14:paraId="4D26BFAF" w14:textId="77777777" w:rsidTr="0068793F">
        <w:trPr>
          <w:trHeight w:val="20"/>
        </w:trPr>
        <w:tc>
          <w:tcPr>
            <w:tcW w:w="1977" w:type="dxa"/>
            <w:shd w:val="clear" w:color="auto" w:fill="D9D9D9" w:themeFill="background1" w:themeFillShade="D9"/>
            <w:vAlign w:val="center"/>
          </w:tcPr>
          <w:p w14:paraId="308C3696" w14:textId="77777777" w:rsidR="00D808DC" w:rsidRDefault="00D808DC" w:rsidP="00663BB2">
            <w:r w:rsidRPr="00FA67AF">
              <w:t>Person</w:t>
            </w:r>
          </w:p>
        </w:tc>
        <w:tc>
          <w:tcPr>
            <w:tcW w:w="3454" w:type="dxa"/>
            <w:gridSpan w:val="2"/>
            <w:shd w:val="clear" w:color="auto" w:fill="D9D9D9" w:themeFill="background1" w:themeFillShade="D9"/>
            <w:vAlign w:val="center"/>
          </w:tcPr>
          <w:p w14:paraId="0E16F867" w14:textId="77777777" w:rsidR="00D808DC" w:rsidRDefault="00D808DC" w:rsidP="00663BB2">
            <w:r w:rsidRPr="00FA67AF">
              <w:t>Role</w:t>
            </w:r>
          </w:p>
        </w:tc>
        <w:tc>
          <w:tcPr>
            <w:tcW w:w="3029" w:type="dxa"/>
            <w:shd w:val="clear" w:color="auto" w:fill="D9D9D9" w:themeFill="background1" w:themeFillShade="D9"/>
            <w:vAlign w:val="center"/>
          </w:tcPr>
          <w:p w14:paraId="22444E14" w14:textId="77777777" w:rsidR="00D808DC" w:rsidRDefault="00D808DC" w:rsidP="00663BB2">
            <w:r w:rsidRPr="00FA67AF">
              <w:t>Email Confirmation</w:t>
            </w:r>
          </w:p>
        </w:tc>
        <w:tc>
          <w:tcPr>
            <w:tcW w:w="0" w:type="auto"/>
            <w:shd w:val="clear" w:color="auto" w:fill="D9D9D9" w:themeFill="background1" w:themeFillShade="D9"/>
            <w:vAlign w:val="center"/>
          </w:tcPr>
          <w:p w14:paraId="317413C2" w14:textId="77777777" w:rsidR="00D808DC" w:rsidRPr="00396024" w:rsidRDefault="00D808DC" w:rsidP="00663BB2">
            <w:r w:rsidRPr="00FA67AF">
              <w:t>Date</w:t>
            </w:r>
          </w:p>
        </w:tc>
      </w:tr>
      <w:tr w:rsidR="00D808DC" w:rsidRPr="00396024" w14:paraId="66E8593F" w14:textId="77777777" w:rsidTr="0068793F">
        <w:trPr>
          <w:trHeight w:val="20"/>
        </w:trPr>
        <w:tc>
          <w:tcPr>
            <w:tcW w:w="1977" w:type="dxa"/>
            <w:vAlign w:val="center"/>
          </w:tcPr>
          <w:p w14:paraId="62947DFB" w14:textId="77777777" w:rsidR="00D808DC" w:rsidRDefault="00D808DC" w:rsidP="00663BB2"/>
        </w:tc>
        <w:tc>
          <w:tcPr>
            <w:tcW w:w="3454" w:type="dxa"/>
            <w:gridSpan w:val="2"/>
            <w:shd w:val="clear" w:color="auto" w:fill="auto"/>
            <w:vAlign w:val="center"/>
          </w:tcPr>
          <w:p w14:paraId="75B1E51D" w14:textId="77777777" w:rsidR="00D808DC" w:rsidRDefault="00D808DC" w:rsidP="00663BB2"/>
        </w:tc>
        <w:tc>
          <w:tcPr>
            <w:tcW w:w="3029" w:type="dxa"/>
            <w:shd w:val="clear" w:color="auto" w:fill="auto"/>
            <w:vAlign w:val="center"/>
          </w:tcPr>
          <w:p w14:paraId="44AF8F0F" w14:textId="77777777" w:rsidR="00D808DC" w:rsidRDefault="00D808DC" w:rsidP="00663BB2"/>
        </w:tc>
        <w:tc>
          <w:tcPr>
            <w:tcW w:w="0" w:type="auto"/>
            <w:shd w:val="clear" w:color="auto" w:fill="auto"/>
            <w:vAlign w:val="center"/>
          </w:tcPr>
          <w:p w14:paraId="1E10004D" w14:textId="77777777" w:rsidR="00D808DC" w:rsidRPr="00396024" w:rsidRDefault="00D808DC" w:rsidP="00663BB2"/>
        </w:tc>
      </w:tr>
      <w:tr w:rsidR="00D808DC" w:rsidRPr="00396024" w14:paraId="12DD22A2" w14:textId="77777777" w:rsidTr="0068793F">
        <w:trPr>
          <w:trHeight w:val="20"/>
        </w:trPr>
        <w:tc>
          <w:tcPr>
            <w:tcW w:w="1977" w:type="dxa"/>
            <w:vAlign w:val="center"/>
          </w:tcPr>
          <w:p w14:paraId="7AB4A677" w14:textId="77777777" w:rsidR="00D808DC" w:rsidRDefault="00D808DC" w:rsidP="00663BB2"/>
        </w:tc>
        <w:tc>
          <w:tcPr>
            <w:tcW w:w="3454" w:type="dxa"/>
            <w:gridSpan w:val="2"/>
            <w:shd w:val="clear" w:color="auto" w:fill="auto"/>
            <w:vAlign w:val="center"/>
          </w:tcPr>
          <w:p w14:paraId="7F632899" w14:textId="77777777" w:rsidR="00D808DC" w:rsidRDefault="00D808DC" w:rsidP="00663BB2"/>
        </w:tc>
        <w:tc>
          <w:tcPr>
            <w:tcW w:w="3029" w:type="dxa"/>
            <w:shd w:val="clear" w:color="auto" w:fill="auto"/>
            <w:vAlign w:val="center"/>
          </w:tcPr>
          <w:p w14:paraId="1A198213" w14:textId="77777777" w:rsidR="00D808DC" w:rsidRDefault="00D808DC" w:rsidP="00663BB2"/>
        </w:tc>
        <w:tc>
          <w:tcPr>
            <w:tcW w:w="0" w:type="auto"/>
            <w:shd w:val="clear" w:color="auto" w:fill="auto"/>
            <w:vAlign w:val="center"/>
          </w:tcPr>
          <w:p w14:paraId="5F9FDC8E" w14:textId="77777777" w:rsidR="00D808DC" w:rsidRPr="00396024" w:rsidRDefault="00D808DC" w:rsidP="00663BB2"/>
        </w:tc>
      </w:tr>
    </w:tbl>
    <w:p w14:paraId="48865BAC" w14:textId="77777777" w:rsidR="00227BB0" w:rsidRPr="00545BA6" w:rsidRDefault="00227BB0" w:rsidP="0066402F"/>
    <w:p w14:paraId="65779F83" w14:textId="77777777" w:rsidR="00D808DC" w:rsidRPr="00545BA6" w:rsidRDefault="00D808DC" w:rsidP="007F5AB7">
      <w:pPr>
        <w:rPr>
          <w:rFonts w:cs="Arial"/>
          <w:caps/>
        </w:rPr>
      </w:pPr>
    </w:p>
    <w:p w14:paraId="392F501D" w14:textId="3087BAC4" w:rsidR="00D808DC" w:rsidRPr="001B002B" w:rsidRDefault="00570D80" w:rsidP="001B002B">
      <w:pPr>
        <w:jc w:val="center"/>
        <w:rPr>
          <w:b/>
          <w:sz w:val="32"/>
          <w:szCs w:val="32"/>
        </w:rPr>
      </w:pPr>
      <w:proofErr w:type="gramStart"/>
      <w:r>
        <w:rPr>
          <w:b/>
          <w:sz w:val="32"/>
          <w:szCs w:val="32"/>
        </w:rPr>
        <w:t>Auto-</w:t>
      </w:r>
      <w:r w:rsidR="001B002B">
        <w:rPr>
          <w:b/>
          <w:sz w:val="32"/>
          <w:szCs w:val="32"/>
        </w:rPr>
        <w:t>Generated</w:t>
      </w:r>
      <w:proofErr w:type="gramEnd"/>
      <w:r w:rsidR="001B002B">
        <w:rPr>
          <w:b/>
          <w:sz w:val="32"/>
          <w:szCs w:val="32"/>
        </w:rPr>
        <w:t xml:space="preserve"> by </w:t>
      </w:r>
      <w:proofErr w:type="spellStart"/>
      <w:r w:rsidR="001B002B">
        <w:rPr>
          <w:b/>
          <w:sz w:val="32"/>
          <w:szCs w:val="32"/>
        </w:rPr>
        <w:t>MagicDraw</w:t>
      </w:r>
      <w:proofErr w:type="spellEnd"/>
    </w:p>
    <w:p w14:paraId="6721351C" w14:textId="77777777" w:rsidR="00D808DC" w:rsidRPr="004A06E0" w:rsidRDefault="00E740D3" w:rsidP="00D808DC">
      <w:pPr>
        <w:pStyle w:val="CoverpageTitle"/>
        <w:spacing w:before="0" w:after="0"/>
      </w:pPr>
      <w:r>
        <w:t>Printed Copies A</w:t>
      </w:r>
      <w:r w:rsidR="00D808DC" w:rsidRPr="004A06E0">
        <w:t>re Uncontrolled</w:t>
      </w:r>
    </w:p>
    <w:p w14:paraId="03E3539B" w14:textId="2AE8CF5B" w:rsidR="00D808DC" w:rsidRPr="007C20FA" w:rsidRDefault="00D808DC" w:rsidP="0066402F"/>
    <w:p w14:paraId="430B1396" w14:textId="77777777" w:rsidR="00227BB0" w:rsidRPr="007C20FA" w:rsidRDefault="00227BB0" w:rsidP="0066402F">
      <w:pPr>
        <w:sectPr w:rsidR="00227BB0" w:rsidRPr="007C20FA" w:rsidSect="00DB513B">
          <w:headerReference w:type="default" r:id="rId12"/>
          <w:pgSz w:w="11907" w:h="16840" w:code="9"/>
          <w:pgMar w:top="1440" w:right="862" w:bottom="1440" w:left="862" w:header="567" w:footer="737" w:gutter="0"/>
          <w:cols w:space="720"/>
        </w:sectPr>
      </w:pPr>
    </w:p>
    <w:p w14:paraId="1AFB36C3" w14:textId="77777777" w:rsidR="00D808DC" w:rsidRDefault="00D808DC" w:rsidP="00D808DC">
      <w:pPr>
        <w:pStyle w:val="Heading1"/>
        <w:numPr>
          <w:ilvl w:val="0"/>
          <w:numId w:val="0"/>
        </w:numPr>
        <w:ind w:left="432" w:hanging="432"/>
      </w:pPr>
      <w:bookmarkStart w:id="1" w:name="_Toc498356804"/>
      <w:bookmarkStart w:id="2" w:name="_Toc70599738"/>
      <w:r>
        <w:lastRenderedPageBreak/>
        <w:t>Disclaimer</w:t>
      </w:r>
      <w:bookmarkEnd w:id="1"/>
      <w:bookmarkEnd w:id="2"/>
    </w:p>
    <w:p w14:paraId="3270A571" w14:textId="77777777" w:rsidR="00D808DC" w:rsidRDefault="00D808DC" w:rsidP="00D808DC"/>
    <w:p w14:paraId="2687A849" w14:textId="5145E721" w:rsidR="00D808DC" w:rsidRDefault="00D808DC" w:rsidP="00D808DC">
      <w:pPr>
        <w:jc w:val="both"/>
        <w:rPr>
          <w:rFonts w:cs="Arial"/>
          <w:b/>
          <w:bCs/>
          <w:color w:val="000000"/>
        </w:rPr>
      </w:pPr>
      <w:r w:rsidRPr="00AC64CF">
        <w:rPr>
          <w:rFonts w:cs="Arial"/>
          <w:b/>
          <w:bCs/>
          <w:color w:val="000000"/>
        </w:rPr>
        <w:t xml:space="preserve">This document contains Ford Motor Company </w:t>
      </w:r>
      <w:r w:rsidRPr="00BC2DCC">
        <w:rPr>
          <w:rFonts w:cs="Arial"/>
          <w:b/>
          <w:bCs/>
          <w:color w:val="000000"/>
        </w:rPr>
        <w:fldChar w:fldCharType="begin"/>
      </w:r>
      <w:r w:rsidRPr="00BC2DCC">
        <w:rPr>
          <w:rFonts w:cs="Arial"/>
          <w:b/>
          <w:bCs/>
          <w:color w:val="000000"/>
        </w:rPr>
        <w:instrText xml:space="preserve"> DOCPROPERTY  DocGis2Classification  \* MERGEFORMAT </w:instrText>
      </w:r>
      <w:r w:rsidRPr="00BC2DCC">
        <w:rPr>
          <w:rFonts w:cs="Arial"/>
          <w:b/>
          <w:bCs/>
          <w:color w:val="000000"/>
        </w:rPr>
        <w:fldChar w:fldCharType="separate"/>
      </w:r>
      <w:r w:rsidR="00772E25" w:rsidRPr="00772E25">
        <w:rPr>
          <w:rFonts w:cs="Arial"/>
          <w:b/>
          <w:color w:val="000000"/>
        </w:rPr>
        <w:t>Confidential</w:t>
      </w:r>
      <w:r w:rsidRPr="00BC2DCC">
        <w:rPr>
          <w:rFonts w:cs="Arial"/>
          <w:b/>
          <w:bCs/>
          <w:color w:val="000000"/>
        </w:rPr>
        <w:fldChar w:fldCharType="end"/>
      </w:r>
      <w:r w:rsidRPr="00AC64CF">
        <w:rPr>
          <w:rFonts w:cs="Arial"/>
          <w:b/>
          <w:bCs/>
          <w:color w:val="000000"/>
        </w:rPr>
        <w:t xml:space="preserve"> information. Disclosure of the information contained</w:t>
      </w:r>
      <w:r>
        <w:rPr>
          <w:rFonts w:cs="Arial"/>
          <w:b/>
          <w:bCs/>
          <w:color w:val="000000"/>
        </w:rPr>
        <w:t xml:space="preserve"> </w:t>
      </w:r>
      <w:r w:rsidRPr="00AC64CF">
        <w:rPr>
          <w:rFonts w:cs="Arial"/>
          <w:b/>
          <w:bCs/>
          <w:color w:val="000000"/>
        </w:rPr>
        <w:t>in any portion of this document is not permitted without the expressed, written consent of a duly authorized representative of</w:t>
      </w:r>
      <w:r>
        <w:rPr>
          <w:rFonts w:cs="Arial"/>
          <w:b/>
          <w:bCs/>
          <w:color w:val="000000"/>
        </w:rPr>
        <w:t xml:space="preserve"> </w:t>
      </w:r>
      <w:r w:rsidRPr="00AC64CF">
        <w:rPr>
          <w:rFonts w:cs="Arial"/>
          <w:b/>
          <w:bCs/>
          <w:color w:val="000000"/>
        </w:rPr>
        <w:t>Ford Motor Company, Dearborn, Michigan, U.S.A.</w:t>
      </w:r>
    </w:p>
    <w:p w14:paraId="3D4FAFE4" w14:textId="77777777" w:rsidR="00D808DC" w:rsidRDefault="00D808DC" w:rsidP="00D808DC">
      <w:pPr>
        <w:jc w:val="both"/>
        <w:rPr>
          <w:rFonts w:cs="Arial"/>
          <w:b/>
          <w:bCs/>
          <w:color w:val="000000"/>
        </w:rPr>
      </w:pPr>
    </w:p>
    <w:p w14:paraId="351BA096" w14:textId="77777777" w:rsidR="00D808DC" w:rsidRPr="007163C0" w:rsidRDefault="00D808DC" w:rsidP="00D808DC">
      <w:pPr>
        <w:rPr>
          <w:rFonts w:cs="Arial"/>
          <w:b/>
          <w:color w:val="000000"/>
        </w:rPr>
      </w:pPr>
      <w:r w:rsidRPr="007163C0">
        <w:rPr>
          <w:rFonts w:cs="Arial"/>
          <w:b/>
          <w:color w:val="000000"/>
        </w:rPr>
        <w:t xml:space="preserve">Copyright, </w:t>
      </w:r>
      <w:r w:rsidRPr="007163C0">
        <w:rPr>
          <w:rFonts w:cs="Arial"/>
          <w:b/>
          <w:color w:val="000000"/>
        </w:rPr>
        <w:fldChar w:fldCharType="begin"/>
      </w:r>
      <w:r w:rsidRPr="007163C0">
        <w:rPr>
          <w:rFonts w:cs="Arial"/>
          <w:b/>
          <w:color w:val="000000"/>
        </w:rPr>
        <w:instrText>symbol 211 \f "Symbol" \s 18</w:instrText>
      </w:r>
      <w:r w:rsidRPr="007163C0">
        <w:rPr>
          <w:rFonts w:cs="Arial"/>
          <w:b/>
          <w:color w:val="000000"/>
        </w:rPr>
        <w:fldChar w:fldCharType="separate"/>
      </w:r>
      <w:r w:rsidRPr="007163C0">
        <w:rPr>
          <w:rFonts w:cs="Arial"/>
          <w:b/>
          <w:color w:val="000000"/>
        </w:rPr>
        <w:t>Ó</w:t>
      </w:r>
      <w:r w:rsidRPr="007163C0">
        <w:rPr>
          <w:rFonts w:cs="Arial"/>
          <w:b/>
          <w:color w:val="000000"/>
        </w:rPr>
        <w:fldChar w:fldCharType="end"/>
      </w:r>
      <w:r w:rsidRPr="007163C0">
        <w:rPr>
          <w:rFonts w:cs="Arial"/>
          <w:b/>
          <w:color w:val="000000"/>
        </w:rPr>
        <w:t xml:space="preserve"> </w:t>
      </w:r>
      <w:proofErr w:type="gramStart"/>
      <w:r w:rsidRPr="007163C0">
        <w:rPr>
          <w:rFonts w:cs="Arial"/>
          <w:b/>
          <w:color w:val="000000"/>
        </w:rPr>
        <w:t>2016</w:t>
      </w:r>
      <w:r w:rsidRPr="007163C0">
        <w:rPr>
          <w:rFonts w:cs="Arial"/>
          <w:b/>
          <w:bCs/>
          <w:color w:val="000000"/>
        </w:rPr>
        <w:t xml:space="preserve"> </w:t>
      </w:r>
      <w:r w:rsidRPr="007163C0">
        <w:rPr>
          <w:rFonts w:cs="Arial"/>
          <w:b/>
          <w:color w:val="000000"/>
        </w:rPr>
        <w:t xml:space="preserve"> Ford</w:t>
      </w:r>
      <w:proofErr w:type="gramEnd"/>
      <w:r w:rsidRPr="007163C0">
        <w:rPr>
          <w:rFonts w:cs="Arial"/>
          <w:b/>
          <w:color w:val="000000"/>
        </w:rPr>
        <w:t xml:space="preserve"> Motor Company</w:t>
      </w:r>
    </w:p>
    <w:p w14:paraId="7FEC5D66" w14:textId="77777777" w:rsidR="00D808DC" w:rsidRPr="009478C8" w:rsidRDefault="00D808DC" w:rsidP="00D808DC">
      <w:pPr>
        <w:jc w:val="both"/>
        <w:rPr>
          <w:rFonts w:cs="Arial"/>
          <w:color w:val="000000"/>
        </w:rPr>
      </w:pPr>
    </w:p>
    <w:p w14:paraId="29C81A20" w14:textId="77777777" w:rsidR="00D808DC" w:rsidRPr="00106737" w:rsidRDefault="00D808DC" w:rsidP="00D808DC">
      <w:pPr>
        <w:jc w:val="both"/>
        <w:rPr>
          <w:rFonts w:cs="Arial"/>
          <w:color w:val="000000"/>
        </w:rPr>
      </w:pPr>
      <w:r w:rsidRPr="00106737">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7C9F1211" w14:textId="77777777" w:rsidR="00D808DC" w:rsidRPr="00106737" w:rsidRDefault="00D808DC" w:rsidP="00D808DC">
      <w:pPr>
        <w:jc w:val="both"/>
        <w:rPr>
          <w:rFonts w:cs="Arial"/>
          <w:color w:val="000000"/>
        </w:rPr>
      </w:pPr>
    </w:p>
    <w:p w14:paraId="7D850B36" w14:textId="77777777" w:rsidR="00D808DC" w:rsidRPr="00106737" w:rsidRDefault="00D808DC" w:rsidP="00D808DC">
      <w:pPr>
        <w:jc w:val="both"/>
        <w:rPr>
          <w:rFonts w:cs="Arial"/>
          <w:color w:val="000000"/>
        </w:rPr>
      </w:pPr>
      <w:r w:rsidRPr="00106737">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740C0C54" w14:textId="77777777" w:rsidR="00D808DC" w:rsidRPr="00106737" w:rsidRDefault="00D808DC" w:rsidP="00D808DC">
      <w:pPr>
        <w:jc w:val="both"/>
        <w:rPr>
          <w:rFonts w:cs="Arial"/>
          <w:color w:val="000000"/>
        </w:rPr>
      </w:pPr>
    </w:p>
    <w:p w14:paraId="0D41DA25" w14:textId="77777777" w:rsidR="00D808DC" w:rsidRPr="00106737" w:rsidRDefault="00D808DC" w:rsidP="00D808DC">
      <w:pPr>
        <w:jc w:val="both"/>
        <w:rPr>
          <w:rFonts w:cs="Arial"/>
          <w:color w:val="000000"/>
        </w:rPr>
      </w:pPr>
      <w:r w:rsidRPr="00106737">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325A7903" w14:textId="77777777" w:rsidR="00D808DC" w:rsidRPr="00106737" w:rsidRDefault="00D808DC" w:rsidP="00D808DC">
      <w:pPr>
        <w:jc w:val="both"/>
        <w:rPr>
          <w:rFonts w:cs="Arial"/>
          <w:color w:val="000000"/>
        </w:rPr>
      </w:pPr>
    </w:p>
    <w:p w14:paraId="53E12B13" w14:textId="77777777" w:rsidR="00D808DC" w:rsidRPr="00106737" w:rsidRDefault="00D808DC" w:rsidP="00D808DC">
      <w:pPr>
        <w:jc w:val="both"/>
        <w:rPr>
          <w:rFonts w:cs="Arial"/>
          <w:i/>
          <w:color w:val="000000"/>
        </w:rPr>
      </w:pPr>
      <w:r w:rsidRPr="00106737">
        <w:rPr>
          <w:rFonts w:cs="Arial"/>
          <w:color w:val="000000"/>
        </w:rPr>
        <w:t xml:space="preserve">This document or portions thereof shall not be distributed outside FORD MOTOR COMPANY without prior written consent. Refer all questions concerning disclosure to the author(s) or to </w:t>
      </w:r>
      <w:r>
        <w:rPr>
          <w:rFonts w:cs="Arial"/>
          <w:color w:val="000000"/>
        </w:rPr>
        <w:t>any duly authorized representative of</w:t>
      </w:r>
      <w:r w:rsidRPr="00106737">
        <w:rPr>
          <w:rFonts w:cs="Arial"/>
          <w:color w:val="000000"/>
        </w:rPr>
        <w:t xml:space="preserve"> Ford Motor Company.</w:t>
      </w:r>
    </w:p>
    <w:p w14:paraId="003E6095" w14:textId="4EE225AD" w:rsidR="00D808DC" w:rsidRDefault="00D808DC" w:rsidP="006A34B2">
      <w:pPr>
        <w:pStyle w:val="Heading1"/>
        <w:numPr>
          <w:ilvl w:val="0"/>
          <w:numId w:val="0"/>
        </w:numPr>
        <w:tabs>
          <w:tab w:val="left" w:pos="4041"/>
        </w:tabs>
        <w:ind w:left="432" w:hanging="432"/>
      </w:pPr>
      <w:bookmarkStart w:id="3" w:name="_Toc498356805"/>
      <w:bookmarkStart w:id="4" w:name="_Toc70599739"/>
      <w:r>
        <w:lastRenderedPageBreak/>
        <w:t>Contents</w:t>
      </w:r>
      <w:bookmarkEnd w:id="3"/>
      <w:bookmarkEnd w:id="4"/>
    </w:p>
    <w:p w14:paraId="740BDE16" w14:textId="77777777" w:rsidR="00242A9B" w:rsidRPr="00242A9B" w:rsidRDefault="00242A9B" w:rsidP="00242A9B"/>
    <w:p w14:paraId="5D38C629" w14:textId="6314E8C6" w:rsidR="000540DB" w:rsidRDefault="007D1D30">
      <w:pPr>
        <w:pStyle w:val="TOC1"/>
        <w:tabs>
          <w:tab w:val="right" w:leader="dot" w:pos="10173"/>
        </w:tabs>
        <w:rPr>
          <w:rFonts w:asciiTheme="minorHAnsi" w:eastAsiaTheme="minorEastAsia" w:hAnsiTheme="minorHAnsi" w:cstheme="minorBidi"/>
          <w:noProof/>
          <w:sz w:val="22"/>
          <w:szCs w:val="22"/>
        </w:rPr>
      </w:pPr>
      <w:r w:rsidRPr="007C20FA">
        <w:fldChar w:fldCharType="begin"/>
      </w:r>
      <w:r w:rsidR="004915D0">
        <w:instrText xml:space="preserve"> TOC \o "1-3</w:instrText>
      </w:r>
      <w:r w:rsidR="007E6945" w:rsidRPr="007C20FA">
        <w:instrText xml:space="preserve">" \h \z \u </w:instrText>
      </w:r>
      <w:r w:rsidRPr="007C20FA">
        <w:fldChar w:fldCharType="separate"/>
      </w:r>
      <w:hyperlink w:anchor="_Toc70599738" w:history="1">
        <w:r w:rsidR="000540DB" w:rsidRPr="00E17231">
          <w:rPr>
            <w:rStyle w:val="Hyperlink"/>
            <w:noProof/>
          </w:rPr>
          <w:t>Disclaimer</w:t>
        </w:r>
        <w:r w:rsidR="000540DB">
          <w:rPr>
            <w:noProof/>
            <w:webHidden/>
          </w:rPr>
          <w:tab/>
        </w:r>
        <w:r w:rsidR="000540DB">
          <w:rPr>
            <w:noProof/>
            <w:webHidden/>
          </w:rPr>
          <w:fldChar w:fldCharType="begin"/>
        </w:r>
        <w:r w:rsidR="000540DB">
          <w:rPr>
            <w:noProof/>
            <w:webHidden/>
          </w:rPr>
          <w:instrText xml:space="preserve"> PAGEREF _Toc70599738 \h </w:instrText>
        </w:r>
        <w:r w:rsidR="000540DB">
          <w:rPr>
            <w:noProof/>
            <w:webHidden/>
          </w:rPr>
        </w:r>
        <w:r w:rsidR="000540DB">
          <w:rPr>
            <w:noProof/>
            <w:webHidden/>
          </w:rPr>
          <w:fldChar w:fldCharType="separate"/>
        </w:r>
        <w:r w:rsidR="000540DB">
          <w:rPr>
            <w:noProof/>
            <w:webHidden/>
          </w:rPr>
          <w:t>2</w:t>
        </w:r>
        <w:r w:rsidR="000540DB">
          <w:rPr>
            <w:noProof/>
            <w:webHidden/>
          </w:rPr>
          <w:fldChar w:fldCharType="end"/>
        </w:r>
      </w:hyperlink>
    </w:p>
    <w:p w14:paraId="6616F0B4" w14:textId="07168909" w:rsidR="000540DB" w:rsidRDefault="00B701A5">
      <w:pPr>
        <w:pStyle w:val="TOC1"/>
        <w:tabs>
          <w:tab w:val="right" w:leader="dot" w:pos="10173"/>
        </w:tabs>
        <w:rPr>
          <w:rFonts w:asciiTheme="minorHAnsi" w:eastAsiaTheme="minorEastAsia" w:hAnsiTheme="minorHAnsi" w:cstheme="minorBidi"/>
          <w:noProof/>
          <w:sz w:val="22"/>
          <w:szCs w:val="22"/>
        </w:rPr>
      </w:pPr>
      <w:hyperlink w:anchor="_Toc70599739" w:history="1">
        <w:r w:rsidR="000540DB" w:rsidRPr="00E17231">
          <w:rPr>
            <w:rStyle w:val="Hyperlink"/>
            <w:noProof/>
          </w:rPr>
          <w:t>Contents</w:t>
        </w:r>
        <w:r w:rsidR="000540DB">
          <w:rPr>
            <w:noProof/>
            <w:webHidden/>
          </w:rPr>
          <w:tab/>
        </w:r>
        <w:r w:rsidR="000540DB">
          <w:rPr>
            <w:noProof/>
            <w:webHidden/>
          </w:rPr>
          <w:fldChar w:fldCharType="begin"/>
        </w:r>
        <w:r w:rsidR="000540DB">
          <w:rPr>
            <w:noProof/>
            <w:webHidden/>
          </w:rPr>
          <w:instrText xml:space="preserve"> PAGEREF _Toc70599739 \h </w:instrText>
        </w:r>
        <w:r w:rsidR="000540DB">
          <w:rPr>
            <w:noProof/>
            <w:webHidden/>
          </w:rPr>
        </w:r>
        <w:r w:rsidR="000540DB">
          <w:rPr>
            <w:noProof/>
            <w:webHidden/>
          </w:rPr>
          <w:fldChar w:fldCharType="separate"/>
        </w:r>
        <w:r w:rsidR="000540DB">
          <w:rPr>
            <w:noProof/>
            <w:webHidden/>
          </w:rPr>
          <w:t>3</w:t>
        </w:r>
        <w:r w:rsidR="000540DB">
          <w:rPr>
            <w:noProof/>
            <w:webHidden/>
          </w:rPr>
          <w:fldChar w:fldCharType="end"/>
        </w:r>
      </w:hyperlink>
    </w:p>
    <w:p w14:paraId="191D131E" w14:textId="227D0BA4"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740" w:history="1">
        <w:r w:rsidR="000540DB" w:rsidRPr="00E17231">
          <w:rPr>
            <w:rStyle w:val="Hyperlink"/>
            <w:noProof/>
          </w:rPr>
          <w:t>1</w:t>
        </w:r>
        <w:r w:rsidR="000540DB">
          <w:rPr>
            <w:rFonts w:asciiTheme="minorHAnsi" w:eastAsiaTheme="minorEastAsia" w:hAnsiTheme="minorHAnsi" w:cstheme="minorBidi"/>
            <w:noProof/>
            <w:sz w:val="22"/>
            <w:szCs w:val="22"/>
          </w:rPr>
          <w:tab/>
        </w:r>
        <w:r w:rsidR="000540DB" w:rsidRPr="00E17231">
          <w:rPr>
            <w:rStyle w:val="Hyperlink"/>
            <w:noProof/>
          </w:rPr>
          <w:t>Introduction</w:t>
        </w:r>
        <w:r w:rsidR="000540DB">
          <w:rPr>
            <w:noProof/>
            <w:webHidden/>
          </w:rPr>
          <w:tab/>
        </w:r>
        <w:r w:rsidR="000540DB">
          <w:rPr>
            <w:noProof/>
            <w:webHidden/>
          </w:rPr>
          <w:fldChar w:fldCharType="begin"/>
        </w:r>
        <w:r w:rsidR="000540DB">
          <w:rPr>
            <w:noProof/>
            <w:webHidden/>
          </w:rPr>
          <w:instrText xml:space="preserve"> PAGEREF _Toc70599740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0B7324B1" w14:textId="6FB96BE7" w:rsidR="000540DB" w:rsidRDefault="00B701A5">
      <w:pPr>
        <w:pStyle w:val="TOC2"/>
        <w:rPr>
          <w:rFonts w:asciiTheme="minorHAnsi" w:eastAsiaTheme="minorEastAsia" w:hAnsiTheme="minorHAnsi" w:cstheme="minorBidi"/>
          <w:noProof/>
          <w:sz w:val="22"/>
          <w:szCs w:val="22"/>
        </w:rPr>
      </w:pPr>
      <w:hyperlink w:anchor="_Toc70599741" w:history="1">
        <w:r w:rsidR="000540DB" w:rsidRPr="00E17231">
          <w:rPr>
            <w:rStyle w:val="Hyperlink"/>
            <w:noProof/>
          </w:rPr>
          <w:t>1.1</w:t>
        </w:r>
        <w:r w:rsidR="000540DB">
          <w:rPr>
            <w:rFonts w:asciiTheme="minorHAnsi" w:eastAsiaTheme="minorEastAsia" w:hAnsiTheme="minorHAnsi" w:cstheme="minorBidi"/>
            <w:noProof/>
            <w:sz w:val="22"/>
            <w:szCs w:val="22"/>
          </w:rPr>
          <w:tab/>
        </w:r>
        <w:r w:rsidR="000540DB" w:rsidRPr="00E17231">
          <w:rPr>
            <w:rStyle w:val="Hyperlink"/>
            <w:noProof/>
          </w:rPr>
          <w:t>Document Purpose</w:t>
        </w:r>
        <w:r w:rsidR="000540DB">
          <w:rPr>
            <w:noProof/>
            <w:webHidden/>
          </w:rPr>
          <w:tab/>
        </w:r>
        <w:r w:rsidR="000540DB">
          <w:rPr>
            <w:noProof/>
            <w:webHidden/>
          </w:rPr>
          <w:fldChar w:fldCharType="begin"/>
        </w:r>
        <w:r w:rsidR="000540DB">
          <w:rPr>
            <w:noProof/>
            <w:webHidden/>
          </w:rPr>
          <w:instrText xml:space="preserve"> PAGEREF _Toc70599741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5B535604" w14:textId="1773FE46" w:rsidR="000540DB" w:rsidRDefault="00B701A5">
      <w:pPr>
        <w:pStyle w:val="TOC2"/>
        <w:rPr>
          <w:rFonts w:asciiTheme="minorHAnsi" w:eastAsiaTheme="minorEastAsia" w:hAnsiTheme="minorHAnsi" w:cstheme="minorBidi"/>
          <w:noProof/>
          <w:sz w:val="22"/>
          <w:szCs w:val="22"/>
        </w:rPr>
      </w:pPr>
      <w:hyperlink w:anchor="_Toc70599742" w:history="1">
        <w:r w:rsidR="000540DB" w:rsidRPr="00E17231">
          <w:rPr>
            <w:rStyle w:val="Hyperlink"/>
            <w:noProof/>
          </w:rPr>
          <w:t>1.2</w:t>
        </w:r>
        <w:r w:rsidR="000540DB">
          <w:rPr>
            <w:rFonts w:asciiTheme="minorHAnsi" w:eastAsiaTheme="minorEastAsia" w:hAnsiTheme="minorHAnsi" w:cstheme="minorBidi"/>
            <w:noProof/>
            <w:sz w:val="22"/>
            <w:szCs w:val="22"/>
          </w:rPr>
          <w:tab/>
        </w:r>
        <w:r w:rsidR="000540DB" w:rsidRPr="00E17231">
          <w:rPr>
            <w:rStyle w:val="Hyperlink"/>
            <w:noProof/>
          </w:rPr>
          <w:t>Document Scope</w:t>
        </w:r>
        <w:r w:rsidR="000540DB">
          <w:rPr>
            <w:noProof/>
            <w:webHidden/>
          </w:rPr>
          <w:tab/>
        </w:r>
        <w:r w:rsidR="000540DB">
          <w:rPr>
            <w:noProof/>
            <w:webHidden/>
          </w:rPr>
          <w:fldChar w:fldCharType="begin"/>
        </w:r>
        <w:r w:rsidR="000540DB">
          <w:rPr>
            <w:noProof/>
            <w:webHidden/>
          </w:rPr>
          <w:instrText xml:space="preserve"> PAGEREF _Toc70599742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2717CEBE" w14:textId="14A2A631" w:rsidR="000540DB" w:rsidRDefault="00B701A5">
      <w:pPr>
        <w:pStyle w:val="TOC2"/>
        <w:rPr>
          <w:rFonts w:asciiTheme="minorHAnsi" w:eastAsiaTheme="minorEastAsia" w:hAnsiTheme="minorHAnsi" w:cstheme="minorBidi"/>
          <w:noProof/>
          <w:sz w:val="22"/>
          <w:szCs w:val="22"/>
        </w:rPr>
      </w:pPr>
      <w:hyperlink w:anchor="_Toc70599743" w:history="1">
        <w:r w:rsidR="000540DB" w:rsidRPr="00E17231">
          <w:rPr>
            <w:rStyle w:val="Hyperlink"/>
            <w:noProof/>
          </w:rPr>
          <w:t>1.3</w:t>
        </w:r>
        <w:r w:rsidR="000540DB">
          <w:rPr>
            <w:rFonts w:asciiTheme="minorHAnsi" w:eastAsiaTheme="minorEastAsia" w:hAnsiTheme="minorHAnsi" w:cstheme="minorBidi"/>
            <w:noProof/>
            <w:sz w:val="22"/>
            <w:szCs w:val="22"/>
          </w:rPr>
          <w:tab/>
        </w:r>
        <w:r w:rsidR="000540DB" w:rsidRPr="00E17231">
          <w:rPr>
            <w:rStyle w:val="Hyperlink"/>
            <w:noProof/>
          </w:rPr>
          <w:t>Document Audience</w:t>
        </w:r>
        <w:r w:rsidR="000540DB">
          <w:rPr>
            <w:noProof/>
            <w:webHidden/>
          </w:rPr>
          <w:tab/>
        </w:r>
        <w:r w:rsidR="000540DB">
          <w:rPr>
            <w:noProof/>
            <w:webHidden/>
          </w:rPr>
          <w:fldChar w:fldCharType="begin"/>
        </w:r>
        <w:r w:rsidR="000540DB">
          <w:rPr>
            <w:noProof/>
            <w:webHidden/>
          </w:rPr>
          <w:instrText xml:space="preserve"> PAGEREF _Toc70599743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57630917" w14:textId="785BAEF6"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44" w:history="1">
        <w:r w:rsidR="000540DB" w:rsidRPr="00E17231">
          <w:rPr>
            <w:rStyle w:val="Hyperlink"/>
            <w:noProof/>
          </w:rPr>
          <w:t>1.3.1</w:t>
        </w:r>
        <w:r w:rsidR="000540DB">
          <w:rPr>
            <w:rFonts w:asciiTheme="minorHAnsi" w:eastAsiaTheme="minorEastAsia" w:hAnsiTheme="minorHAnsi" w:cstheme="minorBidi"/>
            <w:noProof/>
            <w:sz w:val="22"/>
            <w:szCs w:val="22"/>
          </w:rPr>
          <w:tab/>
        </w:r>
        <w:r w:rsidR="000540DB" w:rsidRPr="00E17231">
          <w:rPr>
            <w:rStyle w:val="Hyperlink"/>
            <w:noProof/>
          </w:rPr>
          <w:t>Stakeholder List</w:t>
        </w:r>
        <w:r w:rsidR="000540DB">
          <w:rPr>
            <w:noProof/>
            <w:webHidden/>
          </w:rPr>
          <w:tab/>
        </w:r>
        <w:r w:rsidR="000540DB">
          <w:rPr>
            <w:noProof/>
            <w:webHidden/>
          </w:rPr>
          <w:fldChar w:fldCharType="begin"/>
        </w:r>
        <w:r w:rsidR="000540DB">
          <w:rPr>
            <w:noProof/>
            <w:webHidden/>
          </w:rPr>
          <w:instrText xml:space="preserve"> PAGEREF _Toc70599744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0D60AECB" w14:textId="081DB15A" w:rsidR="000540DB" w:rsidRDefault="00B701A5">
      <w:pPr>
        <w:pStyle w:val="TOC2"/>
        <w:rPr>
          <w:rFonts w:asciiTheme="minorHAnsi" w:eastAsiaTheme="minorEastAsia" w:hAnsiTheme="minorHAnsi" w:cstheme="minorBidi"/>
          <w:noProof/>
          <w:sz w:val="22"/>
          <w:szCs w:val="22"/>
        </w:rPr>
      </w:pPr>
      <w:hyperlink w:anchor="_Toc70599745" w:history="1">
        <w:r w:rsidR="000540DB" w:rsidRPr="00E17231">
          <w:rPr>
            <w:rStyle w:val="Hyperlink"/>
            <w:noProof/>
          </w:rPr>
          <w:t>1.4</w:t>
        </w:r>
        <w:r w:rsidR="000540DB">
          <w:rPr>
            <w:rFonts w:asciiTheme="minorHAnsi" w:eastAsiaTheme="minorEastAsia" w:hAnsiTheme="minorHAnsi" w:cstheme="minorBidi"/>
            <w:noProof/>
            <w:sz w:val="22"/>
            <w:szCs w:val="22"/>
          </w:rPr>
          <w:tab/>
        </w:r>
        <w:r w:rsidR="000540DB" w:rsidRPr="00E17231">
          <w:rPr>
            <w:rStyle w:val="Hyperlink"/>
            <w:noProof/>
          </w:rPr>
          <w:t>Document Organization</w:t>
        </w:r>
        <w:r w:rsidR="000540DB">
          <w:rPr>
            <w:noProof/>
            <w:webHidden/>
          </w:rPr>
          <w:tab/>
        </w:r>
        <w:r w:rsidR="000540DB">
          <w:rPr>
            <w:noProof/>
            <w:webHidden/>
          </w:rPr>
          <w:fldChar w:fldCharType="begin"/>
        </w:r>
        <w:r w:rsidR="000540DB">
          <w:rPr>
            <w:noProof/>
            <w:webHidden/>
          </w:rPr>
          <w:instrText xml:space="preserve"> PAGEREF _Toc70599745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511E69C0" w14:textId="1729CF1C"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46" w:history="1">
        <w:r w:rsidR="000540DB" w:rsidRPr="00E17231">
          <w:rPr>
            <w:rStyle w:val="Hyperlink"/>
            <w:noProof/>
          </w:rPr>
          <w:t>1.4.1</w:t>
        </w:r>
        <w:r w:rsidR="000540DB">
          <w:rPr>
            <w:rFonts w:asciiTheme="minorHAnsi" w:eastAsiaTheme="minorEastAsia" w:hAnsiTheme="minorHAnsi" w:cstheme="minorBidi"/>
            <w:noProof/>
            <w:sz w:val="22"/>
            <w:szCs w:val="22"/>
          </w:rPr>
          <w:tab/>
        </w:r>
        <w:r w:rsidR="000540DB" w:rsidRPr="00E17231">
          <w:rPr>
            <w:rStyle w:val="Hyperlink"/>
            <w:noProof/>
          </w:rPr>
          <w:t>Document Context</w:t>
        </w:r>
        <w:r w:rsidR="000540DB">
          <w:rPr>
            <w:noProof/>
            <w:webHidden/>
          </w:rPr>
          <w:tab/>
        </w:r>
        <w:r w:rsidR="000540DB">
          <w:rPr>
            <w:noProof/>
            <w:webHidden/>
          </w:rPr>
          <w:fldChar w:fldCharType="begin"/>
        </w:r>
        <w:r w:rsidR="000540DB">
          <w:rPr>
            <w:noProof/>
            <w:webHidden/>
          </w:rPr>
          <w:instrText xml:space="preserve"> PAGEREF _Toc70599746 \h </w:instrText>
        </w:r>
        <w:r w:rsidR="000540DB">
          <w:rPr>
            <w:noProof/>
            <w:webHidden/>
          </w:rPr>
        </w:r>
        <w:r w:rsidR="000540DB">
          <w:rPr>
            <w:noProof/>
            <w:webHidden/>
          </w:rPr>
          <w:fldChar w:fldCharType="separate"/>
        </w:r>
        <w:r w:rsidR="000540DB">
          <w:rPr>
            <w:noProof/>
            <w:webHidden/>
          </w:rPr>
          <w:t>5</w:t>
        </w:r>
        <w:r w:rsidR="000540DB">
          <w:rPr>
            <w:noProof/>
            <w:webHidden/>
          </w:rPr>
          <w:fldChar w:fldCharType="end"/>
        </w:r>
      </w:hyperlink>
    </w:p>
    <w:p w14:paraId="16CBD9F2" w14:textId="318D2117"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47" w:history="1">
        <w:r w:rsidR="000540DB" w:rsidRPr="00E17231">
          <w:rPr>
            <w:rStyle w:val="Hyperlink"/>
            <w:noProof/>
          </w:rPr>
          <w:t>1.4.2</w:t>
        </w:r>
        <w:r w:rsidR="000540DB">
          <w:rPr>
            <w:rFonts w:asciiTheme="minorHAnsi" w:eastAsiaTheme="minorEastAsia" w:hAnsiTheme="minorHAnsi" w:cstheme="minorBidi"/>
            <w:noProof/>
            <w:sz w:val="22"/>
            <w:szCs w:val="22"/>
          </w:rPr>
          <w:tab/>
        </w:r>
        <w:r w:rsidR="000540DB" w:rsidRPr="00E17231">
          <w:rPr>
            <w:rStyle w:val="Hyperlink"/>
            <w:noProof/>
          </w:rPr>
          <w:t>Document Structure</w:t>
        </w:r>
        <w:r w:rsidR="000540DB">
          <w:rPr>
            <w:noProof/>
            <w:webHidden/>
          </w:rPr>
          <w:tab/>
        </w:r>
        <w:r w:rsidR="000540DB">
          <w:rPr>
            <w:noProof/>
            <w:webHidden/>
          </w:rPr>
          <w:fldChar w:fldCharType="begin"/>
        </w:r>
        <w:r w:rsidR="000540DB">
          <w:rPr>
            <w:noProof/>
            <w:webHidden/>
          </w:rPr>
          <w:instrText xml:space="preserve"> PAGEREF _Toc70599747 \h </w:instrText>
        </w:r>
        <w:r w:rsidR="000540DB">
          <w:rPr>
            <w:noProof/>
            <w:webHidden/>
          </w:rPr>
        </w:r>
        <w:r w:rsidR="000540DB">
          <w:rPr>
            <w:noProof/>
            <w:webHidden/>
          </w:rPr>
          <w:fldChar w:fldCharType="separate"/>
        </w:r>
        <w:r w:rsidR="000540DB">
          <w:rPr>
            <w:noProof/>
            <w:webHidden/>
          </w:rPr>
          <w:t>6</w:t>
        </w:r>
        <w:r w:rsidR="000540DB">
          <w:rPr>
            <w:noProof/>
            <w:webHidden/>
          </w:rPr>
          <w:fldChar w:fldCharType="end"/>
        </w:r>
      </w:hyperlink>
    </w:p>
    <w:p w14:paraId="2574E1AC" w14:textId="0E7A4578" w:rsidR="000540DB" w:rsidRDefault="00B701A5">
      <w:pPr>
        <w:pStyle w:val="TOC2"/>
        <w:rPr>
          <w:rFonts w:asciiTheme="minorHAnsi" w:eastAsiaTheme="minorEastAsia" w:hAnsiTheme="minorHAnsi" w:cstheme="minorBidi"/>
          <w:noProof/>
          <w:sz w:val="22"/>
          <w:szCs w:val="22"/>
        </w:rPr>
      </w:pPr>
      <w:hyperlink w:anchor="_Toc70599748" w:history="1">
        <w:r w:rsidR="000540DB" w:rsidRPr="00E17231">
          <w:rPr>
            <w:rStyle w:val="Hyperlink"/>
            <w:noProof/>
          </w:rPr>
          <w:t>1.5</w:t>
        </w:r>
        <w:r w:rsidR="000540DB">
          <w:rPr>
            <w:rFonts w:asciiTheme="minorHAnsi" w:eastAsiaTheme="minorEastAsia" w:hAnsiTheme="minorHAnsi" w:cstheme="minorBidi"/>
            <w:noProof/>
            <w:sz w:val="22"/>
            <w:szCs w:val="22"/>
          </w:rPr>
          <w:tab/>
        </w:r>
        <w:r w:rsidR="000540DB" w:rsidRPr="00E17231">
          <w:rPr>
            <w:rStyle w:val="Hyperlink"/>
            <w:noProof/>
          </w:rPr>
          <w:t>Document Conventions</w:t>
        </w:r>
        <w:r w:rsidR="000540DB">
          <w:rPr>
            <w:noProof/>
            <w:webHidden/>
          </w:rPr>
          <w:tab/>
        </w:r>
        <w:r w:rsidR="000540DB">
          <w:rPr>
            <w:noProof/>
            <w:webHidden/>
          </w:rPr>
          <w:fldChar w:fldCharType="begin"/>
        </w:r>
        <w:r w:rsidR="000540DB">
          <w:rPr>
            <w:noProof/>
            <w:webHidden/>
          </w:rPr>
          <w:instrText xml:space="preserve"> PAGEREF _Toc70599748 \h </w:instrText>
        </w:r>
        <w:r w:rsidR="000540DB">
          <w:rPr>
            <w:noProof/>
            <w:webHidden/>
          </w:rPr>
        </w:r>
        <w:r w:rsidR="000540DB">
          <w:rPr>
            <w:noProof/>
            <w:webHidden/>
          </w:rPr>
          <w:fldChar w:fldCharType="separate"/>
        </w:r>
        <w:r w:rsidR="000540DB">
          <w:rPr>
            <w:noProof/>
            <w:webHidden/>
          </w:rPr>
          <w:t>6</w:t>
        </w:r>
        <w:r w:rsidR="000540DB">
          <w:rPr>
            <w:noProof/>
            <w:webHidden/>
          </w:rPr>
          <w:fldChar w:fldCharType="end"/>
        </w:r>
      </w:hyperlink>
    </w:p>
    <w:p w14:paraId="10024546" w14:textId="3CEE6C17"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49" w:history="1">
        <w:r w:rsidR="000540DB" w:rsidRPr="00E17231">
          <w:rPr>
            <w:rStyle w:val="Hyperlink"/>
            <w:noProof/>
          </w:rPr>
          <w:t>1.5.1</w:t>
        </w:r>
        <w:r w:rsidR="000540DB">
          <w:rPr>
            <w:rFonts w:asciiTheme="minorHAnsi" w:eastAsiaTheme="minorEastAsia" w:hAnsiTheme="minorHAnsi" w:cstheme="minorBidi"/>
            <w:noProof/>
            <w:sz w:val="22"/>
            <w:szCs w:val="22"/>
          </w:rPr>
          <w:tab/>
        </w:r>
        <w:r w:rsidR="000540DB" w:rsidRPr="00E17231">
          <w:rPr>
            <w:rStyle w:val="Hyperlink"/>
            <w:noProof/>
          </w:rPr>
          <w:t>Requirements Templates</w:t>
        </w:r>
        <w:r w:rsidR="000540DB">
          <w:rPr>
            <w:noProof/>
            <w:webHidden/>
          </w:rPr>
          <w:tab/>
        </w:r>
        <w:r w:rsidR="000540DB">
          <w:rPr>
            <w:noProof/>
            <w:webHidden/>
          </w:rPr>
          <w:fldChar w:fldCharType="begin"/>
        </w:r>
        <w:r w:rsidR="000540DB">
          <w:rPr>
            <w:noProof/>
            <w:webHidden/>
          </w:rPr>
          <w:instrText xml:space="preserve"> PAGEREF _Toc70599749 \h </w:instrText>
        </w:r>
        <w:r w:rsidR="000540DB">
          <w:rPr>
            <w:noProof/>
            <w:webHidden/>
          </w:rPr>
        </w:r>
        <w:r w:rsidR="000540DB">
          <w:rPr>
            <w:noProof/>
            <w:webHidden/>
          </w:rPr>
          <w:fldChar w:fldCharType="separate"/>
        </w:r>
        <w:r w:rsidR="000540DB">
          <w:rPr>
            <w:noProof/>
            <w:webHidden/>
          </w:rPr>
          <w:t>6</w:t>
        </w:r>
        <w:r w:rsidR="000540DB">
          <w:rPr>
            <w:noProof/>
            <w:webHidden/>
          </w:rPr>
          <w:fldChar w:fldCharType="end"/>
        </w:r>
      </w:hyperlink>
    </w:p>
    <w:p w14:paraId="42285457" w14:textId="44FD0F30" w:rsidR="000540DB" w:rsidRDefault="00B701A5">
      <w:pPr>
        <w:pStyle w:val="TOC2"/>
        <w:rPr>
          <w:rFonts w:asciiTheme="minorHAnsi" w:eastAsiaTheme="minorEastAsia" w:hAnsiTheme="minorHAnsi" w:cstheme="minorBidi"/>
          <w:noProof/>
          <w:sz w:val="22"/>
          <w:szCs w:val="22"/>
        </w:rPr>
      </w:pPr>
      <w:hyperlink w:anchor="_Toc70599750" w:history="1">
        <w:r w:rsidR="000540DB" w:rsidRPr="00E17231">
          <w:rPr>
            <w:rStyle w:val="Hyperlink"/>
            <w:noProof/>
          </w:rPr>
          <w:t>1.6</w:t>
        </w:r>
        <w:r w:rsidR="000540DB">
          <w:rPr>
            <w:rFonts w:asciiTheme="minorHAnsi" w:eastAsiaTheme="minorEastAsia" w:hAnsiTheme="minorHAnsi" w:cstheme="minorBidi"/>
            <w:noProof/>
            <w:sz w:val="22"/>
            <w:szCs w:val="22"/>
          </w:rPr>
          <w:tab/>
        </w:r>
        <w:r w:rsidR="000540DB" w:rsidRPr="00E17231">
          <w:rPr>
            <w:rStyle w:val="Hyperlink"/>
            <w:noProof/>
          </w:rPr>
          <w:t>References</w:t>
        </w:r>
        <w:r w:rsidR="000540DB">
          <w:rPr>
            <w:noProof/>
            <w:webHidden/>
          </w:rPr>
          <w:tab/>
        </w:r>
        <w:r w:rsidR="000540DB">
          <w:rPr>
            <w:noProof/>
            <w:webHidden/>
          </w:rPr>
          <w:fldChar w:fldCharType="begin"/>
        </w:r>
        <w:r w:rsidR="000540DB">
          <w:rPr>
            <w:noProof/>
            <w:webHidden/>
          </w:rPr>
          <w:instrText xml:space="preserve"> PAGEREF _Toc70599750 \h </w:instrText>
        </w:r>
        <w:r w:rsidR="000540DB">
          <w:rPr>
            <w:noProof/>
            <w:webHidden/>
          </w:rPr>
        </w:r>
        <w:r w:rsidR="000540DB">
          <w:rPr>
            <w:noProof/>
            <w:webHidden/>
          </w:rPr>
          <w:fldChar w:fldCharType="separate"/>
        </w:r>
        <w:r w:rsidR="000540DB">
          <w:rPr>
            <w:noProof/>
            <w:webHidden/>
          </w:rPr>
          <w:t>6</w:t>
        </w:r>
        <w:r w:rsidR="000540DB">
          <w:rPr>
            <w:noProof/>
            <w:webHidden/>
          </w:rPr>
          <w:fldChar w:fldCharType="end"/>
        </w:r>
      </w:hyperlink>
    </w:p>
    <w:p w14:paraId="20385324" w14:textId="223B27C8"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51" w:history="1">
        <w:r w:rsidR="000540DB" w:rsidRPr="00E17231">
          <w:rPr>
            <w:rStyle w:val="Hyperlink"/>
            <w:noProof/>
          </w:rPr>
          <w:t>1.6.1</w:t>
        </w:r>
        <w:r w:rsidR="000540DB">
          <w:rPr>
            <w:rFonts w:asciiTheme="minorHAnsi" w:eastAsiaTheme="minorEastAsia" w:hAnsiTheme="minorHAnsi" w:cstheme="minorBidi"/>
            <w:noProof/>
            <w:sz w:val="22"/>
            <w:szCs w:val="22"/>
          </w:rPr>
          <w:tab/>
        </w:r>
        <w:r w:rsidR="000540DB" w:rsidRPr="00E17231">
          <w:rPr>
            <w:rStyle w:val="Hyperlink"/>
            <w:noProof/>
          </w:rPr>
          <w:t>Ford Documents</w:t>
        </w:r>
        <w:r w:rsidR="000540DB">
          <w:rPr>
            <w:noProof/>
            <w:webHidden/>
          </w:rPr>
          <w:tab/>
        </w:r>
        <w:r w:rsidR="000540DB">
          <w:rPr>
            <w:noProof/>
            <w:webHidden/>
          </w:rPr>
          <w:fldChar w:fldCharType="begin"/>
        </w:r>
        <w:r w:rsidR="000540DB">
          <w:rPr>
            <w:noProof/>
            <w:webHidden/>
          </w:rPr>
          <w:instrText xml:space="preserve"> PAGEREF _Toc70599751 \h </w:instrText>
        </w:r>
        <w:r w:rsidR="000540DB">
          <w:rPr>
            <w:noProof/>
            <w:webHidden/>
          </w:rPr>
        </w:r>
        <w:r w:rsidR="000540DB">
          <w:rPr>
            <w:noProof/>
            <w:webHidden/>
          </w:rPr>
          <w:fldChar w:fldCharType="separate"/>
        </w:r>
        <w:r w:rsidR="000540DB">
          <w:rPr>
            <w:noProof/>
            <w:webHidden/>
          </w:rPr>
          <w:t>6</w:t>
        </w:r>
        <w:r w:rsidR="000540DB">
          <w:rPr>
            <w:noProof/>
            <w:webHidden/>
          </w:rPr>
          <w:fldChar w:fldCharType="end"/>
        </w:r>
      </w:hyperlink>
    </w:p>
    <w:p w14:paraId="2BDA5523" w14:textId="5A473AC6"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52" w:history="1">
        <w:r w:rsidR="000540DB" w:rsidRPr="00E17231">
          <w:rPr>
            <w:rStyle w:val="Hyperlink"/>
            <w:noProof/>
          </w:rPr>
          <w:t>1.6.2</w:t>
        </w:r>
        <w:r w:rsidR="000540DB">
          <w:rPr>
            <w:rFonts w:asciiTheme="minorHAnsi" w:eastAsiaTheme="minorEastAsia" w:hAnsiTheme="minorHAnsi" w:cstheme="minorBidi"/>
            <w:noProof/>
            <w:sz w:val="22"/>
            <w:szCs w:val="22"/>
          </w:rPr>
          <w:tab/>
        </w:r>
        <w:r w:rsidR="000540DB" w:rsidRPr="00E17231">
          <w:rPr>
            <w:rStyle w:val="Hyperlink"/>
            <w:noProof/>
          </w:rPr>
          <w:t>External Documents and Publications</w:t>
        </w:r>
        <w:r w:rsidR="000540DB">
          <w:rPr>
            <w:noProof/>
            <w:webHidden/>
          </w:rPr>
          <w:tab/>
        </w:r>
        <w:r w:rsidR="000540DB">
          <w:rPr>
            <w:noProof/>
            <w:webHidden/>
          </w:rPr>
          <w:fldChar w:fldCharType="begin"/>
        </w:r>
        <w:r w:rsidR="000540DB">
          <w:rPr>
            <w:noProof/>
            <w:webHidden/>
          </w:rPr>
          <w:instrText xml:space="preserve"> PAGEREF _Toc70599752 \h </w:instrText>
        </w:r>
        <w:r w:rsidR="000540DB">
          <w:rPr>
            <w:noProof/>
            <w:webHidden/>
          </w:rPr>
        </w:r>
        <w:r w:rsidR="000540DB">
          <w:rPr>
            <w:noProof/>
            <w:webHidden/>
          </w:rPr>
          <w:fldChar w:fldCharType="separate"/>
        </w:r>
        <w:r w:rsidR="000540DB">
          <w:rPr>
            <w:noProof/>
            <w:webHidden/>
          </w:rPr>
          <w:t>6</w:t>
        </w:r>
        <w:r w:rsidR="000540DB">
          <w:rPr>
            <w:noProof/>
            <w:webHidden/>
          </w:rPr>
          <w:fldChar w:fldCharType="end"/>
        </w:r>
      </w:hyperlink>
    </w:p>
    <w:p w14:paraId="7200D702" w14:textId="00A04F51" w:rsidR="000540DB" w:rsidRDefault="00B701A5">
      <w:pPr>
        <w:pStyle w:val="TOC2"/>
        <w:rPr>
          <w:rFonts w:asciiTheme="minorHAnsi" w:eastAsiaTheme="minorEastAsia" w:hAnsiTheme="minorHAnsi" w:cstheme="minorBidi"/>
          <w:noProof/>
          <w:sz w:val="22"/>
          <w:szCs w:val="22"/>
        </w:rPr>
      </w:pPr>
      <w:hyperlink w:anchor="_Toc70599753" w:history="1">
        <w:r w:rsidR="000540DB" w:rsidRPr="00E17231">
          <w:rPr>
            <w:rStyle w:val="Hyperlink"/>
            <w:noProof/>
          </w:rPr>
          <w:t>1.7</w:t>
        </w:r>
        <w:r w:rsidR="000540DB">
          <w:rPr>
            <w:rFonts w:asciiTheme="minorHAnsi" w:eastAsiaTheme="minorEastAsia" w:hAnsiTheme="minorHAnsi" w:cstheme="minorBidi"/>
            <w:noProof/>
            <w:sz w:val="22"/>
            <w:szCs w:val="22"/>
          </w:rPr>
          <w:tab/>
        </w:r>
        <w:r w:rsidR="000540DB" w:rsidRPr="00E17231">
          <w:rPr>
            <w:rStyle w:val="Hyperlink"/>
            <w:noProof/>
          </w:rPr>
          <w:t>Glossary</w:t>
        </w:r>
        <w:r w:rsidR="000540DB">
          <w:rPr>
            <w:noProof/>
            <w:webHidden/>
          </w:rPr>
          <w:tab/>
        </w:r>
        <w:r w:rsidR="000540DB">
          <w:rPr>
            <w:noProof/>
            <w:webHidden/>
          </w:rPr>
          <w:fldChar w:fldCharType="begin"/>
        </w:r>
        <w:r w:rsidR="000540DB">
          <w:rPr>
            <w:noProof/>
            <w:webHidden/>
          </w:rPr>
          <w:instrText xml:space="preserve"> PAGEREF _Toc70599753 \h </w:instrText>
        </w:r>
        <w:r w:rsidR="000540DB">
          <w:rPr>
            <w:noProof/>
            <w:webHidden/>
          </w:rPr>
        </w:r>
        <w:r w:rsidR="000540DB">
          <w:rPr>
            <w:noProof/>
            <w:webHidden/>
          </w:rPr>
          <w:fldChar w:fldCharType="separate"/>
        </w:r>
        <w:r w:rsidR="000540DB">
          <w:rPr>
            <w:noProof/>
            <w:webHidden/>
          </w:rPr>
          <w:t>7</w:t>
        </w:r>
        <w:r w:rsidR="000540DB">
          <w:rPr>
            <w:noProof/>
            <w:webHidden/>
          </w:rPr>
          <w:fldChar w:fldCharType="end"/>
        </w:r>
      </w:hyperlink>
    </w:p>
    <w:p w14:paraId="254569E1" w14:textId="1A0165B8"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54" w:history="1">
        <w:r w:rsidR="000540DB" w:rsidRPr="00E17231">
          <w:rPr>
            <w:rStyle w:val="Hyperlink"/>
            <w:noProof/>
          </w:rPr>
          <w:t>1.7.1</w:t>
        </w:r>
        <w:r w:rsidR="000540DB">
          <w:rPr>
            <w:rFonts w:asciiTheme="minorHAnsi" w:eastAsiaTheme="minorEastAsia" w:hAnsiTheme="minorHAnsi" w:cstheme="minorBidi"/>
            <w:noProof/>
            <w:sz w:val="22"/>
            <w:szCs w:val="22"/>
          </w:rPr>
          <w:tab/>
        </w:r>
        <w:r w:rsidR="000540DB" w:rsidRPr="00E17231">
          <w:rPr>
            <w:rStyle w:val="Hyperlink"/>
            <w:noProof/>
          </w:rPr>
          <w:t>Parameters / Values</w:t>
        </w:r>
        <w:r w:rsidR="000540DB">
          <w:rPr>
            <w:noProof/>
            <w:webHidden/>
          </w:rPr>
          <w:tab/>
        </w:r>
        <w:r w:rsidR="000540DB">
          <w:rPr>
            <w:noProof/>
            <w:webHidden/>
          </w:rPr>
          <w:fldChar w:fldCharType="begin"/>
        </w:r>
        <w:r w:rsidR="000540DB">
          <w:rPr>
            <w:noProof/>
            <w:webHidden/>
          </w:rPr>
          <w:instrText xml:space="preserve"> PAGEREF _Toc70599754 \h </w:instrText>
        </w:r>
        <w:r w:rsidR="000540DB">
          <w:rPr>
            <w:noProof/>
            <w:webHidden/>
          </w:rPr>
        </w:r>
        <w:r w:rsidR="000540DB">
          <w:rPr>
            <w:noProof/>
            <w:webHidden/>
          </w:rPr>
          <w:fldChar w:fldCharType="separate"/>
        </w:r>
        <w:r w:rsidR="000540DB">
          <w:rPr>
            <w:noProof/>
            <w:webHidden/>
          </w:rPr>
          <w:t>7</w:t>
        </w:r>
        <w:r w:rsidR="000540DB">
          <w:rPr>
            <w:noProof/>
            <w:webHidden/>
          </w:rPr>
          <w:fldChar w:fldCharType="end"/>
        </w:r>
      </w:hyperlink>
    </w:p>
    <w:p w14:paraId="72FBA3D8" w14:textId="72ACDE63"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55" w:history="1">
        <w:r w:rsidR="000540DB" w:rsidRPr="00E17231">
          <w:rPr>
            <w:rStyle w:val="Hyperlink"/>
            <w:noProof/>
          </w:rPr>
          <w:t>1.7.2</w:t>
        </w:r>
        <w:r w:rsidR="000540DB">
          <w:rPr>
            <w:rFonts w:asciiTheme="minorHAnsi" w:eastAsiaTheme="minorEastAsia" w:hAnsiTheme="minorHAnsi" w:cstheme="minorBidi"/>
            <w:noProof/>
            <w:sz w:val="22"/>
            <w:szCs w:val="22"/>
          </w:rPr>
          <w:tab/>
        </w:r>
        <w:r w:rsidR="000540DB" w:rsidRPr="00E17231">
          <w:rPr>
            <w:rStyle w:val="Hyperlink"/>
            <w:noProof/>
          </w:rPr>
          <w:t>Abbreviations</w:t>
        </w:r>
        <w:r w:rsidR="000540DB">
          <w:rPr>
            <w:noProof/>
            <w:webHidden/>
          </w:rPr>
          <w:tab/>
        </w:r>
        <w:r w:rsidR="000540DB">
          <w:rPr>
            <w:noProof/>
            <w:webHidden/>
          </w:rPr>
          <w:fldChar w:fldCharType="begin"/>
        </w:r>
        <w:r w:rsidR="000540DB">
          <w:rPr>
            <w:noProof/>
            <w:webHidden/>
          </w:rPr>
          <w:instrText xml:space="preserve"> PAGEREF _Toc70599755 \h </w:instrText>
        </w:r>
        <w:r w:rsidR="000540DB">
          <w:rPr>
            <w:noProof/>
            <w:webHidden/>
          </w:rPr>
        </w:r>
        <w:r w:rsidR="000540DB">
          <w:rPr>
            <w:noProof/>
            <w:webHidden/>
          </w:rPr>
          <w:fldChar w:fldCharType="separate"/>
        </w:r>
        <w:r w:rsidR="000540DB">
          <w:rPr>
            <w:noProof/>
            <w:webHidden/>
          </w:rPr>
          <w:t>7</w:t>
        </w:r>
        <w:r w:rsidR="000540DB">
          <w:rPr>
            <w:noProof/>
            <w:webHidden/>
          </w:rPr>
          <w:fldChar w:fldCharType="end"/>
        </w:r>
      </w:hyperlink>
    </w:p>
    <w:p w14:paraId="3AC97DC5" w14:textId="30950CD5"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756" w:history="1">
        <w:r w:rsidR="000540DB" w:rsidRPr="00E17231">
          <w:rPr>
            <w:rStyle w:val="Hyperlink"/>
            <w:noProof/>
          </w:rPr>
          <w:t>2</w:t>
        </w:r>
        <w:r w:rsidR="000540DB">
          <w:rPr>
            <w:rFonts w:asciiTheme="minorHAnsi" w:eastAsiaTheme="minorEastAsia" w:hAnsiTheme="minorHAnsi" w:cstheme="minorBidi"/>
            <w:noProof/>
            <w:sz w:val="22"/>
            <w:szCs w:val="22"/>
          </w:rPr>
          <w:tab/>
        </w:r>
        <w:r w:rsidR="000540DB" w:rsidRPr="00E17231">
          <w:rPr>
            <w:rStyle w:val="Hyperlink"/>
            <w:noProof/>
          </w:rPr>
          <w:t>Feature Overview</w:t>
        </w:r>
        <w:r w:rsidR="000540DB">
          <w:rPr>
            <w:noProof/>
            <w:webHidden/>
          </w:rPr>
          <w:tab/>
        </w:r>
        <w:r w:rsidR="000540DB">
          <w:rPr>
            <w:noProof/>
            <w:webHidden/>
          </w:rPr>
          <w:fldChar w:fldCharType="begin"/>
        </w:r>
        <w:r w:rsidR="000540DB">
          <w:rPr>
            <w:noProof/>
            <w:webHidden/>
          </w:rPr>
          <w:instrText xml:space="preserve"> PAGEREF _Toc70599756 \h </w:instrText>
        </w:r>
        <w:r w:rsidR="000540DB">
          <w:rPr>
            <w:noProof/>
            <w:webHidden/>
          </w:rPr>
        </w:r>
        <w:r w:rsidR="000540DB">
          <w:rPr>
            <w:noProof/>
            <w:webHidden/>
          </w:rPr>
          <w:fldChar w:fldCharType="separate"/>
        </w:r>
        <w:r w:rsidR="000540DB">
          <w:rPr>
            <w:noProof/>
            <w:webHidden/>
          </w:rPr>
          <w:t>8</w:t>
        </w:r>
        <w:r w:rsidR="000540DB">
          <w:rPr>
            <w:noProof/>
            <w:webHidden/>
          </w:rPr>
          <w:fldChar w:fldCharType="end"/>
        </w:r>
      </w:hyperlink>
    </w:p>
    <w:p w14:paraId="5EEAC269" w14:textId="1EAB4A40" w:rsidR="000540DB" w:rsidRDefault="00B701A5">
      <w:pPr>
        <w:pStyle w:val="TOC2"/>
        <w:rPr>
          <w:rFonts w:asciiTheme="minorHAnsi" w:eastAsiaTheme="minorEastAsia" w:hAnsiTheme="minorHAnsi" w:cstheme="minorBidi"/>
          <w:noProof/>
          <w:sz w:val="22"/>
          <w:szCs w:val="22"/>
        </w:rPr>
      </w:pPr>
      <w:hyperlink w:anchor="_Toc70599757" w:history="1">
        <w:r w:rsidR="000540DB" w:rsidRPr="00E17231">
          <w:rPr>
            <w:rStyle w:val="Hyperlink"/>
            <w:noProof/>
          </w:rPr>
          <w:t>2.1</w:t>
        </w:r>
        <w:r w:rsidR="000540DB">
          <w:rPr>
            <w:rFonts w:asciiTheme="minorHAnsi" w:eastAsiaTheme="minorEastAsia" w:hAnsiTheme="minorHAnsi" w:cstheme="minorBidi"/>
            <w:noProof/>
            <w:sz w:val="22"/>
            <w:szCs w:val="22"/>
          </w:rPr>
          <w:tab/>
        </w:r>
        <w:r w:rsidR="000540DB" w:rsidRPr="00E17231">
          <w:rPr>
            <w:rStyle w:val="Hyperlink"/>
            <w:noProof/>
          </w:rPr>
          <w:t>Purpose and Description of Feature</w:t>
        </w:r>
        <w:r w:rsidR="000540DB">
          <w:rPr>
            <w:noProof/>
            <w:webHidden/>
          </w:rPr>
          <w:tab/>
        </w:r>
        <w:r w:rsidR="000540DB">
          <w:rPr>
            <w:noProof/>
            <w:webHidden/>
          </w:rPr>
          <w:fldChar w:fldCharType="begin"/>
        </w:r>
        <w:r w:rsidR="000540DB">
          <w:rPr>
            <w:noProof/>
            <w:webHidden/>
          </w:rPr>
          <w:instrText xml:space="preserve"> PAGEREF _Toc70599757 \h </w:instrText>
        </w:r>
        <w:r w:rsidR="000540DB">
          <w:rPr>
            <w:noProof/>
            <w:webHidden/>
          </w:rPr>
        </w:r>
        <w:r w:rsidR="000540DB">
          <w:rPr>
            <w:noProof/>
            <w:webHidden/>
          </w:rPr>
          <w:fldChar w:fldCharType="separate"/>
        </w:r>
        <w:r w:rsidR="000540DB">
          <w:rPr>
            <w:noProof/>
            <w:webHidden/>
          </w:rPr>
          <w:t>8</w:t>
        </w:r>
        <w:r w:rsidR="000540DB">
          <w:rPr>
            <w:noProof/>
            <w:webHidden/>
          </w:rPr>
          <w:fldChar w:fldCharType="end"/>
        </w:r>
      </w:hyperlink>
    </w:p>
    <w:p w14:paraId="6F3119CC" w14:textId="1C31A60B" w:rsidR="000540DB" w:rsidRDefault="00B701A5">
      <w:pPr>
        <w:pStyle w:val="TOC2"/>
        <w:rPr>
          <w:rFonts w:asciiTheme="minorHAnsi" w:eastAsiaTheme="minorEastAsia" w:hAnsiTheme="minorHAnsi" w:cstheme="minorBidi"/>
          <w:noProof/>
          <w:sz w:val="22"/>
          <w:szCs w:val="22"/>
        </w:rPr>
      </w:pPr>
      <w:hyperlink w:anchor="_Toc70599758" w:history="1">
        <w:r w:rsidR="000540DB" w:rsidRPr="00E17231">
          <w:rPr>
            <w:rStyle w:val="Hyperlink"/>
            <w:noProof/>
          </w:rPr>
          <w:t>2.2</w:t>
        </w:r>
        <w:r w:rsidR="000540DB">
          <w:rPr>
            <w:rFonts w:asciiTheme="minorHAnsi" w:eastAsiaTheme="minorEastAsia" w:hAnsiTheme="minorHAnsi" w:cstheme="minorBidi"/>
            <w:noProof/>
            <w:sz w:val="22"/>
            <w:szCs w:val="22"/>
          </w:rPr>
          <w:tab/>
        </w:r>
        <w:r w:rsidR="000540DB" w:rsidRPr="00E17231">
          <w:rPr>
            <w:rStyle w:val="Hyperlink"/>
            <w:noProof/>
          </w:rPr>
          <w:t>Feature Variants</w:t>
        </w:r>
        <w:r w:rsidR="000540DB">
          <w:rPr>
            <w:noProof/>
            <w:webHidden/>
          </w:rPr>
          <w:tab/>
        </w:r>
        <w:r w:rsidR="000540DB">
          <w:rPr>
            <w:noProof/>
            <w:webHidden/>
          </w:rPr>
          <w:fldChar w:fldCharType="begin"/>
        </w:r>
        <w:r w:rsidR="000540DB">
          <w:rPr>
            <w:noProof/>
            <w:webHidden/>
          </w:rPr>
          <w:instrText xml:space="preserve"> PAGEREF _Toc70599758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49B79747" w14:textId="0738B43D"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59" w:history="1">
        <w:r w:rsidR="000540DB" w:rsidRPr="00E17231">
          <w:rPr>
            <w:rStyle w:val="Hyperlink"/>
            <w:noProof/>
          </w:rPr>
          <w:t>2.2.1</w:t>
        </w:r>
        <w:r w:rsidR="000540DB">
          <w:rPr>
            <w:rFonts w:asciiTheme="minorHAnsi" w:eastAsiaTheme="minorEastAsia" w:hAnsiTheme="minorHAnsi" w:cstheme="minorBidi"/>
            <w:noProof/>
            <w:sz w:val="22"/>
            <w:szCs w:val="22"/>
          </w:rPr>
          <w:tab/>
        </w:r>
        <w:r w:rsidR="000540DB" w:rsidRPr="00E17231">
          <w:rPr>
            <w:rStyle w:val="Hyperlink"/>
            <w:noProof/>
          </w:rPr>
          <w:t>Regions &amp; Markets</w:t>
        </w:r>
        <w:r w:rsidR="000540DB">
          <w:rPr>
            <w:noProof/>
            <w:webHidden/>
          </w:rPr>
          <w:tab/>
        </w:r>
        <w:r w:rsidR="000540DB">
          <w:rPr>
            <w:noProof/>
            <w:webHidden/>
          </w:rPr>
          <w:fldChar w:fldCharType="begin"/>
        </w:r>
        <w:r w:rsidR="000540DB">
          <w:rPr>
            <w:noProof/>
            <w:webHidden/>
          </w:rPr>
          <w:instrText xml:space="preserve"> PAGEREF _Toc70599759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2333557D" w14:textId="30B815B8" w:rsidR="000540DB" w:rsidRDefault="00B701A5">
      <w:pPr>
        <w:pStyle w:val="TOC2"/>
        <w:rPr>
          <w:rFonts w:asciiTheme="minorHAnsi" w:eastAsiaTheme="minorEastAsia" w:hAnsiTheme="minorHAnsi" w:cstheme="minorBidi"/>
          <w:noProof/>
          <w:sz w:val="22"/>
          <w:szCs w:val="22"/>
        </w:rPr>
      </w:pPr>
      <w:hyperlink w:anchor="_Toc70599760" w:history="1">
        <w:r w:rsidR="000540DB" w:rsidRPr="00E17231">
          <w:rPr>
            <w:rStyle w:val="Hyperlink"/>
            <w:noProof/>
          </w:rPr>
          <w:t>2.3</w:t>
        </w:r>
        <w:r w:rsidR="000540DB">
          <w:rPr>
            <w:rFonts w:asciiTheme="minorHAnsi" w:eastAsiaTheme="minorEastAsia" w:hAnsiTheme="minorHAnsi" w:cstheme="minorBidi"/>
            <w:noProof/>
            <w:sz w:val="22"/>
            <w:szCs w:val="22"/>
          </w:rPr>
          <w:tab/>
        </w:r>
        <w:r w:rsidR="000540DB" w:rsidRPr="00E17231">
          <w:rPr>
            <w:rStyle w:val="Hyperlink"/>
            <w:noProof/>
          </w:rPr>
          <w:t>Input Requirements</w:t>
        </w:r>
        <w:r w:rsidR="000540DB">
          <w:rPr>
            <w:noProof/>
            <w:webHidden/>
          </w:rPr>
          <w:tab/>
        </w:r>
        <w:r w:rsidR="000540DB">
          <w:rPr>
            <w:noProof/>
            <w:webHidden/>
          </w:rPr>
          <w:fldChar w:fldCharType="begin"/>
        </w:r>
        <w:r w:rsidR="000540DB">
          <w:rPr>
            <w:noProof/>
            <w:webHidden/>
          </w:rPr>
          <w:instrText xml:space="preserve"> PAGEREF _Toc70599760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036355F6" w14:textId="6303960C"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61" w:history="1">
        <w:r w:rsidR="000540DB" w:rsidRPr="00E17231">
          <w:rPr>
            <w:rStyle w:val="Hyperlink"/>
            <w:noProof/>
          </w:rPr>
          <w:t>2.3.1</w:t>
        </w:r>
        <w:r w:rsidR="000540DB">
          <w:rPr>
            <w:rFonts w:asciiTheme="minorHAnsi" w:eastAsiaTheme="minorEastAsia" w:hAnsiTheme="minorHAnsi" w:cstheme="minorBidi"/>
            <w:noProof/>
            <w:sz w:val="22"/>
            <w:szCs w:val="22"/>
          </w:rPr>
          <w:tab/>
        </w:r>
        <w:r w:rsidR="000540DB" w:rsidRPr="00E17231">
          <w:rPr>
            <w:rStyle w:val="Hyperlink"/>
            <w:noProof/>
          </w:rPr>
          <w:t>Legal Requirements</w:t>
        </w:r>
        <w:r w:rsidR="000540DB">
          <w:rPr>
            <w:noProof/>
            <w:webHidden/>
          </w:rPr>
          <w:tab/>
        </w:r>
        <w:r w:rsidR="000540DB">
          <w:rPr>
            <w:noProof/>
            <w:webHidden/>
          </w:rPr>
          <w:fldChar w:fldCharType="begin"/>
        </w:r>
        <w:r w:rsidR="000540DB">
          <w:rPr>
            <w:noProof/>
            <w:webHidden/>
          </w:rPr>
          <w:instrText xml:space="preserve"> PAGEREF _Toc70599761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14E55EAA" w14:textId="11E80518"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62" w:history="1">
        <w:r w:rsidR="000540DB" w:rsidRPr="00E17231">
          <w:rPr>
            <w:rStyle w:val="Hyperlink"/>
            <w:noProof/>
          </w:rPr>
          <w:t>2.3.2</w:t>
        </w:r>
        <w:r w:rsidR="000540DB">
          <w:rPr>
            <w:rFonts w:asciiTheme="minorHAnsi" w:eastAsiaTheme="minorEastAsia" w:hAnsiTheme="minorHAnsi" w:cstheme="minorBidi"/>
            <w:noProof/>
            <w:sz w:val="22"/>
            <w:szCs w:val="22"/>
          </w:rPr>
          <w:tab/>
        </w:r>
        <w:r w:rsidR="000540DB" w:rsidRPr="00E17231">
          <w:rPr>
            <w:rStyle w:val="Hyperlink"/>
            <w:noProof/>
          </w:rPr>
          <w:t>Trustmark Requirements</w:t>
        </w:r>
        <w:r w:rsidR="000540DB">
          <w:rPr>
            <w:noProof/>
            <w:webHidden/>
          </w:rPr>
          <w:tab/>
        </w:r>
        <w:r w:rsidR="000540DB">
          <w:rPr>
            <w:noProof/>
            <w:webHidden/>
          </w:rPr>
          <w:fldChar w:fldCharType="begin"/>
        </w:r>
        <w:r w:rsidR="000540DB">
          <w:rPr>
            <w:noProof/>
            <w:webHidden/>
          </w:rPr>
          <w:instrText xml:space="preserve"> PAGEREF _Toc70599762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3E6D5E40" w14:textId="60479160"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63" w:history="1">
        <w:r w:rsidR="000540DB" w:rsidRPr="00E17231">
          <w:rPr>
            <w:rStyle w:val="Hyperlink"/>
            <w:noProof/>
          </w:rPr>
          <w:t>2.3.3</w:t>
        </w:r>
        <w:r w:rsidR="000540DB">
          <w:rPr>
            <w:rFonts w:asciiTheme="minorHAnsi" w:eastAsiaTheme="minorEastAsia" w:hAnsiTheme="minorHAnsi" w:cstheme="minorBidi"/>
            <w:noProof/>
            <w:sz w:val="22"/>
            <w:szCs w:val="22"/>
          </w:rPr>
          <w:tab/>
        </w:r>
        <w:r w:rsidR="000540DB" w:rsidRPr="00E17231">
          <w:rPr>
            <w:rStyle w:val="Hyperlink"/>
            <w:noProof/>
          </w:rPr>
          <w:t>Industry Standards</w:t>
        </w:r>
        <w:r w:rsidR="000540DB">
          <w:rPr>
            <w:noProof/>
            <w:webHidden/>
          </w:rPr>
          <w:tab/>
        </w:r>
        <w:r w:rsidR="000540DB">
          <w:rPr>
            <w:noProof/>
            <w:webHidden/>
          </w:rPr>
          <w:fldChar w:fldCharType="begin"/>
        </w:r>
        <w:r w:rsidR="000540DB">
          <w:rPr>
            <w:noProof/>
            <w:webHidden/>
          </w:rPr>
          <w:instrText xml:space="preserve"> PAGEREF _Toc70599763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04C58376" w14:textId="4D15B2A0"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64" w:history="1">
        <w:r w:rsidR="000540DB" w:rsidRPr="00E17231">
          <w:rPr>
            <w:rStyle w:val="Hyperlink"/>
            <w:noProof/>
          </w:rPr>
          <w:t>2.3.4</w:t>
        </w:r>
        <w:r w:rsidR="000540DB">
          <w:rPr>
            <w:rFonts w:asciiTheme="minorHAnsi" w:eastAsiaTheme="minorEastAsia" w:hAnsiTheme="minorHAnsi" w:cstheme="minorBidi"/>
            <w:noProof/>
            <w:sz w:val="22"/>
            <w:szCs w:val="22"/>
          </w:rPr>
          <w:tab/>
        </w:r>
        <w:r w:rsidR="000540DB" w:rsidRPr="00E17231">
          <w:rPr>
            <w:rStyle w:val="Hyperlink"/>
            <w:noProof/>
          </w:rPr>
          <w:t>Attribute Requirements</w:t>
        </w:r>
        <w:r w:rsidR="000540DB">
          <w:rPr>
            <w:noProof/>
            <w:webHidden/>
          </w:rPr>
          <w:tab/>
        </w:r>
        <w:r w:rsidR="000540DB">
          <w:rPr>
            <w:noProof/>
            <w:webHidden/>
          </w:rPr>
          <w:fldChar w:fldCharType="begin"/>
        </w:r>
        <w:r w:rsidR="000540DB">
          <w:rPr>
            <w:noProof/>
            <w:webHidden/>
          </w:rPr>
          <w:instrText xml:space="preserve"> PAGEREF _Toc70599764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285100EA" w14:textId="20B14609" w:rsidR="000540DB" w:rsidRDefault="00B701A5">
      <w:pPr>
        <w:pStyle w:val="TOC2"/>
        <w:rPr>
          <w:rFonts w:asciiTheme="minorHAnsi" w:eastAsiaTheme="minorEastAsia" w:hAnsiTheme="minorHAnsi" w:cstheme="minorBidi"/>
          <w:noProof/>
          <w:sz w:val="22"/>
          <w:szCs w:val="22"/>
        </w:rPr>
      </w:pPr>
      <w:hyperlink w:anchor="_Toc70599765" w:history="1">
        <w:r w:rsidR="000540DB" w:rsidRPr="00E17231">
          <w:rPr>
            <w:rStyle w:val="Hyperlink"/>
            <w:noProof/>
          </w:rPr>
          <w:t>2.4</w:t>
        </w:r>
        <w:r w:rsidR="000540DB">
          <w:rPr>
            <w:rFonts w:asciiTheme="minorHAnsi" w:eastAsiaTheme="minorEastAsia" w:hAnsiTheme="minorHAnsi" w:cstheme="minorBidi"/>
            <w:noProof/>
            <w:sz w:val="22"/>
            <w:szCs w:val="22"/>
          </w:rPr>
          <w:tab/>
        </w:r>
        <w:r w:rsidR="000540DB" w:rsidRPr="00E17231">
          <w:rPr>
            <w:rStyle w:val="Hyperlink"/>
            <w:noProof/>
          </w:rPr>
          <w:t>Lessons Learned</w:t>
        </w:r>
        <w:r w:rsidR="000540DB">
          <w:rPr>
            <w:noProof/>
            <w:webHidden/>
          </w:rPr>
          <w:tab/>
        </w:r>
        <w:r w:rsidR="000540DB">
          <w:rPr>
            <w:noProof/>
            <w:webHidden/>
          </w:rPr>
          <w:fldChar w:fldCharType="begin"/>
        </w:r>
        <w:r w:rsidR="000540DB">
          <w:rPr>
            <w:noProof/>
            <w:webHidden/>
          </w:rPr>
          <w:instrText xml:space="preserve"> PAGEREF _Toc70599765 \h </w:instrText>
        </w:r>
        <w:r w:rsidR="000540DB">
          <w:rPr>
            <w:noProof/>
            <w:webHidden/>
          </w:rPr>
        </w:r>
        <w:r w:rsidR="000540DB">
          <w:rPr>
            <w:noProof/>
            <w:webHidden/>
          </w:rPr>
          <w:fldChar w:fldCharType="separate"/>
        </w:r>
        <w:r w:rsidR="000540DB">
          <w:rPr>
            <w:noProof/>
            <w:webHidden/>
          </w:rPr>
          <w:t>9</w:t>
        </w:r>
        <w:r w:rsidR="000540DB">
          <w:rPr>
            <w:noProof/>
            <w:webHidden/>
          </w:rPr>
          <w:fldChar w:fldCharType="end"/>
        </w:r>
      </w:hyperlink>
    </w:p>
    <w:p w14:paraId="469CC994" w14:textId="3581AAE8" w:rsidR="000540DB" w:rsidRDefault="00B701A5">
      <w:pPr>
        <w:pStyle w:val="TOC2"/>
        <w:rPr>
          <w:rFonts w:asciiTheme="minorHAnsi" w:eastAsiaTheme="minorEastAsia" w:hAnsiTheme="minorHAnsi" w:cstheme="minorBidi"/>
          <w:noProof/>
          <w:sz w:val="22"/>
          <w:szCs w:val="22"/>
        </w:rPr>
      </w:pPr>
      <w:hyperlink w:anchor="_Toc70599766" w:history="1">
        <w:r w:rsidR="000540DB" w:rsidRPr="00E17231">
          <w:rPr>
            <w:rStyle w:val="Hyperlink"/>
            <w:noProof/>
          </w:rPr>
          <w:t>2.5</w:t>
        </w:r>
        <w:r w:rsidR="000540DB">
          <w:rPr>
            <w:rFonts w:asciiTheme="minorHAnsi" w:eastAsiaTheme="minorEastAsia" w:hAnsiTheme="minorHAnsi" w:cstheme="minorBidi"/>
            <w:noProof/>
            <w:sz w:val="22"/>
            <w:szCs w:val="22"/>
          </w:rPr>
          <w:tab/>
        </w:r>
        <w:r w:rsidR="000540DB" w:rsidRPr="00E17231">
          <w:rPr>
            <w:rStyle w:val="Hyperlink"/>
            <w:noProof/>
          </w:rPr>
          <w:t>Assumptions</w:t>
        </w:r>
        <w:r w:rsidR="000540DB">
          <w:rPr>
            <w:noProof/>
            <w:webHidden/>
          </w:rPr>
          <w:tab/>
        </w:r>
        <w:r w:rsidR="000540DB">
          <w:rPr>
            <w:noProof/>
            <w:webHidden/>
          </w:rPr>
          <w:fldChar w:fldCharType="begin"/>
        </w:r>
        <w:r w:rsidR="000540DB">
          <w:rPr>
            <w:noProof/>
            <w:webHidden/>
          </w:rPr>
          <w:instrText xml:space="preserve"> PAGEREF _Toc70599766 \h </w:instrText>
        </w:r>
        <w:r w:rsidR="000540DB">
          <w:rPr>
            <w:noProof/>
            <w:webHidden/>
          </w:rPr>
        </w:r>
        <w:r w:rsidR="000540DB">
          <w:rPr>
            <w:noProof/>
            <w:webHidden/>
          </w:rPr>
          <w:fldChar w:fldCharType="separate"/>
        </w:r>
        <w:r w:rsidR="000540DB">
          <w:rPr>
            <w:noProof/>
            <w:webHidden/>
          </w:rPr>
          <w:t>10</w:t>
        </w:r>
        <w:r w:rsidR="000540DB">
          <w:rPr>
            <w:noProof/>
            <w:webHidden/>
          </w:rPr>
          <w:fldChar w:fldCharType="end"/>
        </w:r>
      </w:hyperlink>
    </w:p>
    <w:p w14:paraId="07EE11EE" w14:textId="7DC14004" w:rsidR="000540DB" w:rsidRDefault="00B701A5">
      <w:pPr>
        <w:pStyle w:val="TOC2"/>
        <w:rPr>
          <w:rFonts w:asciiTheme="minorHAnsi" w:eastAsiaTheme="minorEastAsia" w:hAnsiTheme="minorHAnsi" w:cstheme="minorBidi"/>
          <w:noProof/>
          <w:sz w:val="22"/>
          <w:szCs w:val="22"/>
        </w:rPr>
      </w:pPr>
      <w:hyperlink w:anchor="_Toc70599767" w:history="1">
        <w:r w:rsidR="000540DB" w:rsidRPr="00E17231">
          <w:rPr>
            <w:rStyle w:val="Hyperlink"/>
            <w:noProof/>
          </w:rPr>
          <w:t>2.6</w:t>
        </w:r>
        <w:r w:rsidR="000540DB">
          <w:rPr>
            <w:rFonts w:asciiTheme="minorHAnsi" w:eastAsiaTheme="minorEastAsia" w:hAnsiTheme="minorHAnsi" w:cstheme="minorBidi"/>
            <w:noProof/>
            <w:sz w:val="22"/>
            <w:szCs w:val="22"/>
          </w:rPr>
          <w:tab/>
        </w:r>
        <w:r w:rsidR="000540DB" w:rsidRPr="00E17231">
          <w:rPr>
            <w:rStyle w:val="Hyperlink"/>
            <w:noProof/>
          </w:rPr>
          <w:t>Constrains</w:t>
        </w:r>
        <w:r w:rsidR="000540DB">
          <w:rPr>
            <w:noProof/>
            <w:webHidden/>
          </w:rPr>
          <w:tab/>
        </w:r>
        <w:r w:rsidR="000540DB">
          <w:rPr>
            <w:noProof/>
            <w:webHidden/>
          </w:rPr>
          <w:fldChar w:fldCharType="begin"/>
        </w:r>
        <w:r w:rsidR="000540DB">
          <w:rPr>
            <w:noProof/>
            <w:webHidden/>
          </w:rPr>
          <w:instrText xml:space="preserve"> PAGEREF _Toc70599767 \h </w:instrText>
        </w:r>
        <w:r w:rsidR="000540DB">
          <w:rPr>
            <w:noProof/>
            <w:webHidden/>
          </w:rPr>
        </w:r>
        <w:r w:rsidR="000540DB">
          <w:rPr>
            <w:noProof/>
            <w:webHidden/>
          </w:rPr>
          <w:fldChar w:fldCharType="separate"/>
        </w:r>
        <w:r w:rsidR="000540DB">
          <w:rPr>
            <w:noProof/>
            <w:webHidden/>
          </w:rPr>
          <w:t>10</w:t>
        </w:r>
        <w:r w:rsidR="000540DB">
          <w:rPr>
            <w:noProof/>
            <w:webHidden/>
          </w:rPr>
          <w:fldChar w:fldCharType="end"/>
        </w:r>
      </w:hyperlink>
    </w:p>
    <w:p w14:paraId="53327ECC" w14:textId="22E46E4F"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768" w:history="1">
        <w:r w:rsidR="000540DB" w:rsidRPr="00E17231">
          <w:rPr>
            <w:rStyle w:val="Hyperlink"/>
            <w:noProof/>
          </w:rPr>
          <w:t>3</w:t>
        </w:r>
        <w:r w:rsidR="000540DB">
          <w:rPr>
            <w:rFonts w:asciiTheme="minorHAnsi" w:eastAsiaTheme="minorEastAsia" w:hAnsiTheme="minorHAnsi" w:cstheme="minorBidi"/>
            <w:noProof/>
            <w:sz w:val="22"/>
            <w:szCs w:val="22"/>
          </w:rPr>
          <w:tab/>
        </w:r>
        <w:r w:rsidR="000540DB" w:rsidRPr="00E17231">
          <w:rPr>
            <w:rStyle w:val="Hyperlink"/>
            <w:noProof/>
          </w:rPr>
          <w:t>Feature Context</w:t>
        </w:r>
        <w:r w:rsidR="000540DB">
          <w:rPr>
            <w:noProof/>
            <w:webHidden/>
          </w:rPr>
          <w:tab/>
        </w:r>
        <w:r w:rsidR="000540DB">
          <w:rPr>
            <w:noProof/>
            <w:webHidden/>
          </w:rPr>
          <w:fldChar w:fldCharType="begin"/>
        </w:r>
        <w:r w:rsidR="000540DB">
          <w:rPr>
            <w:noProof/>
            <w:webHidden/>
          </w:rPr>
          <w:instrText xml:space="preserve"> PAGEREF _Toc70599768 \h </w:instrText>
        </w:r>
        <w:r w:rsidR="000540DB">
          <w:rPr>
            <w:noProof/>
            <w:webHidden/>
          </w:rPr>
        </w:r>
        <w:r w:rsidR="000540DB">
          <w:rPr>
            <w:noProof/>
            <w:webHidden/>
          </w:rPr>
          <w:fldChar w:fldCharType="separate"/>
        </w:r>
        <w:r w:rsidR="000540DB">
          <w:rPr>
            <w:noProof/>
            <w:webHidden/>
          </w:rPr>
          <w:t>11</w:t>
        </w:r>
        <w:r w:rsidR="000540DB">
          <w:rPr>
            <w:noProof/>
            <w:webHidden/>
          </w:rPr>
          <w:fldChar w:fldCharType="end"/>
        </w:r>
      </w:hyperlink>
    </w:p>
    <w:p w14:paraId="53373FCF" w14:textId="03B7D5DA" w:rsidR="000540DB" w:rsidRDefault="00B701A5">
      <w:pPr>
        <w:pStyle w:val="TOC2"/>
        <w:rPr>
          <w:rFonts w:asciiTheme="minorHAnsi" w:eastAsiaTheme="minorEastAsia" w:hAnsiTheme="minorHAnsi" w:cstheme="minorBidi"/>
          <w:noProof/>
          <w:sz w:val="22"/>
          <w:szCs w:val="22"/>
        </w:rPr>
      </w:pPr>
      <w:hyperlink w:anchor="_Toc70599769" w:history="1">
        <w:r w:rsidR="000540DB" w:rsidRPr="00E17231">
          <w:rPr>
            <w:rStyle w:val="Hyperlink"/>
            <w:noProof/>
          </w:rPr>
          <w:t>3.1</w:t>
        </w:r>
        <w:r w:rsidR="000540DB">
          <w:rPr>
            <w:rFonts w:asciiTheme="minorHAnsi" w:eastAsiaTheme="minorEastAsia" w:hAnsiTheme="minorHAnsi" w:cstheme="minorBidi"/>
            <w:noProof/>
            <w:sz w:val="22"/>
            <w:szCs w:val="22"/>
          </w:rPr>
          <w:tab/>
        </w:r>
        <w:r w:rsidR="000540DB" w:rsidRPr="00E17231">
          <w:rPr>
            <w:rStyle w:val="Hyperlink"/>
            <w:noProof/>
          </w:rPr>
          <w:t>Feature Context Diagram</w:t>
        </w:r>
        <w:r w:rsidR="000540DB">
          <w:rPr>
            <w:noProof/>
            <w:webHidden/>
          </w:rPr>
          <w:tab/>
        </w:r>
        <w:r w:rsidR="000540DB">
          <w:rPr>
            <w:noProof/>
            <w:webHidden/>
          </w:rPr>
          <w:fldChar w:fldCharType="begin"/>
        </w:r>
        <w:r w:rsidR="000540DB">
          <w:rPr>
            <w:noProof/>
            <w:webHidden/>
          </w:rPr>
          <w:instrText xml:space="preserve"> PAGEREF _Toc70599769 \h </w:instrText>
        </w:r>
        <w:r w:rsidR="000540DB">
          <w:rPr>
            <w:noProof/>
            <w:webHidden/>
          </w:rPr>
        </w:r>
        <w:r w:rsidR="000540DB">
          <w:rPr>
            <w:noProof/>
            <w:webHidden/>
          </w:rPr>
          <w:fldChar w:fldCharType="separate"/>
        </w:r>
        <w:r w:rsidR="000540DB">
          <w:rPr>
            <w:noProof/>
            <w:webHidden/>
          </w:rPr>
          <w:t>11</w:t>
        </w:r>
        <w:r w:rsidR="000540DB">
          <w:rPr>
            <w:noProof/>
            <w:webHidden/>
          </w:rPr>
          <w:fldChar w:fldCharType="end"/>
        </w:r>
      </w:hyperlink>
    </w:p>
    <w:p w14:paraId="0997D107" w14:textId="4F0B2341" w:rsidR="000540DB" w:rsidRDefault="00B701A5">
      <w:pPr>
        <w:pStyle w:val="TOC2"/>
        <w:rPr>
          <w:rFonts w:asciiTheme="minorHAnsi" w:eastAsiaTheme="minorEastAsia" w:hAnsiTheme="minorHAnsi" w:cstheme="minorBidi"/>
          <w:noProof/>
          <w:sz w:val="22"/>
          <w:szCs w:val="22"/>
        </w:rPr>
      </w:pPr>
      <w:hyperlink w:anchor="_Toc70599770" w:history="1">
        <w:r w:rsidR="000540DB" w:rsidRPr="00E17231">
          <w:rPr>
            <w:rStyle w:val="Hyperlink"/>
            <w:noProof/>
          </w:rPr>
          <w:t>3.2</w:t>
        </w:r>
        <w:r w:rsidR="000540DB">
          <w:rPr>
            <w:rFonts w:asciiTheme="minorHAnsi" w:eastAsiaTheme="minorEastAsia" w:hAnsiTheme="minorHAnsi" w:cstheme="minorBidi"/>
            <w:noProof/>
            <w:sz w:val="22"/>
            <w:szCs w:val="22"/>
          </w:rPr>
          <w:tab/>
        </w:r>
        <w:r w:rsidR="000540DB" w:rsidRPr="00E17231">
          <w:rPr>
            <w:rStyle w:val="Hyperlink"/>
            <w:noProof/>
          </w:rPr>
          <w:t>List of Influences</w:t>
        </w:r>
        <w:r w:rsidR="000540DB">
          <w:rPr>
            <w:noProof/>
            <w:webHidden/>
          </w:rPr>
          <w:tab/>
        </w:r>
        <w:r w:rsidR="000540DB">
          <w:rPr>
            <w:noProof/>
            <w:webHidden/>
          </w:rPr>
          <w:fldChar w:fldCharType="begin"/>
        </w:r>
        <w:r w:rsidR="000540DB">
          <w:rPr>
            <w:noProof/>
            <w:webHidden/>
          </w:rPr>
          <w:instrText xml:space="preserve"> PAGEREF _Toc70599770 \h </w:instrText>
        </w:r>
        <w:r w:rsidR="000540DB">
          <w:rPr>
            <w:noProof/>
            <w:webHidden/>
          </w:rPr>
        </w:r>
        <w:r w:rsidR="000540DB">
          <w:rPr>
            <w:noProof/>
            <w:webHidden/>
          </w:rPr>
          <w:fldChar w:fldCharType="separate"/>
        </w:r>
        <w:r w:rsidR="000540DB">
          <w:rPr>
            <w:noProof/>
            <w:webHidden/>
          </w:rPr>
          <w:t>12</w:t>
        </w:r>
        <w:r w:rsidR="000540DB">
          <w:rPr>
            <w:noProof/>
            <w:webHidden/>
          </w:rPr>
          <w:fldChar w:fldCharType="end"/>
        </w:r>
      </w:hyperlink>
    </w:p>
    <w:p w14:paraId="203AB171" w14:textId="595E7A02"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771" w:history="1">
        <w:r w:rsidR="000540DB" w:rsidRPr="00E17231">
          <w:rPr>
            <w:rStyle w:val="Hyperlink"/>
            <w:noProof/>
          </w:rPr>
          <w:t>4</w:t>
        </w:r>
        <w:r w:rsidR="000540DB">
          <w:rPr>
            <w:rFonts w:asciiTheme="minorHAnsi" w:eastAsiaTheme="minorEastAsia" w:hAnsiTheme="minorHAnsi" w:cstheme="minorBidi"/>
            <w:noProof/>
            <w:sz w:val="22"/>
            <w:szCs w:val="22"/>
          </w:rPr>
          <w:tab/>
        </w:r>
        <w:r w:rsidR="000540DB" w:rsidRPr="00E17231">
          <w:rPr>
            <w:rStyle w:val="Hyperlink"/>
            <w:noProof/>
          </w:rPr>
          <w:t>Feature Modeling</w:t>
        </w:r>
        <w:r w:rsidR="000540DB">
          <w:rPr>
            <w:noProof/>
            <w:webHidden/>
          </w:rPr>
          <w:tab/>
        </w:r>
        <w:r w:rsidR="000540DB">
          <w:rPr>
            <w:noProof/>
            <w:webHidden/>
          </w:rPr>
          <w:fldChar w:fldCharType="begin"/>
        </w:r>
        <w:r w:rsidR="000540DB">
          <w:rPr>
            <w:noProof/>
            <w:webHidden/>
          </w:rPr>
          <w:instrText xml:space="preserve"> PAGEREF _Toc70599771 \h </w:instrText>
        </w:r>
        <w:r w:rsidR="000540DB">
          <w:rPr>
            <w:noProof/>
            <w:webHidden/>
          </w:rPr>
        </w:r>
        <w:r w:rsidR="000540DB">
          <w:rPr>
            <w:noProof/>
            <w:webHidden/>
          </w:rPr>
          <w:fldChar w:fldCharType="separate"/>
        </w:r>
        <w:r w:rsidR="000540DB">
          <w:rPr>
            <w:noProof/>
            <w:webHidden/>
          </w:rPr>
          <w:t>13</w:t>
        </w:r>
        <w:r w:rsidR="000540DB">
          <w:rPr>
            <w:noProof/>
            <w:webHidden/>
          </w:rPr>
          <w:fldChar w:fldCharType="end"/>
        </w:r>
      </w:hyperlink>
    </w:p>
    <w:p w14:paraId="06B602DD" w14:textId="768ECC06" w:rsidR="000540DB" w:rsidRDefault="00B701A5">
      <w:pPr>
        <w:pStyle w:val="TOC2"/>
        <w:rPr>
          <w:rFonts w:asciiTheme="minorHAnsi" w:eastAsiaTheme="minorEastAsia" w:hAnsiTheme="minorHAnsi" w:cstheme="minorBidi"/>
          <w:noProof/>
          <w:sz w:val="22"/>
          <w:szCs w:val="22"/>
        </w:rPr>
      </w:pPr>
      <w:hyperlink w:anchor="_Toc70599772" w:history="1">
        <w:r w:rsidR="000540DB" w:rsidRPr="00E17231">
          <w:rPr>
            <w:rStyle w:val="Hyperlink"/>
            <w:noProof/>
          </w:rPr>
          <w:t>4.1</w:t>
        </w:r>
        <w:r w:rsidR="000540DB">
          <w:rPr>
            <w:rFonts w:asciiTheme="minorHAnsi" w:eastAsiaTheme="minorEastAsia" w:hAnsiTheme="minorHAnsi" w:cstheme="minorBidi"/>
            <w:noProof/>
            <w:sz w:val="22"/>
            <w:szCs w:val="22"/>
          </w:rPr>
          <w:tab/>
        </w:r>
        <w:r w:rsidR="000540DB" w:rsidRPr="00E17231">
          <w:rPr>
            <w:rStyle w:val="Hyperlink"/>
            <w:noProof/>
          </w:rPr>
          <w:t>Operation Modes and States</w:t>
        </w:r>
        <w:r w:rsidR="000540DB">
          <w:rPr>
            <w:noProof/>
            <w:webHidden/>
          </w:rPr>
          <w:tab/>
        </w:r>
        <w:r w:rsidR="000540DB">
          <w:rPr>
            <w:noProof/>
            <w:webHidden/>
          </w:rPr>
          <w:fldChar w:fldCharType="begin"/>
        </w:r>
        <w:r w:rsidR="000540DB">
          <w:rPr>
            <w:noProof/>
            <w:webHidden/>
          </w:rPr>
          <w:instrText xml:space="preserve"> PAGEREF _Toc70599772 \h </w:instrText>
        </w:r>
        <w:r w:rsidR="000540DB">
          <w:rPr>
            <w:noProof/>
            <w:webHidden/>
          </w:rPr>
        </w:r>
        <w:r w:rsidR="000540DB">
          <w:rPr>
            <w:noProof/>
            <w:webHidden/>
          </w:rPr>
          <w:fldChar w:fldCharType="separate"/>
        </w:r>
        <w:r w:rsidR="000540DB">
          <w:rPr>
            <w:noProof/>
            <w:webHidden/>
          </w:rPr>
          <w:t>13</w:t>
        </w:r>
        <w:r w:rsidR="000540DB">
          <w:rPr>
            <w:noProof/>
            <w:webHidden/>
          </w:rPr>
          <w:fldChar w:fldCharType="end"/>
        </w:r>
      </w:hyperlink>
    </w:p>
    <w:p w14:paraId="0F987E5A" w14:textId="6DD17451" w:rsidR="000540DB" w:rsidRDefault="00B701A5">
      <w:pPr>
        <w:pStyle w:val="TOC2"/>
        <w:rPr>
          <w:rFonts w:asciiTheme="minorHAnsi" w:eastAsiaTheme="minorEastAsia" w:hAnsiTheme="minorHAnsi" w:cstheme="minorBidi"/>
          <w:noProof/>
          <w:sz w:val="22"/>
          <w:szCs w:val="22"/>
        </w:rPr>
      </w:pPr>
      <w:hyperlink w:anchor="_Toc70599773" w:history="1">
        <w:r w:rsidR="000540DB" w:rsidRPr="00E17231">
          <w:rPr>
            <w:rStyle w:val="Hyperlink"/>
            <w:noProof/>
          </w:rPr>
          <w:t>4.2</w:t>
        </w:r>
        <w:r w:rsidR="000540DB">
          <w:rPr>
            <w:rFonts w:asciiTheme="minorHAnsi" w:eastAsiaTheme="minorEastAsia" w:hAnsiTheme="minorHAnsi" w:cstheme="minorBidi"/>
            <w:noProof/>
            <w:sz w:val="22"/>
            <w:szCs w:val="22"/>
          </w:rPr>
          <w:tab/>
        </w:r>
        <w:r w:rsidR="000540DB" w:rsidRPr="00E17231">
          <w:rPr>
            <w:rStyle w:val="Hyperlink"/>
            <w:noProof/>
          </w:rPr>
          <w:t>Use Cases</w:t>
        </w:r>
        <w:r w:rsidR="000540DB">
          <w:rPr>
            <w:noProof/>
            <w:webHidden/>
          </w:rPr>
          <w:tab/>
        </w:r>
        <w:r w:rsidR="000540DB">
          <w:rPr>
            <w:noProof/>
            <w:webHidden/>
          </w:rPr>
          <w:fldChar w:fldCharType="begin"/>
        </w:r>
        <w:r w:rsidR="000540DB">
          <w:rPr>
            <w:noProof/>
            <w:webHidden/>
          </w:rPr>
          <w:instrText xml:space="preserve"> PAGEREF _Toc70599773 \h </w:instrText>
        </w:r>
        <w:r w:rsidR="000540DB">
          <w:rPr>
            <w:noProof/>
            <w:webHidden/>
          </w:rPr>
        </w:r>
        <w:r w:rsidR="000540DB">
          <w:rPr>
            <w:noProof/>
            <w:webHidden/>
          </w:rPr>
          <w:fldChar w:fldCharType="separate"/>
        </w:r>
        <w:r w:rsidR="000540DB">
          <w:rPr>
            <w:noProof/>
            <w:webHidden/>
          </w:rPr>
          <w:t>13</w:t>
        </w:r>
        <w:r w:rsidR="000540DB">
          <w:rPr>
            <w:noProof/>
            <w:webHidden/>
          </w:rPr>
          <w:fldChar w:fldCharType="end"/>
        </w:r>
      </w:hyperlink>
    </w:p>
    <w:p w14:paraId="683400A9" w14:textId="3316B6F9"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74" w:history="1">
        <w:r w:rsidR="000540DB" w:rsidRPr="00E17231">
          <w:rPr>
            <w:rStyle w:val="Hyperlink"/>
            <w:noProof/>
          </w:rPr>
          <w:t>4.2.1</w:t>
        </w:r>
        <w:r w:rsidR="000540DB">
          <w:rPr>
            <w:rFonts w:asciiTheme="minorHAnsi" w:eastAsiaTheme="minorEastAsia" w:hAnsiTheme="minorHAnsi" w:cstheme="minorBidi"/>
            <w:noProof/>
            <w:sz w:val="22"/>
            <w:szCs w:val="22"/>
          </w:rPr>
          <w:tab/>
        </w:r>
        <w:r w:rsidR="000540DB" w:rsidRPr="00E17231">
          <w:rPr>
            <w:rStyle w:val="Hyperlink"/>
            <w:noProof/>
          </w:rPr>
          <w:t>Use Case Diagram</w:t>
        </w:r>
        <w:r w:rsidR="000540DB">
          <w:rPr>
            <w:noProof/>
            <w:webHidden/>
          </w:rPr>
          <w:tab/>
        </w:r>
        <w:r w:rsidR="000540DB">
          <w:rPr>
            <w:noProof/>
            <w:webHidden/>
          </w:rPr>
          <w:fldChar w:fldCharType="begin"/>
        </w:r>
        <w:r w:rsidR="000540DB">
          <w:rPr>
            <w:noProof/>
            <w:webHidden/>
          </w:rPr>
          <w:instrText xml:space="preserve"> PAGEREF _Toc70599774 \h </w:instrText>
        </w:r>
        <w:r w:rsidR="000540DB">
          <w:rPr>
            <w:noProof/>
            <w:webHidden/>
          </w:rPr>
        </w:r>
        <w:r w:rsidR="000540DB">
          <w:rPr>
            <w:noProof/>
            <w:webHidden/>
          </w:rPr>
          <w:fldChar w:fldCharType="separate"/>
        </w:r>
        <w:r w:rsidR="000540DB">
          <w:rPr>
            <w:noProof/>
            <w:webHidden/>
          </w:rPr>
          <w:t>13</w:t>
        </w:r>
        <w:r w:rsidR="000540DB">
          <w:rPr>
            <w:noProof/>
            <w:webHidden/>
          </w:rPr>
          <w:fldChar w:fldCharType="end"/>
        </w:r>
      </w:hyperlink>
    </w:p>
    <w:p w14:paraId="2E0A358D" w14:textId="6F2EA2B5"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75" w:history="1">
        <w:r w:rsidR="000540DB" w:rsidRPr="00E17231">
          <w:rPr>
            <w:rStyle w:val="Hyperlink"/>
            <w:noProof/>
          </w:rPr>
          <w:t>4.2.2</w:t>
        </w:r>
        <w:r w:rsidR="000540DB">
          <w:rPr>
            <w:rFonts w:asciiTheme="minorHAnsi" w:eastAsiaTheme="minorEastAsia" w:hAnsiTheme="minorHAnsi" w:cstheme="minorBidi"/>
            <w:noProof/>
            <w:sz w:val="22"/>
            <w:szCs w:val="22"/>
          </w:rPr>
          <w:tab/>
        </w:r>
        <w:r w:rsidR="000540DB" w:rsidRPr="00E17231">
          <w:rPr>
            <w:rStyle w:val="Hyperlink"/>
            <w:noProof/>
          </w:rPr>
          <w:t>Actors</w:t>
        </w:r>
        <w:r w:rsidR="000540DB">
          <w:rPr>
            <w:noProof/>
            <w:webHidden/>
          </w:rPr>
          <w:tab/>
        </w:r>
        <w:r w:rsidR="000540DB">
          <w:rPr>
            <w:noProof/>
            <w:webHidden/>
          </w:rPr>
          <w:fldChar w:fldCharType="begin"/>
        </w:r>
        <w:r w:rsidR="000540DB">
          <w:rPr>
            <w:noProof/>
            <w:webHidden/>
          </w:rPr>
          <w:instrText xml:space="preserve"> PAGEREF _Toc70599775 \h </w:instrText>
        </w:r>
        <w:r w:rsidR="000540DB">
          <w:rPr>
            <w:noProof/>
            <w:webHidden/>
          </w:rPr>
        </w:r>
        <w:r w:rsidR="000540DB">
          <w:rPr>
            <w:noProof/>
            <w:webHidden/>
          </w:rPr>
          <w:fldChar w:fldCharType="separate"/>
        </w:r>
        <w:r w:rsidR="000540DB">
          <w:rPr>
            <w:noProof/>
            <w:webHidden/>
          </w:rPr>
          <w:t>14</w:t>
        </w:r>
        <w:r w:rsidR="000540DB">
          <w:rPr>
            <w:noProof/>
            <w:webHidden/>
          </w:rPr>
          <w:fldChar w:fldCharType="end"/>
        </w:r>
      </w:hyperlink>
    </w:p>
    <w:p w14:paraId="58B53A1D" w14:textId="12C58641"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76" w:history="1">
        <w:r w:rsidR="000540DB" w:rsidRPr="00E17231">
          <w:rPr>
            <w:rStyle w:val="Hyperlink"/>
            <w:noProof/>
          </w:rPr>
          <w:t>4.2.3</w:t>
        </w:r>
        <w:r w:rsidR="000540DB">
          <w:rPr>
            <w:rFonts w:asciiTheme="minorHAnsi" w:eastAsiaTheme="minorEastAsia" w:hAnsiTheme="minorHAnsi" w:cstheme="minorBidi"/>
            <w:noProof/>
            <w:sz w:val="22"/>
            <w:szCs w:val="22"/>
          </w:rPr>
          <w:tab/>
        </w:r>
        <w:r w:rsidR="000540DB" w:rsidRPr="00E17231">
          <w:rPr>
            <w:rStyle w:val="Hyperlink"/>
            <w:noProof/>
          </w:rPr>
          <w:t>Use Case Descriptions</w:t>
        </w:r>
        <w:r w:rsidR="000540DB">
          <w:rPr>
            <w:noProof/>
            <w:webHidden/>
          </w:rPr>
          <w:tab/>
        </w:r>
        <w:r w:rsidR="000540DB">
          <w:rPr>
            <w:noProof/>
            <w:webHidden/>
          </w:rPr>
          <w:fldChar w:fldCharType="begin"/>
        </w:r>
        <w:r w:rsidR="000540DB">
          <w:rPr>
            <w:noProof/>
            <w:webHidden/>
          </w:rPr>
          <w:instrText xml:space="preserve"> PAGEREF _Toc70599776 \h </w:instrText>
        </w:r>
        <w:r w:rsidR="000540DB">
          <w:rPr>
            <w:noProof/>
            <w:webHidden/>
          </w:rPr>
        </w:r>
        <w:r w:rsidR="000540DB">
          <w:rPr>
            <w:noProof/>
            <w:webHidden/>
          </w:rPr>
          <w:fldChar w:fldCharType="separate"/>
        </w:r>
        <w:r w:rsidR="000540DB">
          <w:rPr>
            <w:noProof/>
            <w:webHidden/>
          </w:rPr>
          <w:t>14</w:t>
        </w:r>
        <w:r w:rsidR="000540DB">
          <w:rPr>
            <w:noProof/>
            <w:webHidden/>
          </w:rPr>
          <w:fldChar w:fldCharType="end"/>
        </w:r>
      </w:hyperlink>
    </w:p>
    <w:p w14:paraId="3B8346D9" w14:textId="11FB0E24" w:rsidR="000540DB" w:rsidRDefault="00B701A5">
      <w:pPr>
        <w:pStyle w:val="TOC2"/>
        <w:rPr>
          <w:rFonts w:asciiTheme="minorHAnsi" w:eastAsiaTheme="minorEastAsia" w:hAnsiTheme="minorHAnsi" w:cstheme="minorBidi"/>
          <w:noProof/>
          <w:sz w:val="22"/>
          <w:szCs w:val="22"/>
        </w:rPr>
      </w:pPr>
      <w:hyperlink w:anchor="_Toc70599777" w:history="1">
        <w:r w:rsidR="000540DB" w:rsidRPr="00E17231">
          <w:rPr>
            <w:rStyle w:val="Hyperlink"/>
            <w:noProof/>
          </w:rPr>
          <w:t>4.3</w:t>
        </w:r>
        <w:r w:rsidR="000540DB">
          <w:rPr>
            <w:rFonts w:asciiTheme="minorHAnsi" w:eastAsiaTheme="minorEastAsia" w:hAnsiTheme="minorHAnsi" w:cstheme="minorBidi"/>
            <w:noProof/>
            <w:sz w:val="22"/>
            <w:szCs w:val="22"/>
          </w:rPr>
          <w:tab/>
        </w:r>
        <w:r w:rsidR="000540DB" w:rsidRPr="00E17231">
          <w:rPr>
            <w:rStyle w:val="Hyperlink"/>
            <w:noProof/>
          </w:rPr>
          <w:t>Driving and Operation Scenarios</w:t>
        </w:r>
        <w:r w:rsidR="000540DB">
          <w:rPr>
            <w:noProof/>
            <w:webHidden/>
          </w:rPr>
          <w:tab/>
        </w:r>
        <w:r w:rsidR="000540DB">
          <w:rPr>
            <w:noProof/>
            <w:webHidden/>
          </w:rPr>
          <w:fldChar w:fldCharType="begin"/>
        </w:r>
        <w:r w:rsidR="000540DB">
          <w:rPr>
            <w:noProof/>
            <w:webHidden/>
          </w:rPr>
          <w:instrText xml:space="preserve"> PAGEREF _Toc70599777 \h </w:instrText>
        </w:r>
        <w:r w:rsidR="000540DB">
          <w:rPr>
            <w:noProof/>
            <w:webHidden/>
          </w:rPr>
        </w:r>
        <w:r w:rsidR="000540DB">
          <w:rPr>
            <w:noProof/>
            <w:webHidden/>
          </w:rPr>
          <w:fldChar w:fldCharType="separate"/>
        </w:r>
        <w:r w:rsidR="000540DB">
          <w:rPr>
            <w:noProof/>
            <w:webHidden/>
          </w:rPr>
          <w:t>16</w:t>
        </w:r>
        <w:r w:rsidR="000540DB">
          <w:rPr>
            <w:noProof/>
            <w:webHidden/>
          </w:rPr>
          <w:fldChar w:fldCharType="end"/>
        </w:r>
      </w:hyperlink>
    </w:p>
    <w:p w14:paraId="3641C448" w14:textId="2761BCE6" w:rsidR="000540DB" w:rsidRDefault="00B701A5">
      <w:pPr>
        <w:pStyle w:val="TOC2"/>
        <w:rPr>
          <w:rFonts w:asciiTheme="minorHAnsi" w:eastAsiaTheme="minorEastAsia" w:hAnsiTheme="minorHAnsi" w:cstheme="minorBidi"/>
          <w:noProof/>
          <w:sz w:val="22"/>
          <w:szCs w:val="22"/>
        </w:rPr>
      </w:pPr>
      <w:hyperlink w:anchor="_Toc70599778" w:history="1">
        <w:r w:rsidR="000540DB" w:rsidRPr="00E17231">
          <w:rPr>
            <w:rStyle w:val="Hyperlink"/>
            <w:noProof/>
          </w:rPr>
          <w:t>4.4</w:t>
        </w:r>
        <w:r w:rsidR="000540DB">
          <w:rPr>
            <w:rFonts w:asciiTheme="minorHAnsi" w:eastAsiaTheme="minorEastAsia" w:hAnsiTheme="minorHAnsi" w:cstheme="minorBidi"/>
            <w:noProof/>
            <w:sz w:val="22"/>
            <w:szCs w:val="22"/>
          </w:rPr>
          <w:tab/>
        </w:r>
        <w:r w:rsidR="000540DB" w:rsidRPr="00E17231">
          <w:rPr>
            <w:rStyle w:val="Hyperlink"/>
            <w:noProof/>
          </w:rPr>
          <w:t>Decision Tables</w:t>
        </w:r>
        <w:r w:rsidR="000540DB">
          <w:rPr>
            <w:noProof/>
            <w:webHidden/>
          </w:rPr>
          <w:tab/>
        </w:r>
        <w:r w:rsidR="000540DB">
          <w:rPr>
            <w:noProof/>
            <w:webHidden/>
          </w:rPr>
          <w:fldChar w:fldCharType="begin"/>
        </w:r>
        <w:r w:rsidR="000540DB">
          <w:rPr>
            <w:noProof/>
            <w:webHidden/>
          </w:rPr>
          <w:instrText xml:space="preserve"> PAGEREF _Toc70599778 \h </w:instrText>
        </w:r>
        <w:r w:rsidR="000540DB">
          <w:rPr>
            <w:noProof/>
            <w:webHidden/>
          </w:rPr>
        </w:r>
        <w:r w:rsidR="000540DB">
          <w:rPr>
            <w:noProof/>
            <w:webHidden/>
          </w:rPr>
          <w:fldChar w:fldCharType="separate"/>
        </w:r>
        <w:r w:rsidR="000540DB">
          <w:rPr>
            <w:noProof/>
            <w:webHidden/>
          </w:rPr>
          <w:t>18</w:t>
        </w:r>
        <w:r w:rsidR="000540DB">
          <w:rPr>
            <w:noProof/>
            <w:webHidden/>
          </w:rPr>
          <w:fldChar w:fldCharType="end"/>
        </w:r>
      </w:hyperlink>
    </w:p>
    <w:p w14:paraId="1413C2A5" w14:textId="7EF1D2D1"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779" w:history="1">
        <w:r w:rsidR="000540DB" w:rsidRPr="00E17231">
          <w:rPr>
            <w:rStyle w:val="Hyperlink"/>
            <w:noProof/>
          </w:rPr>
          <w:t>5</w:t>
        </w:r>
        <w:r w:rsidR="000540DB">
          <w:rPr>
            <w:rFonts w:asciiTheme="minorHAnsi" w:eastAsiaTheme="minorEastAsia" w:hAnsiTheme="minorHAnsi" w:cstheme="minorBidi"/>
            <w:noProof/>
            <w:sz w:val="22"/>
            <w:szCs w:val="22"/>
          </w:rPr>
          <w:tab/>
        </w:r>
        <w:r w:rsidR="000540DB" w:rsidRPr="00E17231">
          <w:rPr>
            <w:rStyle w:val="Hyperlink"/>
            <w:noProof/>
          </w:rPr>
          <w:t>Feature Requirements</w:t>
        </w:r>
        <w:r w:rsidR="000540DB">
          <w:rPr>
            <w:noProof/>
            <w:webHidden/>
          </w:rPr>
          <w:tab/>
        </w:r>
        <w:r w:rsidR="000540DB">
          <w:rPr>
            <w:noProof/>
            <w:webHidden/>
          </w:rPr>
          <w:fldChar w:fldCharType="begin"/>
        </w:r>
        <w:r w:rsidR="000540DB">
          <w:rPr>
            <w:noProof/>
            <w:webHidden/>
          </w:rPr>
          <w:instrText xml:space="preserve"> PAGEREF _Toc70599779 \h </w:instrText>
        </w:r>
        <w:r w:rsidR="000540DB">
          <w:rPr>
            <w:noProof/>
            <w:webHidden/>
          </w:rPr>
        </w:r>
        <w:r w:rsidR="000540DB">
          <w:rPr>
            <w:noProof/>
            <w:webHidden/>
          </w:rPr>
          <w:fldChar w:fldCharType="separate"/>
        </w:r>
        <w:r w:rsidR="000540DB">
          <w:rPr>
            <w:noProof/>
            <w:webHidden/>
          </w:rPr>
          <w:t>19</w:t>
        </w:r>
        <w:r w:rsidR="000540DB">
          <w:rPr>
            <w:noProof/>
            <w:webHidden/>
          </w:rPr>
          <w:fldChar w:fldCharType="end"/>
        </w:r>
      </w:hyperlink>
    </w:p>
    <w:p w14:paraId="551EE82A" w14:textId="72653C2D" w:rsidR="000540DB" w:rsidRDefault="00B701A5">
      <w:pPr>
        <w:pStyle w:val="TOC2"/>
        <w:rPr>
          <w:rFonts w:asciiTheme="minorHAnsi" w:eastAsiaTheme="minorEastAsia" w:hAnsiTheme="minorHAnsi" w:cstheme="minorBidi"/>
          <w:noProof/>
          <w:sz w:val="22"/>
          <w:szCs w:val="22"/>
        </w:rPr>
      </w:pPr>
      <w:hyperlink w:anchor="_Toc70599780" w:history="1">
        <w:r w:rsidR="000540DB" w:rsidRPr="00E17231">
          <w:rPr>
            <w:rStyle w:val="Hyperlink"/>
            <w:noProof/>
          </w:rPr>
          <w:t>5.1</w:t>
        </w:r>
        <w:r w:rsidR="000540DB">
          <w:rPr>
            <w:rFonts w:asciiTheme="minorHAnsi" w:eastAsiaTheme="minorEastAsia" w:hAnsiTheme="minorHAnsi" w:cstheme="minorBidi"/>
            <w:noProof/>
            <w:sz w:val="22"/>
            <w:szCs w:val="22"/>
          </w:rPr>
          <w:tab/>
        </w:r>
        <w:r w:rsidR="000540DB" w:rsidRPr="00E17231">
          <w:rPr>
            <w:rStyle w:val="Hyperlink"/>
            <w:noProof/>
          </w:rPr>
          <w:t>Functional Requirements</w:t>
        </w:r>
        <w:r w:rsidR="000540DB">
          <w:rPr>
            <w:noProof/>
            <w:webHidden/>
          </w:rPr>
          <w:tab/>
        </w:r>
        <w:r w:rsidR="000540DB">
          <w:rPr>
            <w:noProof/>
            <w:webHidden/>
          </w:rPr>
          <w:fldChar w:fldCharType="begin"/>
        </w:r>
        <w:r w:rsidR="000540DB">
          <w:rPr>
            <w:noProof/>
            <w:webHidden/>
          </w:rPr>
          <w:instrText xml:space="preserve"> PAGEREF _Toc70599780 \h </w:instrText>
        </w:r>
        <w:r w:rsidR="000540DB">
          <w:rPr>
            <w:noProof/>
            <w:webHidden/>
          </w:rPr>
        </w:r>
        <w:r w:rsidR="000540DB">
          <w:rPr>
            <w:noProof/>
            <w:webHidden/>
          </w:rPr>
          <w:fldChar w:fldCharType="separate"/>
        </w:r>
        <w:r w:rsidR="000540DB">
          <w:rPr>
            <w:noProof/>
            <w:webHidden/>
          </w:rPr>
          <w:t>19</w:t>
        </w:r>
        <w:r w:rsidR="000540DB">
          <w:rPr>
            <w:noProof/>
            <w:webHidden/>
          </w:rPr>
          <w:fldChar w:fldCharType="end"/>
        </w:r>
      </w:hyperlink>
    </w:p>
    <w:p w14:paraId="1DBD8441" w14:textId="28E1EB84"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81" w:history="1">
        <w:r w:rsidR="000540DB" w:rsidRPr="00E17231">
          <w:rPr>
            <w:rStyle w:val="Hyperlink"/>
            <w:noProof/>
          </w:rPr>
          <w:t>5.1.1</w:t>
        </w:r>
        <w:r w:rsidR="000540DB">
          <w:rPr>
            <w:rFonts w:asciiTheme="minorHAnsi" w:eastAsiaTheme="minorEastAsia" w:hAnsiTheme="minorHAnsi" w:cstheme="minorBidi"/>
            <w:noProof/>
            <w:sz w:val="22"/>
            <w:szCs w:val="22"/>
          </w:rPr>
          <w:tab/>
        </w:r>
        <w:r w:rsidR="000540DB" w:rsidRPr="00E17231">
          <w:rPr>
            <w:rStyle w:val="Hyperlink"/>
            <w:noProof/>
          </w:rPr>
          <w:t>Error Handling</w:t>
        </w:r>
        <w:r w:rsidR="000540DB">
          <w:rPr>
            <w:noProof/>
            <w:webHidden/>
          </w:rPr>
          <w:tab/>
        </w:r>
        <w:r w:rsidR="000540DB">
          <w:rPr>
            <w:noProof/>
            <w:webHidden/>
          </w:rPr>
          <w:fldChar w:fldCharType="begin"/>
        </w:r>
        <w:r w:rsidR="000540DB">
          <w:rPr>
            <w:noProof/>
            <w:webHidden/>
          </w:rPr>
          <w:instrText xml:space="preserve"> PAGEREF _Toc70599781 \h </w:instrText>
        </w:r>
        <w:r w:rsidR="000540DB">
          <w:rPr>
            <w:noProof/>
            <w:webHidden/>
          </w:rPr>
        </w:r>
        <w:r w:rsidR="000540DB">
          <w:rPr>
            <w:noProof/>
            <w:webHidden/>
          </w:rPr>
          <w:fldChar w:fldCharType="separate"/>
        </w:r>
        <w:r w:rsidR="000540DB">
          <w:rPr>
            <w:noProof/>
            <w:webHidden/>
          </w:rPr>
          <w:t>21</w:t>
        </w:r>
        <w:r w:rsidR="000540DB">
          <w:rPr>
            <w:noProof/>
            <w:webHidden/>
          </w:rPr>
          <w:fldChar w:fldCharType="end"/>
        </w:r>
      </w:hyperlink>
    </w:p>
    <w:p w14:paraId="0A8761CC" w14:textId="5C693905" w:rsidR="000540DB" w:rsidRDefault="00B701A5">
      <w:pPr>
        <w:pStyle w:val="TOC2"/>
        <w:rPr>
          <w:rFonts w:asciiTheme="minorHAnsi" w:eastAsiaTheme="minorEastAsia" w:hAnsiTheme="minorHAnsi" w:cstheme="minorBidi"/>
          <w:noProof/>
          <w:sz w:val="22"/>
          <w:szCs w:val="22"/>
        </w:rPr>
      </w:pPr>
      <w:hyperlink w:anchor="_Toc70599782" w:history="1">
        <w:r w:rsidR="000540DB" w:rsidRPr="00E17231">
          <w:rPr>
            <w:rStyle w:val="Hyperlink"/>
            <w:noProof/>
          </w:rPr>
          <w:t>5.2</w:t>
        </w:r>
        <w:r w:rsidR="000540DB">
          <w:rPr>
            <w:rFonts w:asciiTheme="minorHAnsi" w:eastAsiaTheme="minorEastAsia" w:hAnsiTheme="minorHAnsi" w:cstheme="minorBidi"/>
            <w:noProof/>
            <w:sz w:val="22"/>
            <w:szCs w:val="22"/>
          </w:rPr>
          <w:tab/>
        </w:r>
        <w:r w:rsidR="000540DB" w:rsidRPr="00E17231">
          <w:rPr>
            <w:rStyle w:val="Hyperlink"/>
            <w:noProof/>
          </w:rPr>
          <w:t>Non-Functional Requirements</w:t>
        </w:r>
        <w:r w:rsidR="000540DB">
          <w:rPr>
            <w:noProof/>
            <w:webHidden/>
          </w:rPr>
          <w:tab/>
        </w:r>
        <w:r w:rsidR="000540DB">
          <w:rPr>
            <w:noProof/>
            <w:webHidden/>
          </w:rPr>
          <w:fldChar w:fldCharType="begin"/>
        </w:r>
        <w:r w:rsidR="000540DB">
          <w:rPr>
            <w:noProof/>
            <w:webHidden/>
          </w:rPr>
          <w:instrText xml:space="preserve"> PAGEREF _Toc70599782 \h </w:instrText>
        </w:r>
        <w:r w:rsidR="000540DB">
          <w:rPr>
            <w:noProof/>
            <w:webHidden/>
          </w:rPr>
        </w:r>
        <w:r w:rsidR="000540DB">
          <w:rPr>
            <w:noProof/>
            <w:webHidden/>
          </w:rPr>
          <w:fldChar w:fldCharType="separate"/>
        </w:r>
        <w:r w:rsidR="000540DB">
          <w:rPr>
            <w:noProof/>
            <w:webHidden/>
          </w:rPr>
          <w:t>22</w:t>
        </w:r>
        <w:r w:rsidR="000540DB">
          <w:rPr>
            <w:noProof/>
            <w:webHidden/>
          </w:rPr>
          <w:fldChar w:fldCharType="end"/>
        </w:r>
      </w:hyperlink>
    </w:p>
    <w:p w14:paraId="06BF7AB9" w14:textId="112D810D"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83" w:history="1">
        <w:r w:rsidR="000540DB" w:rsidRPr="00E17231">
          <w:rPr>
            <w:rStyle w:val="Hyperlink"/>
            <w:noProof/>
          </w:rPr>
          <w:t>5.2.1</w:t>
        </w:r>
        <w:r w:rsidR="000540DB">
          <w:rPr>
            <w:rFonts w:asciiTheme="minorHAnsi" w:eastAsiaTheme="minorEastAsia" w:hAnsiTheme="minorHAnsi" w:cstheme="minorBidi"/>
            <w:noProof/>
            <w:sz w:val="22"/>
            <w:szCs w:val="22"/>
          </w:rPr>
          <w:tab/>
        </w:r>
        <w:r w:rsidR="000540DB" w:rsidRPr="00E17231">
          <w:rPr>
            <w:rStyle w:val="Hyperlink"/>
            <w:noProof/>
          </w:rPr>
          <w:t>Safety</w:t>
        </w:r>
        <w:r w:rsidR="000540DB">
          <w:rPr>
            <w:noProof/>
            <w:webHidden/>
          </w:rPr>
          <w:tab/>
        </w:r>
        <w:r w:rsidR="000540DB">
          <w:rPr>
            <w:noProof/>
            <w:webHidden/>
          </w:rPr>
          <w:fldChar w:fldCharType="begin"/>
        </w:r>
        <w:r w:rsidR="000540DB">
          <w:rPr>
            <w:noProof/>
            <w:webHidden/>
          </w:rPr>
          <w:instrText xml:space="preserve"> PAGEREF _Toc70599783 \h </w:instrText>
        </w:r>
        <w:r w:rsidR="000540DB">
          <w:rPr>
            <w:noProof/>
            <w:webHidden/>
          </w:rPr>
        </w:r>
        <w:r w:rsidR="000540DB">
          <w:rPr>
            <w:noProof/>
            <w:webHidden/>
          </w:rPr>
          <w:fldChar w:fldCharType="separate"/>
        </w:r>
        <w:r w:rsidR="000540DB">
          <w:rPr>
            <w:noProof/>
            <w:webHidden/>
          </w:rPr>
          <w:t>22</w:t>
        </w:r>
        <w:r w:rsidR="000540DB">
          <w:rPr>
            <w:noProof/>
            <w:webHidden/>
          </w:rPr>
          <w:fldChar w:fldCharType="end"/>
        </w:r>
      </w:hyperlink>
    </w:p>
    <w:p w14:paraId="7AD3B3BD" w14:textId="03417EFA"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84" w:history="1">
        <w:r w:rsidR="000540DB" w:rsidRPr="00E17231">
          <w:rPr>
            <w:rStyle w:val="Hyperlink"/>
            <w:noProof/>
          </w:rPr>
          <w:t>5.2.2</w:t>
        </w:r>
        <w:r w:rsidR="000540DB">
          <w:rPr>
            <w:rFonts w:asciiTheme="minorHAnsi" w:eastAsiaTheme="minorEastAsia" w:hAnsiTheme="minorHAnsi" w:cstheme="minorBidi"/>
            <w:noProof/>
            <w:sz w:val="22"/>
            <w:szCs w:val="22"/>
          </w:rPr>
          <w:tab/>
        </w:r>
        <w:r w:rsidR="000540DB" w:rsidRPr="00E17231">
          <w:rPr>
            <w:rStyle w:val="Hyperlink"/>
            <w:noProof/>
          </w:rPr>
          <w:t>Security</w:t>
        </w:r>
        <w:r w:rsidR="000540DB">
          <w:rPr>
            <w:noProof/>
            <w:webHidden/>
          </w:rPr>
          <w:tab/>
        </w:r>
        <w:r w:rsidR="000540DB">
          <w:rPr>
            <w:noProof/>
            <w:webHidden/>
          </w:rPr>
          <w:fldChar w:fldCharType="begin"/>
        </w:r>
        <w:r w:rsidR="000540DB">
          <w:rPr>
            <w:noProof/>
            <w:webHidden/>
          </w:rPr>
          <w:instrText xml:space="preserve"> PAGEREF _Toc70599784 \h </w:instrText>
        </w:r>
        <w:r w:rsidR="000540DB">
          <w:rPr>
            <w:noProof/>
            <w:webHidden/>
          </w:rPr>
        </w:r>
        <w:r w:rsidR="000540DB">
          <w:rPr>
            <w:noProof/>
            <w:webHidden/>
          </w:rPr>
          <w:fldChar w:fldCharType="separate"/>
        </w:r>
        <w:r w:rsidR="000540DB">
          <w:rPr>
            <w:noProof/>
            <w:webHidden/>
          </w:rPr>
          <w:t>22</w:t>
        </w:r>
        <w:r w:rsidR="000540DB">
          <w:rPr>
            <w:noProof/>
            <w:webHidden/>
          </w:rPr>
          <w:fldChar w:fldCharType="end"/>
        </w:r>
      </w:hyperlink>
    </w:p>
    <w:p w14:paraId="26A36421" w14:textId="0F84BB72"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85" w:history="1">
        <w:r w:rsidR="000540DB" w:rsidRPr="00E17231">
          <w:rPr>
            <w:rStyle w:val="Hyperlink"/>
            <w:noProof/>
          </w:rPr>
          <w:t>5.2.3</w:t>
        </w:r>
        <w:r w:rsidR="000540DB">
          <w:rPr>
            <w:rFonts w:asciiTheme="minorHAnsi" w:eastAsiaTheme="minorEastAsia" w:hAnsiTheme="minorHAnsi" w:cstheme="minorBidi"/>
            <w:noProof/>
            <w:sz w:val="22"/>
            <w:szCs w:val="22"/>
          </w:rPr>
          <w:tab/>
        </w:r>
        <w:r w:rsidR="000540DB" w:rsidRPr="00E17231">
          <w:rPr>
            <w:rStyle w:val="Hyperlink"/>
            <w:noProof/>
          </w:rPr>
          <w:t>Reliability</w:t>
        </w:r>
        <w:r w:rsidR="000540DB">
          <w:rPr>
            <w:noProof/>
            <w:webHidden/>
          </w:rPr>
          <w:tab/>
        </w:r>
        <w:r w:rsidR="000540DB">
          <w:rPr>
            <w:noProof/>
            <w:webHidden/>
          </w:rPr>
          <w:fldChar w:fldCharType="begin"/>
        </w:r>
        <w:r w:rsidR="000540DB">
          <w:rPr>
            <w:noProof/>
            <w:webHidden/>
          </w:rPr>
          <w:instrText xml:space="preserve"> PAGEREF _Toc70599785 \h </w:instrText>
        </w:r>
        <w:r w:rsidR="000540DB">
          <w:rPr>
            <w:noProof/>
            <w:webHidden/>
          </w:rPr>
        </w:r>
        <w:r w:rsidR="000540DB">
          <w:rPr>
            <w:noProof/>
            <w:webHidden/>
          </w:rPr>
          <w:fldChar w:fldCharType="separate"/>
        </w:r>
        <w:r w:rsidR="000540DB">
          <w:rPr>
            <w:noProof/>
            <w:webHidden/>
          </w:rPr>
          <w:t>22</w:t>
        </w:r>
        <w:r w:rsidR="000540DB">
          <w:rPr>
            <w:noProof/>
            <w:webHidden/>
          </w:rPr>
          <w:fldChar w:fldCharType="end"/>
        </w:r>
      </w:hyperlink>
    </w:p>
    <w:p w14:paraId="6545133D" w14:textId="79214438" w:rsidR="000540DB" w:rsidRDefault="00B701A5">
      <w:pPr>
        <w:pStyle w:val="TOC2"/>
        <w:rPr>
          <w:rFonts w:asciiTheme="minorHAnsi" w:eastAsiaTheme="minorEastAsia" w:hAnsiTheme="minorHAnsi" w:cstheme="minorBidi"/>
          <w:noProof/>
          <w:sz w:val="22"/>
          <w:szCs w:val="22"/>
        </w:rPr>
      </w:pPr>
      <w:hyperlink w:anchor="_Toc70599786" w:history="1">
        <w:r w:rsidR="000540DB" w:rsidRPr="00E17231">
          <w:rPr>
            <w:rStyle w:val="Hyperlink"/>
            <w:noProof/>
          </w:rPr>
          <w:t>5.3</w:t>
        </w:r>
        <w:r w:rsidR="000540DB">
          <w:rPr>
            <w:rFonts w:asciiTheme="minorHAnsi" w:eastAsiaTheme="minorEastAsia" w:hAnsiTheme="minorHAnsi" w:cstheme="minorBidi"/>
            <w:noProof/>
            <w:sz w:val="22"/>
            <w:szCs w:val="22"/>
          </w:rPr>
          <w:tab/>
        </w:r>
        <w:r w:rsidR="000540DB" w:rsidRPr="00E17231">
          <w:rPr>
            <w:rStyle w:val="Hyperlink"/>
            <w:noProof/>
          </w:rPr>
          <w:t>HMI Requirements</w:t>
        </w:r>
        <w:r w:rsidR="000540DB">
          <w:rPr>
            <w:noProof/>
            <w:webHidden/>
          </w:rPr>
          <w:tab/>
        </w:r>
        <w:r w:rsidR="000540DB">
          <w:rPr>
            <w:noProof/>
            <w:webHidden/>
          </w:rPr>
          <w:fldChar w:fldCharType="begin"/>
        </w:r>
        <w:r w:rsidR="000540DB">
          <w:rPr>
            <w:noProof/>
            <w:webHidden/>
          </w:rPr>
          <w:instrText xml:space="preserve"> PAGEREF _Toc70599786 \h </w:instrText>
        </w:r>
        <w:r w:rsidR="000540DB">
          <w:rPr>
            <w:noProof/>
            <w:webHidden/>
          </w:rPr>
        </w:r>
        <w:r w:rsidR="000540DB">
          <w:rPr>
            <w:noProof/>
            <w:webHidden/>
          </w:rPr>
          <w:fldChar w:fldCharType="separate"/>
        </w:r>
        <w:r w:rsidR="000540DB">
          <w:rPr>
            <w:noProof/>
            <w:webHidden/>
          </w:rPr>
          <w:t>22</w:t>
        </w:r>
        <w:r w:rsidR="000540DB">
          <w:rPr>
            <w:noProof/>
            <w:webHidden/>
          </w:rPr>
          <w:fldChar w:fldCharType="end"/>
        </w:r>
      </w:hyperlink>
    </w:p>
    <w:p w14:paraId="25FFEF6B" w14:textId="54F72A56" w:rsidR="000540DB" w:rsidRDefault="00B701A5">
      <w:pPr>
        <w:pStyle w:val="TOC2"/>
        <w:rPr>
          <w:rFonts w:asciiTheme="minorHAnsi" w:eastAsiaTheme="minorEastAsia" w:hAnsiTheme="minorHAnsi" w:cstheme="minorBidi"/>
          <w:noProof/>
          <w:sz w:val="22"/>
          <w:szCs w:val="22"/>
        </w:rPr>
      </w:pPr>
      <w:hyperlink w:anchor="_Toc70599787" w:history="1">
        <w:r w:rsidR="000540DB" w:rsidRPr="00E17231">
          <w:rPr>
            <w:rStyle w:val="Hyperlink"/>
            <w:noProof/>
          </w:rPr>
          <w:t>5.4</w:t>
        </w:r>
        <w:r w:rsidR="000540DB">
          <w:rPr>
            <w:rFonts w:asciiTheme="minorHAnsi" w:eastAsiaTheme="minorEastAsia" w:hAnsiTheme="minorHAnsi" w:cstheme="minorBidi"/>
            <w:noProof/>
            <w:sz w:val="22"/>
            <w:szCs w:val="22"/>
          </w:rPr>
          <w:tab/>
        </w:r>
        <w:r w:rsidR="000540DB" w:rsidRPr="00E17231">
          <w:rPr>
            <w:rStyle w:val="Hyperlink"/>
            <w:noProof/>
          </w:rPr>
          <w:t>Other Requirements</w:t>
        </w:r>
        <w:r w:rsidR="000540DB">
          <w:rPr>
            <w:noProof/>
            <w:webHidden/>
          </w:rPr>
          <w:tab/>
        </w:r>
        <w:r w:rsidR="000540DB">
          <w:rPr>
            <w:noProof/>
            <w:webHidden/>
          </w:rPr>
          <w:fldChar w:fldCharType="begin"/>
        </w:r>
        <w:r w:rsidR="000540DB">
          <w:rPr>
            <w:noProof/>
            <w:webHidden/>
          </w:rPr>
          <w:instrText xml:space="preserve"> PAGEREF _Toc70599787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669090B2" w14:textId="7E650DE2"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88" w:history="1">
        <w:r w:rsidR="000540DB" w:rsidRPr="00E17231">
          <w:rPr>
            <w:rStyle w:val="Hyperlink"/>
            <w:noProof/>
          </w:rPr>
          <w:t>5.4.1</w:t>
        </w:r>
        <w:r w:rsidR="000540DB">
          <w:rPr>
            <w:rFonts w:asciiTheme="minorHAnsi" w:eastAsiaTheme="minorEastAsia" w:hAnsiTheme="minorHAnsi" w:cstheme="minorBidi"/>
            <w:noProof/>
            <w:sz w:val="22"/>
            <w:szCs w:val="22"/>
          </w:rPr>
          <w:tab/>
        </w:r>
        <w:r w:rsidR="000540DB" w:rsidRPr="00E17231">
          <w:rPr>
            <w:rStyle w:val="Hyperlink"/>
            <w:noProof/>
          </w:rPr>
          <w:t>Design Requirements</w:t>
        </w:r>
        <w:r w:rsidR="000540DB">
          <w:rPr>
            <w:noProof/>
            <w:webHidden/>
          </w:rPr>
          <w:tab/>
        </w:r>
        <w:r w:rsidR="000540DB">
          <w:rPr>
            <w:noProof/>
            <w:webHidden/>
          </w:rPr>
          <w:fldChar w:fldCharType="begin"/>
        </w:r>
        <w:r w:rsidR="000540DB">
          <w:rPr>
            <w:noProof/>
            <w:webHidden/>
          </w:rPr>
          <w:instrText xml:space="preserve"> PAGEREF _Toc70599788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530BD8AD" w14:textId="07ED75E3"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89" w:history="1">
        <w:r w:rsidR="000540DB" w:rsidRPr="00E17231">
          <w:rPr>
            <w:rStyle w:val="Hyperlink"/>
            <w:noProof/>
          </w:rPr>
          <w:t>5.4.2</w:t>
        </w:r>
        <w:r w:rsidR="000540DB">
          <w:rPr>
            <w:rFonts w:asciiTheme="minorHAnsi" w:eastAsiaTheme="minorEastAsia" w:hAnsiTheme="minorHAnsi" w:cstheme="minorBidi"/>
            <w:noProof/>
            <w:sz w:val="22"/>
            <w:szCs w:val="22"/>
          </w:rPr>
          <w:tab/>
        </w:r>
        <w:r w:rsidR="000540DB" w:rsidRPr="00E17231">
          <w:rPr>
            <w:rStyle w:val="Hyperlink"/>
            <w:noProof/>
          </w:rPr>
          <w:t>Manufacturing Requirements</w:t>
        </w:r>
        <w:r w:rsidR="000540DB">
          <w:rPr>
            <w:noProof/>
            <w:webHidden/>
          </w:rPr>
          <w:tab/>
        </w:r>
        <w:r w:rsidR="000540DB">
          <w:rPr>
            <w:noProof/>
            <w:webHidden/>
          </w:rPr>
          <w:fldChar w:fldCharType="begin"/>
        </w:r>
        <w:r w:rsidR="000540DB">
          <w:rPr>
            <w:noProof/>
            <w:webHidden/>
          </w:rPr>
          <w:instrText xml:space="preserve"> PAGEREF _Toc70599789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088440CA" w14:textId="21A5AB03"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90" w:history="1">
        <w:r w:rsidR="000540DB" w:rsidRPr="00E17231">
          <w:rPr>
            <w:rStyle w:val="Hyperlink"/>
            <w:noProof/>
          </w:rPr>
          <w:t>5.4.3</w:t>
        </w:r>
        <w:r w:rsidR="000540DB">
          <w:rPr>
            <w:rFonts w:asciiTheme="minorHAnsi" w:eastAsiaTheme="minorEastAsia" w:hAnsiTheme="minorHAnsi" w:cstheme="minorBidi"/>
            <w:noProof/>
            <w:sz w:val="22"/>
            <w:szCs w:val="22"/>
          </w:rPr>
          <w:tab/>
        </w:r>
        <w:r w:rsidR="000540DB" w:rsidRPr="00E17231">
          <w:rPr>
            <w:rStyle w:val="Hyperlink"/>
            <w:noProof/>
          </w:rPr>
          <w:t>Service Requirements</w:t>
        </w:r>
        <w:r w:rsidR="000540DB">
          <w:rPr>
            <w:noProof/>
            <w:webHidden/>
          </w:rPr>
          <w:tab/>
        </w:r>
        <w:r w:rsidR="000540DB">
          <w:rPr>
            <w:noProof/>
            <w:webHidden/>
          </w:rPr>
          <w:fldChar w:fldCharType="begin"/>
        </w:r>
        <w:r w:rsidR="000540DB">
          <w:rPr>
            <w:noProof/>
            <w:webHidden/>
          </w:rPr>
          <w:instrText xml:space="preserve"> PAGEREF _Toc70599790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54B633FD" w14:textId="55F19799"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91" w:history="1">
        <w:r w:rsidR="000540DB" w:rsidRPr="00E17231">
          <w:rPr>
            <w:rStyle w:val="Hyperlink"/>
            <w:noProof/>
          </w:rPr>
          <w:t>5.4.4</w:t>
        </w:r>
        <w:r w:rsidR="000540DB">
          <w:rPr>
            <w:rFonts w:asciiTheme="minorHAnsi" w:eastAsiaTheme="minorEastAsia" w:hAnsiTheme="minorHAnsi" w:cstheme="minorBidi"/>
            <w:noProof/>
            <w:sz w:val="22"/>
            <w:szCs w:val="22"/>
          </w:rPr>
          <w:tab/>
        </w:r>
        <w:r w:rsidR="000540DB" w:rsidRPr="00E17231">
          <w:rPr>
            <w:rStyle w:val="Hyperlink"/>
            <w:noProof/>
          </w:rPr>
          <w:t>After Sales Requirements</w:t>
        </w:r>
        <w:r w:rsidR="000540DB">
          <w:rPr>
            <w:noProof/>
            <w:webHidden/>
          </w:rPr>
          <w:tab/>
        </w:r>
        <w:r w:rsidR="000540DB">
          <w:rPr>
            <w:noProof/>
            <w:webHidden/>
          </w:rPr>
          <w:fldChar w:fldCharType="begin"/>
        </w:r>
        <w:r w:rsidR="000540DB">
          <w:rPr>
            <w:noProof/>
            <w:webHidden/>
          </w:rPr>
          <w:instrText xml:space="preserve"> PAGEREF _Toc70599791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6CF549FF" w14:textId="67A31113"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92" w:history="1">
        <w:r w:rsidR="000540DB" w:rsidRPr="00E17231">
          <w:rPr>
            <w:rStyle w:val="Hyperlink"/>
            <w:noProof/>
          </w:rPr>
          <w:t>5.4.5</w:t>
        </w:r>
        <w:r w:rsidR="000540DB">
          <w:rPr>
            <w:rFonts w:asciiTheme="minorHAnsi" w:eastAsiaTheme="minorEastAsia" w:hAnsiTheme="minorHAnsi" w:cstheme="minorBidi"/>
            <w:noProof/>
            <w:sz w:val="22"/>
            <w:szCs w:val="22"/>
          </w:rPr>
          <w:tab/>
        </w:r>
        <w:r w:rsidR="000540DB" w:rsidRPr="00E17231">
          <w:rPr>
            <w:rStyle w:val="Hyperlink"/>
            <w:noProof/>
          </w:rPr>
          <w:t>Process Requirements</w:t>
        </w:r>
        <w:r w:rsidR="000540DB">
          <w:rPr>
            <w:noProof/>
            <w:webHidden/>
          </w:rPr>
          <w:tab/>
        </w:r>
        <w:r w:rsidR="000540DB">
          <w:rPr>
            <w:noProof/>
            <w:webHidden/>
          </w:rPr>
          <w:fldChar w:fldCharType="begin"/>
        </w:r>
        <w:r w:rsidR="000540DB">
          <w:rPr>
            <w:noProof/>
            <w:webHidden/>
          </w:rPr>
          <w:instrText xml:space="preserve"> PAGEREF _Toc70599792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1924BAB8" w14:textId="038EEED2"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93" w:history="1">
        <w:r w:rsidR="000540DB" w:rsidRPr="00E17231">
          <w:rPr>
            <w:rStyle w:val="Hyperlink"/>
            <w:noProof/>
          </w:rPr>
          <w:t>5.4.6</w:t>
        </w:r>
        <w:r w:rsidR="000540DB">
          <w:rPr>
            <w:rFonts w:asciiTheme="minorHAnsi" w:eastAsiaTheme="minorEastAsia" w:hAnsiTheme="minorHAnsi" w:cstheme="minorBidi"/>
            <w:noProof/>
            <w:sz w:val="22"/>
            <w:szCs w:val="22"/>
          </w:rPr>
          <w:tab/>
        </w:r>
        <w:r w:rsidR="000540DB" w:rsidRPr="00E17231">
          <w:rPr>
            <w:rStyle w:val="Hyperlink"/>
            <w:noProof/>
          </w:rPr>
          <w:t>Uncategorized Requirements</w:t>
        </w:r>
        <w:r w:rsidR="000540DB">
          <w:rPr>
            <w:noProof/>
            <w:webHidden/>
          </w:rPr>
          <w:tab/>
        </w:r>
        <w:r w:rsidR="000540DB">
          <w:rPr>
            <w:noProof/>
            <w:webHidden/>
          </w:rPr>
          <w:fldChar w:fldCharType="begin"/>
        </w:r>
        <w:r w:rsidR="000540DB">
          <w:rPr>
            <w:noProof/>
            <w:webHidden/>
          </w:rPr>
          <w:instrText xml:space="preserve"> PAGEREF _Toc70599793 \h </w:instrText>
        </w:r>
        <w:r w:rsidR="000540DB">
          <w:rPr>
            <w:noProof/>
            <w:webHidden/>
          </w:rPr>
        </w:r>
        <w:r w:rsidR="000540DB">
          <w:rPr>
            <w:noProof/>
            <w:webHidden/>
          </w:rPr>
          <w:fldChar w:fldCharType="separate"/>
        </w:r>
        <w:r w:rsidR="000540DB">
          <w:rPr>
            <w:noProof/>
            <w:webHidden/>
          </w:rPr>
          <w:t>24</w:t>
        </w:r>
        <w:r w:rsidR="000540DB">
          <w:rPr>
            <w:noProof/>
            <w:webHidden/>
          </w:rPr>
          <w:fldChar w:fldCharType="end"/>
        </w:r>
      </w:hyperlink>
    </w:p>
    <w:p w14:paraId="311BDAB8" w14:textId="74FB42F3"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794" w:history="1">
        <w:r w:rsidR="000540DB" w:rsidRPr="00E17231">
          <w:rPr>
            <w:rStyle w:val="Hyperlink"/>
            <w:noProof/>
          </w:rPr>
          <w:t>6</w:t>
        </w:r>
        <w:r w:rsidR="000540DB">
          <w:rPr>
            <w:rFonts w:asciiTheme="minorHAnsi" w:eastAsiaTheme="minorEastAsia" w:hAnsiTheme="minorHAnsi" w:cstheme="minorBidi"/>
            <w:noProof/>
            <w:sz w:val="22"/>
            <w:szCs w:val="22"/>
          </w:rPr>
          <w:tab/>
        </w:r>
        <w:r w:rsidR="000540DB" w:rsidRPr="00E17231">
          <w:rPr>
            <w:rStyle w:val="Hyperlink"/>
            <w:noProof/>
          </w:rPr>
          <w:t>Functional Safety</w:t>
        </w:r>
        <w:r w:rsidR="000540DB">
          <w:rPr>
            <w:noProof/>
            <w:webHidden/>
          </w:rPr>
          <w:tab/>
        </w:r>
        <w:r w:rsidR="000540DB">
          <w:rPr>
            <w:noProof/>
            <w:webHidden/>
          </w:rPr>
          <w:fldChar w:fldCharType="begin"/>
        </w:r>
        <w:r w:rsidR="000540DB">
          <w:rPr>
            <w:noProof/>
            <w:webHidden/>
          </w:rPr>
          <w:instrText xml:space="preserve"> PAGEREF _Toc70599794 \h </w:instrText>
        </w:r>
        <w:r w:rsidR="000540DB">
          <w:rPr>
            <w:noProof/>
            <w:webHidden/>
          </w:rPr>
        </w:r>
        <w:r w:rsidR="000540DB">
          <w:rPr>
            <w:noProof/>
            <w:webHidden/>
          </w:rPr>
          <w:fldChar w:fldCharType="separate"/>
        </w:r>
        <w:r w:rsidR="000540DB">
          <w:rPr>
            <w:noProof/>
            <w:webHidden/>
          </w:rPr>
          <w:t>25</w:t>
        </w:r>
        <w:r w:rsidR="000540DB">
          <w:rPr>
            <w:noProof/>
            <w:webHidden/>
          </w:rPr>
          <w:fldChar w:fldCharType="end"/>
        </w:r>
      </w:hyperlink>
    </w:p>
    <w:p w14:paraId="14A28F53" w14:textId="2E07B1AB" w:rsidR="000540DB" w:rsidRDefault="00B701A5">
      <w:pPr>
        <w:pStyle w:val="TOC2"/>
        <w:rPr>
          <w:rFonts w:asciiTheme="minorHAnsi" w:eastAsiaTheme="minorEastAsia" w:hAnsiTheme="minorHAnsi" w:cstheme="minorBidi"/>
          <w:noProof/>
          <w:sz w:val="22"/>
          <w:szCs w:val="22"/>
        </w:rPr>
      </w:pPr>
      <w:hyperlink w:anchor="_Toc70599795" w:history="1">
        <w:r w:rsidR="000540DB" w:rsidRPr="00E17231">
          <w:rPr>
            <w:rStyle w:val="Hyperlink"/>
            <w:noProof/>
          </w:rPr>
          <w:t>6.1</w:t>
        </w:r>
        <w:r w:rsidR="000540DB">
          <w:rPr>
            <w:rFonts w:asciiTheme="minorHAnsi" w:eastAsiaTheme="minorEastAsia" w:hAnsiTheme="minorHAnsi" w:cstheme="minorBidi"/>
            <w:noProof/>
            <w:sz w:val="22"/>
            <w:szCs w:val="22"/>
          </w:rPr>
          <w:tab/>
        </w:r>
        <w:r w:rsidR="000540DB" w:rsidRPr="00E17231">
          <w:rPr>
            <w:rStyle w:val="Hyperlink"/>
            <w:noProof/>
          </w:rPr>
          <w:t>System Behaviors for HARA</w:t>
        </w:r>
        <w:r w:rsidR="000540DB">
          <w:rPr>
            <w:noProof/>
            <w:webHidden/>
          </w:rPr>
          <w:tab/>
        </w:r>
        <w:r w:rsidR="000540DB">
          <w:rPr>
            <w:noProof/>
            <w:webHidden/>
          </w:rPr>
          <w:fldChar w:fldCharType="begin"/>
        </w:r>
        <w:r w:rsidR="000540DB">
          <w:rPr>
            <w:noProof/>
            <w:webHidden/>
          </w:rPr>
          <w:instrText xml:space="preserve"> PAGEREF _Toc70599795 \h </w:instrText>
        </w:r>
        <w:r w:rsidR="000540DB">
          <w:rPr>
            <w:noProof/>
            <w:webHidden/>
          </w:rPr>
        </w:r>
        <w:r w:rsidR="000540DB">
          <w:rPr>
            <w:noProof/>
            <w:webHidden/>
          </w:rPr>
          <w:fldChar w:fldCharType="separate"/>
        </w:r>
        <w:r w:rsidR="000540DB">
          <w:rPr>
            <w:noProof/>
            <w:webHidden/>
          </w:rPr>
          <w:t>25</w:t>
        </w:r>
        <w:r w:rsidR="000540DB">
          <w:rPr>
            <w:noProof/>
            <w:webHidden/>
          </w:rPr>
          <w:fldChar w:fldCharType="end"/>
        </w:r>
      </w:hyperlink>
    </w:p>
    <w:p w14:paraId="3B612BC2" w14:textId="66268989" w:rsidR="000540DB" w:rsidRDefault="00B701A5">
      <w:pPr>
        <w:pStyle w:val="TOC2"/>
        <w:rPr>
          <w:rFonts w:asciiTheme="minorHAnsi" w:eastAsiaTheme="minorEastAsia" w:hAnsiTheme="minorHAnsi" w:cstheme="minorBidi"/>
          <w:noProof/>
          <w:sz w:val="22"/>
          <w:szCs w:val="22"/>
        </w:rPr>
      </w:pPr>
      <w:hyperlink w:anchor="_Toc70599796" w:history="1">
        <w:r w:rsidR="000540DB" w:rsidRPr="00E17231">
          <w:rPr>
            <w:rStyle w:val="Hyperlink"/>
            <w:noProof/>
          </w:rPr>
          <w:t>6.2</w:t>
        </w:r>
        <w:r w:rsidR="000540DB">
          <w:rPr>
            <w:rFonts w:asciiTheme="minorHAnsi" w:eastAsiaTheme="minorEastAsia" w:hAnsiTheme="minorHAnsi" w:cstheme="minorBidi"/>
            <w:noProof/>
            <w:sz w:val="22"/>
            <w:szCs w:val="22"/>
          </w:rPr>
          <w:tab/>
        </w:r>
        <w:r w:rsidR="000540DB" w:rsidRPr="00E17231">
          <w:rPr>
            <w:rStyle w:val="Hyperlink"/>
            <w:noProof/>
          </w:rPr>
          <w:t>Safety Assumptions</w:t>
        </w:r>
        <w:r w:rsidR="000540DB">
          <w:rPr>
            <w:noProof/>
            <w:webHidden/>
          </w:rPr>
          <w:tab/>
        </w:r>
        <w:r w:rsidR="000540DB">
          <w:rPr>
            <w:noProof/>
            <w:webHidden/>
          </w:rPr>
          <w:fldChar w:fldCharType="begin"/>
        </w:r>
        <w:r w:rsidR="000540DB">
          <w:rPr>
            <w:noProof/>
            <w:webHidden/>
          </w:rPr>
          <w:instrText xml:space="preserve"> PAGEREF _Toc70599796 \h </w:instrText>
        </w:r>
        <w:r w:rsidR="000540DB">
          <w:rPr>
            <w:noProof/>
            <w:webHidden/>
          </w:rPr>
        </w:r>
        <w:r w:rsidR="000540DB">
          <w:rPr>
            <w:noProof/>
            <w:webHidden/>
          </w:rPr>
          <w:fldChar w:fldCharType="separate"/>
        </w:r>
        <w:r w:rsidR="000540DB">
          <w:rPr>
            <w:noProof/>
            <w:webHidden/>
          </w:rPr>
          <w:t>25</w:t>
        </w:r>
        <w:r w:rsidR="000540DB">
          <w:rPr>
            <w:noProof/>
            <w:webHidden/>
          </w:rPr>
          <w:fldChar w:fldCharType="end"/>
        </w:r>
      </w:hyperlink>
    </w:p>
    <w:p w14:paraId="19D88BB1" w14:textId="75A3E684" w:rsidR="000540DB" w:rsidRDefault="00B701A5">
      <w:pPr>
        <w:pStyle w:val="TOC2"/>
        <w:rPr>
          <w:rFonts w:asciiTheme="minorHAnsi" w:eastAsiaTheme="minorEastAsia" w:hAnsiTheme="minorHAnsi" w:cstheme="minorBidi"/>
          <w:noProof/>
          <w:sz w:val="22"/>
          <w:szCs w:val="22"/>
        </w:rPr>
      </w:pPr>
      <w:hyperlink w:anchor="_Toc70599797" w:history="1">
        <w:r w:rsidR="000540DB" w:rsidRPr="00E17231">
          <w:rPr>
            <w:rStyle w:val="Hyperlink"/>
            <w:noProof/>
          </w:rPr>
          <w:t>6.3</w:t>
        </w:r>
        <w:r w:rsidR="000540DB">
          <w:rPr>
            <w:rFonts w:asciiTheme="minorHAnsi" w:eastAsiaTheme="minorEastAsia" w:hAnsiTheme="minorHAnsi" w:cstheme="minorBidi"/>
            <w:noProof/>
            <w:sz w:val="22"/>
            <w:szCs w:val="22"/>
          </w:rPr>
          <w:tab/>
        </w:r>
        <w:r w:rsidR="000540DB" w:rsidRPr="00E17231">
          <w:rPr>
            <w:rStyle w:val="Hyperlink"/>
            <w:noProof/>
          </w:rPr>
          <w:t>Safety Goals</w:t>
        </w:r>
        <w:r w:rsidR="000540DB">
          <w:rPr>
            <w:noProof/>
            <w:webHidden/>
          </w:rPr>
          <w:tab/>
        </w:r>
        <w:r w:rsidR="000540DB">
          <w:rPr>
            <w:noProof/>
            <w:webHidden/>
          </w:rPr>
          <w:fldChar w:fldCharType="begin"/>
        </w:r>
        <w:r w:rsidR="000540DB">
          <w:rPr>
            <w:noProof/>
            <w:webHidden/>
          </w:rPr>
          <w:instrText xml:space="preserve"> PAGEREF _Toc70599797 \h </w:instrText>
        </w:r>
        <w:r w:rsidR="000540DB">
          <w:rPr>
            <w:noProof/>
            <w:webHidden/>
          </w:rPr>
        </w:r>
        <w:r w:rsidR="000540DB">
          <w:rPr>
            <w:noProof/>
            <w:webHidden/>
          </w:rPr>
          <w:fldChar w:fldCharType="separate"/>
        </w:r>
        <w:r w:rsidR="000540DB">
          <w:rPr>
            <w:noProof/>
            <w:webHidden/>
          </w:rPr>
          <w:t>26</w:t>
        </w:r>
        <w:r w:rsidR="000540DB">
          <w:rPr>
            <w:noProof/>
            <w:webHidden/>
          </w:rPr>
          <w:fldChar w:fldCharType="end"/>
        </w:r>
      </w:hyperlink>
    </w:p>
    <w:p w14:paraId="2373D374" w14:textId="4CF4FB4F" w:rsidR="000540DB" w:rsidRDefault="00B701A5">
      <w:pPr>
        <w:pStyle w:val="TOC2"/>
        <w:rPr>
          <w:rFonts w:asciiTheme="minorHAnsi" w:eastAsiaTheme="minorEastAsia" w:hAnsiTheme="minorHAnsi" w:cstheme="minorBidi"/>
          <w:noProof/>
          <w:sz w:val="22"/>
          <w:szCs w:val="22"/>
        </w:rPr>
      </w:pPr>
      <w:hyperlink w:anchor="_Toc70599798" w:history="1">
        <w:r w:rsidR="000540DB" w:rsidRPr="00E17231">
          <w:rPr>
            <w:rStyle w:val="Hyperlink"/>
            <w:noProof/>
          </w:rPr>
          <w:t>6.4</w:t>
        </w:r>
        <w:r w:rsidR="000540DB">
          <w:rPr>
            <w:rFonts w:asciiTheme="minorHAnsi" w:eastAsiaTheme="minorEastAsia" w:hAnsiTheme="minorHAnsi" w:cstheme="minorBidi"/>
            <w:noProof/>
            <w:sz w:val="22"/>
            <w:szCs w:val="22"/>
          </w:rPr>
          <w:tab/>
        </w:r>
        <w:r w:rsidR="000540DB" w:rsidRPr="00E17231">
          <w:rPr>
            <w:rStyle w:val="Hyperlink"/>
            <w:noProof/>
          </w:rPr>
          <w:t>Functional Safety Requirements</w:t>
        </w:r>
        <w:r w:rsidR="000540DB">
          <w:rPr>
            <w:noProof/>
            <w:webHidden/>
          </w:rPr>
          <w:tab/>
        </w:r>
        <w:r w:rsidR="000540DB">
          <w:rPr>
            <w:noProof/>
            <w:webHidden/>
          </w:rPr>
          <w:fldChar w:fldCharType="begin"/>
        </w:r>
        <w:r w:rsidR="000540DB">
          <w:rPr>
            <w:noProof/>
            <w:webHidden/>
          </w:rPr>
          <w:instrText xml:space="preserve"> PAGEREF _Toc70599798 \h </w:instrText>
        </w:r>
        <w:r w:rsidR="000540DB">
          <w:rPr>
            <w:noProof/>
            <w:webHidden/>
          </w:rPr>
        </w:r>
        <w:r w:rsidR="000540DB">
          <w:rPr>
            <w:noProof/>
            <w:webHidden/>
          </w:rPr>
          <w:fldChar w:fldCharType="separate"/>
        </w:r>
        <w:r w:rsidR="000540DB">
          <w:rPr>
            <w:noProof/>
            <w:webHidden/>
          </w:rPr>
          <w:t>26</w:t>
        </w:r>
        <w:r w:rsidR="000540DB">
          <w:rPr>
            <w:noProof/>
            <w:webHidden/>
          </w:rPr>
          <w:fldChar w:fldCharType="end"/>
        </w:r>
      </w:hyperlink>
    </w:p>
    <w:p w14:paraId="2D83CDED" w14:textId="420578E9"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799" w:history="1">
        <w:r w:rsidR="000540DB" w:rsidRPr="00E17231">
          <w:rPr>
            <w:rStyle w:val="Hyperlink"/>
            <w:noProof/>
          </w:rPr>
          <w:t>6.4.1</w:t>
        </w:r>
        <w:r w:rsidR="000540DB">
          <w:rPr>
            <w:rFonts w:asciiTheme="minorHAnsi" w:eastAsiaTheme="minorEastAsia" w:hAnsiTheme="minorHAnsi" w:cstheme="minorBidi"/>
            <w:noProof/>
            <w:sz w:val="22"/>
            <w:szCs w:val="22"/>
          </w:rPr>
          <w:tab/>
        </w:r>
        <w:r w:rsidR="000540DB" w:rsidRPr="00E17231">
          <w:rPr>
            <w:rStyle w:val="Hyperlink"/>
            <w:noProof/>
          </w:rPr>
          <w:t>Safety Goal:  Prevent Hazard (Example)</w:t>
        </w:r>
        <w:r w:rsidR="000540DB">
          <w:rPr>
            <w:noProof/>
            <w:webHidden/>
          </w:rPr>
          <w:tab/>
        </w:r>
        <w:r w:rsidR="000540DB">
          <w:rPr>
            <w:noProof/>
            <w:webHidden/>
          </w:rPr>
          <w:fldChar w:fldCharType="begin"/>
        </w:r>
        <w:r w:rsidR="000540DB">
          <w:rPr>
            <w:noProof/>
            <w:webHidden/>
          </w:rPr>
          <w:instrText xml:space="preserve"> PAGEREF _Toc70599799 \h </w:instrText>
        </w:r>
        <w:r w:rsidR="000540DB">
          <w:rPr>
            <w:noProof/>
            <w:webHidden/>
          </w:rPr>
        </w:r>
        <w:r w:rsidR="000540DB">
          <w:rPr>
            <w:noProof/>
            <w:webHidden/>
          </w:rPr>
          <w:fldChar w:fldCharType="separate"/>
        </w:r>
        <w:r w:rsidR="000540DB">
          <w:rPr>
            <w:noProof/>
            <w:webHidden/>
          </w:rPr>
          <w:t>26</w:t>
        </w:r>
        <w:r w:rsidR="000540DB">
          <w:rPr>
            <w:noProof/>
            <w:webHidden/>
          </w:rPr>
          <w:fldChar w:fldCharType="end"/>
        </w:r>
      </w:hyperlink>
    </w:p>
    <w:p w14:paraId="347FCD32" w14:textId="146747DF"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800" w:history="1">
        <w:r w:rsidR="000540DB" w:rsidRPr="00E17231">
          <w:rPr>
            <w:rStyle w:val="Hyperlink"/>
            <w:noProof/>
          </w:rPr>
          <w:t>6.4.2</w:t>
        </w:r>
        <w:r w:rsidR="000540DB">
          <w:rPr>
            <w:rFonts w:asciiTheme="minorHAnsi" w:eastAsiaTheme="minorEastAsia" w:hAnsiTheme="minorHAnsi" w:cstheme="minorBidi"/>
            <w:noProof/>
            <w:sz w:val="22"/>
            <w:szCs w:val="22"/>
          </w:rPr>
          <w:tab/>
        </w:r>
        <w:r w:rsidR="000540DB" w:rsidRPr="00E17231">
          <w:rPr>
            <w:rStyle w:val="Hyperlink"/>
            <w:noProof/>
          </w:rPr>
          <w:t>Derivation of Functional Safety Requirements on Assumptions</w:t>
        </w:r>
        <w:r w:rsidR="000540DB">
          <w:rPr>
            <w:noProof/>
            <w:webHidden/>
          </w:rPr>
          <w:tab/>
        </w:r>
        <w:r w:rsidR="000540DB">
          <w:rPr>
            <w:noProof/>
            <w:webHidden/>
          </w:rPr>
          <w:fldChar w:fldCharType="begin"/>
        </w:r>
        <w:r w:rsidR="000540DB">
          <w:rPr>
            <w:noProof/>
            <w:webHidden/>
          </w:rPr>
          <w:instrText xml:space="preserve"> PAGEREF _Toc70599800 \h </w:instrText>
        </w:r>
        <w:r w:rsidR="000540DB">
          <w:rPr>
            <w:noProof/>
            <w:webHidden/>
          </w:rPr>
        </w:r>
        <w:r w:rsidR="000540DB">
          <w:rPr>
            <w:noProof/>
            <w:webHidden/>
          </w:rPr>
          <w:fldChar w:fldCharType="separate"/>
        </w:r>
        <w:r w:rsidR="000540DB">
          <w:rPr>
            <w:noProof/>
            <w:webHidden/>
          </w:rPr>
          <w:t>26</w:t>
        </w:r>
        <w:r w:rsidR="000540DB">
          <w:rPr>
            <w:noProof/>
            <w:webHidden/>
          </w:rPr>
          <w:fldChar w:fldCharType="end"/>
        </w:r>
      </w:hyperlink>
    </w:p>
    <w:p w14:paraId="25EFD7AC" w14:textId="4596CFCC" w:rsidR="000540DB" w:rsidRDefault="00B701A5">
      <w:pPr>
        <w:pStyle w:val="TOC2"/>
        <w:rPr>
          <w:rFonts w:asciiTheme="minorHAnsi" w:eastAsiaTheme="minorEastAsia" w:hAnsiTheme="minorHAnsi" w:cstheme="minorBidi"/>
          <w:noProof/>
          <w:sz w:val="22"/>
          <w:szCs w:val="22"/>
        </w:rPr>
      </w:pPr>
      <w:hyperlink w:anchor="_Toc70599801" w:history="1">
        <w:r w:rsidR="000540DB" w:rsidRPr="00E17231">
          <w:rPr>
            <w:rStyle w:val="Hyperlink"/>
            <w:noProof/>
          </w:rPr>
          <w:t>6.5</w:t>
        </w:r>
        <w:r w:rsidR="000540DB">
          <w:rPr>
            <w:rFonts w:asciiTheme="minorHAnsi" w:eastAsiaTheme="minorEastAsia" w:hAnsiTheme="minorHAnsi" w:cstheme="minorBidi"/>
            <w:noProof/>
            <w:sz w:val="22"/>
            <w:szCs w:val="22"/>
          </w:rPr>
          <w:tab/>
        </w:r>
        <w:r w:rsidR="000540DB" w:rsidRPr="00E17231">
          <w:rPr>
            <w:rStyle w:val="Hyperlink"/>
            <w:noProof/>
          </w:rPr>
          <w:t>ASIL Decomposition of Functional Safety Requirements</w:t>
        </w:r>
        <w:r w:rsidR="000540DB">
          <w:rPr>
            <w:noProof/>
            <w:webHidden/>
          </w:rPr>
          <w:tab/>
        </w:r>
        <w:r w:rsidR="000540DB">
          <w:rPr>
            <w:noProof/>
            <w:webHidden/>
          </w:rPr>
          <w:fldChar w:fldCharType="begin"/>
        </w:r>
        <w:r w:rsidR="000540DB">
          <w:rPr>
            <w:noProof/>
            <w:webHidden/>
          </w:rPr>
          <w:instrText xml:space="preserve"> PAGEREF _Toc70599801 \h </w:instrText>
        </w:r>
        <w:r w:rsidR="000540DB">
          <w:rPr>
            <w:noProof/>
            <w:webHidden/>
          </w:rPr>
        </w:r>
        <w:r w:rsidR="000540DB">
          <w:rPr>
            <w:noProof/>
            <w:webHidden/>
          </w:rPr>
          <w:fldChar w:fldCharType="separate"/>
        </w:r>
        <w:r w:rsidR="000540DB">
          <w:rPr>
            <w:noProof/>
            <w:webHidden/>
          </w:rPr>
          <w:t>26</w:t>
        </w:r>
        <w:r w:rsidR="000540DB">
          <w:rPr>
            <w:noProof/>
            <w:webHidden/>
          </w:rPr>
          <w:fldChar w:fldCharType="end"/>
        </w:r>
      </w:hyperlink>
    </w:p>
    <w:p w14:paraId="7D31B986" w14:textId="794D87CE"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802" w:history="1">
        <w:r w:rsidR="000540DB" w:rsidRPr="00E17231">
          <w:rPr>
            <w:rStyle w:val="Hyperlink"/>
            <w:noProof/>
          </w:rPr>
          <w:t>6.5.1</w:t>
        </w:r>
        <w:r w:rsidR="000540DB">
          <w:rPr>
            <w:rFonts w:asciiTheme="minorHAnsi" w:eastAsiaTheme="minorEastAsia" w:hAnsiTheme="minorHAnsi" w:cstheme="minorBidi"/>
            <w:noProof/>
            <w:sz w:val="22"/>
            <w:szCs w:val="22"/>
          </w:rPr>
          <w:tab/>
        </w:r>
        <w:r w:rsidR="000540DB" w:rsidRPr="00E17231">
          <w:rPr>
            <w:rStyle w:val="Hyperlink"/>
            <w:noProof/>
          </w:rPr>
          <w:t>Decomposition of Functional Safety Requirement</w:t>
        </w:r>
        <w:r w:rsidR="000540DB">
          <w:rPr>
            <w:noProof/>
            <w:webHidden/>
          </w:rPr>
          <w:tab/>
        </w:r>
        <w:r w:rsidR="000540DB">
          <w:rPr>
            <w:noProof/>
            <w:webHidden/>
          </w:rPr>
          <w:fldChar w:fldCharType="begin"/>
        </w:r>
        <w:r w:rsidR="000540DB">
          <w:rPr>
            <w:noProof/>
            <w:webHidden/>
          </w:rPr>
          <w:instrText xml:space="preserve"> PAGEREF _Toc70599802 \h </w:instrText>
        </w:r>
        <w:r w:rsidR="000540DB">
          <w:rPr>
            <w:noProof/>
            <w:webHidden/>
          </w:rPr>
        </w:r>
        <w:r w:rsidR="000540DB">
          <w:rPr>
            <w:noProof/>
            <w:webHidden/>
          </w:rPr>
          <w:fldChar w:fldCharType="separate"/>
        </w:r>
        <w:r w:rsidR="000540DB">
          <w:rPr>
            <w:noProof/>
            <w:webHidden/>
          </w:rPr>
          <w:t>26</w:t>
        </w:r>
        <w:r w:rsidR="000540DB">
          <w:rPr>
            <w:noProof/>
            <w:webHidden/>
          </w:rPr>
          <w:fldChar w:fldCharType="end"/>
        </w:r>
      </w:hyperlink>
    </w:p>
    <w:p w14:paraId="77A733ED" w14:textId="1C881A16"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803" w:history="1">
        <w:r w:rsidR="000540DB" w:rsidRPr="00E17231">
          <w:rPr>
            <w:rStyle w:val="Hyperlink"/>
            <w:noProof/>
          </w:rPr>
          <w:t>7</w:t>
        </w:r>
        <w:r w:rsidR="000540DB">
          <w:rPr>
            <w:rFonts w:asciiTheme="minorHAnsi" w:eastAsiaTheme="minorEastAsia" w:hAnsiTheme="minorHAnsi" w:cstheme="minorBidi"/>
            <w:noProof/>
            <w:sz w:val="22"/>
            <w:szCs w:val="22"/>
          </w:rPr>
          <w:tab/>
        </w:r>
        <w:r w:rsidR="000540DB" w:rsidRPr="00E17231">
          <w:rPr>
            <w:rStyle w:val="Hyperlink"/>
            <w:noProof/>
          </w:rPr>
          <w:t>Architecture</w:t>
        </w:r>
        <w:r w:rsidR="000540DB">
          <w:rPr>
            <w:noProof/>
            <w:webHidden/>
          </w:rPr>
          <w:tab/>
        </w:r>
        <w:r w:rsidR="000540DB">
          <w:rPr>
            <w:noProof/>
            <w:webHidden/>
          </w:rPr>
          <w:fldChar w:fldCharType="begin"/>
        </w:r>
        <w:r w:rsidR="000540DB">
          <w:rPr>
            <w:noProof/>
            <w:webHidden/>
          </w:rPr>
          <w:instrText xml:space="preserve"> PAGEREF _Toc70599803 \h </w:instrText>
        </w:r>
        <w:r w:rsidR="000540DB">
          <w:rPr>
            <w:noProof/>
            <w:webHidden/>
          </w:rPr>
        </w:r>
        <w:r w:rsidR="000540DB">
          <w:rPr>
            <w:noProof/>
            <w:webHidden/>
          </w:rPr>
          <w:fldChar w:fldCharType="separate"/>
        </w:r>
        <w:r w:rsidR="000540DB">
          <w:rPr>
            <w:noProof/>
            <w:webHidden/>
          </w:rPr>
          <w:t>27</w:t>
        </w:r>
        <w:r w:rsidR="000540DB">
          <w:rPr>
            <w:noProof/>
            <w:webHidden/>
          </w:rPr>
          <w:fldChar w:fldCharType="end"/>
        </w:r>
      </w:hyperlink>
    </w:p>
    <w:p w14:paraId="647FFAD0" w14:textId="5A6D9B61" w:rsidR="000540DB" w:rsidRDefault="00B701A5">
      <w:pPr>
        <w:pStyle w:val="TOC2"/>
        <w:rPr>
          <w:rFonts w:asciiTheme="minorHAnsi" w:eastAsiaTheme="minorEastAsia" w:hAnsiTheme="minorHAnsi" w:cstheme="minorBidi"/>
          <w:noProof/>
          <w:sz w:val="22"/>
          <w:szCs w:val="22"/>
        </w:rPr>
      </w:pPr>
      <w:hyperlink w:anchor="_Toc70599804" w:history="1">
        <w:r w:rsidR="000540DB" w:rsidRPr="00E17231">
          <w:rPr>
            <w:rStyle w:val="Hyperlink"/>
            <w:noProof/>
          </w:rPr>
          <w:t>7.1</w:t>
        </w:r>
        <w:r w:rsidR="000540DB">
          <w:rPr>
            <w:rFonts w:asciiTheme="minorHAnsi" w:eastAsiaTheme="minorEastAsia" w:hAnsiTheme="minorHAnsi" w:cstheme="minorBidi"/>
            <w:noProof/>
            <w:sz w:val="22"/>
            <w:szCs w:val="22"/>
          </w:rPr>
          <w:tab/>
        </w:r>
        <w:r w:rsidR="000540DB" w:rsidRPr="00E17231">
          <w:rPr>
            <w:rStyle w:val="Hyperlink"/>
            <w:noProof/>
          </w:rPr>
          <w:t>Functional Architecture</w:t>
        </w:r>
        <w:r w:rsidR="000540DB">
          <w:rPr>
            <w:noProof/>
            <w:webHidden/>
          </w:rPr>
          <w:tab/>
        </w:r>
        <w:r w:rsidR="000540DB">
          <w:rPr>
            <w:noProof/>
            <w:webHidden/>
          </w:rPr>
          <w:fldChar w:fldCharType="begin"/>
        </w:r>
        <w:r w:rsidR="000540DB">
          <w:rPr>
            <w:noProof/>
            <w:webHidden/>
          </w:rPr>
          <w:instrText xml:space="preserve"> PAGEREF _Toc70599804 \h </w:instrText>
        </w:r>
        <w:r w:rsidR="000540DB">
          <w:rPr>
            <w:noProof/>
            <w:webHidden/>
          </w:rPr>
        </w:r>
        <w:r w:rsidR="000540DB">
          <w:rPr>
            <w:noProof/>
            <w:webHidden/>
          </w:rPr>
          <w:fldChar w:fldCharType="separate"/>
        </w:r>
        <w:r w:rsidR="000540DB">
          <w:rPr>
            <w:noProof/>
            <w:webHidden/>
          </w:rPr>
          <w:t>27</w:t>
        </w:r>
        <w:r w:rsidR="000540DB">
          <w:rPr>
            <w:noProof/>
            <w:webHidden/>
          </w:rPr>
          <w:fldChar w:fldCharType="end"/>
        </w:r>
      </w:hyperlink>
    </w:p>
    <w:p w14:paraId="1CC5F72C" w14:textId="451D2A75"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805" w:history="1">
        <w:r w:rsidR="000540DB" w:rsidRPr="00E17231">
          <w:rPr>
            <w:rStyle w:val="Hyperlink"/>
            <w:noProof/>
          </w:rPr>
          <w:t>7.1.1</w:t>
        </w:r>
        <w:r w:rsidR="000540DB">
          <w:rPr>
            <w:rFonts w:asciiTheme="minorHAnsi" w:eastAsiaTheme="minorEastAsia" w:hAnsiTheme="minorHAnsi" w:cstheme="minorBidi"/>
            <w:noProof/>
            <w:sz w:val="22"/>
            <w:szCs w:val="22"/>
          </w:rPr>
          <w:tab/>
        </w:r>
        <w:r w:rsidR="000540DB" w:rsidRPr="00E17231">
          <w:rPr>
            <w:rStyle w:val="Hyperlink"/>
            <w:noProof/>
          </w:rPr>
          <w:t>List of Functions</w:t>
        </w:r>
        <w:r w:rsidR="000540DB">
          <w:rPr>
            <w:noProof/>
            <w:webHidden/>
          </w:rPr>
          <w:tab/>
        </w:r>
        <w:r w:rsidR="000540DB">
          <w:rPr>
            <w:noProof/>
            <w:webHidden/>
          </w:rPr>
          <w:fldChar w:fldCharType="begin"/>
        </w:r>
        <w:r w:rsidR="000540DB">
          <w:rPr>
            <w:noProof/>
            <w:webHidden/>
          </w:rPr>
          <w:instrText xml:space="preserve"> PAGEREF _Toc70599805 \h </w:instrText>
        </w:r>
        <w:r w:rsidR="000540DB">
          <w:rPr>
            <w:noProof/>
            <w:webHidden/>
          </w:rPr>
        </w:r>
        <w:r w:rsidR="000540DB">
          <w:rPr>
            <w:noProof/>
            <w:webHidden/>
          </w:rPr>
          <w:fldChar w:fldCharType="separate"/>
        </w:r>
        <w:r w:rsidR="000540DB">
          <w:rPr>
            <w:noProof/>
            <w:webHidden/>
          </w:rPr>
          <w:t>27</w:t>
        </w:r>
        <w:r w:rsidR="000540DB">
          <w:rPr>
            <w:noProof/>
            <w:webHidden/>
          </w:rPr>
          <w:fldChar w:fldCharType="end"/>
        </w:r>
      </w:hyperlink>
    </w:p>
    <w:p w14:paraId="71A82541" w14:textId="4571A636" w:rsidR="000540DB" w:rsidRDefault="00B701A5">
      <w:pPr>
        <w:pStyle w:val="TOC2"/>
        <w:rPr>
          <w:rFonts w:asciiTheme="minorHAnsi" w:eastAsiaTheme="minorEastAsia" w:hAnsiTheme="minorHAnsi" w:cstheme="minorBidi"/>
          <w:noProof/>
          <w:sz w:val="22"/>
          <w:szCs w:val="22"/>
        </w:rPr>
      </w:pPr>
      <w:hyperlink w:anchor="_Toc70599806" w:history="1">
        <w:r w:rsidR="000540DB" w:rsidRPr="00E17231">
          <w:rPr>
            <w:rStyle w:val="Hyperlink"/>
            <w:noProof/>
          </w:rPr>
          <w:t>7.2</w:t>
        </w:r>
        <w:r w:rsidR="000540DB">
          <w:rPr>
            <w:rFonts w:asciiTheme="minorHAnsi" w:eastAsiaTheme="minorEastAsia" w:hAnsiTheme="minorHAnsi" w:cstheme="minorBidi"/>
            <w:noProof/>
            <w:sz w:val="22"/>
            <w:szCs w:val="22"/>
          </w:rPr>
          <w:tab/>
        </w:r>
        <w:r w:rsidR="000540DB" w:rsidRPr="00E17231">
          <w:rPr>
            <w:rStyle w:val="Hyperlink"/>
            <w:noProof/>
          </w:rPr>
          <w:t>Logical Architecture</w:t>
        </w:r>
        <w:r w:rsidR="000540DB">
          <w:rPr>
            <w:noProof/>
            <w:webHidden/>
          </w:rPr>
          <w:tab/>
        </w:r>
        <w:r w:rsidR="000540DB">
          <w:rPr>
            <w:noProof/>
            <w:webHidden/>
          </w:rPr>
          <w:fldChar w:fldCharType="begin"/>
        </w:r>
        <w:r w:rsidR="000540DB">
          <w:rPr>
            <w:noProof/>
            <w:webHidden/>
          </w:rPr>
          <w:instrText xml:space="preserve"> PAGEREF _Toc70599806 \h </w:instrText>
        </w:r>
        <w:r w:rsidR="000540DB">
          <w:rPr>
            <w:noProof/>
            <w:webHidden/>
          </w:rPr>
        </w:r>
        <w:r w:rsidR="000540DB">
          <w:rPr>
            <w:noProof/>
            <w:webHidden/>
          </w:rPr>
          <w:fldChar w:fldCharType="separate"/>
        </w:r>
        <w:r w:rsidR="000540DB">
          <w:rPr>
            <w:noProof/>
            <w:webHidden/>
          </w:rPr>
          <w:t>28</w:t>
        </w:r>
        <w:r w:rsidR="000540DB">
          <w:rPr>
            <w:noProof/>
            <w:webHidden/>
          </w:rPr>
          <w:fldChar w:fldCharType="end"/>
        </w:r>
      </w:hyperlink>
    </w:p>
    <w:p w14:paraId="5AAA1963" w14:textId="4778D33D"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807" w:history="1">
        <w:r w:rsidR="000540DB" w:rsidRPr="00E17231">
          <w:rPr>
            <w:rStyle w:val="Hyperlink"/>
            <w:noProof/>
          </w:rPr>
          <w:t>7.2.1</w:t>
        </w:r>
        <w:r w:rsidR="000540DB">
          <w:rPr>
            <w:rFonts w:asciiTheme="minorHAnsi" w:eastAsiaTheme="minorEastAsia" w:hAnsiTheme="minorHAnsi" w:cstheme="minorBidi"/>
            <w:noProof/>
            <w:sz w:val="22"/>
            <w:szCs w:val="22"/>
          </w:rPr>
          <w:tab/>
        </w:r>
        <w:r w:rsidR="000540DB" w:rsidRPr="00E17231">
          <w:rPr>
            <w:rStyle w:val="Hyperlink"/>
            <w:noProof/>
          </w:rPr>
          <w:t>Logical Elements</w:t>
        </w:r>
        <w:r w:rsidR="000540DB">
          <w:rPr>
            <w:noProof/>
            <w:webHidden/>
          </w:rPr>
          <w:tab/>
        </w:r>
        <w:r w:rsidR="000540DB">
          <w:rPr>
            <w:noProof/>
            <w:webHidden/>
          </w:rPr>
          <w:fldChar w:fldCharType="begin"/>
        </w:r>
        <w:r w:rsidR="000540DB">
          <w:rPr>
            <w:noProof/>
            <w:webHidden/>
          </w:rPr>
          <w:instrText xml:space="preserve"> PAGEREF _Toc70599807 \h </w:instrText>
        </w:r>
        <w:r w:rsidR="000540DB">
          <w:rPr>
            <w:noProof/>
            <w:webHidden/>
          </w:rPr>
        </w:r>
        <w:r w:rsidR="000540DB">
          <w:rPr>
            <w:noProof/>
            <w:webHidden/>
          </w:rPr>
          <w:fldChar w:fldCharType="separate"/>
        </w:r>
        <w:r w:rsidR="000540DB">
          <w:rPr>
            <w:noProof/>
            <w:webHidden/>
          </w:rPr>
          <w:t>28</w:t>
        </w:r>
        <w:r w:rsidR="000540DB">
          <w:rPr>
            <w:noProof/>
            <w:webHidden/>
          </w:rPr>
          <w:fldChar w:fldCharType="end"/>
        </w:r>
      </w:hyperlink>
    </w:p>
    <w:p w14:paraId="4A9CBEA9" w14:textId="530B0D0A" w:rsidR="000540DB" w:rsidRDefault="00B701A5">
      <w:pPr>
        <w:pStyle w:val="TOC3"/>
        <w:tabs>
          <w:tab w:val="left" w:pos="1200"/>
          <w:tab w:val="right" w:leader="dot" w:pos="10173"/>
        </w:tabs>
        <w:rPr>
          <w:rFonts w:asciiTheme="minorHAnsi" w:eastAsiaTheme="minorEastAsia" w:hAnsiTheme="minorHAnsi" w:cstheme="minorBidi"/>
          <w:noProof/>
          <w:sz w:val="22"/>
          <w:szCs w:val="22"/>
        </w:rPr>
      </w:pPr>
      <w:hyperlink w:anchor="_Toc70599808" w:history="1">
        <w:r w:rsidR="000540DB" w:rsidRPr="00E17231">
          <w:rPr>
            <w:rStyle w:val="Hyperlink"/>
            <w:noProof/>
          </w:rPr>
          <w:t>7.2.2</w:t>
        </w:r>
        <w:r w:rsidR="000540DB">
          <w:rPr>
            <w:rFonts w:asciiTheme="minorHAnsi" w:eastAsiaTheme="minorEastAsia" w:hAnsiTheme="minorHAnsi" w:cstheme="minorBidi"/>
            <w:noProof/>
            <w:sz w:val="22"/>
            <w:szCs w:val="22"/>
          </w:rPr>
          <w:tab/>
        </w:r>
        <w:r w:rsidR="000540DB" w:rsidRPr="00E17231">
          <w:rPr>
            <w:rStyle w:val="Hyperlink"/>
            <w:noProof/>
          </w:rPr>
          <w:t>Logical Interfaces</w:t>
        </w:r>
        <w:r w:rsidR="000540DB">
          <w:rPr>
            <w:noProof/>
            <w:webHidden/>
          </w:rPr>
          <w:tab/>
        </w:r>
        <w:r w:rsidR="000540DB">
          <w:rPr>
            <w:noProof/>
            <w:webHidden/>
          </w:rPr>
          <w:fldChar w:fldCharType="begin"/>
        </w:r>
        <w:r w:rsidR="000540DB">
          <w:rPr>
            <w:noProof/>
            <w:webHidden/>
          </w:rPr>
          <w:instrText xml:space="preserve"> PAGEREF _Toc70599808 \h </w:instrText>
        </w:r>
        <w:r w:rsidR="000540DB">
          <w:rPr>
            <w:noProof/>
            <w:webHidden/>
          </w:rPr>
        </w:r>
        <w:r w:rsidR="000540DB">
          <w:rPr>
            <w:noProof/>
            <w:webHidden/>
          </w:rPr>
          <w:fldChar w:fldCharType="separate"/>
        </w:r>
        <w:r w:rsidR="000540DB">
          <w:rPr>
            <w:noProof/>
            <w:webHidden/>
          </w:rPr>
          <w:t>30</w:t>
        </w:r>
        <w:r w:rsidR="000540DB">
          <w:rPr>
            <w:noProof/>
            <w:webHidden/>
          </w:rPr>
          <w:fldChar w:fldCharType="end"/>
        </w:r>
      </w:hyperlink>
    </w:p>
    <w:p w14:paraId="7A4B2F1C" w14:textId="74010741"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809" w:history="1">
        <w:r w:rsidR="000540DB" w:rsidRPr="00E17231">
          <w:rPr>
            <w:rStyle w:val="Hyperlink"/>
            <w:noProof/>
          </w:rPr>
          <w:t>8</w:t>
        </w:r>
        <w:r w:rsidR="000540DB">
          <w:rPr>
            <w:rFonts w:asciiTheme="minorHAnsi" w:eastAsiaTheme="minorEastAsia" w:hAnsiTheme="minorHAnsi" w:cstheme="minorBidi"/>
            <w:noProof/>
            <w:sz w:val="22"/>
            <w:szCs w:val="22"/>
          </w:rPr>
          <w:tab/>
        </w:r>
        <w:r w:rsidR="000540DB" w:rsidRPr="00E17231">
          <w:rPr>
            <w:rStyle w:val="Hyperlink"/>
            <w:noProof/>
          </w:rPr>
          <w:t>Open Concerns</w:t>
        </w:r>
        <w:r w:rsidR="000540DB">
          <w:rPr>
            <w:noProof/>
            <w:webHidden/>
          </w:rPr>
          <w:tab/>
        </w:r>
        <w:r w:rsidR="000540DB">
          <w:rPr>
            <w:noProof/>
            <w:webHidden/>
          </w:rPr>
          <w:fldChar w:fldCharType="begin"/>
        </w:r>
        <w:r w:rsidR="000540DB">
          <w:rPr>
            <w:noProof/>
            <w:webHidden/>
          </w:rPr>
          <w:instrText xml:space="preserve"> PAGEREF _Toc70599809 \h </w:instrText>
        </w:r>
        <w:r w:rsidR="000540DB">
          <w:rPr>
            <w:noProof/>
            <w:webHidden/>
          </w:rPr>
        </w:r>
        <w:r w:rsidR="000540DB">
          <w:rPr>
            <w:noProof/>
            <w:webHidden/>
          </w:rPr>
          <w:fldChar w:fldCharType="separate"/>
        </w:r>
        <w:r w:rsidR="000540DB">
          <w:rPr>
            <w:noProof/>
            <w:webHidden/>
          </w:rPr>
          <w:t>36</w:t>
        </w:r>
        <w:r w:rsidR="000540DB">
          <w:rPr>
            <w:noProof/>
            <w:webHidden/>
          </w:rPr>
          <w:fldChar w:fldCharType="end"/>
        </w:r>
      </w:hyperlink>
    </w:p>
    <w:p w14:paraId="315B3D95" w14:textId="0748AEB6" w:rsidR="000540DB" w:rsidRDefault="00B701A5">
      <w:pPr>
        <w:pStyle w:val="TOC1"/>
        <w:tabs>
          <w:tab w:val="left" w:pos="400"/>
          <w:tab w:val="right" w:leader="dot" w:pos="10173"/>
        </w:tabs>
        <w:rPr>
          <w:rFonts w:asciiTheme="minorHAnsi" w:eastAsiaTheme="minorEastAsia" w:hAnsiTheme="minorHAnsi" w:cstheme="minorBidi"/>
          <w:noProof/>
          <w:sz w:val="22"/>
          <w:szCs w:val="22"/>
        </w:rPr>
      </w:pPr>
      <w:hyperlink w:anchor="_Toc70599810" w:history="1">
        <w:r w:rsidR="000540DB" w:rsidRPr="00E17231">
          <w:rPr>
            <w:rStyle w:val="Hyperlink"/>
            <w:noProof/>
          </w:rPr>
          <w:t>9</w:t>
        </w:r>
        <w:r w:rsidR="000540DB">
          <w:rPr>
            <w:rFonts w:asciiTheme="minorHAnsi" w:eastAsiaTheme="minorEastAsia" w:hAnsiTheme="minorHAnsi" w:cstheme="minorBidi"/>
            <w:noProof/>
            <w:sz w:val="22"/>
            <w:szCs w:val="22"/>
          </w:rPr>
          <w:tab/>
        </w:r>
        <w:r w:rsidR="000540DB" w:rsidRPr="00E17231">
          <w:rPr>
            <w:rStyle w:val="Hyperlink"/>
            <w:noProof/>
          </w:rPr>
          <w:t>Revision History</w:t>
        </w:r>
        <w:r w:rsidR="000540DB">
          <w:rPr>
            <w:noProof/>
            <w:webHidden/>
          </w:rPr>
          <w:tab/>
        </w:r>
        <w:r w:rsidR="000540DB">
          <w:rPr>
            <w:noProof/>
            <w:webHidden/>
          </w:rPr>
          <w:fldChar w:fldCharType="begin"/>
        </w:r>
        <w:r w:rsidR="000540DB">
          <w:rPr>
            <w:noProof/>
            <w:webHidden/>
          </w:rPr>
          <w:instrText xml:space="preserve"> PAGEREF _Toc70599810 \h </w:instrText>
        </w:r>
        <w:r w:rsidR="000540DB">
          <w:rPr>
            <w:noProof/>
            <w:webHidden/>
          </w:rPr>
        </w:r>
        <w:r w:rsidR="000540DB">
          <w:rPr>
            <w:noProof/>
            <w:webHidden/>
          </w:rPr>
          <w:fldChar w:fldCharType="separate"/>
        </w:r>
        <w:r w:rsidR="000540DB">
          <w:rPr>
            <w:noProof/>
            <w:webHidden/>
          </w:rPr>
          <w:t>37</w:t>
        </w:r>
        <w:r w:rsidR="000540DB">
          <w:rPr>
            <w:noProof/>
            <w:webHidden/>
          </w:rPr>
          <w:fldChar w:fldCharType="end"/>
        </w:r>
      </w:hyperlink>
    </w:p>
    <w:p w14:paraId="14565313" w14:textId="04377F67" w:rsidR="000540DB" w:rsidRDefault="00B701A5">
      <w:pPr>
        <w:pStyle w:val="TOC1"/>
        <w:tabs>
          <w:tab w:val="left" w:pos="600"/>
          <w:tab w:val="right" w:leader="dot" w:pos="10173"/>
        </w:tabs>
        <w:rPr>
          <w:rFonts w:asciiTheme="minorHAnsi" w:eastAsiaTheme="minorEastAsia" w:hAnsiTheme="minorHAnsi" w:cstheme="minorBidi"/>
          <w:noProof/>
          <w:sz w:val="22"/>
          <w:szCs w:val="22"/>
        </w:rPr>
      </w:pPr>
      <w:hyperlink w:anchor="_Toc70599812" w:history="1">
        <w:r w:rsidR="000540DB" w:rsidRPr="00E17231">
          <w:rPr>
            <w:rStyle w:val="Hyperlink"/>
            <w:noProof/>
          </w:rPr>
          <w:t>10</w:t>
        </w:r>
        <w:r w:rsidR="000540DB">
          <w:rPr>
            <w:rFonts w:asciiTheme="minorHAnsi" w:eastAsiaTheme="minorEastAsia" w:hAnsiTheme="minorHAnsi" w:cstheme="minorBidi"/>
            <w:noProof/>
            <w:sz w:val="22"/>
            <w:szCs w:val="22"/>
          </w:rPr>
          <w:tab/>
        </w:r>
        <w:r w:rsidR="000540DB" w:rsidRPr="00E17231">
          <w:rPr>
            <w:rStyle w:val="Hyperlink"/>
            <w:noProof/>
          </w:rPr>
          <w:t>Appendix</w:t>
        </w:r>
        <w:r w:rsidR="000540DB">
          <w:rPr>
            <w:noProof/>
            <w:webHidden/>
          </w:rPr>
          <w:tab/>
        </w:r>
        <w:r w:rsidR="000540DB">
          <w:rPr>
            <w:noProof/>
            <w:webHidden/>
          </w:rPr>
          <w:fldChar w:fldCharType="begin"/>
        </w:r>
        <w:r w:rsidR="000540DB">
          <w:rPr>
            <w:noProof/>
            <w:webHidden/>
          </w:rPr>
          <w:instrText xml:space="preserve"> PAGEREF _Toc70599812 \h </w:instrText>
        </w:r>
        <w:r w:rsidR="000540DB">
          <w:rPr>
            <w:noProof/>
            <w:webHidden/>
          </w:rPr>
        </w:r>
        <w:r w:rsidR="000540DB">
          <w:rPr>
            <w:noProof/>
            <w:webHidden/>
          </w:rPr>
          <w:fldChar w:fldCharType="separate"/>
        </w:r>
        <w:r w:rsidR="000540DB">
          <w:rPr>
            <w:noProof/>
            <w:webHidden/>
          </w:rPr>
          <w:t>38</w:t>
        </w:r>
        <w:r w:rsidR="000540DB">
          <w:rPr>
            <w:noProof/>
            <w:webHidden/>
          </w:rPr>
          <w:fldChar w:fldCharType="end"/>
        </w:r>
      </w:hyperlink>
    </w:p>
    <w:p w14:paraId="4EBDC07D" w14:textId="39882044" w:rsidR="000540DB" w:rsidRDefault="00B701A5">
      <w:pPr>
        <w:pStyle w:val="TOC2"/>
        <w:rPr>
          <w:rFonts w:asciiTheme="minorHAnsi" w:eastAsiaTheme="minorEastAsia" w:hAnsiTheme="minorHAnsi" w:cstheme="minorBidi"/>
          <w:noProof/>
          <w:sz w:val="22"/>
          <w:szCs w:val="22"/>
        </w:rPr>
      </w:pPr>
      <w:hyperlink w:anchor="_Toc70599813" w:history="1">
        <w:r w:rsidR="000540DB" w:rsidRPr="00E17231">
          <w:rPr>
            <w:rStyle w:val="Hyperlink"/>
            <w:noProof/>
          </w:rPr>
          <w:t>10.1</w:t>
        </w:r>
        <w:r w:rsidR="000540DB">
          <w:rPr>
            <w:rFonts w:asciiTheme="minorHAnsi" w:eastAsiaTheme="minorEastAsia" w:hAnsiTheme="minorHAnsi" w:cstheme="minorBidi"/>
            <w:noProof/>
            <w:sz w:val="22"/>
            <w:szCs w:val="22"/>
          </w:rPr>
          <w:tab/>
        </w:r>
        <w:r w:rsidR="000540DB" w:rsidRPr="00E17231">
          <w:rPr>
            <w:rStyle w:val="Hyperlink"/>
            <w:noProof/>
          </w:rPr>
          <w:t>Definitions</w:t>
        </w:r>
        <w:r w:rsidR="000540DB">
          <w:rPr>
            <w:noProof/>
            <w:webHidden/>
          </w:rPr>
          <w:tab/>
        </w:r>
        <w:r w:rsidR="000540DB">
          <w:rPr>
            <w:noProof/>
            <w:webHidden/>
          </w:rPr>
          <w:fldChar w:fldCharType="begin"/>
        </w:r>
        <w:r w:rsidR="000540DB">
          <w:rPr>
            <w:noProof/>
            <w:webHidden/>
          </w:rPr>
          <w:instrText xml:space="preserve"> PAGEREF _Toc70599813 \h </w:instrText>
        </w:r>
        <w:r w:rsidR="000540DB">
          <w:rPr>
            <w:noProof/>
            <w:webHidden/>
          </w:rPr>
        </w:r>
        <w:r w:rsidR="000540DB">
          <w:rPr>
            <w:noProof/>
            <w:webHidden/>
          </w:rPr>
          <w:fldChar w:fldCharType="separate"/>
        </w:r>
        <w:r w:rsidR="000540DB">
          <w:rPr>
            <w:noProof/>
            <w:webHidden/>
          </w:rPr>
          <w:t>38</w:t>
        </w:r>
        <w:r w:rsidR="000540DB">
          <w:rPr>
            <w:noProof/>
            <w:webHidden/>
          </w:rPr>
          <w:fldChar w:fldCharType="end"/>
        </w:r>
      </w:hyperlink>
    </w:p>
    <w:p w14:paraId="608E6B47" w14:textId="7AC1AB9A" w:rsidR="000540DB" w:rsidRDefault="00B701A5">
      <w:pPr>
        <w:pStyle w:val="TOC2"/>
        <w:rPr>
          <w:rFonts w:asciiTheme="minorHAnsi" w:eastAsiaTheme="minorEastAsia" w:hAnsiTheme="minorHAnsi" w:cstheme="minorBidi"/>
          <w:noProof/>
          <w:sz w:val="22"/>
          <w:szCs w:val="22"/>
        </w:rPr>
      </w:pPr>
      <w:hyperlink w:anchor="_Toc70599814" w:history="1">
        <w:r w:rsidR="000540DB" w:rsidRPr="00E17231">
          <w:rPr>
            <w:rStyle w:val="Hyperlink"/>
            <w:noProof/>
          </w:rPr>
          <w:t>10.2</w:t>
        </w:r>
        <w:r w:rsidR="000540DB">
          <w:rPr>
            <w:rFonts w:asciiTheme="minorHAnsi" w:eastAsiaTheme="minorEastAsia" w:hAnsiTheme="minorHAnsi" w:cstheme="minorBidi"/>
            <w:noProof/>
            <w:sz w:val="22"/>
            <w:szCs w:val="22"/>
          </w:rPr>
          <w:tab/>
        </w:r>
        <w:r w:rsidR="000540DB" w:rsidRPr="00E17231">
          <w:rPr>
            <w:rStyle w:val="Hyperlink"/>
            <w:noProof/>
          </w:rPr>
          <w:t>Abbreviations</w:t>
        </w:r>
        <w:r w:rsidR="000540DB">
          <w:rPr>
            <w:noProof/>
            <w:webHidden/>
          </w:rPr>
          <w:tab/>
        </w:r>
        <w:r w:rsidR="000540DB">
          <w:rPr>
            <w:noProof/>
            <w:webHidden/>
          </w:rPr>
          <w:fldChar w:fldCharType="begin"/>
        </w:r>
        <w:r w:rsidR="000540DB">
          <w:rPr>
            <w:noProof/>
            <w:webHidden/>
          </w:rPr>
          <w:instrText xml:space="preserve"> PAGEREF _Toc70599814 \h </w:instrText>
        </w:r>
        <w:r w:rsidR="000540DB">
          <w:rPr>
            <w:noProof/>
            <w:webHidden/>
          </w:rPr>
        </w:r>
        <w:r w:rsidR="000540DB">
          <w:rPr>
            <w:noProof/>
            <w:webHidden/>
          </w:rPr>
          <w:fldChar w:fldCharType="separate"/>
        </w:r>
        <w:r w:rsidR="000540DB">
          <w:rPr>
            <w:noProof/>
            <w:webHidden/>
          </w:rPr>
          <w:t>38</w:t>
        </w:r>
        <w:r w:rsidR="000540DB">
          <w:rPr>
            <w:noProof/>
            <w:webHidden/>
          </w:rPr>
          <w:fldChar w:fldCharType="end"/>
        </w:r>
      </w:hyperlink>
    </w:p>
    <w:p w14:paraId="57D5559E" w14:textId="52B663E6" w:rsidR="003A3CDA" w:rsidRDefault="007D1D30" w:rsidP="00FE4F4B">
      <w:pPr>
        <w:tabs>
          <w:tab w:val="left" w:leader="dot" w:pos="9907"/>
          <w:tab w:val="right" w:leader="dot" w:pos="10134"/>
        </w:tabs>
      </w:pPr>
      <w:r w:rsidRPr="007C20FA">
        <w:fldChar w:fldCharType="end"/>
      </w:r>
    </w:p>
    <w:p w14:paraId="2E428131" w14:textId="77777777" w:rsidR="00D551E4" w:rsidRPr="0046323D" w:rsidRDefault="00D551E4" w:rsidP="00D551E4">
      <w:pPr>
        <w:rPr>
          <w:b/>
          <w:sz w:val="32"/>
        </w:rPr>
      </w:pPr>
      <w:r w:rsidRPr="0046323D">
        <w:rPr>
          <w:b/>
          <w:sz w:val="32"/>
        </w:rPr>
        <w:t>List of Figures</w:t>
      </w:r>
    </w:p>
    <w:p w14:paraId="4862F2C4" w14:textId="77777777" w:rsidR="00D551E4" w:rsidRPr="00E2703A" w:rsidRDefault="00D551E4" w:rsidP="00FE4F4B">
      <w:pPr>
        <w:pStyle w:val="TOC2"/>
        <w:rPr>
          <w:rStyle w:val="Hyperlink"/>
          <w:noProof/>
          <w:color w:val="auto"/>
        </w:rPr>
      </w:pPr>
    </w:p>
    <w:p w14:paraId="4CA998B7" w14:textId="1D5EA5C9" w:rsidR="000540DB" w:rsidRDefault="00D551E4">
      <w:pPr>
        <w:pStyle w:val="TableofFigures"/>
        <w:tabs>
          <w:tab w:val="right" w:leader="dot" w:pos="10173"/>
        </w:tabs>
        <w:rPr>
          <w:rFonts w:asciiTheme="minorHAnsi" w:eastAsiaTheme="minorEastAsia" w:hAnsiTheme="minorHAnsi" w:cstheme="minorBidi"/>
          <w:noProof/>
          <w:sz w:val="22"/>
          <w:szCs w:val="22"/>
        </w:rPr>
      </w:pPr>
      <w:r>
        <w:rPr>
          <w:rStyle w:val="Hyperlink"/>
          <w:noProof/>
          <w:color w:val="auto"/>
          <w:u w:val="none"/>
        </w:rPr>
        <w:fldChar w:fldCharType="begin"/>
      </w:r>
      <w:r>
        <w:rPr>
          <w:rStyle w:val="Hyperlink"/>
          <w:noProof/>
          <w:color w:val="auto"/>
          <w:u w:val="none"/>
        </w:rPr>
        <w:instrText xml:space="preserve"> TOC \h \z \c "Figure" </w:instrText>
      </w:r>
      <w:r>
        <w:rPr>
          <w:rStyle w:val="Hyperlink"/>
          <w:noProof/>
          <w:color w:val="auto"/>
          <w:u w:val="none"/>
        </w:rPr>
        <w:fldChar w:fldCharType="separate"/>
      </w:r>
      <w:hyperlink w:anchor="_Toc70599815" w:history="1">
        <w:r w:rsidR="000540DB" w:rsidRPr="00191180">
          <w:rPr>
            <w:rStyle w:val="Hyperlink"/>
            <w:noProof/>
          </w:rPr>
          <w:t>Figure 1: Trailer Light Check Feature Image</w:t>
        </w:r>
        <w:r w:rsidR="000540DB">
          <w:rPr>
            <w:noProof/>
            <w:webHidden/>
          </w:rPr>
          <w:tab/>
        </w:r>
        <w:r w:rsidR="000540DB">
          <w:rPr>
            <w:noProof/>
            <w:webHidden/>
          </w:rPr>
          <w:fldChar w:fldCharType="begin"/>
        </w:r>
        <w:r w:rsidR="000540DB">
          <w:rPr>
            <w:noProof/>
            <w:webHidden/>
          </w:rPr>
          <w:instrText xml:space="preserve"> PAGEREF _Toc70599815 \h </w:instrText>
        </w:r>
        <w:r w:rsidR="000540DB">
          <w:rPr>
            <w:noProof/>
            <w:webHidden/>
          </w:rPr>
        </w:r>
        <w:r w:rsidR="000540DB">
          <w:rPr>
            <w:noProof/>
            <w:webHidden/>
          </w:rPr>
          <w:fldChar w:fldCharType="separate"/>
        </w:r>
        <w:r w:rsidR="000540DB">
          <w:rPr>
            <w:noProof/>
            <w:webHidden/>
          </w:rPr>
          <w:t>8</w:t>
        </w:r>
        <w:r w:rsidR="000540DB">
          <w:rPr>
            <w:noProof/>
            <w:webHidden/>
          </w:rPr>
          <w:fldChar w:fldCharType="end"/>
        </w:r>
      </w:hyperlink>
    </w:p>
    <w:p w14:paraId="21548F2E" w14:textId="114CC551"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16" w:history="1">
        <w:r w:rsidR="000540DB" w:rsidRPr="00191180">
          <w:rPr>
            <w:rStyle w:val="Hyperlink"/>
            <w:noProof/>
          </w:rPr>
          <w:t>Figure 2: Feature Operational Context</w:t>
        </w:r>
        <w:r w:rsidR="000540DB">
          <w:rPr>
            <w:noProof/>
            <w:webHidden/>
          </w:rPr>
          <w:tab/>
        </w:r>
        <w:r w:rsidR="000540DB">
          <w:rPr>
            <w:noProof/>
            <w:webHidden/>
          </w:rPr>
          <w:fldChar w:fldCharType="begin"/>
        </w:r>
        <w:r w:rsidR="000540DB">
          <w:rPr>
            <w:noProof/>
            <w:webHidden/>
          </w:rPr>
          <w:instrText xml:space="preserve"> PAGEREF _Toc70599816 \h </w:instrText>
        </w:r>
        <w:r w:rsidR="000540DB">
          <w:rPr>
            <w:noProof/>
            <w:webHidden/>
          </w:rPr>
        </w:r>
        <w:r w:rsidR="000540DB">
          <w:rPr>
            <w:noProof/>
            <w:webHidden/>
          </w:rPr>
          <w:fldChar w:fldCharType="separate"/>
        </w:r>
        <w:r w:rsidR="000540DB">
          <w:rPr>
            <w:noProof/>
            <w:webHidden/>
          </w:rPr>
          <w:t>11</w:t>
        </w:r>
        <w:r w:rsidR="000540DB">
          <w:rPr>
            <w:noProof/>
            <w:webHidden/>
          </w:rPr>
          <w:fldChar w:fldCharType="end"/>
        </w:r>
      </w:hyperlink>
    </w:p>
    <w:p w14:paraId="4405A45D" w14:textId="37663B6D"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17" w:history="1">
        <w:r w:rsidR="000540DB" w:rsidRPr="00191180">
          <w:rPr>
            <w:rStyle w:val="Hyperlink"/>
            <w:noProof/>
          </w:rPr>
          <w:t>Figure 3: TLC Logical Operating Modes</w:t>
        </w:r>
        <w:r w:rsidR="000540DB">
          <w:rPr>
            <w:noProof/>
            <w:webHidden/>
          </w:rPr>
          <w:tab/>
        </w:r>
        <w:r w:rsidR="000540DB">
          <w:rPr>
            <w:noProof/>
            <w:webHidden/>
          </w:rPr>
          <w:fldChar w:fldCharType="begin"/>
        </w:r>
        <w:r w:rsidR="000540DB">
          <w:rPr>
            <w:noProof/>
            <w:webHidden/>
          </w:rPr>
          <w:instrText xml:space="preserve"> PAGEREF _Toc70599817 \h </w:instrText>
        </w:r>
        <w:r w:rsidR="000540DB">
          <w:rPr>
            <w:noProof/>
            <w:webHidden/>
          </w:rPr>
        </w:r>
        <w:r w:rsidR="000540DB">
          <w:rPr>
            <w:noProof/>
            <w:webHidden/>
          </w:rPr>
          <w:fldChar w:fldCharType="separate"/>
        </w:r>
        <w:r w:rsidR="000540DB">
          <w:rPr>
            <w:noProof/>
            <w:webHidden/>
          </w:rPr>
          <w:t>13</w:t>
        </w:r>
        <w:r w:rsidR="000540DB">
          <w:rPr>
            <w:noProof/>
            <w:webHidden/>
          </w:rPr>
          <w:fldChar w:fldCharType="end"/>
        </w:r>
      </w:hyperlink>
    </w:p>
    <w:p w14:paraId="277F56A8" w14:textId="2676C818"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18" w:history="1">
        <w:r w:rsidR="000540DB" w:rsidRPr="00191180">
          <w:rPr>
            <w:rStyle w:val="Hyperlink"/>
            <w:noProof/>
          </w:rPr>
          <w:t>Figure 4: Trailer Light Check Use Case</w:t>
        </w:r>
        <w:r w:rsidR="000540DB">
          <w:rPr>
            <w:noProof/>
            <w:webHidden/>
          </w:rPr>
          <w:tab/>
        </w:r>
        <w:r w:rsidR="000540DB">
          <w:rPr>
            <w:noProof/>
            <w:webHidden/>
          </w:rPr>
          <w:fldChar w:fldCharType="begin"/>
        </w:r>
        <w:r w:rsidR="000540DB">
          <w:rPr>
            <w:noProof/>
            <w:webHidden/>
          </w:rPr>
          <w:instrText xml:space="preserve"> PAGEREF _Toc70599818 \h </w:instrText>
        </w:r>
        <w:r w:rsidR="000540DB">
          <w:rPr>
            <w:noProof/>
            <w:webHidden/>
          </w:rPr>
        </w:r>
        <w:r w:rsidR="000540DB">
          <w:rPr>
            <w:noProof/>
            <w:webHidden/>
          </w:rPr>
          <w:fldChar w:fldCharType="separate"/>
        </w:r>
        <w:r w:rsidR="000540DB">
          <w:rPr>
            <w:noProof/>
            <w:webHidden/>
          </w:rPr>
          <w:t>14</w:t>
        </w:r>
        <w:r w:rsidR="000540DB">
          <w:rPr>
            <w:noProof/>
            <w:webHidden/>
          </w:rPr>
          <w:fldChar w:fldCharType="end"/>
        </w:r>
      </w:hyperlink>
    </w:p>
    <w:p w14:paraId="5B2C40D3" w14:textId="73077D3B"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19" w:history="1">
        <w:r w:rsidR="000540DB" w:rsidRPr="00191180">
          <w:rPr>
            <w:rStyle w:val="Hyperlink"/>
            <w:b/>
            <w:noProof/>
          </w:rPr>
          <w:t>Figure 5: P-Diagram</w:t>
        </w:r>
        <w:r w:rsidR="000540DB">
          <w:rPr>
            <w:noProof/>
            <w:webHidden/>
          </w:rPr>
          <w:tab/>
        </w:r>
        <w:r w:rsidR="000540DB">
          <w:rPr>
            <w:noProof/>
            <w:webHidden/>
          </w:rPr>
          <w:fldChar w:fldCharType="begin"/>
        </w:r>
        <w:r w:rsidR="000540DB">
          <w:rPr>
            <w:noProof/>
            <w:webHidden/>
          </w:rPr>
          <w:instrText xml:space="preserve"> PAGEREF _Toc70599819 \h </w:instrText>
        </w:r>
        <w:r w:rsidR="000540DB">
          <w:rPr>
            <w:noProof/>
            <w:webHidden/>
          </w:rPr>
        </w:r>
        <w:r w:rsidR="000540DB">
          <w:rPr>
            <w:noProof/>
            <w:webHidden/>
          </w:rPr>
          <w:fldChar w:fldCharType="separate"/>
        </w:r>
        <w:r w:rsidR="000540DB">
          <w:rPr>
            <w:noProof/>
            <w:webHidden/>
          </w:rPr>
          <w:t>16</w:t>
        </w:r>
        <w:r w:rsidR="000540DB">
          <w:rPr>
            <w:noProof/>
            <w:webHidden/>
          </w:rPr>
          <w:fldChar w:fldCharType="end"/>
        </w:r>
      </w:hyperlink>
    </w:p>
    <w:p w14:paraId="4BBFB7AB" w14:textId="6391BFF7"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20" w:history="1">
        <w:r w:rsidR="000540DB" w:rsidRPr="00191180">
          <w:rPr>
            <w:rStyle w:val="Hyperlink"/>
            <w:noProof/>
          </w:rPr>
          <w:t>Figure 6: Operation Scenarios</w:t>
        </w:r>
        <w:r w:rsidR="000540DB">
          <w:rPr>
            <w:noProof/>
            <w:webHidden/>
          </w:rPr>
          <w:tab/>
        </w:r>
        <w:r w:rsidR="000540DB">
          <w:rPr>
            <w:noProof/>
            <w:webHidden/>
          </w:rPr>
          <w:fldChar w:fldCharType="begin"/>
        </w:r>
        <w:r w:rsidR="000540DB">
          <w:rPr>
            <w:noProof/>
            <w:webHidden/>
          </w:rPr>
          <w:instrText xml:space="preserve"> PAGEREF _Toc70599820 \h </w:instrText>
        </w:r>
        <w:r w:rsidR="000540DB">
          <w:rPr>
            <w:noProof/>
            <w:webHidden/>
          </w:rPr>
        </w:r>
        <w:r w:rsidR="000540DB">
          <w:rPr>
            <w:noProof/>
            <w:webHidden/>
          </w:rPr>
          <w:fldChar w:fldCharType="separate"/>
        </w:r>
        <w:r w:rsidR="000540DB">
          <w:rPr>
            <w:noProof/>
            <w:webHidden/>
          </w:rPr>
          <w:t>17</w:t>
        </w:r>
        <w:r w:rsidR="000540DB">
          <w:rPr>
            <w:noProof/>
            <w:webHidden/>
          </w:rPr>
          <w:fldChar w:fldCharType="end"/>
        </w:r>
      </w:hyperlink>
    </w:p>
    <w:p w14:paraId="14F5ECDF" w14:textId="630BD47E"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21" w:history="1">
        <w:r w:rsidR="000540DB" w:rsidRPr="00191180">
          <w:rPr>
            <w:rStyle w:val="Hyperlink"/>
            <w:noProof/>
          </w:rPr>
          <w:t xml:space="preserve">Figure 6: </w:t>
        </w:r>
        <w:r w:rsidR="000540DB" w:rsidRPr="00191180">
          <w:rPr>
            <w:rStyle w:val="Hyperlink"/>
            <w:rFonts w:cs="Arial"/>
            <w:noProof/>
          </w:rPr>
          <w:t>Functional Architecture</w:t>
        </w:r>
        <w:r w:rsidR="000540DB">
          <w:rPr>
            <w:noProof/>
            <w:webHidden/>
          </w:rPr>
          <w:tab/>
        </w:r>
        <w:r w:rsidR="000540DB">
          <w:rPr>
            <w:noProof/>
            <w:webHidden/>
          </w:rPr>
          <w:fldChar w:fldCharType="begin"/>
        </w:r>
        <w:r w:rsidR="000540DB">
          <w:rPr>
            <w:noProof/>
            <w:webHidden/>
          </w:rPr>
          <w:instrText xml:space="preserve"> PAGEREF _Toc70599821 \h </w:instrText>
        </w:r>
        <w:r w:rsidR="000540DB">
          <w:rPr>
            <w:noProof/>
            <w:webHidden/>
          </w:rPr>
        </w:r>
        <w:r w:rsidR="000540DB">
          <w:rPr>
            <w:noProof/>
            <w:webHidden/>
          </w:rPr>
          <w:fldChar w:fldCharType="separate"/>
        </w:r>
        <w:r w:rsidR="000540DB">
          <w:rPr>
            <w:noProof/>
            <w:webHidden/>
          </w:rPr>
          <w:t>27</w:t>
        </w:r>
        <w:r w:rsidR="000540DB">
          <w:rPr>
            <w:noProof/>
            <w:webHidden/>
          </w:rPr>
          <w:fldChar w:fldCharType="end"/>
        </w:r>
      </w:hyperlink>
    </w:p>
    <w:p w14:paraId="398CE102" w14:textId="6E9B018C" w:rsidR="000540DB" w:rsidRDefault="00B701A5">
      <w:pPr>
        <w:pStyle w:val="TableofFigures"/>
        <w:tabs>
          <w:tab w:val="right" w:leader="dot" w:pos="10173"/>
        </w:tabs>
        <w:rPr>
          <w:rFonts w:asciiTheme="minorHAnsi" w:eastAsiaTheme="minorEastAsia" w:hAnsiTheme="minorHAnsi" w:cstheme="minorBidi"/>
          <w:noProof/>
          <w:sz w:val="22"/>
          <w:szCs w:val="22"/>
        </w:rPr>
      </w:pPr>
      <w:hyperlink w:anchor="_Toc70599822" w:history="1">
        <w:r w:rsidR="000540DB" w:rsidRPr="00191180">
          <w:rPr>
            <w:rStyle w:val="Hyperlink"/>
            <w:noProof/>
          </w:rPr>
          <w:t>Figure 8: Logical Architecture</w:t>
        </w:r>
        <w:r w:rsidR="000540DB">
          <w:rPr>
            <w:noProof/>
            <w:webHidden/>
          </w:rPr>
          <w:tab/>
        </w:r>
        <w:r w:rsidR="000540DB">
          <w:rPr>
            <w:noProof/>
            <w:webHidden/>
          </w:rPr>
          <w:fldChar w:fldCharType="begin"/>
        </w:r>
        <w:r w:rsidR="000540DB">
          <w:rPr>
            <w:noProof/>
            <w:webHidden/>
          </w:rPr>
          <w:instrText xml:space="preserve"> PAGEREF _Toc70599822 \h </w:instrText>
        </w:r>
        <w:r w:rsidR="000540DB">
          <w:rPr>
            <w:noProof/>
            <w:webHidden/>
          </w:rPr>
        </w:r>
        <w:r w:rsidR="000540DB">
          <w:rPr>
            <w:noProof/>
            <w:webHidden/>
          </w:rPr>
          <w:fldChar w:fldCharType="separate"/>
        </w:r>
        <w:r w:rsidR="000540DB">
          <w:rPr>
            <w:noProof/>
            <w:webHidden/>
          </w:rPr>
          <w:t>28</w:t>
        </w:r>
        <w:r w:rsidR="000540DB">
          <w:rPr>
            <w:noProof/>
            <w:webHidden/>
          </w:rPr>
          <w:fldChar w:fldCharType="end"/>
        </w:r>
      </w:hyperlink>
    </w:p>
    <w:p w14:paraId="02AFB9A4" w14:textId="6CA0D3D4" w:rsidR="00D551E4" w:rsidRDefault="00D551E4" w:rsidP="00FE4F4B">
      <w:pPr>
        <w:pStyle w:val="BlockText"/>
        <w:tabs>
          <w:tab w:val="left" w:leader="dot" w:pos="9900"/>
        </w:tabs>
        <w:ind w:left="0" w:firstLine="0"/>
      </w:pPr>
      <w:r>
        <w:rPr>
          <w:rStyle w:val="Hyperlink"/>
          <w:rFonts w:ascii="Arial" w:hAnsi="Arial"/>
          <w:noProof/>
          <w:color w:val="auto"/>
          <w:szCs w:val="20"/>
          <w:u w:val="none"/>
        </w:rPr>
        <w:fldChar w:fldCharType="end"/>
      </w:r>
    </w:p>
    <w:p w14:paraId="2A717CF4" w14:textId="77777777" w:rsidR="00D551E4" w:rsidRPr="0046323D" w:rsidRDefault="00D551E4" w:rsidP="00D551E4">
      <w:pPr>
        <w:rPr>
          <w:b/>
          <w:sz w:val="32"/>
        </w:rPr>
      </w:pPr>
      <w:bookmarkStart w:id="5" w:name="_Toc423619082"/>
      <w:r w:rsidRPr="0046323D">
        <w:rPr>
          <w:b/>
          <w:sz w:val="32"/>
        </w:rPr>
        <w:t>List of Tables</w:t>
      </w:r>
      <w:bookmarkEnd w:id="5"/>
    </w:p>
    <w:p w14:paraId="5ED37535" w14:textId="77777777" w:rsidR="00D551E4" w:rsidRPr="00E2703A" w:rsidRDefault="00D551E4" w:rsidP="00FE4F4B">
      <w:pPr>
        <w:pStyle w:val="TOC2"/>
        <w:rPr>
          <w:rStyle w:val="Hyperlink"/>
          <w:noProof/>
          <w:color w:val="auto"/>
        </w:rPr>
      </w:pPr>
    </w:p>
    <w:p w14:paraId="1FE24856" w14:textId="70AF71A8" w:rsidR="0020113A" w:rsidRDefault="00D551E4">
      <w:pPr>
        <w:pStyle w:val="TableofFigures"/>
        <w:tabs>
          <w:tab w:val="right" w:leader="dot" w:pos="10173"/>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70599939" w:history="1">
        <w:r w:rsidR="0020113A" w:rsidRPr="00C07A18">
          <w:rPr>
            <w:rStyle w:val="Hyperlink"/>
            <w:noProof/>
          </w:rPr>
          <w:t>Table 1: Features described in this FD</w:t>
        </w:r>
        <w:r w:rsidR="0020113A">
          <w:rPr>
            <w:noProof/>
            <w:webHidden/>
          </w:rPr>
          <w:tab/>
        </w:r>
        <w:r w:rsidR="0020113A">
          <w:rPr>
            <w:noProof/>
            <w:webHidden/>
          </w:rPr>
          <w:fldChar w:fldCharType="begin"/>
        </w:r>
        <w:r w:rsidR="0020113A">
          <w:rPr>
            <w:noProof/>
            <w:webHidden/>
          </w:rPr>
          <w:instrText xml:space="preserve"> PAGEREF _Toc70599939 \h </w:instrText>
        </w:r>
        <w:r w:rsidR="0020113A">
          <w:rPr>
            <w:noProof/>
            <w:webHidden/>
          </w:rPr>
        </w:r>
        <w:r w:rsidR="0020113A">
          <w:rPr>
            <w:noProof/>
            <w:webHidden/>
          </w:rPr>
          <w:fldChar w:fldCharType="separate"/>
        </w:r>
        <w:r w:rsidR="0020113A">
          <w:rPr>
            <w:noProof/>
            <w:webHidden/>
          </w:rPr>
          <w:t>5</w:t>
        </w:r>
        <w:r w:rsidR="0020113A">
          <w:rPr>
            <w:noProof/>
            <w:webHidden/>
          </w:rPr>
          <w:fldChar w:fldCharType="end"/>
        </w:r>
      </w:hyperlink>
    </w:p>
    <w:p w14:paraId="46FDC6BD" w14:textId="4B1AC68B"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0" w:history="1">
        <w:r w:rsidR="0020113A" w:rsidRPr="00C07A18">
          <w:rPr>
            <w:rStyle w:val="Hyperlink"/>
            <w:noProof/>
          </w:rPr>
          <w:t>Table 2: Ford internal Documents</w:t>
        </w:r>
        <w:r w:rsidR="0020113A">
          <w:rPr>
            <w:noProof/>
            <w:webHidden/>
          </w:rPr>
          <w:tab/>
        </w:r>
        <w:r w:rsidR="0020113A">
          <w:rPr>
            <w:noProof/>
            <w:webHidden/>
          </w:rPr>
          <w:fldChar w:fldCharType="begin"/>
        </w:r>
        <w:r w:rsidR="0020113A">
          <w:rPr>
            <w:noProof/>
            <w:webHidden/>
          </w:rPr>
          <w:instrText xml:space="preserve"> PAGEREF _Toc70599940 \h </w:instrText>
        </w:r>
        <w:r w:rsidR="0020113A">
          <w:rPr>
            <w:noProof/>
            <w:webHidden/>
          </w:rPr>
        </w:r>
        <w:r w:rsidR="0020113A">
          <w:rPr>
            <w:noProof/>
            <w:webHidden/>
          </w:rPr>
          <w:fldChar w:fldCharType="separate"/>
        </w:r>
        <w:r w:rsidR="0020113A">
          <w:rPr>
            <w:noProof/>
            <w:webHidden/>
          </w:rPr>
          <w:t>6</w:t>
        </w:r>
        <w:r w:rsidR="0020113A">
          <w:rPr>
            <w:noProof/>
            <w:webHidden/>
          </w:rPr>
          <w:fldChar w:fldCharType="end"/>
        </w:r>
      </w:hyperlink>
    </w:p>
    <w:p w14:paraId="10BE13AF" w14:textId="3AC22A77"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1" w:history="1">
        <w:r w:rsidR="0020113A" w:rsidRPr="00C07A18">
          <w:rPr>
            <w:rStyle w:val="Hyperlink"/>
            <w:noProof/>
          </w:rPr>
          <w:t>Table 3: External documents and publications</w:t>
        </w:r>
        <w:r w:rsidR="0020113A">
          <w:rPr>
            <w:noProof/>
            <w:webHidden/>
          </w:rPr>
          <w:tab/>
        </w:r>
        <w:r w:rsidR="0020113A">
          <w:rPr>
            <w:noProof/>
            <w:webHidden/>
          </w:rPr>
          <w:fldChar w:fldCharType="begin"/>
        </w:r>
        <w:r w:rsidR="0020113A">
          <w:rPr>
            <w:noProof/>
            <w:webHidden/>
          </w:rPr>
          <w:instrText xml:space="preserve"> PAGEREF _Toc70599941 \h </w:instrText>
        </w:r>
        <w:r w:rsidR="0020113A">
          <w:rPr>
            <w:noProof/>
            <w:webHidden/>
          </w:rPr>
        </w:r>
        <w:r w:rsidR="0020113A">
          <w:rPr>
            <w:noProof/>
            <w:webHidden/>
          </w:rPr>
          <w:fldChar w:fldCharType="separate"/>
        </w:r>
        <w:r w:rsidR="0020113A">
          <w:rPr>
            <w:noProof/>
            <w:webHidden/>
          </w:rPr>
          <w:t>7</w:t>
        </w:r>
        <w:r w:rsidR="0020113A">
          <w:rPr>
            <w:noProof/>
            <w:webHidden/>
          </w:rPr>
          <w:fldChar w:fldCharType="end"/>
        </w:r>
      </w:hyperlink>
    </w:p>
    <w:p w14:paraId="6705DDF0" w14:textId="23ED34CF"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2" w:history="1">
        <w:r w:rsidR="0020113A" w:rsidRPr="00C07A18">
          <w:rPr>
            <w:rStyle w:val="Hyperlink"/>
            <w:noProof/>
          </w:rPr>
          <w:t>Table 4: Parameters / Values used in this document</w:t>
        </w:r>
        <w:r w:rsidR="0020113A">
          <w:rPr>
            <w:noProof/>
            <w:webHidden/>
          </w:rPr>
          <w:tab/>
        </w:r>
        <w:r w:rsidR="0020113A">
          <w:rPr>
            <w:noProof/>
            <w:webHidden/>
          </w:rPr>
          <w:fldChar w:fldCharType="begin"/>
        </w:r>
        <w:r w:rsidR="0020113A">
          <w:rPr>
            <w:noProof/>
            <w:webHidden/>
          </w:rPr>
          <w:instrText xml:space="preserve"> PAGEREF _Toc70599942 \h </w:instrText>
        </w:r>
        <w:r w:rsidR="0020113A">
          <w:rPr>
            <w:noProof/>
            <w:webHidden/>
          </w:rPr>
        </w:r>
        <w:r w:rsidR="0020113A">
          <w:rPr>
            <w:noProof/>
            <w:webHidden/>
          </w:rPr>
          <w:fldChar w:fldCharType="separate"/>
        </w:r>
        <w:r w:rsidR="0020113A">
          <w:rPr>
            <w:noProof/>
            <w:webHidden/>
          </w:rPr>
          <w:t>7</w:t>
        </w:r>
        <w:r w:rsidR="0020113A">
          <w:rPr>
            <w:noProof/>
            <w:webHidden/>
          </w:rPr>
          <w:fldChar w:fldCharType="end"/>
        </w:r>
      </w:hyperlink>
    </w:p>
    <w:p w14:paraId="67203752" w14:textId="31F8961D"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3" w:history="1">
        <w:r w:rsidR="0020113A" w:rsidRPr="00C07A18">
          <w:rPr>
            <w:rStyle w:val="Hyperlink"/>
            <w:noProof/>
          </w:rPr>
          <w:t xml:space="preserve">Table 5: </w:t>
        </w:r>
        <w:r w:rsidR="0020113A" w:rsidRPr="00C07A18">
          <w:rPr>
            <w:rStyle w:val="Hyperlink"/>
            <w:noProof/>
            <w:lang w:val="en-GB"/>
          </w:rPr>
          <w:t>Abbreviations used in this document</w:t>
        </w:r>
        <w:r w:rsidR="0020113A">
          <w:rPr>
            <w:noProof/>
            <w:webHidden/>
          </w:rPr>
          <w:tab/>
        </w:r>
        <w:r w:rsidR="0020113A">
          <w:rPr>
            <w:noProof/>
            <w:webHidden/>
          </w:rPr>
          <w:fldChar w:fldCharType="begin"/>
        </w:r>
        <w:r w:rsidR="0020113A">
          <w:rPr>
            <w:noProof/>
            <w:webHidden/>
          </w:rPr>
          <w:instrText xml:space="preserve"> PAGEREF _Toc70599943 \h </w:instrText>
        </w:r>
        <w:r w:rsidR="0020113A">
          <w:rPr>
            <w:noProof/>
            <w:webHidden/>
          </w:rPr>
        </w:r>
        <w:r w:rsidR="0020113A">
          <w:rPr>
            <w:noProof/>
            <w:webHidden/>
          </w:rPr>
          <w:fldChar w:fldCharType="separate"/>
        </w:r>
        <w:r w:rsidR="0020113A">
          <w:rPr>
            <w:noProof/>
            <w:webHidden/>
          </w:rPr>
          <w:t>7</w:t>
        </w:r>
        <w:r w:rsidR="0020113A">
          <w:rPr>
            <w:noProof/>
            <w:webHidden/>
          </w:rPr>
          <w:fldChar w:fldCharType="end"/>
        </w:r>
      </w:hyperlink>
    </w:p>
    <w:p w14:paraId="59F73DA6" w14:textId="4248E8D6"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4" w:history="1">
        <w:r w:rsidR="0020113A" w:rsidRPr="00C07A18">
          <w:rPr>
            <w:rStyle w:val="Hyperlink"/>
            <w:noProof/>
          </w:rPr>
          <w:t>Table 6: Feature Variants</w:t>
        </w:r>
        <w:r w:rsidR="0020113A">
          <w:rPr>
            <w:noProof/>
            <w:webHidden/>
          </w:rPr>
          <w:tab/>
        </w:r>
        <w:r w:rsidR="0020113A">
          <w:rPr>
            <w:noProof/>
            <w:webHidden/>
          </w:rPr>
          <w:fldChar w:fldCharType="begin"/>
        </w:r>
        <w:r w:rsidR="0020113A">
          <w:rPr>
            <w:noProof/>
            <w:webHidden/>
          </w:rPr>
          <w:instrText xml:space="preserve"> PAGEREF _Toc70599944 \h </w:instrText>
        </w:r>
        <w:r w:rsidR="0020113A">
          <w:rPr>
            <w:noProof/>
            <w:webHidden/>
          </w:rPr>
        </w:r>
        <w:r w:rsidR="0020113A">
          <w:rPr>
            <w:noProof/>
            <w:webHidden/>
          </w:rPr>
          <w:fldChar w:fldCharType="separate"/>
        </w:r>
        <w:r w:rsidR="0020113A">
          <w:rPr>
            <w:noProof/>
            <w:webHidden/>
          </w:rPr>
          <w:t>9</w:t>
        </w:r>
        <w:r w:rsidR="0020113A">
          <w:rPr>
            <w:noProof/>
            <w:webHidden/>
          </w:rPr>
          <w:fldChar w:fldCharType="end"/>
        </w:r>
      </w:hyperlink>
    </w:p>
    <w:p w14:paraId="7D04E29E" w14:textId="4C8FC6EE"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5" w:history="1">
        <w:r w:rsidR="0020113A" w:rsidRPr="00C07A18">
          <w:rPr>
            <w:rStyle w:val="Hyperlink"/>
            <w:noProof/>
          </w:rPr>
          <w:t>Table 7: Regions &amp; Markets</w:t>
        </w:r>
        <w:r w:rsidR="0020113A">
          <w:rPr>
            <w:noProof/>
            <w:webHidden/>
          </w:rPr>
          <w:tab/>
        </w:r>
        <w:r w:rsidR="0020113A">
          <w:rPr>
            <w:noProof/>
            <w:webHidden/>
          </w:rPr>
          <w:fldChar w:fldCharType="begin"/>
        </w:r>
        <w:r w:rsidR="0020113A">
          <w:rPr>
            <w:noProof/>
            <w:webHidden/>
          </w:rPr>
          <w:instrText xml:space="preserve"> PAGEREF _Toc70599945 \h </w:instrText>
        </w:r>
        <w:r w:rsidR="0020113A">
          <w:rPr>
            <w:noProof/>
            <w:webHidden/>
          </w:rPr>
        </w:r>
        <w:r w:rsidR="0020113A">
          <w:rPr>
            <w:noProof/>
            <w:webHidden/>
          </w:rPr>
          <w:fldChar w:fldCharType="separate"/>
        </w:r>
        <w:r w:rsidR="0020113A">
          <w:rPr>
            <w:noProof/>
            <w:webHidden/>
          </w:rPr>
          <w:t>9</w:t>
        </w:r>
        <w:r w:rsidR="0020113A">
          <w:rPr>
            <w:noProof/>
            <w:webHidden/>
          </w:rPr>
          <w:fldChar w:fldCharType="end"/>
        </w:r>
      </w:hyperlink>
    </w:p>
    <w:p w14:paraId="3F76B505" w14:textId="516E71EE"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6" w:history="1">
        <w:r w:rsidR="0020113A" w:rsidRPr="00C07A18">
          <w:rPr>
            <w:rStyle w:val="Hyperlink"/>
            <w:noProof/>
          </w:rPr>
          <w:t>Table 8: List of Influences</w:t>
        </w:r>
        <w:r w:rsidR="0020113A">
          <w:rPr>
            <w:noProof/>
            <w:webHidden/>
          </w:rPr>
          <w:tab/>
        </w:r>
        <w:r w:rsidR="0020113A">
          <w:rPr>
            <w:noProof/>
            <w:webHidden/>
          </w:rPr>
          <w:fldChar w:fldCharType="begin"/>
        </w:r>
        <w:r w:rsidR="0020113A">
          <w:rPr>
            <w:noProof/>
            <w:webHidden/>
          </w:rPr>
          <w:instrText xml:space="preserve"> PAGEREF _Toc70599946 \h </w:instrText>
        </w:r>
        <w:r w:rsidR="0020113A">
          <w:rPr>
            <w:noProof/>
            <w:webHidden/>
          </w:rPr>
        </w:r>
        <w:r w:rsidR="0020113A">
          <w:rPr>
            <w:noProof/>
            <w:webHidden/>
          </w:rPr>
          <w:fldChar w:fldCharType="separate"/>
        </w:r>
        <w:r w:rsidR="0020113A">
          <w:rPr>
            <w:noProof/>
            <w:webHidden/>
          </w:rPr>
          <w:t>12</w:t>
        </w:r>
        <w:r w:rsidR="0020113A">
          <w:rPr>
            <w:noProof/>
            <w:webHidden/>
          </w:rPr>
          <w:fldChar w:fldCharType="end"/>
        </w:r>
      </w:hyperlink>
    </w:p>
    <w:p w14:paraId="480B50C4" w14:textId="6534889E"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7" w:history="1">
        <w:r w:rsidR="0020113A" w:rsidRPr="00C07A18">
          <w:rPr>
            <w:rStyle w:val="Hyperlink"/>
            <w:noProof/>
          </w:rPr>
          <w:t>Table 9: Operation Modes and States on TLC Logical Operating Modes</w:t>
        </w:r>
        <w:r w:rsidR="0020113A">
          <w:rPr>
            <w:noProof/>
            <w:webHidden/>
          </w:rPr>
          <w:tab/>
        </w:r>
        <w:r w:rsidR="0020113A">
          <w:rPr>
            <w:noProof/>
            <w:webHidden/>
          </w:rPr>
          <w:fldChar w:fldCharType="begin"/>
        </w:r>
        <w:r w:rsidR="0020113A">
          <w:rPr>
            <w:noProof/>
            <w:webHidden/>
          </w:rPr>
          <w:instrText xml:space="preserve"> PAGEREF _Toc70599947 \h </w:instrText>
        </w:r>
        <w:r w:rsidR="0020113A">
          <w:rPr>
            <w:noProof/>
            <w:webHidden/>
          </w:rPr>
        </w:r>
        <w:r w:rsidR="0020113A">
          <w:rPr>
            <w:noProof/>
            <w:webHidden/>
          </w:rPr>
          <w:fldChar w:fldCharType="separate"/>
        </w:r>
        <w:r w:rsidR="0020113A">
          <w:rPr>
            <w:noProof/>
            <w:webHidden/>
          </w:rPr>
          <w:t>13</w:t>
        </w:r>
        <w:r w:rsidR="0020113A">
          <w:rPr>
            <w:noProof/>
            <w:webHidden/>
          </w:rPr>
          <w:fldChar w:fldCharType="end"/>
        </w:r>
      </w:hyperlink>
    </w:p>
    <w:p w14:paraId="752641C5" w14:textId="68B54826"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8" w:history="1">
        <w:r w:rsidR="0020113A" w:rsidRPr="00C07A18">
          <w:rPr>
            <w:rStyle w:val="Hyperlink"/>
            <w:noProof/>
          </w:rPr>
          <w:t>Table 10: Transitions between Operation Modes and States on TLC Logical Operating Modes</w:t>
        </w:r>
        <w:r w:rsidR="0020113A">
          <w:rPr>
            <w:noProof/>
            <w:webHidden/>
          </w:rPr>
          <w:tab/>
        </w:r>
        <w:r w:rsidR="0020113A">
          <w:rPr>
            <w:noProof/>
            <w:webHidden/>
          </w:rPr>
          <w:fldChar w:fldCharType="begin"/>
        </w:r>
        <w:r w:rsidR="0020113A">
          <w:rPr>
            <w:noProof/>
            <w:webHidden/>
          </w:rPr>
          <w:instrText xml:space="preserve"> PAGEREF _Toc70599948 \h </w:instrText>
        </w:r>
        <w:r w:rsidR="0020113A">
          <w:rPr>
            <w:noProof/>
            <w:webHidden/>
          </w:rPr>
        </w:r>
        <w:r w:rsidR="0020113A">
          <w:rPr>
            <w:noProof/>
            <w:webHidden/>
          </w:rPr>
          <w:fldChar w:fldCharType="separate"/>
        </w:r>
        <w:r w:rsidR="0020113A">
          <w:rPr>
            <w:noProof/>
            <w:webHidden/>
          </w:rPr>
          <w:t>13</w:t>
        </w:r>
        <w:r w:rsidR="0020113A">
          <w:rPr>
            <w:noProof/>
            <w:webHidden/>
          </w:rPr>
          <w:fldChar w:fldCharType="end"/>
        </w:r>
      </w:hyperlink>
    </w:p>
    <w:p w14:paraId="57B62936" w14:textId="3C591721"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49" w:history="1">
        <w:r w:rsidR="0020113A" w:rsidRPr="00C07A18">
          <w:rPr>
            <w:rStyle w:val="Hyperlink"/>
            <w:noProof/>
          </w:rPr>
          <w:t>Table 11: List of Actors</w:t>
        </w:r>
        <w:r w:rsidR="0020113A">
          <w:rPr>
            <w:noProof/>
            <w:webHidden/>
          </w:rPr>
          <w:tab/>
        </w:r>
        <w:r w:rsidR="0020113A">
          <w:rPr>
            <w:noProof/>
            <w:webHidden/>
          </w:rPr>
          <w:fldChar w:fldCharType="begin"/>
        </w:r>
        <w:r w:rsidR="0020113A">
          <w:rPr>
            <w:noProof/>
            <w:webHidden/>
          </w:rPr>
          <w:instrText xml:space="preserve"> PAGEREF _Toc70599949 \h </w:instrText>
        </w:r>
        <w:r w:rsidR="0020113A">
          <w:rPr>
            <w:noProof/>
            <w:webHidden/>
          </w:rPr>
        </w:r>
        <w:r w:rsidR="0020113A">
          <w:rPr>
            <w:noProof/>
            <w:webHidden/>
          </w:rPr>
          <w:fldChar w:fldCharType="separate"/>
        </w:r>
        <w:r w:rsidR="0020113A">
          <w:rPr>
            <w:noProof/>
            <w:webHidden/>
          </w:rPr>
          <w:t>14</w:t>
        </w:r>
        <w:r w:rsidR="0020113A">
          <w:rPr>
            <w:noProof/>
            <w:webHidden/>
          </w:rPr>
          <w:fldChar w:fldCharType="end"/>
        </w:r>
      </w:hyperlink>
    </w:p>
    <w:p w14:paraId="0257E632" w14:textId="436F07BE"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0" w:history="1">
        <w:r w:rsidR="0020113A" w:rsidRPr="00C07A18">
          <w:rPr>
            <w:rStyle w:val="Hyperlink"/>
            <w:noProof/>
          </w:rPr>
          <w:t>Table 12: List of Operation Scenarios</w:t>
        </w:r>
        <w:r w:rsidR="0020113A">
          <w:rPr>
            <w:noProof/>
            <w:webHidden/>
          </w:rPr>
          <w:tab/>
        </w:r>
        <w:r w:rsidR="0020113A">
          <w:rPr>
            <w:noProof/>
            <w:webHidden/>
          </w:rPr>
          <w:fldChar w:fldCharType="begin"/>
        </w:r>
        <w:r w:rsidR="0020113A">
          <w:rPr>
            <w:noProof/>
            <w:webHidden/>
          </w:rPr>
          <w:instrText xml:space="preserve"> PAGEREF _Toc70599950 \h </w:instrText>
        </w:r>
        <w:r w:rsidR="0020113A">
          <w:rPr>
            <w:noProof/>
            <w:webHidden/>
          </w:rPr>
        </w:r>
        <w:r w:rsidR="0020113A">
          <w:rPr>
            <w:noProof/>
            <w:webHidden/>
          </w:rPr>
          <w:fldChar w:fldCharType="separate"/>
        </w:r>
        <w:r w:rsidR="0020113A">
          <w:rPr>
            <w:noProof/>
            <w:webHidden/>
          </w:rPr>
          <w:t>17</w:t>
        </w:r>
        <w:r w:rsidR="0020113A">
          <w:rPr>
            <w:noProof/>
            <w:webHidden/>
          </w:rPr>
          <w:fldChar w:fldCharType="end"/>
        </w:r>
      </w:hyperlink>
    </w:p>
    <w:p w14:paraId="0126BD05" w14:textId="17D14632"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1" w:history="1">
        <w:r w:rsidR="0020113A" w:rsidRPr="00C07A18">
          <w:rPr>
            <w:rStyle w:val="Hyperlink"/>
            <w:noProof/>
          </w:rPr>
          <w:t>Table 13: System Behaviors for HARA</w:t>
        </w:r>
        <w:r w:rsidR="0020113A">
          <w:rPr>
            <w:noProof/>
            <w:webHidden/>
          </w:rPr>
          <w:tab/>
        </w:r>
        <w:r w:rsidR="0020113A">
          <w:rPr>
            <w:noProof/>
            <w:webHidden/>
          </w:rPr>
          <w:fldChar w:fldCharType="begin"/>
        </w:r>
        <w:r w:rsidR="0020113A">
          <w:rPr>
            <w:noProof/>
            <w:webHidden/>
          </w:rPr>
          <w:instrText xml:space="preserve"> PAGEREF _Toc70599951 \h </w:instrText>
        </w:r>
        <w:r w:rsidR="0020113A">
          <w:rPr>
            <w:noProof/>
            <w:webHidden/>
          </w:rPr>
        </w:r>
        <w:r w:rsidR="0020113A">
          <w:rPr>
            <w:noProof/>
            <w:webHidden/>
          </w:rPr>
          <w:fldChar w:fldCharType="separate"/>
        </w:r>
        <w:r w:rsidR="0020113A">
          <w:rPr>
            <w:noProof/>
            <w:webHidden/>
          </w:rPr>
          <w:t>25</w:t>
        </w:r>
        <w:r w:rsidR="0020113A">
          <w:rPr>
            <w:noProof/>
            <w:webHidden/>
          </w:rPr>
          <w:fldChar w:fldCharType="end"/>
        </w:r>
      </w:hyperlink>
    </w:p>
    <w:p w14:paraId="462E2CC7" w14:textId="0E02C13B"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2" w:history="1">
        <w:r w:rsidR="0020113A" w:rsidRPr="00C07A18">
          <w:rPr>
            <w:rStyle w:val="Hyperlink"/>
            <w:noProof/>
          </w:rPr>
          <w:t>Table 14: Functional Safety Assumptions</w:t>
        </w:r>
        <w:r w:rsidR="0020113A">
          <w:rPr>
            <w:noProof/>
            <w:webHidden/>
          </w:rPr>
          <w:tab/>
        </w:r>
        <w:r w:rsidR="0020113A">
          <w:rPr>
            <w:noProof/>
            <w:webHidden/>
          </w:rPr>
          <w:fldChar w:fldCharType="begin"/>
        </w:r>
        <w:r w:rsidR="0020113A">
          <w:rPr>
            <w:noProof/>
            <w:webHidden/>
          </w:rPr>
          <w:instrText xml:space="preserve"> PAGEREF _Toc70599952 \h </w:instrText>
        </w:r>
        <w:r w:rsidR="0020113A">
          <w:rPr>
            <w:noProof/>
            <w:webHidden/>
          </w:rPr>
        </w:r>
        <w:r w:rsidR="0020113A">
          <w:rPr>
            <w:noProof/>
            <w:webHidden/>
          </w:rPr>
          <w:fldChar w:fldCharType="separate"/>
        </w:r>
        <w:r w:rsidR="0020113A">
          <w:rPr>
            <w:noProof/>
            <w:webHidden/>
          </w:rPr>
          <w:t>26</w:t>
        </w:r>
        <w:r w:rsidR="0020113A">
          <w:rPr>
            <w:noProof/>
            <w:webHidden/>
          </w:rPr>
          <w:fldChar w:fldCharType="end"/>
        </w:r>
      </w:hyperlink>
    </w:p>
    <w:p w14:paraId="7478B576" w14:textId="3AE97D26"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3" w:history="1">
        <w:r w:rsidR="0020113A" w:rsidRPr="00C07A18">
          <w:rPr>
            <w:rStyle w:val="Hyperlink"/>
            <w:noProof/>
          </w:rPr>
          <w:t>Table 15: List of Functions</w:t>
        </w:r>
        <w:r w:rsidR="0020113A">
          <w:rPr>
            <w:noProof/>
            <w:webHidden/>
          </w:rPr>
          <w:tab/>
        </w:r>
        <w:r w:rsidR="0020113A">
          <w:rPr>
            <w:noProof/>
            <w:webHidden/>
          </w:rPr>
          <w:fldChar w:fldCharType="begin"/>
        </w:r>
        <w:r w:rsidR="0020113A">
          <w:rPr>
            <w:noProof/>
            <w:webHidden/>
          </w:rPr>
          <w:instrText xml:space="preserve"> PAGEREF _Toc70599953 \h </w:instrText>
        </w:r>
        <w:r w:rsidR="0020113A">
          <w:rPr>
            <w:noProof/>
            <w:webHidden/>
          </w:rPr>
        </w:r>
        <w:r w:rsidR="0020113A">
          <w:rPr>
            <w:noProof/>
            <w:webHidden/>
          </w:rPr>
          <w:fldChar w:fldCharType="separate"/>
        </w:r>
        <w:r w:rsidR="0020113A">
          <w:rPr>
            <w:noProof/>
            <w:webHidden/>
          </w:rPr>
          <w:t>27</w:t>
        </w:r>
        <w:r w:rsidR="0020113A">
          <w:rPr>
            <w:noProof/>
            <w:webHidden/>
          </w:rPr>
          <w:fldChar w:fldCharType="end"/>
        </w:r>
      </w:hyperlink>
    </w:p>
    <w:p w14:paraId="55D66188" w14:textId="54BE2C7B"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4" w:history="1">
        <w:r w:rsidR="0020113A" w:rsidRPr="00C07A18">
          <w:rPr>
            <w:rStyle w:val="Hyperlink"/>
            <w:noProof/>
          </w:rPr>
          <w:t>Table 16: Logical Elements</w:t>
        </w:r>
        <w:r w:rsidR="0020113A">
          <w:rPr>
            <w:noProof/>
            <w:webHidden/>
          </w:rPr>
          <w:tab/>
        </w:r>
        <w:r w:rsidR="0020113A">
          <w:rPr>
            <w:noProof/>
            <w:webHidden/>
          </w:rPr>
          <w:fldChar w:fldCharType="begin"/>
        </w:r>
        <w:r w:rsidR="0020113A">
          <w:rPr>
            <w:noProof/>
            <w:webHidden/>
          </w:rPr>
          <w:instrText xml:space="preserve"> PAGEREF _Toc70599954 \h </w:instrText>
        </w:r>
        <w:r w:rsidR="0020113A">
          <w:rPr>
            <w:noProof/>
            <w:webHidden/>
          </w:rPr>
        </w:r>
        <w:r w:rsidR="0020113A">
          <w:rPr>
            <w:noProof/>
            <w:webHidden/>
          </w:rPr>
          <w:fldChar w:fldCharType="separate"/>
        </w:r>
        <w:r w:rsidR="0020113A">
          <w:rPr>
            <w:noProof/>
            <w:webHidden/>
          </w:rPr>
          <w:t>30</w:t>
        </w:r>
        <w:r w:rsidR="0020113A">
          <w:rPr>
            <w:noProof/>
            <w:webHidden/>
          </w:rPr>
          <w:fldChar w:fldCharType="end"/>
        </w:r>
      </w:hyperlink>
    </w:p>
    <w:p w14:paraId="1C688D61" w14:textId="394BE18E"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5" w:history="1">
        <w:r w:rsidR="0020113A" w:rsidRPr="00C07A18">
          <w:rPr>
            <w:rStyle w:val="Hyperlink"/>
            <w:noProof/>
          </w:rPr>
          <w:t>Table 17: Feature Interactions</w:t>
        </w:r>
        <w:r w:rsidR="0020113A">
          <w:rPr>
            <w:noProof/>
            <w:webHidden/>
          </w:rPr>
          <w:tab/>
        </w:r>
        <w:r w:rsidR="0020113A">
          <w:rPr>
            <w:noProof/>
            <w:webHidden/>
          </w:rPr>
          <w:fldChar w:fldCharType="begin"/>
        </w:r>
        <w:r w:rsidR="0020113A">
          <w:rPr>
            <w:noProof/>
            <w:webHidden/>
          </w:rPr>
          <w:instrText xml:space="preserve"> PAGEREF _Toc70599955 \h </w:instrText>
        </w:r>
        <w:r w:rsidR="0020113A">
          <w:rPr>
            <w:noProof/>
            <w:webHidden/>
          </w:rPr>
        </w:r>
        <w:r w:rsidR="0020113A">
          <w:rPr>
            <w:noProof/>
            <w:webHidden/>
          </w:rPr>
          <w:fldChar w:fldCharType="separate"/>
        </w:r>
        <w:r w:rsidR="0020113A">
          <w:rPr>
            <w:noProof/>
            <w:webHidden/>
          </w:rPr>
          <w:t>35</w:t>
        </w:r>
        <w:r w:rsidR="0020113A">
          <w:rPr>
            <w:noProof/>
            <w:webHidden/>
          </w:rPr>
          <w:fldChar w:fldCharType="end"/>
        </w:r>
      </w:hyperlink>
    </w:p>
    <w:p w14:paraId="72047616" w14:textId="2BD78ED8"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6" w:history="1">
        <w:r w:rsidR="0020113A" w:rsidRPr="00C07A18">
          <w:rPr>
            <w:rStyle w:val="Hyperlink"/>
            <w:noProof/>
          </w:rPr>
          <w:t>Table 18: Open Concerns</w:t>
        </w:r>
        <w:r w:rsidR="0020113A">
          <w:rPr>
            <w:noProof/>
            <w:webHidden/>
          </w:rPr>
          <w:tab/>
        </w:r>
        <w:r w:rsidR="0020113A">
          <w:rPr>
            <w:noProof/>
            <w:webHidden/>
          </w:rPr>
          <w:fldChar w:fldCharType="begin"/>
        </w:r>
        <w:r w:rsidR="0020113A">
          <w:rPr>
            <w:noProof/>
            <w:webHidden/>
          </w:rPr>
          <w:instrText xml:space="preserve"> PAGEREF _Toc70599956 \h </w:instrText>
        </w:r>
        <w:r w:rsidR="0020113A">
          <w:rPr>
            <w:noProof/>
            <w:webHidden/>
          </w:rPr>
        </w:r>
        <w:r w:rsidR="0020113A">
          <w:rPr>
            <w:noProof/>
            <w:webHidden/>
          </w:rPr>
          <w:fldChar w:fldCharType="separate"/>
        </w:r>
        <w:r w:rsidR="0020113A">
          <w:rPr>
            <w:noProof/>
            <w:webHidden/>
          </w:rPr>
          <w:t>36</w:t>
        </w:r>
        <w:r w:rsidR="0020113A">
          <w:rPr>
            <w:noProof/>
            <w:webHidden/>
          </w:rPr>
          <w:fldChar w:fldCharType="end"/>
        </w:r>
      </w:hyperlink>
    </w:p>
    <w:p w14:paraId="30331E82" w14:textId="6DCA34AF"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7" w:history="1">
        <w:r w:rsidR="0020113A" w:rsidRPr="00C07A18">
          <w:rPr>
            <w:rStyle w:val="Hyperlink"/>
            <w:noProof/>
          </w:rPr>
          <w:t>Table 19: Revision History</w:t>
        </w:r>
        <w:r w:rsidR="0020113A">
          <w:rPr>
            <w:noProof/>
            <w:webHidden/>
          </w:rPr>
          <w:tab/>
        </w:r>
        <w:r w:rsidR="0020113A">
          <w:rPr>
            <w:noProof/>
            <w:webHidden/>
          </w:rPr>
          <w:fldChar w:fldCharType="begin"/>
        </w:r>
        <w:r w:rsidR="0020113A">
          <w:rPr>
            <w:noProof/>
            <w:webHidden/>
          </w:rPr>
          <w:instrText xml:space="preserve"> PAGEREF _Toc70599957 \h </w:instrText>
        </w:r>
        <w:r w:rsidR="0020113A">
          <w:rPr>
            <w:noProof/>
            <w:webHidden/>
          </w:rPr>
        </w:r>
        <w:r w:rsidR="0020113A">
          <w:rPr>
            <w:noProof/>
            <w:webHidden/>
          </w:rPr>
          <w:fldChar w:fldCharType="separate"/>
        </w:r>
        <w:r w:rsidR="0020113A">
          <w:rPr>
            <w:noProof/>
            <w:webHidden/>
          </w:rPr>
          <w:t>37</w:t>
        </w:r>
        <w:r w:rsidR="0020113A">
          <w:rPr>
            <w:noProof/>
            <w:webHidden/>
          </w:rPr>
          <w:fldChar w:fldCharType="end"/>
        </w:r>
      </w:hyperlink>
    </w:p>
    <w:p w14:paraId="34262616" w14:textId="6B1FCCA3" w:rsidR="0020113A" w:rsidRDefault="00B701A5">
      <w:pPr>
        <w:pStyle w:val="TableofFigures"/>
        <w:tabs>
          <w:tab w:val="right" w:leader="dot" w:pos="10173"/>
        </w:tabs>
        <w:rPr>
          <w:rFonts w:asciiTheme="minorHAnsi" w:eastAsiaTheme="minorEastAsia" w:hAnsiTheme="minorHAnsi" w:cstheme="minorBidi"/>
          <w:noProof/>
          <w:sz w:val="22"/>
          <w:szCs w:val="22"/>
        </w:rPr>
      </w:pPr>
      <w:hyperlink w:anchor="_Toc70599958" w:history="1">
        <w:r w:rsidR="0020113A" w:rsidRPr="00C07A18">
          <w:rPr>
            <w:rStyle w:val="Hyperlink"/>
            <w:noProof/>
          </w:rPr>
          <w:t>Table 20: Definitions used in this document</w:t>
        </w:r>
        <w:r w:rsidR="0020113A">
          <w:rPr>
            <w:noProof/>
            <w:webHidden/>
          </w:rPr>
          <w:tab/>
        </w:r>
        <w:r w:rsidR="0020113A">
          <w:rPr>
            <w:noProof/>
            <w:webHidden/>
          </w:rPr>
          <w:fldChar w:fldCharType="begin"/>
        </w:r>
        <w:r w:rsidR="0020113A">
          <w:rPr>
            <w:noProof/>
            <w:webHidden/>
          </w:rPr>
          <w:instrText xml:space="preserve"> PAGEREF _Toc70599958 \h </w:instrText>
        </w:r>
        <w:r w:rsidR="0020113A">
          <w:rPr>
            <w:noProof/>
            <w:webHidden/>
          </w:rPr>
        </w:r>
        <w:r w:rsidR="0020113A">
          <w:rPr>
            <w:noProof/>
            <w:webHidden/>
          </w:rPr>
          <w:fldChar w:fldCharType="separate"/>
        </w:r>
        <w:r w:rsidR="0020113A">
          <w:rPr>
            <w:noProof/>
            <w:webHidden/>
          </w:rPr>
          <w:t>38</w:t>
        </w:r>
        <w:r w:rsidR="0020113A">
          <w:rPr>
            <w:noProof/>
            <w:webHidden/>
          </w:rPr>
          <w:fldChar w:fldCharType="end"/>
        </w:r>
      </w:hyperlink>
    </w:p>
    <w:p w14:paraId="0B44C227" w14:textId="368FF10F" w:rsidR="00D551E4" w:rsidRPr="00E2703A" w:rsidRDefault="00D551E4" w:rsidP="00704B83">
      <w:pPr>
        <w:tabs>
          <w:tab w:val="left" w:pos="2728"/>
        </w:tabs>
      </w:pPr>
      <w:r w:rsidRPr="00E2703A">
        <w:rPr>
          <w:rStyle w:val="Hyperlink"/>
          <w:rFonts w:cs="Arial"/>
          <w:noProof/>
          <w:color w:val="auto"/>
        </w:rPr>
        <w:fldChar w:fldCharType="end"/>
      </w:r>
      <w:r w:rsidR="00704B83">
        <w:rPr>
          <w:rStyle w:val="Hyperlink"/>
          <w:rFonts w:cs="Arial"/>
          <w:noProof/>
          <w:color w:val="auto"/>
        </w:rPr>
        <w:tab/>
      </w:r>
    </w:p>
    <w:p w14:paraId="67D90F88" w14:textId="77777777" w:rsidR="0027671B" w:rsidRPr="007C20FA" w:rsidRDefault="00D808DC" w:rsidP="0027671B">
      <w:pPr>
        <w:pStyle w:val="Heading1"/>
      </w:pPr>
      <w:bookmarkStart w:id="6" w:name="_Toc70599740"/>
      <w:r>
        <w:lastRenderedPageBreak/>
        <w:t>Introduction</w:t>
      </w:r>
      <w:bookmarkEnd w:id="6"/>
    </w:p>
    <w:p w14:paraId="0D35CB8C" w14:textId="77777777" w:rsidR="0027671B" w:rsidRDefault="00F173E3" w:rsidP="0027671B">
      <w:pPr>
        <w:pStyle w:val="Heading2"/>
      </w:pPr>
      <w:bookmarkStart w:id="7" w:name="_Toc397081411"/>
      <w:bookmarkStart w:id="8" w:name="_Toc215652128"/>
      <w:bookmarkStart w:id="9" w:name="_Toc70599741"/>
      <w:r>
        <w:t xml:space="preserve">Document </w:t>
      </w:r>
      <w:r w:rsidR="0027671B" w:rsidRPr="007C20FA">
        <w:t>Purpose</w:t>
      </w:r>
      <w:bookmarkEnd w:id="7"/>
      <w:bookmarkEnd w:id="8"/>
      <w:bookmarkEnd w:id="9"/>
    </w:p>
    <w:p w14:paraId="63CE65FE" w14:textId="77777777" w:rsidR="00C7649D" w:rsidRDefault="00C7649D" w:rsidP="00C7649D">
      <w:pPr>
        <w:pStyle w:val="BodyText"/>
        <w:ind w:right="142"/>
        <w:jc w:val="both"/>
        <w:rPr>
          <w:rFonts w:cs="Arial"/>
          <w:lang w:val="en-US"/>
        </w:rPr>
      </w:pPr>
      <w:r>
        <w:rPr>
          <w:rFonts w:cs="Arial"/>
          <w:lang w:val="en-US"/>
        </w:rPr>
        <w:t>A</w:t>
      </w:r>
      <w:r w:rsidRPr="001B1565">
        <w:rPr>
          <w:rFonts w:cs="Arial"/>
          <w:lang w:val="en-US"/>
        </w:rPr>
        <w:t xml:space="preserve"> Feature Document (FD) document specifies </w:t>
      </w:r>
      <w:r w:rsidRPr="001B1565">
        <w:rPr>
          <w:rFonts w:cs="Arial"/>
          <w:b/>
          <w:lang w:val="en-US"/>
        </w:rPr>
        <w:t>what</w:t>
      </w:r>
      <w:r>
        <w:rPr>
          <w:rFonts w:cs="Arial"/>
          <w:lang w:val="en-US"/>
        </w:rPr>
        <w:t xml:space="preserve"> the</w:t>
      </w:r>
      <w:r w:rsidRPr="001B1565">
        <w:rPr>
          <w:rFonts w:cs="Arial"/>
          <w:lang w:val="en-US"/>
        </w:rPr>
        <w:t xml:space="preserve"> feature </w:t>
      </w:r>
      <w:r>
        <w:rPr>
          <w:rFonts w:cs="Arial"/>
          <w:lang w:val="en-US"/>
        </w:rPr>
        <w:t xml:space="preserve">shall do and how it shall behave from customer perspective. </w:t>
      </w:r>
      <w:r w:rsidRPr="001B1565">
        <w:rPr>
          <w:rFonts w:cs="Arial"/>
          <w:lang w:val="en-US"/>
        </w:rPr>
        <w:t xml:space="preserve">It should also provide reasoning </w:t>
      </w:r>
      <w:r>
        <w:rPr>
          <w:rFonts w:cs="Arial"/>
          <w:lang w:val="en-US"/>
        </w:rPr>
        <w:t xml:space="preserve">and background </w:t>
      </w:r>
      <w:r w:rsidRPr="001B1565">
        <w:rPr>
          <w:rFonts w:cs="Arial"/>
          <w:b/>
          <w:lang w:val="en-US"/>
        </w:rPr>
        <w:t>why</w:t>
      </w:r>
      <w:r>
        <w:rPr>
          <w:rFonts w:cs="Arial"/>
          <w:lang w:val="en-US"/>
        </w:rPr>
        <w:t xml:space="preserve"> we</w:t>
      </w:r>
      <w:r w:rsidRPr="001B1565">
        <w:rPr>
          <w:rFonts w:cs="Arial"/>
          <w:lang w:val="en-US"/>
        </w:rPr>
        <w:t xml:space="preserve"> have the feature</w:t>
      </w:r>
      <w:r>
        <w:rPr>
          <w:rFonts w:cs="Arial"/>
          <w:lang w:val="en-US"/>
        </w:rPr>
        <w:t xml:space="preserve"> in the vehicle</w:t>
      </w:r>
      <w:r w:rsidRPr="001B1565">
        <w:rPr>
          <w:rFonts w:cs="Arial"/>
          <w:lang w:val="en-US"/>
        </w:rPr>
        <w:t>.</w:t>
      </w:r>
    </w:p>
    <w:p w14:paraId="180BB8B0" w14:textId="77777777" w:rsidR="00ED1F29" w:rsidRDefault="00ED1F29" w:rsidP="007C56E9">
      <w:pPr>
        <w:overflowPunct/>
        <w:autoSpaceDE/>
        <w:autoSpaceDN/>
        <w:adjustRightInd/>
        <w:rPr>
          <w:rFonts w:cs="Arial"/>
        </w:rPr>
      </w:pPr>
    </w:p>
    <w:p w14:paraId="23D65A1D" w14:textId="765EE0F6" w:rsidR="007C56E9" w:rsidRDefault="007C56E9" w:rsidP="007C56E9">
      <w:pPr>
        <w:overflowPunct/>
        <w:autoSpaceDE/>
        <w:autoSpaceDN/>
        <w:adjustRightInd/>
      </w:pPr>
      <w:r>
        <w:t>The FD also serves as a</w:t>
      </w:r>
      <w:r w:rsidR="00E322B9">
        <w:t>n</w:t>
      </w:r>
      <w:r>
        <w:t xml:space="preserve"> </w:t>
      </w:r>
      <w:r w:rsidR="00E322B9">
        <w:t>Item Defin</w:t>
      </w:r>
      <w:r w:rsidR="00572A49">
        <w:t>i</w:t>
      </w:r>
      <w:r w:rsidR="00E322B9">
        <w:t>tion</w:t>
      </w:r>
      <w:r>
        <w:t xml:space="preserve"> </w:t>
      </w:r>
      <w:r w:rsidR="00E322B9">
        <w:t>as defined by ISO26262 for those feature</w:t>
      </w:r>
      <w:r w:rsidR="00572A49">
        <w:t>s</w:t>
      </w:r>
      <w:r w:rsidR="00E322B9">
        <w:t>, which follow the Ford Functional Safety process.</w:t>
      </w:r>
    </w:p>
    <w:p w14:paraId="714BDA68" w14:textId="77777777" w:rsidR="00F173E3" w:rsidRDefault="00F173E3" w:rsidP="007C56E9">
      <w:pPr>
        <w:overflowPunct/>
        <w:autoSpaceDE/>
        <w:autoSpaceDN/>
        <w:adjustRightInd/>
      </w:pPr>
    </w:p>
    <w:p w14:paraId="0606C823" w14:textId="5AEA79D7" w:rsidR="007C56E9" w:rsidRDefault="007C56E9" w:rsidP="00656A1A">
      <w:pPr>
        <w:pStyle w:val="BodyText"/>
        <w:ind w:right="142"/>
        <w:jc w:val="both"/>
        <w:rPr>
          <w:rStyle w:val="Hyperlink"/>
          <w:color w:val="auto"/>
          <w:u w:val="none"/>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w:t>
      </w:r>
      <w:r w:rsidRPr="00DE5C04">
        <w:rPr>
          <w:rFonts w:cs="Arial"/>
          <w:lang w:val="en-US"/>
        </w:rPr>
        <w:t xml:space="preserve">the </w:t>
      </w:r>
      <w:hyperlink r:id="rId13" w:history="1">
        <w:r w:rsidRPr="00DE5C04">
          <w:rPr>
            <w:rStyle w:val="Hyperlink"/>
            <w:rFonts w:cs="Arial"/>
            <w:lang w:val="en-US"/>
          </w:rPr>
          <w:t>Ford RE Wiki</w:t>
        </w:r>
      </w:hyperlink>
      <w:r w:rsidRPr="007C56E9">
        <w:rPr>
          <w:rStyle w:val="Hyperlink"/>
          <w:rFonts w:cs="Arial"/>
          <w:u w:val="none"/>
          <w:lang w:val="en-US"/>
        </w:rPr>
        <w:t xml:space="preserve">. </w:t>
      </w:r>
      <w:r>
        <w:t xml:space="preserve">For details on the Ford Functional Safety (ISO26262) process refer to the </w:t>
      </w:r>
      <w:hyperlink r:id="rId14" w:history="1">
        <w:r w:rsidR="008C0B3A" w:rsidRPr="0021265E">
          <w:rPr>
            <w:rStyle w:val="SubtleEmphasis"/>
            <w:i w:val="0"/>
            <w:color w:val="0000FF"/>
            <w:u w:val="single"/>
          </w:rPr>
          <w:t xml:space="preserve">Ford Functional Safety </w:t>
        </w:r>
        <w:proofErr w:type="spellStart"/>
        <w:r w:rsidR="008C0B3A" w:rsidRPr="0021265E">
          <w:rPr>
            <w:rStyle w:val="SubtleEmphasis"/>
            <w:i w:val="0"/>
            <w:color w:val="0000FF"/>
            <w:u w:val="single"/>
          </w:rPr>
          <w:t>Sharepoint</w:t>
        </w:r>
        <w:proofErr w:type="spellEnd"/>
      </w:hyperlink>
      <w:r w:rsidRPr="00572A49">
        <w:rPr>
          <w:rStyle w:val="Hyperlink"/>
          <w:color w:val="auto"/>
          <w:u w:val="none"/>
        </w:rPr>
        <w:t>.</w:t>
      </w:r>
    </w:p>
    <w:p w14:paraId="4D38A009" w14:textId="77777777" w:rsidR="001B64D2" w:rsidRDefault="00F173E3" w:rsidP="001B64D2">
      <w:pPr>
        <w:pStyle w:val="Heading2"/>
        <w:tabs>
          <w:tab w:val="num" w:pos="718"/>
        </w:tabs>
        <w:ind w:left="601" w:hanging="601"/>
      </w:pPr>
      <w:bookmarkStart w:id="10" w:name="_Toc70599742"/>
      <w:r>
        <w:t xml:space="preserve">Document </w:t>
      </w:r>
      <w:r w:rsidR="001B64D2">
        <w:t>Scope</w:t>
      </w:r>
      <w:bookmarkEnd w:id="10"/>
    </w:p>
    <w:p w14:paraId="2987D8B5" w14:textId="103D0E58" w:rsidR="0021265E" w:rsidRPr="0021265E" w:rsidRDefault="00C7649D" w:rsidP="0021265E">
      <w:pPr>
        <w:pStyle w:val="BodyText"/>
        <w:ind w:right="142"/>
        <w:jc w:val="both"/>
        <w:rPr>
          <w:rFonts w:cs="Arial"/>
          <w:color w:val="000000" w:themeColor="text1"/>
        </w:rPr>
      </w:pPr>
      <w:r w:rsidRPr="00BB7AB4">
        <w:rPr>
          <w:rFonts w:cs="Arial"/>
          <w:lang w:val="en-US"/>
        </w:rPr>
        <w:t xml:space="preserve">This Feature Document (FD) </w:t>
      </w:r>
      <w:r w:rsidRPr="00BB7AB4">
        <w:rPr>
          <w:rFonts w:cs="Arial"/>
          <w:color w:val="000000" w:themeColor="text1"/>
        </w:rPr>
        <w:t xml:space="preserve">specifies the </w:t>
      </w:r>
      <w:r w:rsidR="00103D55">
        <w:rPr>
          <w:rFonts w:cs="Arial"/>
          <w:color w:val="000000" w:themeColor="text1"/>
        </w:rPr>
        <w:t>following features:</w:t>
      </w:r>
    </w:p>
    <w:p w14:paraId="592AA6EA" w14:textId="77777777" w:rsidR="0021265E" w:rsidRDefault="0021265E" w:rsidP="0021265E">
      <w:pPr>
        <w:pStyle w:val="BodyText"/>
        <w:keepNext w:val="0"/>
        <w:ind w:right="144"/>
        <w:jc w:val="both"/>
        <w:rPr>
          <w:rFonts w:cs="Arial"/>
          <w:color w:val="000000" w:themeColor="text1"/>
        </w:rPr>
      </w:pPr>
    </w:p>
    <w:tbl>
      <w:tblPr>
        <w:tblStyle w:val="TableGrid"/>
        <w:tblW w:w="10456" w:type="dxa"/>
        <w:tblLayout w:type="fixed"/>
        <w:tblLook w:val="01E0" w:firstRow="1" w:lastRow="1" w:firstColumn="1" w:lastColumn="1" w:noHBand="0" w:noVBand="0"/>
      </w:tblPr>
      <w:tblGrid>
        <w:gridCol w:w="2127"/>
        <w:gridCol w:w="2121"/>
        <w:gridCol w:w="2556"/>
        <w:gridCol w:w="3652"/>
      </w:tblGrid>
      <w:tr w:rsidR="0021265E" w:rsidRPr="001B1565" w14:paraId="39E4A671" w14:textId="77777777" w:rsidTr="009D2039">
        <w:tc>
          <w:tcPr>
            <w:tcW w:w="2127" w:type="dxa"/>
            <w:shd w:val="clear" w:color="auto" w:fill="D9D9D9" w:themeFill="background1" w:themeFillShade="D9"/>
          </w:tcPr>
          <w:p w14:paraId="54523F84" w14:textId="77777777" w:rsidR="0021265E" w:rsidRPr="001B1565" w:rsidRDefault="0021265E" w:rsidP="009D2039">
            <w:pPr>
              <w:rPr>
                <w:rFonts w:ascii="Helvetica" w:hAnsi="Helvetica" w:cs="Helvetica"/>
                <w:b/>
              </w:rPr>
            </w:pPr>
            <w:bookmarkStart w:id="11" w:name="_Toc435447978"/>
            <w:r w:rsidRPr="001B1565">
              <w:rPr>
                <w:rFonts w:ascii="Helvetica" w:hAnsi="Helvetica" w:cs="Helvetica"/>
                <w:b/>
              </w:rPr>
              <w:t>Feature ID</w:t>
            </w:r>
          </w:p>
        </w:tc>
        <w:tc>
          <w:tcPr>
            <w:tcW w:w="2121" w:type="dxa"/>
            <w:shd w:val="clear" w:color="auto" w:fill="D9D9D9" w:themeFill="background1" w:themeFillShade="D9"/>
          </w:tcPr>
          <w:p w14:paraId="725B82FE" w14:textId="77777777" w:rsidR="0021265E" w:rsidRPr="001B1565" w:rsidRDefault="0021265E" w:rsidP="009D2039">
            <w:pPr>
              <w:rPr>
                <w:rFonts w:ascii="Helvetica" w:hAnsi="Helvetica" w:cs="Helvetica"/>
                <w:b/>
              </w:rPr>
            </w:pPr>
            <w:r w:rsidRPr="001B1565">
              <w:rPr>
                <w:rFonts w:ascii="Helvetica" w:hAnsi="Helvetica" w:cs="Helvetica"/>
                <w:b/>
              </w:rPr>
              <w:t>Feature Name</w:t>
            </w:r>
          </w:p>
        </w:tc>
        <w:tc>
          <w:tcPr>
            <w:tcW w:w="2556" w:type="dxa"/>
            <w:shd w:val="clear" w:color="auto" w:fill="D9D9D9" w:themeFill="background1" w:themeFillShade="D9"/>
          </w:tcPr>
          <w:p w14:paraId="3BBD3486" w14:textId="77777777" w:rsidR="0021265E" w:rsidRPr="001B1565" w:rsidRDefault="0021265E" w:rsidP="009D2039">
            <w:pPr>
              <w:rPr>
                <w:rFonts w:ascii="Helvetica" w:hAnsi="Helvetica" w:cs="Helvetica"/>
                <w:b/>
              </w:rPr>
            </w:pPr>
            <w:r w:rsidRPr="001B1565">
              <w:rPr>
                <w:rFonts w:ascii="Helvetica" w:hAnsi="Helvetica" w:cs="Helvetica"/>
                <w:b/>
              </w:rPr>
              <w:t>Owner</w:t>
            </w:r>
          </w:p>
        </w:tc>
        <w:tc>
          <w:tcPr>
            <w:tcW w:w="3652" w:type="dxa"/>
            <w:shd w:val="clear" w:color="auto" w:fill="D9D9D9" w:themeFill="background1" w:themeFillShade="D9"/>
          </w:tcPr>
          <w:p w14:paraId="6494C208" w14:textId="77777777" w:rsidR="0021265E" w:rsidRPr="001B1565" w:rsidRDefault="0021265E" w:rsidP="009D2039">
            <w:pPr>
              <w:rPr>
                <w:rFonts w:ascii="Helvetica" w:hAnsi="Helvetica" w:cs="Helvetica"/>
                <w:b/>
              </w:rPr>
            </w:pPr>
            <w:r w:rsidRPr="001B1565">
              <w:rPr>
                <w:rFonts w:ascii="Helvetica" w:hAnsi="Helvetica" w:cs="Helvetica"/>
                <w:b/>
              </w:rPr>
              <w:t>Reference</w:t>
            </w:r>
          </w:p>
        </w:tc>
      </w:tr>
      <w:tr w:rsidR="0021265E" w:rsidRPr="001B1565" w14:paraId="183F110D" w14:textId="77777777" w:rsidTr="009D2039">
        <w:tc>
          <w:tcPr>
            <w:tcW w:w="2127" w:type="dxa"/>
          </w:tcPr>
          <w:p w14:paraId="7B975396" w14:textId="5818C8E1" w:rsidR="0021265E" w:rsidRPr="00573BBA" w:rsidRDefault="00617670" w:rsidP="009D2039">
            <w:pPr>
              <w:rPr>
                <w:rFonts w:ascii="Helvetica" w:hAnsi="Helvetica" w:cs="Helvetica"/>
              </w:rPr>
            </w:pPr>
            <w:r>
              <w:rPr>
                <w:rFonts w:ascii="Helvetica" w:hAnsi="Helvetica" w:cs="Helvetica"/>
              </w:rPr>
              <w:t>F002052</w:t>
            </w:r>
          </w:p>
        </w:tc>
        <w:tc>
          <w:tcPr>
            <w:tcW w:w="2121" w:type="dxa"/>
          </w:tcPr>
          <w:p w14:paraId="0E3DA0CB" w14:textId="2D80D51C" w:rsidR="0021265E" w:rsidRPr="009A20AD" w:rsidRDefault="00617670" w:rsidP="009D2039">
            <w:pPr>
              <w:rPr>
                <w:rFonts w:ascii="Helvetica" w:hAnsi="Helvetica" w:cs="Helvetica"/>
              </w:rPr>
            </w:pPr>
            <w:r>
              <w:rPr>
                <w:rFonts w:ascii="Helvetica" w:hAnsi="Helvetica" w:cs="Helvetica"/>
              </w:rPr>
              <w:t>Trailer Light Check</w:t>
            </w:r>
          </w:p>
        </w:tc>
        <w:tc>
          <w:tcPr>
            <w:tcW w:w="2556" w:type="dxa"/>
          </w:tcPr>
          <w:p w14:paraId="74832873" w14:textId="76C544CA" w:rsidR="0021265E" w:rsidRDefault="00617670" w:rsidP="009D2039">
            <w:pPr>
              <w:rPr>
                <w:rFonts w:ascii="Helvetica" w:hAnsi="Helvetica" w:cs="Helvetica"/>
              </w:rPr>
            </w:pPr>
            <w:r>
              <w:rPr>
                <w:rFonts w:ascii="Helvetica" w:hAnsi="Helvetica" w:cs="Helvetica"/>
              </w:rPr>
              <w:t>Andre Batista (abatis38)</w:t>
            </w:r>
          </w:p>
        </w:tc>
        <w:tc>
          <w:tcPr>
            <w:tcW w:w="3652" w:type="dxa"/>
          </w:tcPr>
          <w:p w14:paraId="28EEE1B0" w14:textId="77777777" w:rsidR="00B21733" w:rsidRDefault="00B21733"/>
        </w:tc>
      </w:tr>
    </w:tbl>
    <w:p w14:paraId="0CCBB121" w14:textId="7CF2BE80" w:rsidR="0021265E" w:rsidRDefault="0021265E" w:rsidP="0021265E">
      <w:pPr>
        <w:pStyle w:val="Caption"/>
      </w:pPr>
      <w:bookmarkStart w:id="12" w:name="_Toc70599939"/>
      <w:r w:rsidRPr="001B1565">
        <w:t xml:space="preserve">Table </w:t>
      </w:r>
      <w:r>
        <w:rPr>
          <w:noProof/>
        </w:rPr>
        <w:fldChar w:fldCharType="begin"/>
      </w:r>
      <w:r>
        <w:rPr>
          <w:noProof/>
        </w:rPr>
        <w:instrText xml:space="preserve"> SEQ Table \* ARABIC </w:instrText>
      </w:r>
      <w:r>
        <w:rPr>
          <w:noProof/>
        </w:rPr>
        <w:fldChar w:fldCharType="separate"/>
      </w:r>
      <w:r w:rsidR="00BC4DEA">
        <w:rPr>
          <w:noProof/>
        </w:rPr>
        <w:t>1</w:t>
      </w:r>
      <w:r>
        <w:rPr>
          <w:noProof/>
        </w:rPr>
        <w:fldChar w:fldCharType="end"/>
      </w:r>
      <w:r w:rsidRPr="001B1565">
        <w:t>: Features described in this FD</w:t>
      </w:r>
      <w:bookmarkEnd w:id="11"/>
      <w:bookmarkEnd w:id="12"/>
    </w:p>
    <w:p w14:paraId="57DF193B" w14:textId="2136FE5D" w:rsidR="009A20AD" w:rsidRPr="009A20AD" w:rsidRDefault="00F173E3" w:rsidP="009A20AD">
      <w:pPr>
        <w:pStyle w:val="Heading2"/>
      </w:pPr>
      <w:bookmarkStart w:id="13" w:name="_Toc397081412"/>
      <w:bookmarkStart w:id="14" w:name="_Toc70599743"/>
      <w:r>
        <w:t xml:space="preserve">Document </w:t>
      </w:r>
      <w:r w:rsidR="0027671B" w:rsidRPr="007C20FA">
        <w:t>Audience</w:t>
      </w:r>
      <w:bookmarkEnd w:id="13"/>
      <w:bookmarkEnd w:id="14"/>
    </w:p>
    <w:p w14:paraId="5C0B4A75" w14:textId="59732414" w:rsidR="00D41852" w:rsidRDefault="00D41852" w:rsidP="00BB7AB4">
      <w:pPr>
        <w:pStyle w:val="BodyText"/>
        <w:jc w:val="both"/>
      </w:pPr>
      <w:r w:rsidRPr="001B1565">
        <w:t xml:space="preserve">The FD is written by the feature owner of </w:t>
      </w:r>
      <w:r w:rsidR="009A20AD">
        <w:rPr>
          <w:rFonts w:cs="Arial"/>
          <w:color w:val="3333FF"/>
          <w:lang w:val="en-US"/>
        </w:rPr>
        <w:t>Andre Batista (abatis38</w:t>
      </w:r>
      <w:proofErr w:type="gramStart"/>
      <w:r w:rsidR="009A20AD">
        <w:rPr>
          <w:rFonts w:cs="Arial"/>
          <w:color w:val="3333FF"/>
          <w:lang w:val="en-US"/>
        </w:rPr>
        <w:t>)</w:t>
      </w:r>
      <w:r w:rsidR="00263FCD">
        <w:rPr>
          <w:rFonts w:cs="Arial"/>
          <w:color w:val="3333FF"/>
          <w:lang w:val="en-US"/>
        </w:rPr>
        <w:t xml:space="preserve"> </w:t>
      </w:r>
      <w:r w:rsidR="009A20AD">
        <w:rPr>
          <w:rFonts w:cs="Arial"/>
          <w:color w:val="3333FF"/>
          <w:lang w:val="en-US"/>
        </w:rPr>
        <w:t>.</w:t>
      </w:r>
      <w:proofErr w:type="gramEnd"/>
      <w:r w:rsidRPr="001B1565">
        <w:t xml:space="preserve"> All Stakeholders, i.e., all people who have a valid interest in the feature should read and, if possible, review the FD. It needs to be guaranteed, that all stakeholders have access to the currently valid version of the FD.</w:t>
      </w:r>
    </w:p>
    <w:p w14:paraId="2BF886A6" w14:textId="77777777" w:rsidR="00CD3B7B" w:rsidRDefault="00CD3B7B" w:rsidP="00CD3B7B">
      <w:pPr>
        <w:pStyle w:val="Heading3"/>
        <w:ind w:left="0" w:firstLine="0"/>
      </w:pPr>
      <w:bookmarkStart w:id="15" w:name="_Toc420397663"/>
      <w:bookmarkStart w:id="16" w:name="_Toc456346126"/>
      <w:bookmarkStart w:id="17" w:name="_Toc70599744"/>
      <w:r>
        <w:t>Stakeholder List</w:t>
      </w:r>
      <w:bookmarkEnd w:id="15"/>
      <w:bookmarkEnd w:id="16"/>
      <w:bookmarkEnd w:id="17"/>
    </w:p>
    <w:p w14:paraId="7852673E" w14:textId="18EF0FD5" w:rsidR="00D41852" w:rsidRDefault="00D41852" w:rsidP="00BB7AB4">
      <w:pPr>
        <w:pStyle w:val="BodyText"/>
        <w:jc w:val="both"/>
      </w:pPr>
      <w:r>
        <w:t xml:space="preserve">For the latest list of </w:t>
      </w:r>
      <w:r w:rsidRPr="001B1565">
        <w:t xml:space="preserve">stakeholder </w:t>
      </w:r>
      <w:r>
        <w:t xml:space="preserve">of the feature </w:t>
      </w:r>
      <w:r w:rsidRPr="001B1565">
        <w:t xml:space="preserve">and their </w:t>
      </w:r>
      <w:r>
        <w:t>influence</w:t>
      </w:r>
      <w:r w:rsidRPr="001B1565">
        <w:t xml:space="preserve"> refer to </w:t>
      </w:r>
      <w:hyperlink r:id="rId15" w:history="1">
        <w:r w:rsidR="00FA15B6">
          <w:rPr>
            <w:rStyle w:val="Hyperlink"/>
            <w:rFonts w:ascii="Segoe UI" w:hAnsi="Segoe UI" w:cs="Segoe UI"/>
            <w:sz w:val="21"/>
            <w:szCs w:val="21"/>
            <w:shd w:val="clear" w:color="auto" w:fill="FFFFFF"/>
          </w:rPr>
          <w:t>VSEM Link</w:t>
        </w:r>
      </w:hyperlink>
      <w:r w:rsidRPr="001B1565">
        <w:t>.</w:t>
      </w:r>
    </w:p>
    <w:p w14:paraId="66B9AC62" w14:textId="77777777" w:rsidR="00514EE8" w:rsidRDefault="00514EE8" w:rsidP="0027671B">
      <w:pPr>
        <w:pStyle w:val="Heading2"/>
      </w:pPr>
      <w:bookmarkStart w:id="18" w:name="_Toc70599745"/>
      <w:bookmarkStart w:id="19" w:name="_Toc397081415"/>
      <w:bookmarkStart w:id="20" w:name="_Toc215652130"/>
      <w:r>
        <w:t>Document Organization</w:t>
      </w:r>
      <w:bookmarkEnd w:id="18"/>
    </w:p>
    <w:p w14:paraId="7C1729A1" w14:textId="77777777" w:rsidR="00514EE8" w:rsidRDefault="00514EE8" w:rsidP="00EB673B">
      <w:pPr>
        <w:pStyle w:val="Heading3"/>
        <w:numPr>
          <w:ilvl w:val="2"/>
          <w:numId w:val="9"/>
        </w:numPr>
      </w:pPr>
      <w:bookmarkStart w:id="21" w:name="_Toc519694212"/>
      <w:bookmarkStart w:id="22" w:name="_Toc420397665"/>
      <w:bookmarkStart w:id="23" w:name="_Toc70599746"/>
      <w:r>
        <w:t>Document Context</w:t>
      </w:r>
      <w:bookmarkEnd w:id="21"/>
      <w:bookmarkEnd w:id="22"/>
      <w:bookmarkEnd w:id="23"/>
    </w:p>
    <w:p w14:paraId="1FA4F343" w14:textId="52E9E6C0" w:rsidR="00514EE8" w:rsidRDefault="00514EE8" w:rsidP="00514EE8">
      <w:pPr>
        <w:pStyle w:val="BlockText"/>
        <w:ind w:left="0" w:hanging="11"/>
      </w:pPr>
      <w:r>
        <w:t xml:space="preserve">Refer to the </w:t>
      </w:r>
      <w:hyperlink r:id="rId16" w:history="1">
        <w:r w:rsidRPr="007312EA">
          <w:rPr>
            <w:rStyle w:val="Hyperlink"/>
          </w:rPr>
          <w:t>Specification Structure page</w:t>
        </w:r>
      </w:hyperlink>
      <w:r>
        <w:t xml:space="preserve"> in the </w:t>
      </w:r>
      <w:hyperlink r:id="rId17" w:history="1">
        <w:r w:rsidR="00043512" w:rsidRPr="00DE5C04">
          <w:rPr>
            <w:rStyle w:val="Hyperlink"/>
            <w:rFonts w:cs="Arial"/>
          </w:rPr>
          <w:t>Ford RE Wiki</w:t>
        </w:r>
      </w:hyperlink>
      <w:r>
        <w:t xml:space="preserve"> to understand how the FD relates to other Ford Requirements Documents and Specifications. </w:t>
      </w:r>
    </w:p>
    <w:p w14:paraId="161508DD" w14:textId="77777777" w:rsidR="0027671B" w:rsidRPr="007C20FA" w:rsidRDefault="0027671B" w:rsidP="00514EE8">
      <w:pPr>
        <w:pStyle w:val="Heading3"/>
      </w:pPr>
      <w:bookmarkStart w:id="24" w:name="_Toc70599747"/>
      <w:r w:rsidRPr="007C20FA">
        <w:lastRenderedPageBreak/>
        <w:t xml:space="preserve">Document </w:t>
      </w:r>
      <w:bookmarkEnd w:id="19"/>
      <w:bookmarkEnd w:id="20"/>
      <w:r w:rsidR="00514EE8">
        <w:t>Structure</w:t>
      </w:r>
      <w:bookmarkEnd w:id="24"/>
    </w:p>
    <w:p w14:paraId="4001D09D" w14:textId="77777777" w:rsidR="0027671B" w:rsidRPr="007C20FA" w:rsidRDefault="0027671B" w:rsidP="0027671B">
      <w:pPr>
        <w:pStyle w:val="BodyText"/>
        <w:ind w:right="142"/>
        <w:rPr>
          <w:rFonts w:cs="Arial"/>
          <w:lang w:val="en-US"/>
        </w:rPr>
      </w:pPr>
      <w:r w:rsidRPr="007C20FA">
        <w:rPr>
          <w:rFonts w:cs="Arial"/>
          <w:lang w:val="en-US"/>
        </w:rPr>
        <w:t>The structure of this document is explained below:</w:t>
      </w:r>
    </w:p>
    <w:p w14:paraId="20ACF812" w14:textId="77777777" w:rsidR="0027671B" w:rsidRPr="007C20FA" w:rsidRDefault="0027671B" w:rsidP="0027671B">
      <w:pPr>
        <w:pStyle w:val="BodyText"/>
        <w:tabs>
          <w:tab w:val="clear" w:pos="1134"/>
          <w:tab w:val="left" w:pos="1276"/>
        </w:tabs>
        <w:ind w:left="1276" w:right="142" w:hanging="1276"/>
        <w:rPr>
          <w:rFonts w:cs="Arial"/>
          <w:lang w:val="en-US"/>
        </w:rPr>
      </w:pPr>
      <w:r w:rsidRPr="007C20FA">
        <w:rPr>
          <w:rFonts w:cs="Arial"/>
          <w:b/>
          <w:bCs/>
          <w:lang w:val="en-US"/>
        </w:rPr>
        <w:t>Section 1</w:t>
      </w:r>
      <w:r w:rsidRPr="007C20FA">
        <w:rPr>
          <w:rFonts w:cs="Arial"/>
          <w:lang w:val="en-US"/>
        </w:rPr>
        <w:t xml:space="preserve"> – </w:t>
      </w:r>
      <w:r>
        <w:tab/>
      </w:r>
      <w:r w:rsidRPr="007C20FA">
        <w:rPr>
          <w:rFonts w:cs="Arial"/>
          <w:lang w:val="en-US"/>
        </w:rPr>
        <w:t>Introduction how to use this document including responsibilities and requisite documents. Explains the t</w:t>
      </w:r>
      <w:r w:rsidRPr="007C20FA">
        <w:rPr>
          <w:snapToGrid w:val="0"/>
          <w:lang w:val="en-US"/>
        </w:rPr>
        <w:t>erminology. Gives a clarification of the definitions, concepts and abbreviations used in the document.</w:t>
      </w:r>
    </w:p>
    <w:p w14:paraId="26B586A2" w14:textId="77777777" w:rsidR="0027671B" w:rsidRPr="007C56E9"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2</w:t>
      </w:r>
      <w:r w:rsidR="0027671B" w:rsidRPr="007C20FA">
        <w:rPr>
          <w:rFonts w:cs="Arial"/>
          <w:lang w:val="en-US"/>
        </w:rPr>
        <w:t xml:space="preserve"> – </w:t>
      </w:r>
      <w:r>
        <w:tab/>
      </w:r>
      <w:r w:rsidR="0027671B" w:rsidRPr="007C20FA">
        <w:rPr>
          <w:rFonts w:cs="Arial"/>
          <w:lang w:val="en-US"/>
        </w:rPr>
        <w:t xml:space="preserve">Feature Description. States briefly the background </w:t>
      </w:r>
      <w:r w:rsidR="007C56E9">
        <w:rPr>
          <w:rFonts w:cs="Arial"/>
          <w:lang w:val="en-US"/>
        </w:rPr>
        <w:t>and the purpose of the feature</w:t>
      </w:r>
      <w:r w:rsidR="007C56E9">
        <w:rPr>
          <w:rFonts w:cs="Arial"/>
        </w:rPr>
        <w:t xml:space="preserve">, feature variants and corresponding regions and markets. Also includes </w:t>
      </w:r>
      <w:r w:rsidR="007C56E9" w:rsidRPr="007C56E9">
        <w:rPr>
          <w:rFonts w:cs="Arial"/>
        </w:rPr>
        <w:t>input requirements, assumptions and constraints.</w:t>
      </w:r>
    </w:p>
    <w:p w14:paraId="1CFAC241"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3</w:t>
      </w:r>
      <w:r w:rsidR="0027671B" w:rsidRPr="007C20FA">
        <w:rPr>
          <w:rFonts w:cs="Arial"/>
          <w:lang w:val="en-US"/>
        </w:rPr>
        <w:t xml:space="preserve"> – </w:t>
      </w:r>
      <w:r>
        <w:tab/>
      </w:r>
      <w:r w:rsidR="0027671B" w:rsidRPr="007C20FA">
        <w:rPr>
          <w:snapToGrid w:val="0"/>
          <w:lang w:val="en-US"/>
        </w:rPr>
        <w:t>Feature Context</w:t>
      </w:r>
      <w:r w:rsidR="00423987">
        <w:rPr>
          <w:snapToGrid w:val="0"/>
          <w:lang w:val="en-US"/>
        </w:rPr>
        <w:t xml:space="preserve"> describes all external entities, which have an influence on the feature</w:t>
      </w:r>
      <w:r w:rsidR="0027671B" w:rsidRPr="007C20FA">
        <w:rPr>
          <w:snapToGrid w:val="0"/>
          <w:lang w:val="en-US"/>
        </w:rPr>
        <w:t>.</w:t>
      </w:r>
    </w:p>
    <w:p w14:paraId="5AFB0370"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4</w:t>
      </w:r>
      <w:r w:rsidR="0027671B" w:rsidRPr="007C20FA">
        <w:rPr>
          <w:rFonts w:cs="Arial"/>
          <w:lang w:val="en-US"/>
        </w:rPr>
        <w:t xml:space="preserve"> – </w:t>
      </w:r>
      <w:r>
        <w:tab/>
      </w:r>
      <w:r w:rsidR="0027671B" w:rsidRPr="007C20FA">
        <w:rPr>
          <w:rFonts w:cs="Arial"/>
          <w:lang w:val="en-US"/>
        </w:rPr>
        <w:t xml:space="preserve">Feature </w:t>
      </w:r>
      <w:r w:rsidR="00E049EE">
        <w:rPr>
          <w:rFonts w:cs="Arial"/>
          <w:lang w:val="en-US"/>
        </w:rPr>
        <w:t>Modeling. Contains Use Case, Driving Scenarios, State Charts to</w:t>
      </w:r>
      <w:r w:rsidR="0027671B" w:rsidRPr="007C20FA">
        <w:rPr>
          <w:rFonts w:cs="Arial"/>
          <w:lang w:val="en-US"/>
        </w:rPr>
        <w:t xml:space="preserve"> describ</w:t>
      </w:r>
      <w:r w:rsidR="007C56E9">
        <w:rPr>
          <w:rFonts w:cs="Arial"/>
          <w:lang w:val="en-US"/>
        </w:rPr>
        <w:t>e</w:t>
      </w:r>
      <w:r w:rsidR="0027671B" w:rsidRPr="007C20FA">
        <w:rPr>
          <w:rFonts w:cs="Arial"/>
          <w:lang w:val="en-US"/>
        </w:rPr>
        <w:t xml:space="preserve"> the functional behavior of the feature.</w:t>
      </w:r>
    </w:p>
    <w:p w14:paraId="6ABFD8FE"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Section 5</w:t>
      </w:r>
      <w:r w:rsidR="0027671B" w:rsidRPr="007C20FA">
        <w:rPr>
          <w:rFonts w:cs="Arial"/>
          <w:lang w:val="en-US"/>
        </w:rPr>
        <w:t xml:space="preserve"> – </w:t>
      </w:r>
      <w:r>
        <w:tab/>
      </w:r>
      <w:r w:rsidR="00E635F1" w:rsidRPr="00E635F1">
        <w:rPr>
          <w:rFonts w:cs="Arial"/>
          <w:lang w:val="en-US"/>
        </w:rPr>
        <w:t>Safety. Lists System Behaviors and Safety Goals of the feature</w:t>
      </w:r>
      <w:r w:rsidR="00E635F1">
        <w:rPr>
          <w:rFonts w:cs="Arial"/>
          <w:lang w:val="en-US"/>
        </w:rPr>
        <w:t>.</w:t>
      </w:r>
    </w:p>
    <w:p w14:paraId="5CF48B66" w14:textId="77777777" w:rsidR="005F2AC4" w:rsidRPr="007C20FA" w:rsidRDefault="005F2AC4" w:rsidP="005F2AC4">
      <w:pPr>
        <w:pStyle w:val="BodyText"/>
        <w:tabs>
          <w:tab w:val="clear" w:pos="1134"/>
          <w:tab w:val="left" w:pos="1276"/>
        </w:tabs>
        <w:ind w:left="1276" w:right="142" w:hanging="1276"/>
        <w:jc w:val="both"/>
        <w:rPr>
          <w:rFonts w:cs="Arial"/>
          <w:lang w:val="en-US"/>
        </w:rPr>
      </w:pPr>
      <w:r>
        <w:rPr>
          <w:rFonts w:cs="Arial"/>
          <w:b/>
          <w:bCs/>
          <w:lang w:val="en-US"/>
        </w:rPr>
        <w:t>Section 6</w:t>
      </w:r>
      <w:r w:rsidRPr="007C20FA">
        <w:rPr>
          <w:rFonts w:cs="Arial"/>
          <w:lang w:val="en-US"/>
        </w:rPr>
        <w:t xml:space="preserve"> – </w:t>
      </w:r>
      <w:r>
        <w:tab/>
      </w:r>
      <w:r w:rsidRPr="007C20FA">
        <w:rPr>
          <w:rFonts w:cs="Arial"/>
          <w:lang w:val="en-US"/>
        </w:rPr>
        <w:t>Feature Requirements. Lists functional and non-functional requirements of the feature.</w:t>
      </w:r>
    </w:p>
    <w:p w14:paraId="2C949CF3" w14:textId="77777777" w:rsidR="0027671B" w:rsidRPr="007C20FA" w:rsidRDefault="00D41852" w:rsidP="0027671B">
      <w:pPr>
        <w:pStyle w:val="BodyText"/>
        <w:tabs>
          <w:tab w:val="clear" w:pos="1134"/>
          <w:tab w:val="left" w:pos="1276"/>
        </w:tabs>
        <w:ind w:left="1276" w:right="142" w:hanging="1276"/>
        <w:jc w:val="both"/>
        <w:rPr>
          <w:rFonts w:cs="Arial"/>
          <w:lang w:val="en-US"/>
        </w:rPr>
      </w:pPr>
      <w:r>
        <w:rPr>
          <w:rFonts w:cs="Arial"/>
          <w:b/>
          <w:bCs/>
          <w:lang w:val="en-US"/>
        </w:rPr>
        <w:t xml:space="preserve">Section </w:t>
      </w:r>
      <w:r w:rsidR="005F2AC4">
        <w:rPr>
          <w:rFonts w:cs="Arial"/>
          <w:b/>
          <w:bCs/>
          <w:lang w:val="en-US"/>
        </w:rPr>
        <w:t>7</w:t>
      </w:r>
      <w:r w:rsidR="0027671B" w:rsidRPr="007C20FA">
        <w:rPr>
          <w:rFonts w:cs="Arial"/>
          <w:lang w:val="en-US"/>
        </w:rPr>
        <w:t xml:space="preserve"> – </w:t>
      </w:r>
      <w:r>
        <w:tab/>
      </w:r>
      <w:r w:rsidR="00E049EE">
        <w:rPr>
          <w:rFonts w:cs="Arial"/>
          <w:lang w:val="en-US"/>
        </w:rPr>
        <w:t>Architecture. Shows the coarse architecture, which the feature requirements are deployed to.</w:t>
      </w:r>
      <w:r w:rsidR="00423987">
        <w:rPr>
          <w:rFonts w:cs="Arial"/>
          <w:lang w:val="en-US"/>
        </w:rPr>
        <w:t xml:space="preserve"> </w:t>
      </w:r>
      <w:r w:rsidR="00423987" w:rsidRPr="00423987">
        <w:rPr>
          <w:rFonts w:cs="Arial"/>
          <w:lang w:val="en-US"/>
        </w:rPr>
        <w:t>Describes the elements and the boundary of the feature as well as the decomposition and distribution of associated functions</w:t>
      </w:r>
      <w:r w:rsidR="00721772">
        <w:rPr>
          <w:rFonts w:cs="Arial"/>
          <w:lang w:val="en-US"/>
        </w:rPr>
        <w:t>.</w:t>
      </w:r>
    </w:p>
    <w:p w14:paraId="5C55E866" w14:textId="1A4D565A" w:rsidR="0075196F" w:rsidRPr="007C20FA" w:rsidRDefault="005F2AC4" w:rsidP="0075196F">
      <w:pPr>
        <w:pStyle w:val="BodyText"/>
        <w:tabs>
          <w:tab w:val="clear" w:pos="1134"/>
          <w:tab w:val="left" w:pos="1276"/>
        </w:tabs>
        <w:ind w:left="1276" w:right="142" w:hanging="1276"/>
        <w:jc w:val="both"/>
        <w:rPr>
          <w:rFonts w:cs="Arial"/>
          <w:lang w:val="en-US"/>
        </w:rPr>
      </w:pPr>
      <w:r>
        <w:rPr>
          <w:rFonts w:cs="Arial"/>
          <w:b/>
          <w:bCs/>
          <w:lang w:val="en-US"/>
        </w:rPr>
        <w:t>Section 8</w:t>
      </w:r>
      <w:r w:rsidR="0075196F" w:rsidRPr="007C20FA">
        <w:rPr>
          <w:rFonts w:cs="Arial"/>
          <w:lang w:val="en-US"/>
        </w:rPr>
        <w:t xml:space="preserve"> – </w:t>
      </w:r>
      <w:r>
        <w:tab/>
      </w:r>
      <w:r w:rsidR="005366D0">
        <w:rPr>
          <w:rFonts w:cs="Arial"/>
          <w:lang w:val="en-US"/>
        </w:rPr>
        <w:t xml:space="preserve">List of </w:t>
      </w:r>
      <w:r w:rsidR="0075196F" w:rsidRPr="007C20FA">
        <w:rPr>
          <w:rFonts w:cs="Arial"/>
          <w:lang w:val="en-US"/>
        </w:rPr>
        <w:t xml:space="preserve">Open </w:t>
      </w:r>
      <w:r w:rsidR="00E635F1">
        <w:rPr>
          <w:rFonts w:cs="Arial"/>
          <w:lang w:val="en-US"/>
        </w:rPr>
        <w:t>C</w:t>
      </w:r>
      <w:r w:rsidR="007C56E9">
        <w:rPr>
          <w:rFonts w:cs="Arial"/>
          <w:lang w:val="en-US"/>
        </w:rPr>
        <w:t>on</w:t>
      </w:r>
      <w:r w:rsidR="004312E2">
        <w:rPr>
          <w:rFonts w:cs="Arial"/>
          <w:lang w:val="en-US"/>
        </w:rPr>
        <w:t>c</w:t>
      </w:r>
      <w:r w:rsidR="007C56E9">
        <w:rPr>
          <w:rFonts w:cs="Arial"/>
          <w:lang w:val="en-US"/>
        </w:rPr>
        <w:t>erns</w:t>
      </w:r>
    </w:p>
    <w:p w14:paraId="66C16DE4" w14:textId="77777777" w:rsidR="0027671B" w:rsidRDefault="0027671B" w:rsidP="00685C0E">
      <w:pPr>
        <w:pStyle w:val="BodyText"/>
        <w:tabs>
          <w:tab w:val="clear" w:pos="1134"/>
          <w:tab w:val="left" w:pos="1276"/>
        </w:tabs>
        <w:ind w:left="1276" w:right="142" w:hanging="1276"/>
        <w:jc w:val="both"/>
        <w:rPr>
          <w:rFonts w:cs="Arial"/>
          <w:lang w:val="en-US"/>
        </w:rPr>
      </w:pPr>
      <w:r w:rsidRPr="007C20FA">
        <w:rPr>
          <w:rFonts w:cs="Arial"/>
          <w:b/>
          <w:bCs/>
          <w:lang w:val="en-US"/>
        </w:rPr>
        <w:t xml:space="preserve">Section </w:t>
      </w:r>
      <w:r w:rsidR="00685C0E">
        <w:rPr>
          <w:rFonts w:cs="Arial"/>
          <w:b/>
          <w:bCs/>
          <w:lang w:val="en-US"/>
        </w:rPr>
        <w:t>9</w:t>
      </w:r>
      <w:r w:rsidRPr="007C20FA">
        <w:rPr>
          <w:rFonts w:cs="Arial"/>
          <w:lang w:val="en-US"/>
        </w:rPr>
        <w:t xml:space="preserve"> – </w:t>
      </w:r>
      <w:r>
        <w:tab/>
      </w:r>
      <w:r w:rsidR="00685C0E">
        <w:rPr>
          <w:rFonts w:cs="Arial"/>
          <w:lang w:val="en-US"/>
        </w:rPr>
        <w:t>Document Change Hi</w:t>
      </w:r>
      <w:r w:rsidRPr="007C20FA">
        <w:rPr>
          <w:rFonts w:cs="Arial"/>
          <w:lang w:val="en-US"/>
        </w:rPr>
        <w:t>story including a list of new or modified requirements. The requirements in this document are tagged, and this section contains different types of tables listing all, new, or changed requirements by their title and page no.</w:t>
      </w:r>
    </w:p>
    <w:p w14:paraId="25A19FB1" w14:textId="77777777" w:rsidR="009A5EBD" w:rsidRPr="007C20FA" w:rsidRDefault="009A5EBD" w:rsidP="009A5EBD">
      <w:pPr>
        <w:pStyle w:val="BodyText"/>
        <w:tabs>
          <w:tab w:val="clear" w:pos="1134"/>
          <w:tab w:val="left" w:pos="1276"/>
        </w:tabs>
        <w:ind w:left="1276" w:right="142" w:hanging="1276"/>
        <w:jc w:val="both"/>
        <w:rPr>
          <w:rFonts w:cs="Arial"/>
          <w:lang w:val="en-US"/>
        </w:rPr>
      </w:pPr>
      <w:r>
        <w:rPr>
          <w:rFonts w:cs="Arial"/>
          <w:b/>
          <w:bCs/>
          <w:lang w:val="en-US"/>
        </w:rPr>
        <w:t>Section 1</w:t>
      </w:r>
      <w:r w:rsidR="00685C0E">
        <w:rPr>
          <w:rFonts w:cs="Arial"/>
          <w:b/>
          <w:bCs/>
          <w:lang w:val="en-US"/>
        </w:rPr>
        <w:t>0</w:t>
      </w:r>
      <w:r w:rsidRPr="007C20FA">
        <w:rPr>
          <w:rFonts w:cs="Arial"/>
          <w:lang w:val="en-US"/>
        </w:rPr>
        <w:t xml:space="preserve"> – </w:t>
      </w:r>
      <w:r>
        <w:tab/>
      </w:r>
      <w:r>
        <w:rPr>
          <w:rFonts w:cs="Arial"/>
          <w:lang w:val="en-US"/>
        </w:rPr>
        <w:t>Appendix</w:t>
      </w:r>
    </w:p>
    <w:p w14:paraId="4E22C22F" w14:textId="77777777" w:rsidR="00C35116" w:rsidRPr="00C35116" w:rsidRDefault="00C35116" w:rsidP="00C35116"/>
    <w:p w14:paraId="258C8B45" w14:textId="77777777" w:rsidR="00514EE8" w:rsidRPr="007C20FA" w:rsidRDefault="00514EE8" w:rsidP="00514EE8">
      <w:pPr>
        <w:pStyle w:val="Heading2"/>
      </w:pPr>
      <w:bookmarkStart w:id="25" w:name="_Toc70599748"/>
      <w:bookmarkStart w:id="26" w:name="_Toc397081418"/>
      <w:bookmarkStart w:id="27" w:name="_Toc215652133"/>
      <w:bookmarkStart w:id="28" w:name="_Toc216841808"/>
      <w:bookmarkStart w:id="29" w:name="_Toc211245114"/>
      <w:r>
        <w:t>Document Conventions</w:t>
      </w:r>
      <w:bookmarkEnd w:id="25"/>
    </w:p>
    <w:p w14:paraId="1BC78ECA" w14:textId="77777777" w:rsidR="00514EE8" w:rsidRPr="007C20FA" w:rsidRDefault="00514EE8" w:rsidP="00514EE8">
      <w:pPr>
        <w:pStyle w:val="Heading3"/>
      </w:pPr>
      <w:bookmarkStart w:id="30" w:name="_Ref402369865"/>
      <w:bookmarkStart w:id="31" w:name="_Toc396825968"/>
      <w:bookmarkStart w:id="32" w:name="_Toc388364620"/>
      <w:bookmarkStart w:id="33" w:name="_Toc70599749"/>
      <w:r w:rsidRPr="007C20FA">
        <w:t>Requirements Templates</w:t>
      </w:r>
      <w:bookmarkEnd w:id="30"/>
      <w:bookmarkEnd w:id="31"/>
      <w:bookmarkEnd w:id="32"/>
      <w:bookmarkEnd w:id="33"/>
    </w:p>
    <w:p w14:paraId="51BDA21D" w14:textId="724625F2" w:rsidR="00514EE8" w:rsidRDefault="00514EE8" w:rsidP="00514EE8">
      <w:pPr>
        <w:pStyle w:val="BodyText"/>
      </w:pPr>
      <w:r w:rsidRPr="00352F3E">
        <w:t>Each requirement</w:t>
      </w:r>
      <w:r>
        <w:t xml:space="preserve">, use case or scenario </w:t>
      </w:r>
      <w:r w:rsidRPr="00352F3E">
        <w:t>in th</w:t>
      </w:r>
      <w:r>
        <w:t>is</w:t>
      </w:r>
      <w:r w:rsidRPr="00352F3E">
        <w:t xml:space="preserve"> </w:t>
      </w:r>
      <w:r>
        <w:t xml:space="preserve">specification shall follow the corresponding template given in the document template </w:t>
      </w:r>
      <w:r w:rsidRPr="00F015F4">
        <w:rPr>
          <w:i/>
        </w:rPr>
        <w:t>Specification_Macros.dotm</w:t>
      </w:r>
      <w:r>
        <w:t xml:space="preserve"> at </w:t>
      </w:r>
      <w:hyperlink r:id="rId18" w:history="1">
        <w:r>
          <w:rPr>
            <w:rStyle w:val="Hyperlink"/>
          </w:rPr>
          <w:t>RE Wiki - Specification Templates</w:t>
        </w:r>
      </w:hyperlink>
      <w:r>
        <w:t>.</w:t>
      </w:r>
    </w:p>
    <w:p w14:paraId="656D6A28" w14:textId="77777777" w:rsidR="00514EE8" w:rsidRPr="00D003AB" w:rsidRDefault="00514EE8" w:rsidP="00EB2A73">
      <w:pPr>
        <w:pStyle w:val="Heading4"/>
      </w:pPr>
      <w:r w:rsidRPr="00D003AB">
        <w:t>Identification of requirements</w:t>
      </w:r>
    </w:p>
    <w:p w14:paraId="355833A0" w14:textId="77777777" w:rsidR="00514EE8" w:rsidRPr="00D003AB" w:rsidRDefault="00514EE8" w:rsidP="00EB2A73">
      <w:pPr>
        <w:pStyle w:val="Heading4"/>
      </w:pPr>
      <w:r w:rsidRPr="00D003AB">
        <w:t>Requirements Attributes</w:t>
      </w:r>
    </w:p>
    <w:p w14:paraId="69D2F65E" w14:textId="2CAB9C21" w:rsidR="004A39EE" w:rsidRDefault="00514EE8" w:rsidP="00514EE8">
      <w:pPr>
        <w:pStyle w:val="BodyText"/>
      </w:pPr>
      <w:r>
        <w:t xml:space="preserve">The templates provided by </w:t>
      </w:r>
      <w:r w:rsidRPr="00F015F4">
        <w:rPr>
          <w:i/>
        </w:rPr>
        <w:t>Specification_Macros.dotm</w:t>
      </w:r>
      <w:r>
        <w:t xml:space="preserve"> define a list of </w:t>
      </w:r>
      <w:r w:rsidRPr="007C20FA">
        <w:t xml:space="preserve">attributes </w:t>
      </w:r>
      <w:r>
        <w:t>for</w:t>
      </w:r>
      <w:r w:rsidRPr="007C20FA">
        <w:t xml:space="preserve"> each requirement. This helps to classify </w:t>
      </w:r>
      <w:r>
        <w:t>the requirement</w:t>
      </w:r>
      <w:r w:rsidRPr="007C20FA">
        <w:t xml:space="preserve">. </w:t>
      </w:r>
      <w:r>
        <w:t>The</w:t>
      </w:r>
      <w:r w:rsidRPr="007C20FA">
        <w:t xml:space="preserve"> </w:t>
      </w:r>
      <w:r>
        <w:t>attributes are explained at</w:t>
      </w:r>
      <w:r w:rsidRPr="007C20FA">
        <w:t xml:space="preserve"> </w:t>
      </w:r>
      <w:hyperlink r:id="rId19" w:history="1">
        <w:r w:rsidRPr="00DE5C04">
          <w:rPr>
            <w:rStyle w:val="Hyperlink"/>
          </w:rPr>
          <w:t>RE Wiki - Requirements Attributes</w:t>
        </w:r>
      </w:hyperlink>
      <w:r w:rsidR="004312E2">
        <w:t>.</w:t>
      </w:r>
    </w:p>
    <w:p w14:paraId="14377309" w14:textId="77777777" w:rsidR="006A34B2" w:rsidRDefault="006A34B2" w:rsidP="006A34B2">
      <w:pPr>
        <w:pStyle w:val="Heading2"/>
      </w:pPr>
      <w:bookmarkStart w:id="34" w:name="_Toc70599750"/>
      <w:r w:rsidRPr="007C20FA">
        <w:t>References</w:t>
      </w:r>
      <w:bookmarkEnd w:id="34"/>
    </w:p>
    <w:p w14:paraId="5E6A4518" w14:textId="77777777" w:rsidR="006A34B2" w:rsidRPr="007C20FA" w:rsidRDefault="006A34B2" w:rsidP="006A34B2">
      <w:pPr>
        <w:pStyle w:val="Heading3"/>
      </w:pPr>
      <w:bookmarkStart w:id="35" w:name="_Toc397081419"/>
      <w:bookmarkStart w:id="36" w:name="_Toc216853727"/>
      <w:bookmarkStart w:id="37" w:name="_Toc70599751"/>
      <w:r w:rsidRPr="007C20FA">
        <w:t xml:space="preserve">Ford </w:t>
      </w:r>
      <w:r>
        <w:t>D</w:t>
      </w:r>
      <w:r w:rsidRPr="007C20FA">
        <w:t>ocuments</w:t>
      </w:r>
      <w:bookmarkEnd w:id="35"/>
      <w:bookmarkEnd w:id="36"/>
      <w:bookmarkEnd w:id="37"/>
    </w:p>
    <w:p w14:paraId="2DE99EE8" w14:textId="77777777" w:rsidR="006A34B2" w:rsidRPr="007C20FA" w:rsidRDefault="006A34B2" w:rsidP="006A34B2">
      <w:pPr>
        <w:pStyle w:val="BodyText"/>
        <w:ind w:right="142"/>
        <w:jc w:val="both"/>
        <w:rPr>
          <w:rFonts w:cs="Arial"/>
          <w:lang w:val="en-US"/>
        </w:rPr>
      </w:pPr>
      <w:r w:rsidRPr="007C20FA">
        <w:rPr>
          <w:rFonts w:cs="Arial"/>
          <w:lang w:val="en-US"/>
        </w:rPr>
        <w:t>List here all Ford internal documents, which are directly related to the feature.</w:t>
      </w:r>
    </w:p>
    <w:p w14:paraId="7682076A" w14:textId="77777777" w:rsidR="006A34B2" w:rsidRDefault="006A34B2" w:rsidP="006A34B2"/>
    <w:tbl>
      <w:tblPr>
        <w:tblStyle w:val="TableGrid"/>
        <w:tblW w:w="10314" w:type="dxa"/>
        <w:tblLayout w:type="fixed"/>
        <w:tblLook w:val="01E0" w:firstRow="1" w:lastRow="1" w:firstColumn="1" w:lastColumn="1" w:noHBand="0" w:noVBand="0"/>
      </w:tblPr>
      <w:tblGrid>
        <w:gridCol w:w="1255"/>
        <w:gridCol w:w="2700"/>
        <w:gridCol w:w="5220"/>
        <w:gridCol w:w="1139"/>
      </w:tblGrid>
      <w:tr w:rsidR="00263FCD" w:rsidRPr="00490955" w14:paraId="59253154" w14:textId="77777777" w:rsidTr="00F075B9">
        <w:tc>
          <w:tcPr>
            <w:tcW w:w="1255" w:type="dxa"/>
            <w:shd w:val="clear" w:color="auto" w:fill="D9D9D9" w:themeFill="background1" w:themeFillShade="D9"/>
          </w:tcPr>
          <w:p w14:paraId="3BA00AFE" w14:textId="77777777" w:rsidR="00263FCD" w:rsidRPr="00490955" w:rsidRDefault="00263FCD" w:rsidP="00F075B9">
            <w:pPr>
              <w:rPr>
                <w:rFonts w:ascii="Helvetica" w:hAnsi="Helvetica" w:cs="Helvetica"/>
                <w:b/>
              </w:rPr>
            </w:pPr>
            <w:bookmarkStart w:id="38" w:name="_Toc468095642"/>
            <w:bookmarkStart w:id="39" w:name="_Toc529191299"/>
            <w:r w:rsidRPr="00490955">
              <w:rPr>
                <w:rFonts w:ascii="Helvetica" w:hAnsi="Helvetica" w:cs="Helvetica"/>
                <w:b/>
              </w:rPr>
              <w:t>Reference</w:t>
            </w:r>
          </w:p>
        </w:tc>
        <w:tc>
          <w:tcPr>
            <w:tcW w:w="2700" w:type="dxa"/>
            <w:shd w:val="clear" w:color="auto" w:fill="D9D9D9" w:themeFill="background1" w:themeFillShade="D9"/>
          </w:tcPr>
          <w:p w14:paraId="05D28C7E" w14:textId="77777777" w:rsidR="00263FCD" w:rsidRPr="00490955" w:rsidRDefault="00263FCD" w:rsidP="00F075B9">
            <w:pPr>
              <w:rPr>
                <w:rFonts w:ascii="Helvetica" w:hAnsi="Helvetica" w:cs="Helvetica"/>
                <w:b/>
              </w:rPr>
            </w:pPr>
            <w:r w:rsidRPr="00490955">
              <w:rPr>
                <w:rFonts w:ascii="Helvetica" w:hAnsi="Helvetica" w:cs="Helvetica"/>
                <w:b/>
              </w:rPr>
              <w:t>Doc. ID</w:t>
            </w:r>
          </w:p>
        </w:tc>
        <w:tc>
          <w:tcPr>
            <w:tcW w:w="5220" w:type="dxa"/>
            <w:shd w:val="clear" w:color="auto" w:fill="D9D9D9" w:themeFill="background1" w:themeFillShade="D9"/>
          </w:tcPr>
          <w:p w14:paraId="7964658F" w14:textId="77777777" w:rsidR="00263FCD" w:rsidRPr="00490955" w:rsidRDefault="00263FCD" w:rsidP="00F075B9">
            <w:pPr>
              <w:rPr>
                <w:rFonts w:ascii="Helvetica" w:hAnsi="Helvetica" w:cs="Helvetica"/>
                <w:b/>
              </w:rPr>
            </w:pPr>
            <w:r w:rsidRPr="00490955">
              <w:rPr>
                <w:rFonts w:ascii="Helvetica" w:hAnsi="Helvetica" w:cs="Helvetica"/>
                <w:b/>
              </w:rPr>
              <w:t>Title</w:t>
            </w:r>
          </w:p>
        </w:tc>
        <w:tc>
          <w:tcPr>
            <w:tcW w:w="1139" w:type="dxa"/>
            <w:shd w:val="clear" w:color="auto" w:fill="D9D9D9" w:themeFill="background1" w:themeFillShade="D9"/>
          </w:tcPr>
          <w:p w14:paraId="1B990A19" w14:textId="77777777" w:rsidR="00263FCD" w:rsidRPr="00490955" w:rsidRDefault="00263FCD" w:rsidP="00F075B9">
            <w:pPr>
              <w:rPr>
                <w:rFonts w:ascii="Helvetica" w:hAnsi="Helvetica" w:cs="Helvetica"/>
                <w:b/>
              </w:rPr>
            </w:pPr>
            <w:r w:rsidRPr="00490955">
              <w:rPr>
                <w:rFonts w:ascii="Helvetica" w:hAnsi="Helvetica" w:cs="Helvetica"/>
                <w:b/>
              </w:rPr>
              <w:t>Revision</w:t>
            </w:r>
          </w:p>
        </w:tc>
      </w:tr>
      <w:tr w:rsidR="00263FCD" w:rsidRPr="00BD6698" w14:paraId="04D1D5C4" w14:textId="77777777" w:rsidTr="00F075B9">
        <w:trPr>
          <w:trHeight w:val="104"/>
        </w:trPr>
        <w:tc>
          <w:tcPr>
            <w:tcW w:w="1255" w:type="dxa"/>
          </w:tcPr>
          <w:p w14:paraId="02E251F7"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Spec 1</w:t>
            </w:r>
          </w:p>
        </w:tc>
        <w:tc>
          <w:tcPr>
            <w:tcW w:w="2700" w:type="dxa"/>
          </w:tcPr>
          <w:p w14:paraId="3F6F1A2B"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FS-LU5T-14B476-AAA</w:t>
            </w:r>
          </w:p>
        </w:tc>
        <w:tc>
          <w:tcPr>
            <w:tcW w:w="5220" w:type="dxa"/>
          </w:tcPr>
          <w:p w14:paraId="244BA843"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Functional Specification Body Control Module</w:t>
            </w:r>
          </w:p>
        </w:tc>
        <w:tc>
          <w:tcPr>
            <w:tcW w:w="1139" w:type="dxa"/>
          </w:tcPr>
          <w:p w14:paraId="0582C525" w14:textId="77777777" w:rsidR="00263FCD" w:rsidRPr="00BD6698" w:rsidRDefault="00263FCD" w:rsidP="00F075B9">
            <w:pPr>
              <w:rPr>
                <w:rFonts w:ascii="Helvetica" w:hAnsi="Helvetica" w:cs="Helvetica"/>
                <w:color w:val="0000FF"/>
              </w:rPr>
            </w:pPr>
          </w:p>
        </w:tc>
      </w:tr>
      <w:tr w:rsidR="00263FCD" w:rsidRPr="00BD6698" w14:paraId="4EBE1B97" w14:textId="77777777" w:rsidTr="00F075B9">
        <w:tc>
          <w:tcPr>
            <w:tcW w:w="1255" w:type="dxa"/>
          </w:tcPr>
          <w:p w14:paraId="010271F6"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 xml:space="preserve">Spec </w:t>
            </w:r>
            <w:r>
              <w:rPr>
                <w:rFonts w:ascii="Helvetica" w:hAnsi="Helvetica" w:cs="Helvetica"/>
                <w:color w:val="0000FF"/>
              </w:rPr>
              <w:t>2</w:t>
            </w:r>
          </w:p>
        </w:tc>
        <w:tc>
          <w:tcPr>
            <w:tcW w:w="2700" w:type="dxa"/>
          </w:tcPr>
          <w:p w14:paraId="55DA8EDB"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DS-MU5T-14B476-AAB001</w:t>
            </w:r>
          </w:p>
        </w:tc>
        <w:tc>
          <w:tcPr>
            <w:tcW w:w="5220" w:type="dxa"/>
          </w:tcPr>
          <w:p w14:paraId="3CA75302" w14:textId="77777777" w:rsidR="00263FCD" w:rsidRPr="00E52BC9" w:rsidRDefault="00263FCD" w:rsidP="00F075B9">
            <w:pPr>
              <w:rPr>
                <w:rFonts w:ascii="Helvetica" w:hAnsi="Helvetica" w:cs="Helvetica"/>
                <w:color w:val="0000FF"/>
              </w:rPr>
            </w:pPr>
            <w:r w:rsidRPr="00E52BC9">
              <w:rPr>
                <w:rFonts w:ascii="Helvetica" w:hAnsi="Helvetica" w:cs="Helvetica"/>
                <w:color w:val="0000FF"/>
              </w:rPr>
              <w:t>Subsystem Specific</w:t>
            </w:r>
            <w:r>
              <w:rPr>
                <w:rFonts w:ascii="Helvetica" w:hAnsi="Helvetica" w:cs="Helvetica"/>
                <w:color w:val="0000FF"/>
              </w:rPr>
              <w:t xml:space="preserve"> </w:t>
            </w:r>
            <w:r w:rsidRPr="00E52BC9">
              <w:rPr>
                <w:rFonts w:ascii="Helvetica" w:hAnsi="Helvetica" w:cs="Helvetica"/>
                <w:color w:val="0000FF"/>
              </w:rPr>
              <w:t>Diagnostic Specification (Part 2)</w:t>
            </w:r>
          </w:p>
          <w:p w14:paraId="7A2844CC"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Body Control Module</w:t>
            </w:r>
          </w:p>
        </w:tc>
        <w:tc>
          <w:tcPr>
            <w:tcW w:w="1139" w:type="dxa"/>
          </w:tcPr>
          <w:p w14:paraId="75E4347A" w14:textId="77777777" w:rsidR="00263FCD" w:rsidRPr="00BD6698" w:rsidRDefault="00263FCD" w:rsidP="00F075B9">
            <w:pPr>
              <w:rPr>
                <w:rFonts w:ascii="Helvetica" w:hAnsi="Helvetica" w:cs="Helvetica"/>
                <w:color w:val="0000FF"/>
              </w:rPr>
            </w:pPr>
          </w:p>
        </w:tc>
      </w:tr>
      <w:tr w:rsidR="00263FCD" w:rsidRPr="00BD6698" w14:paraId="518B5BB9" w14:textId="77777777" w:rsidTr="00F075B9">
        <w:tc>
          <w:tcPr>
            <w:tcW w:w="1255" w:type="dxa"/>
          </w:tcPr>
          <w:p w14:paraId="6E353FA7"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 xml:space="preserve">Spec </w:t>
            </w:r>
            <w:r>
              <w:rPr>
                <w:rFonts w:ascii="Helvetica" w:hAnsi="Helvetica" w:cs="Helvetica"/>
                <w:color w:val="0000FF"/>
              </w:rPr>
              <w:t>3</w:t>
            </w:r>
          </w:p>
        </w:tc>
        <w:tc>
          <w:tcPr>
            <w:tcW w:w="2700" w:type="dxa"/>
          </w:tcPr>
          <w:p w14:paraId="0BD7D4AB"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DSMU5T-14G650-AAA</w:t>
            </w:r>
          </w:p>
        </w:tc>
        <w:tc>
          <w:tcPr>
            <w:tcW w:w="5220" w:type="dxa"/>
          </w:tcPr>
          <w:p w14:paraId="72066648"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ECG Part II Specification</w:t>
            </w:r>
          </w:p>
        </w:tc>
        <w:tc>
          <w:tcPr>
            <w:tcW w:w="1139" w:type="dxa"/>
          </w:tcPr>
          <w:p w14:paraId="7A8EC0E7" w14:textId="77777777" w:rsidR="00263FCD" w:rsidRPr="00BD6698" w:rsidRDefault="00263FCD" w:rsidP="00F075B9">
            <w:pPr>
              <w:rPr>
                <w:rFonts w:ascii="Helvetica" w:hAnsi="Helvetica" w:cs="Helvetica"/>
                <w:color w:val="0000FF"/>
              </w:rPr>
            </w:pPr>
          </w:p>
        </w:tc>
      </w:tr>
      <w:tr w:rsidR="00263FCD" w:rsidRPr="00BD6698" w14:paraId="066B5612" w14:textId="77777777" w:rsidTr="00F075B9">
        <w:tc>
          <w:tcPr>
            <w:tcW w:w="1255" w:type="dxa"/>
          </w:tcPr>
          <w:p w14:paraId="6A4AA125"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 xml:space="preserve">Spec </w:t>
            </w:r>
            <w:r>
              <w:rPr>
                <w:rFonts w:ascii="Helvetica" w:hAnsi="Helvetica" w:cs="Helvetica"/>
                <w:color w:val="0000FF"/>
              </w:rPr>
              <w:t>4</w:t>
            </w:r>
          </w:p>
        </w:tc>
        <w:tc>
          <w:tcPr>
            <w:tcW w:w="2700" w:type="dxa"/>
          </w:tcPr>
          <w:p w14:paraId="4C14F995"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21MY P702 V25 TIB 20</w:t>
            </w:r>
          </w:p>
        </w:tc>
        <w:tc>
          <w:tcPr>
            <w:tcW w:w="5220" w:type="dxa"/>
          </w:tcPr>
          <w:p w14:paraId="5BB7AD9B"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P702 PDL document</w:t>
            </w:r>
          </w:p>
        </w:tc>
        <w:tc>
          <w:tcPr>
            <w:tcW w:w="1139" w:type="dxa"/>
          </w:tcPr>
          <w:p w14:paraId="308C0367" w14:textId="77777777" w:rsidR="00263FCD" w:rsidRPr="00BD6698" w:rsidRDefault="00263FCD" w:rsidP="00F075B9">
            <w:pPr>
              <w:rPr>
                <w:rFonts w:ascii="Helvetica" w:hAnsi="Helvetica" w:cs="Helvetica"/>
                <w:color w:val="0000FF"/>
              </w:rPr>
            </w:pPr>
          </w:p>
        </w:tc>
      </w:tr>
    </w:tbl>
    <w:p w14:paraId="3166E632" w14:textId="23E6C7DC" w:rsidR="006A34B2" w:rsidRDefault="006A34B2" w:rsidP="006A34B2">
      <w:pPr>
        <w:pStyle w:val="Caption"/>
      </w:pPr>
      <w:bookmarkStart w:id="40" w:name="_Toc70599940"/>
      <w:r w:rsidRPr="00360B1D">
        <w:t xml:space="preserve">Table </w:t>
      </w:r>
      <w:r>
        <w:rPr>
          <w:noProof/>
        </w:rPr>
        <w:fldChar w:fldCharType="begin"/>
      </w:r>
      <w:r>
        <w:rPr>
          <w:noProof/>
        </w:rPr>
        <w:instrText xml:space="preserve"> SEQ Table \* ARABIC </w:instrText>
      </w:r>
      <w:r>
        <w:rPr>
          <w:noProof/>
        </w:rPr>
        <w:fldChar w:fldCharType="separate"/>
      </w:r>
      <w:r w:rsidR="00BC4DEA">
        <w:rPr>
          <w:noProof/>
        </w:rPr>
        <w:t>2</w:t>
      </w:r>
      <w:r>
        <w:rPr>
          <w:noProof/>
        </w:rPr>
        <w:fldChar w:fldCharType="end"/>
      </w:r>
      <w:r w:rsidRPr="00360B1D">
        <w:t>: Ford internal Documents</w:t>
      </w:r>
      <w:bookmarkEnd w:id="38"/>
      <w:bookmarkEnd w:id="39"/>
      <w:bookmarkEnd w:id="40"/>
    </w:p>
    <w:p w14:paraId="42036F0F" w14:textId="35678912" w:rsidR="0052091D" w:rsidRDefault="0052091D" w:rsidP="0052091D"/>
    <w:p w14:paraId="60025ABE" w14:textId="4102C3D7" w:rsidR="000540DB" w:rsidRDefault="000540DB" w:rsidP="0052091D"/>
    <w:p w14:paraId="221FEF04" w14:textId="516538C0" w:rsidR="000540DB" w:rsidRDefault="000540DB" w:rsidP="0052091D"/>
    <w:p w14:paraId="333EFF28" w14:textId="7A66AE07" w:rsidR="000540DB" w:rsidRDefault="000540DB" w:rsidP="0052091D"/>
    <w:p w14:paraId="502F2A3E" w14:textId="77777777" w:rsidR="000540DB" w:rsidRPr="0052091D" w:rsidRDefault="000540DB" w:rsidP="0052091D"/>
    <w:p w14:paraId="4E67D095" w14:textId="77777777" w:rsidR="006A34B2" w:rsidRPr="007C20FA" w:rsidRDefault="006A34B2" w:rsidP="006A34B2">
      <w:pPr>
        <w:pStyle w:val="Heading3"/>
      </w:pPr>
      <w:bookmarkStart w:id="41" w:name="_Toc397081420"/>
      <w:bookmarkStart w:id="42" w:name="_Toc216853729"/>
      <w:bookmarkStart w:id="43" w:name="_Toc215652136"/>
      <w:bookmarkStart w:id="44" w:name="_Toc70599752"/>
      <w:r w:rsidRPr="007C20FA">
        <w:lastRenderedPageBreak/>
        <w:t xml:space="preserve">External </w:t>
      </w:r>
      <w:r>
        <w:t>Documents and P</w:t>
      </w:r>
      <w:r w:rsidRPr="007C20FA">
        <w:t>ublications</w:t>
      </w:r>
      <w:bookmarkEnd w:id="41"/>
      <w:bookmarkEnd w:id="42"/>
      <w:bookmarkEnd w:id="43"/>
      <w:bookmarkEnd w:id="44"/>
    </w:p>
    <w:p w14:paraId="7FB9CAA1" w14:textId="77777777" w:rsidR="006A34B2" w:rsidRDefault="006A34B2" w:rsidP="006A34B2">
      <w:pPr>
        <w:pStyle w:val="BodyText"/>
      </w:pPr>
      <w:r w:rsidRPr="000F2AEC">
        <w:t>The list of external documents could include books, reports and online sources.</w:t>
      </w:r>
    </w:p>
    <w:p w14:paraId="206EB431" w14:textId="03CEBDD4" w:rsidR="006A34B2" w:rsidRDefault="006A34B2" w:rsidP="006A34B2">
      <w:pPr>
        <w:rPr>
          <w:rFonts w:cs="Arial"/>
        </w:rPr>
      </w:pPr>
    </w:p>
    <w:p w14:paraId="2D552C48" w14:textId="77777777" w:rsidR="0052091D" w:rsidRDefault="0052091D" w:rsidP="006A34B2">
      <w:pPr>
        <w:rPr>
          <w:rFonts w:cs="Arial"/>
        </w:rPr>
      </w:pPr>
    </w:p>
    <w:tbl>
      <w:tblPr>
        <w:tblStyle w:val="TableGrid"/>
        <w:tblW w:w="10314" w:type="dxa"/>
        <w:tblLayout w:type="fixed"/>
        <w:tblLook w:val="01E0" w:firstRow="1" w:lastRow="1" w:firstColumn="1" w:lastColumn="1" w:noHBand="0" w:noVBand="0"/>
      </w:tblPr>
      <w:tblGrid>
        <w:gridCol w:w="1255"/>
        <w:gridCol w:w="1080"/>
        <w:gridCol w:w="6840"/>
        <w:gridCol w:w="1139"/>
      </w:tblGrid>
      <w:tr w:rsidR="00263FCD" w:rsidRPr="00490955" w14:paraId="11FA5CB9" w14:textId="77777777" w:rsidTr="00F075B9">
        <w:tc>
          <w:tcPr>
            <w:tcW w:w="1255" w:type="dxa"/>
            <w:shd w:val="clear" w:color="auto" w:fill="D9D9D9" w:themeFill="background1" w:themeFillShade="D9"/>
          </w:tcPr>
          <w:p w14:paraId="7FD617AC" w14:textId="77777777" w:rsidR="00263FCD" w:rsidRPr="00490955" w:rsidRDefault="00263FCD" w:rsidP="00F075B9">
            <w:pPr>
              <w:rPr>
                <w:rFonts w:ascii="Helvetica" w:hAnsi="Helvetica" w:cs="Helvetica"/>
                <w:b/>
              </w:rPr>
            </w:pPr>
            <w:r w:rsidRPr="00490955">
              <w:rPr>
                <w:rFonts w:ascii="Helvetica" w:hAnsi="Helvetica" w:cs="Helvetica"/>
                <w:b/>
              </w:rPr>
              <w:t>Reference</w:t>
            </w:r>
          </w:p>
        </w:tc>
        <w:tc>
          <w:tcPr>
            <w:tcW w:w="1080" w:type="dxa"/>
            <w:shd w:val="clear" w:color="auto" w:fill="D9D9D9" w:themeFill="background1" w:themeFillShade="D9"/>
          </w:tcPr>
          <w:p w14:paraId="53571912" w14:textId="77777777" w:rsidR="00263FCD" w:rsidRPr="00490955" w:rsidRDefault="00263FCD" w:rsidP="00F075B9">
            <w:pPr>
              <w:rPr>
                <w:rFonts w:ascii="Helvetica" w:hAnsi="Helvetica" w:cs="Helvetica"/>
                <w:b/>
              </w:rPr>
            </w:pPr>
            <w:r w:rsidRPr="00490955">
              <w:rPr>
                <w:rFonts w:ascii="Helvetica" w:hAnsi="Helvetica" w:cs="Helvetica"/>
                <w:b/>
              </w:rPr>
              <w:t>Doc. ID</w:t>
            </w:r>
          </w:p>
        </w:tc>
        <w:tc>
          <w:tcPr>
            <w:tcW w:w="6840" w:type="dxa"/>
            <w:shd w:val="clear" w:color="auto" w:fill="D9D9D9" w:themeFill="background1" w:themeFillShade="D9"/>
          </w:tcPr>
          <w:p w14:paraId="4F699D7B" w14:textId="77777777" w:rsidR="00263FCD" w:rsidRPr="00490955" w:rsidRDefault="00263FCD" w:rsidP="00F075B9">
            <w:pPr>
              <w:rPr>
                <w:rFonts w:ascii="Helvetica" w:hAnsi="Helvetica" w:cs="Helvetica"/>
                <w:b/>
              </w:rPr>
            </w:pPr>
            <w:r w:rsidRPr="00490955">
              <w:rPr>
                <w:rFonts w:ascii="Helvetica" w:hAnsi="Helvetica" w:cs="Helvetica"/>
                <w:b/>
              </w:rPr>
              <w:t>Title</w:t>
            </w:r>
          </w:p>
        </w:tc>
        <w:tc>
          <w:tcPr>
            <w:tcW w:w="1139" w:type="dxa"/>
            <w:shd w:val="clear" w:color="auto" w:fill="D9D9D9" w:themeFill="background1" w:themeFillShade="D9"/>
          </w:tcPr>
          <w:p w14:paraId="21CB5EA3" w14:textId="77777777" w:rsidR="00263FCD" w:rsidRPr="00490955" w:rsidRDefault="00263FCD" w:rsidP="00F075B9">
            <w:pPr>
              <w:rPr>
                <w:rFonts w:ascii="Helvetica" w:hAnsi="Helvetica" w:cs="Helvetica"/>
                <w:b/>
              </w:rPr>
            </w:pPr>
            <w:r w:rsidRPr="00490955">
              <w:rPr>
                <w:rFonts w:ascii="Helvetica" w:hAnsi="Helvetica" w:cs="Helvetica"/>
                <w:b/>
              </w:rPr>
              <w:t>Revision</w:t>
            </w:r>
          </w:p>
        </w:tc>
      </w:tr>
      <w:tr w:rsidR="00263FCD" w:rsidRPr="00BD6698" w14:paraId="70B8395C" w14:textId="77777777" w:rsidTr="00F075B9">
        <w:tc>
          <w:tcPr>
            <w:tcW w:w="1255" w:type="dxa"/>
          </w:tcPr>
          <w:p w14:paraId="4CC3DFF3" w14:textId="77777777" w:rsidR="00263FCD" w:rsidRPr="00BD6698" w:rsidRDefault="00263FCD" w:rsidP="00F075B9">
            <w:pPr>
              <w:rPr>
                <w:rFonts w:ascii="Helvetica" w:hAnsi="Helvetica" w:cs="Helvetica"/>
                <w:color w:val="0000FF"/>
              </w:rPr>
            </w:pPr>
            <w:r>
              <w:rPr>
                <w:rFonts w:ascii="Helvetica" w:hAnsi="Helvetica" w:cs="Helvetica"/>
                <w:color w:val="0000FF"/>
              </w:rPr>
              <w:t>1</w:t>
            </w:r>
          </w:p>
        </w:tc>
        <w:tc>
          <w:tcPr>
            <w:tcW w:w="1080" w:type="dxa"/>
          </w:tcPr>
          <w:p w14:paraId="117356B4" w14:textId="77777777" w:rsidR="00263FCD" w:rsidRPr="00BD6698" w:rsidRDefault="00263FCD" w:rsidP="00F075B9">
            <w:pPr>
              <w:rPr>
                <w:rFonts w:ascii="Helvetica" w:hAnsi="Helvetica" w:cs="Helvetica"/>
                <w:color w:val="0000FF"/>
              </w:rPr>
            </w:pPr>
            <w:r>
              <w:rPr>
                <w:rFonts w:ascii="Helvetica" w:hAnsi="Helvetica" w:cs="Helvetica"/>
                <w:color w:val="0000FF"/>
              </w:rPr>
              <w:t>N/A</w:t>
            </w:r>
          </w:p>
        </w:tc>
        <w:tc>
          <w:tcPr>
            <w:tcW w:w="6840" w:type="dxa"/>
          </w:tcPr>
          <w:p w14:paraId="10D200AC"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FMVSS 108 - Lamps, Reflective Devices, And Associated Equipment</w:t>
            </w:r>
          </w:p>
        </w:tc>
        <w:tc>
          <w:tcPr>
            <w:tcW w:w="1139" w:type="dxa"/>
          </w:tcPr>
          <w:p w14:paraId="637092AF" w14:textId="77777777" w:rsidR="00263FCD" w:rsidRPr="00BD6698" w:rsidRDefault="00263FCD" w:rsidP="00F075B9">
            <w:pPr>
              <w:rPr>
                <w:rFonts w:ascii="Helvetica" w:hAnsi="Helvetica" w:cs="Helvetica"/>
                <w:color w:val="0000FF"/>
              </w:rPr>
            </w:pPr>
            <w:r>
              <w:rPr>
                <w:rFonts w:ascii="Helvetica" w:hAnsi="Helvetica" w:cs="Helvetica"/>
                <w:color w:val="0000FF"/>
              </w:rPr>
              <w:t>N/A</w:t>
            </w:r>
          </w:p>
        </w:tc>
      </w:tr>
      <w:tr w:rsidR="00263FCD" w:rsidRPr="00BD6698" w14:paraId="55C6942F" w14:textId="77777777" w:rsidTr="00F075B9">
        <w:tc>
          <w:tcPr>
            <w:tcW w:w="1255" w:type="dxa"/>
          </w:tcPr>
          <w:p w14:paraId="667D6CF0" w14:textId="77777777" w:rsidR="00263FCD" w:rsidRPr="00BD6698" w:rsidRDefault="00263FCD" w:rsidP="00F075B9">
            <w:pPr>
              <w:rPr>
                <w:rFonts w:ascii="Helvetica" w:hAnsi="Helvetica" w:cs="Helvetica"/>
                <w:color w:val="0000FF"/>
              </w:rPr>
            </w:pPr>
            <w:r>
              <w:rPr>
                <w:rFonts w:ascii="Helvetica" w:hAnsi="Helvetica" w:cs="Helvetica"/>
                <w:color w:val="0000FF"/>
              </w:rPr>
              <w:t>2</w:t>
            </w:r>
          </w:p>
        </w:tc>
        <w:tc>
          <w:tcPr>
            <w:tcW w:w="1080" w:type="dxa"/>
          </w:tcPr>
          <w:p w14:paraId="74C93064" w14:textId="77777777" w:rsidR="00263FCD" w:rsidRPr="00BD6698" w:rsidRDefault="00263FCD" w:rsidP="00F075B9">
            <w:pPr>
              <w:rPr>
                <w:rFonts w:ascii="Helvetica" w:hAnsi="Helvetica" w:cs="Helvetica"/>
                <w:color w:val="0000FF"/>
              </w:rPr>
            </w:pPr>
            <w:r>
              <w:rPr>
                <w:rFonts w:ascii="Helvetica" w:hAnsi="Helvetica" w:cs="Helvetica"/>
                <w:color w:val="0000FF"/>
              </w:rPr>
              <w:t>N/A</w:t>
            </w:r>
          </w:p>
        </w:tc>
        <w:tc>
          <w:tcPr>
            <w:tcW w:w="6840" w:type="dxa"/>
          </w:tcPr>
          <w:p w14:paraId="65525A2C" w14:textId="77777777" w:rsidR="00263FCD" w:rsidRPr="00BD6698" w:rsidRDefault="00263FCD" w:rsidP="00F075B9">
            <w:pPr>
              <w:rPr>
                <w:rFonts w:ascii="Helvetica" w:hAnsi="Helvetica" w:cs="Helvetica"/>
                <w:color w:val="0000FF"/>
              </w:rPr>
            </w:pPr>
            <w:r w:rsidRPr="00E52BC9">
              <w:rPr>
                <w:rFonts w:ascii="Helvetica" w:hAnsi="Helvetica" w:cs="Helvetica"/>
                <w:color w:val="0000FF"/>
              </w:rPr>
              <w:t xml:space="preserve">ECE R/48 Rev6 - Vehicles </w:t>
            </w:r>
            <w:proofErr w:type="gramStart"/>
            <w:r w:rsidRPr="00E52BC9">
              <w:rPr>
                <w:rFonts w:ascii="Helvetica" w:hAnsi="Helvetica" w:cs="Helvetica"/>
                <w:color w:val="0000FF"/>
              </w:rPr>
              <w:t>With</w:t>
            </w:r>
            <w:proofErr w:type="gramEnd"/>
            <w:r w:rsidRPr="00E52BC9">
              <w:rPr>
                <w:rFonts w:ascii="Helvetica" w:hAnsi="Helvetica" w:cs="Helvetica"/>
                <w:color w:val="0000FF"/>
              </w:rPr>
              <w:t xml:space="preserve"> Regard To The Installation Of Lighting And Light Signaling Devices</w:t>
            </w:r>
          </w:p>
        </w:tc>
        <w:tc>
          <w:tcPr>
            <w:tcW w:w="1139" w:type="dxa"/>
          </w:tcPr>
          <w:p w14:paraId="235A2EEA" w14:textId="77777777" w:rsidR="00263FCD" w:rsidRPr="00BD6698" w:rsidRDefault="00263FCD" w:rsidP="00F075B9">
            <w:pPr>
              <w:rPr>
                <w:rFonts w:ascii="Helvetica" w:hAnsi="Helvetica" w:cs="Helvetica"/>
                <w:color w:val="0000FF"/>
              </w:rPr>
            </w:pPr>
            <w:r>
              <w:rPr>
                <w:rFonts w:ascii="Helvetica" w:hAnsi="Helvetica" w:cs="Helvetica"/>
                <w:color w:val="0000FF"/>
              </w:rPr>
              <w:t>6</w:t>
            </w:r>
          </w:p>
        </w:tc>
      </w:tr>
    </w:tbl>
    <w:p w14:paraId="097504FE" w14:textId="7C3168F9" w:rsidR="006A34B2" w:rsidRPr="00220CBA" w:rsidRDefault="006A34B2" w:rsidP="006A34B2">
      <w:pPr>
        <w:pStyle w:val="Caption"/>
      </w:pPr>
      <w:bookmarkStart w:id="45" w:name="_Toc70599941"/>
      <w:r w:rsidRPr="001B1565">
        <w:t xml:space="preserve">Table </w:t>
      </w:r>
      <w:r>
        <w:rPr>
          <w:noProof/>
        </w:rPr>
        <w:fldChar w:fldCharType="begin"/>
      </w:r>
      <w:r>
        <w:rPr>
          <w:noProof/>
        </w:rPr>
        <w:instrText xml:space="preserve"> SEQ Table \* ARABIC </w:instrText>
      </w:r>
      <w:r>
        <w:rPr>
          <w:noProof/>
        </w:rPr>
        <w:fldChar w:fldCharType="separate"/>
      </w:r>
      <w:r w:rsidR="00BC4DEA">
        <w:rPr>
          <w:noProof/>
        </w:rPr>
        <w:t>3</w:t>
      </w:r>
      <w:r>
        <w:rPr>
          <w:noProof/>
        </w:rPr>
        <w:fldChar w:fldCharType="end"/>
      </w:r>
      <w:r w:rsidRPr="001B1565">
        <w:t xml:space="preserve">: </w:t>
      </w:r>
      <w:r w:rsidRPr="007C20FA">
        <w:t>External documents and publications</w:t>
      </w:r>
      <w:bookmarkEnd w:id="45"/>
    </w:p>
    <w:p w14:paraId="1ECB9D76" w14:textId="77777777" w:rsidR="006A34B2" w:rsidRDefault="006A34B2" w:rsidP="006A34B2">
      <w:pPr>
        <w:pStyle w:val="Heading2"/>
      </w:pPr>
      <w:bookmarkStart w:id="46" w:name="_Toc70599753"/>
      <w:r>
        <w:t>Glossary</w:t>
      </w:r>
      <w:bookmarkEnd w:id="46"/>
    </w:p>
    <w:p w14:paraId="1D148728" w14:textId="77777777" w:rsidR="006A34B2" w:rsidRDefault="006A34B2" w:rsidP="006A34B2">
      <w:bookmarkStart w:id="47" w:name="_Toc216841809"/>
      <w:bookmarkStart w:id="48" w:name="_Toc397081422"/>
      <w:bookmarkEnd w:id="47"/>
      <w:bookmarkEnd w:id="48"/>
    </w:p>
    <w:p w14:paraId="3791D044" w14:textId="273D6246" w:rsidR="006A34B2" w:rsidRDefault="006A34B2" w:rsidP="006A34B2">
      <w:r>
        <w:t xml:space="preserve">See </w:t>
      </w:r>
      <w:r>
        <w:fldChar w:fldCharType="begin"/>
      </w:r>
      <w:r>
        <w:instrText xml:space="preserve"> REF _Ref534973481 \h </w:instrText>
      </w:r>
      <w:r>
        <w:fldChar w:fldCharType="separate"/>
      </w:r>
      <w:r w:rsidR="00BC4DEA">
        <w:t>Appendix</w:t>
      </w:r>
      <w:r>
        <w:fldChar w:fldCharType="end"/>
      </w:r>
      <w:r>
        <w:t xml:space="preserve"> for Definitions and Abbreviations.</w:t>
      </w:r>
    </w:p>
    <w:p w14:paraId="6FEF8629" w14:textId="77777777" w:rsidR="006A34B2" w:rsidRPr="000F7EE0" w:rsidRDefault="006A34B2" w:rsidP="006A34B2">
      <w:pPr>
        <w:pStyle w:val="Heading3"/>
      </w:pPr>
      <w:bookmarkStart w:id="49" w:name="_Toc70599754"/>
      <w:bookmarkStart w:id="50" w:name="_Toc211245116"/>
      <w:bookmarkStart w:id="51" w:name="_Toc500052220"/>
      <w:r w:rsidRPr="000F7EE0">
        <w:t>Parameters / Values</w:t>
      </w:r>
      <w:bookmarkEnd w:id="49"/>
    </w:p>
    <w:tbl>
      <w:tblPr>
        <w:tblStyle w:val="TableGrid"/>
        <w:tblW w:w="10206" w:type="dxa"/>
        <w:tblInd w:w="108" w:type="dxa"/>
        <w:tblLayout w:type="fixed"/>
        <w:tblLook w:val="0620" w:firstRow="1" w:lastRow="0" w:firstColumn="0" w:lastColumn="0" w:noHBand="1" w:noVBand="1"/>
      </w:tblPr>
      <w:tblGrid>
        <w:gridCol w:w="2160"/>
        <w:gridCol w:w="8046"/>
      </w:tblGrid>
      <w:tr w:rsidR="00263FCD" w14:paraId="7E52A0CE" w14:textId="77777777" w:rsidTr="00F075B9">
        <w:tc>
          <w:tcPr>
            <w:tcW w:w="2160" w:type="dxa"/>
            <w:shd w:val="clear" w:color="auto" w:fill="D9D9D9" w:themeFill="background1" w:themeFillShade="D9"/>
          </w:tcPr>
          <w:p w14:paraId="7E2330A9" w14:textId="77777777" w:rsidR="00263FCD" w:rsidRDefault="00263FCD" w:rsidP="00F075B9">
            <w:pPr>
              <w:pStyle w:val="Caption"/>
              <w:rPr>
                <w:lang w:val="en-GB"/>
              </w:rPr>
            </w:pPr>
            <w:r>
              <w:rPr>
                <w:lang w:val="en-GB"/>
              </w:rPr>
              <w:t>Definition</w:t>
            </w:r>
          </w:p>
        </w:tc>
        <w:tc>
          <w:tcPr>
            <w:tcW w:w="8046" w:type="dxa"/>
            <w:shd w:val="clear" w:color="auto" w:fill="D9D9D9" w:themeFill="background1" w:themeFillShade="D9"/>
          </w:tcPr>
          <w:p w14:paraId="270ED01D" w14:textId="77777777" w:rsidR="00263FCD" w:rsidRDefault="00263FCD" w:rsidP="00F075B9">
            <w:pPr>
              <w:pStyle w:val="Caption"/>
              <w:rPr>
                <w:lang w:val="en-GB"/>
              </w:rPr>
            </w:pPr>
            <w:r>
              <w:rPr>
                <w:lang w:val="en-GB"/>
              </w:rPr>
              <w:t>Description</w:t>
            </w:r>
          </w:p>
        </w:tc>
      </w:tr>
      <w:tr w:rsidR="00263FCD" w14:paraId="653F6C60" w14:textId="77777777" w:rsidTr="00F075B9">
        <w:tc>
          <w:tcPr>
            <w:tcW w:w="2160" w:type="dxa"/>
          </w:tcPr>
          <w:p w14:paraId="42EFE87C" w14:textId="77777777" w:rsidR="00263FCD" w:rsidRPr="00910287" w:rsidRDefault="00263FCD" w:rsidP="00F075B9">
            <w:pPr>
              <w:pStyle w:val="BodyText"/>
              <w:ind w:right="142"/>
              <w:jc w:val="both"/>
              <w:rPr>
                <w:rFonts w:cs="Arial"/>
              </w:rPr>
            </w:pPr>
            <w:r w:rsidRPr="00DE3883">
              <w:rPr>
                <w:rFonts w:cs="Arial"/>
              </w:rPr>
              <w:t>Vehicle Stationary</w:t>
            </w:r>
          </w:p>
        </w:tc>
        <w:tc>
          <w:tcPr>
            <w:tcW w:w="8046" w:type="dxa"/>
          </w:tcPr>
          <w:p w14:paraId="08B6BB63" w14:textId="77777777" w:rsidR="00263FCD" w:rsidRPr="00910287" w:rsidRDefault="00263FCD" w:rsidP="00F075B9">
            <w:pPr>
              <w:pStyle w:val="BodyText"/>
              <w:ind w:right="142"/>
              <w:jc w:val="both"/>
              <w:rPr>
                <w:rFonts w:cs="Arial"/>
              </w:rPr>
            </w:pPr>
            <w:r w:rsidRPr="00DE3883">
              <w:rPr>
                <w:rFonts w:cs="Arial"/>
              </w:rPr>
              <w:t>Vehicle is defined as stationary if vehicle speed is less than 4 KPH and vehicle in in the “Parked State”</w:t>
            </w:r>
          </w:p>
        </w:tc>
      </w:tr>
      <w:tr w:rsidR="00263FCD" w14:paraId="64A76D29" w14:textId="77777777" w:rsidTr="00F075B9">
        <w:tc>
          <w:tcPr>
            <w:tcW w:w="2160" w:type="dxa"/>
          </w:tcPr>
          <w:p w14:paraId="4D2D8D8B" w14:textId="77777777" w:rsidR="00263FCD" w:rsidRPr="00910287" w:rsidRDefault="00263FCD" w:rsidP="00F075B9">
            <w:pPr>
              <w:pStyle w:val="BodyText"/>
              <w:ind w:right="142"/>
              <w:jc w:val="both"/>
              <w:rPr>
                <w:rFonts w:cs="Arial"/>
              </w:rPr>
            </w:pPr>
            <w:r w:rsidRPr="00DE3883">
              <w:rPr>
                <w:rFonts w:cs="Arial"/>
              </w:rPr>
              <w:t>Parked State</w:t>
            </w:r>
          </w:p>
        </w:tc>
        <w:tc>
          <w:tcPr>
            <w:tcW w:w="8046" w:type="dxa"/>
          </w:tcPr>
          <w:p w14:paraId="679BF233" w14:textId="77777777" w:rsidR="00263FCD" w:rsidRPr="00910287" w:rsidRDefault="00263FCD" w:rsidP="00F075B9">
            <w:pPr>
              <w:pStyle w:val="BodyText"/>
              <w:ind w:right="142"/>
              <w:jc w:val="both"/>
              <w:rPr>
                <w:rFonts w:cs="Arial"/>
              </w:rPr>
            </w:pPr>
            <w:r w:rsidRPr="00DE3883">
              <w:rPr>
                <w:rFonts w:cs="Arial"/>
              </w:rPr>
              <w:t>On automatic transmissions, the vehicle PRNDL is in “PARK” and for manual transmissions, the vehicle has the parking brake applied</w:t>
            </w:r>
          </w:p>
        </w:tc>
      </w:tr>
    </w:tbl>
    <w:p w14:paraId="4E916C83" w14:textId="30F921BA" w:rsidR="006A34B2" w:rsidRDefault="006A34B2" w:rsidP="006A34B2">
      <w:pPr>
        <w:pStyle w:val="Caption"/>
        <w:rPr>
          <w:b w:val="0"/>
          <w:i/>
          <w:color w:val="7F7F7F" w:themeColor="text1" w:themeTint="80"/>
        </w:rPr>
      </w:pPr>
      <w:bookmarkStart w:id="52" w:name="_Toc70599942"/>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BC4DEA">
        <w:rPr>
          <w:noProof/>
        </w:rPr>
        <w:t>4</w:t>
      </w:r>
      <w:r w:rsidRPr="000F7EE0">
        <w:rPr>
          <w:noProof/>
        </w:rPr>
        <w:fldChar w:fldCharType="end"/>
      </w:r>
      <w:r w:rsidRPr="000F7EE0">
        <w:t>: Parameters / Values used in this document</w:t>
      </w:r>
      <w:bookmarkEnd w:id="26"/>
      <w:bookmarkEnd w:id="27"/>
      <w:bookmarkEnd w:id="28"/>
      <w:bookmarkEnd w:id="29"/>
      <w:bookmarkEnd w:id="50"/>
      <w:bookmarkEnd w:id="51"/>
      <w:bookmarkEnd w:id="52"/>
    </w:p>
    <w:p w14:paraId="09603571" w14:textId="4AEED2F8" w:rsidR="00263FCD" w:rsidRDefault="00263FCD" w:rsidP="00263FCD"/>
    <w:p w14:paraId="0E6D745E" w14:textId="77777777" w:rsidR="00263FCD" w:rsidRPr="00FB7B3D" w:rsidRDefault="00263FCD" w:rsidP="00263FCD">
      <w:pPr>
        <w:pStyle w:val="Heading3"/>
        <w:ind w:left="0" w:firstLine="0"/>
      </w:pPr>
      <w:bookmarkStart w:id="53" w:name="_Toc66347327"/>
      <w:bookmarkStart w:id="54" w:name="_Toc70599755"/>
      <w:r w:rsidRPr="00FB7B3D">
        <w:t>Abbreviations</w:t>
      </w:r>
      <w:bookmarkEnd w:id="53"/>
      <w:bookmarkEnd w:id="54"/>
    </w:p>
    <w:tbl>
      <w:tblPr>
        <w:tblStyle w:val="TableGrid"/>
        <w:tblW w:w="10206" w:type="dxa"/>
        <w:tblInd w:w="108" w:type="dxa"/>
        <w:tblLayout w:type="fixed"/>
        <w:tblLook w:val="0620" w:firstRow="1" w:lastRow="0" w:firstColumn="0" w:lastColumn="0" w:noHBand="1" w:noVBand="1"/>
      </w:tblPr>
      <w:tblGrid>
        <w:gridCol w:w="1168"/>
        <w:gridCol w:w="3402"/>
        <w:gridCol w:w="5636"/>
      </w:tblGrid>
      <w:tr w:rsidR="00263FCD" w:rsidRPr="00185AC3" w14:paraId="5E26FE5D" w14:textId="77777777" w:rsidTr="00F075B9">
        <w:tc>
          <w:tcPr>
            <w:tcW w:w="1168" w:type="dxa"/>
            <w:shd w:val="clear" w:color="auto" w:fill="D9D9D9" w:themeFill="background1" w:themeFillShade="D9"/>
          </w:tcPr>
          <w:p w14:paraId="5CB335FC" w14:textId="77777777" w:rsidR="00263FCD" w:rsidRPr="00185AC3" w:rsidRDefault="00263FCD" w:rsidP="00F075B9">
            <w:pPr>
              <w:pStyle w:val="TableHeader"/>
              <w:ind w:right="142"/>
            </w:pPr>
            <w:r w:rsidRPr="00185AC3">
              <w:t>Abbr.</w:t>
            </w:r>
          </w:p>
        </w:tc>
        <w:tc>
          <w:tcPr>
            <w:tcW w:w="3402" w:type="dxa"/>
            <w:shd w:val="clear" w:color="auto" w:fill="D9D9D9" w:themeFill="background1" w:themeFillShade="D9"/>
          </w:tcPr>
          <w:p w14:paraId="622AF52A" w14:textId="77777777" w:rsidR="00263FCD" w:rsidRPr="00185AC3" w:rsidRDefault="00263FCD" w:rsidP="00F075B9">
            <w:pPr>
              <w:pStyle w:val="TableHeader"/>
              <w:ind w:right="142"/>
            </w:pPr>
            <w:r w:rsidRPr="00185AC3">
              <w:t>Stands for</w:t>
            </w:r>
          </w:p>
        </w:tc>
        <w:tc>
          <w:tcPr>
            <w:tcW w:w="5636" w:type="dxa"/>
            <w:shd w:val="clear" w:color="auto" w:fill="D9D9D9" w:themeFill="background1" w:themeFillShade="D9"/>
          </w:tcPr>
          <w:p w14:paraId="250C2653" w14:textId="77777777" w:rsidR="00263FCD" w:rsidRPr="00185AC3" w:rsidRDefault="00263FCD" w:rsidP="00F075B9">
            <w:pPr>
              <w:pStyle w:val="TableHeader"/>
              <w:ind w:right="142"/>
            </w:pPr>
            <w:r w:rsidRPr="00185AC3">
              <w:t>Description</w:t>
            </w:r>
          </w:p>
        </w:tc>
      </w:tr>
      <w:tr w:rsidR="00263FCD" w:rsidRPr="00185AC3" w14:paraId="2CC65EDF" w14:textId="77777777" w:rsidTr="00F075B9">
        <w:tc>
          <w:tcPr>
            <w:tcW w:w="1168" w:type="dxa"/>
          </w:tcPr>
          <w:p w14:paraId="18F9292D" w14:textId="77777777" w:rsidR="00263FCD" w:rsidRPr="00185AC3" w:rsidRDefault="00263FCD" w:rsidP="00F075B9">
            <w:pPr>
              <w:ind w:right="142"/>
              <w:rPr>
                <w:rFonts w:cs="Arial"/>
                <w:snapToGrid w:val="0"/>
              </w:rPr>
            </w:pPr>
            <w:r>
              <w:rPr>
                <w:rFonts w:cs="Arial"/>
                <w:snapToGrid w:val="0"/>
              </w:rPr>
              <w:t>AFS</w:t>
            </w:r>
          </w:p>
        </w:tc>
        <w:tc>
          <w:tcPr>
            <w:tcW w:w="3402" w:type="dxa"/>
          </w:tcPr>
          <w:p w14:paraId="29AD72B3" w14:textId="77777777" w:rsidR="00263FCD" w:rsidRPr="00185AC3" w:rsidRDefault="00263FCD" w:rsidP="00F075B9">
            <w:pPr>
              <w:ind w:right="142"/>
              <w:rPr>
                <w:rFonts w:cs="Arial"/>
                <w:snapToGrid w:val="0"/>
              </w:rPr>
            </w:pPr>
            <w:r>
              <w:rPr>
                <w:rFonts w:cs="Arial"/>
                <w:snapToGrid w:val="0"/>
              </w:rPr>
              <w:t>Aggregated Feature Spec</w:t>
            </w:r>
          </w:p>
        </w:tc>
        <w:tc>
          <w:tcPr>
            <w:tcW w:w="5636" w:type="dxa"/>
          </w:tcPr>
          <w:p w14:paraId="7E15FE36" w14:textId="77777777" w:rsidR="00263FCD" w:rsidRPr="00185AC3" w:rsidRDefault="00263FCD" w:rsidP="00F075B9">
            <w:pPr>
              <w:ind w:right="142"/>
              <w:rPr>
                <w:rFonts w:cs="Arial"/>
                <w:snapToGrid w:val="0"/>
              </w:rPr>
            </w:pPr>
            <w:r>
              <w:rPr>
                <w:rFonts w:cs="Arial"/>
                <w:snapToGrid w:val="0"/>
              </w:rPr>
              <w:t>Type of this document</w:t>
            </w:r>
          </w:p>
        </w:tc>
      </w:tr>
      <w:tr w:rsidR="00263FCD" w:rsidRPr="00185AC3" w14:paraId="315E7C83" w14:textId="77777777" w:rsidTr="00F075B9">
        <w:tc>
          <w:tcPr>
            <w:tcW w:w="1168" w:type="dxa"/>
          </w:tcPr>
          <w:p w14:paraId="51325139" w14:textId="77777777" w:rsidR="00263FCD" w:rsidRDefault="00263FCD" w:rsidP="00F075B9">
            <w:pPr>
              <w:ind w:right="142"/>
              <w:rPr>
                <w:rFonts w:cs="Arial"/>
                <w:snapToGrid w:val="0"/>
              </w:rPr>
            </w:pPr>
            <w:r>
              <w:rPr>
                <w:rFonts w:cs="Arial"/>
                <w:snapToGrid w:val="0"/>
              </w:rPr>
              <w:t>ARL</w:t>
            </w:r>
          </w:p>
        </w:tc>
        <w:tc>
          <w:tcPr>
            <w:tcW w:w="3402" w:type="dxa"/>
          </w:tcPr>
          <w:p w14:paraId="1262EB1A" w14:textId="77777777" w:rsidR="00263FCD" w:rsidRDefault="00263FCD" w:rsidP="00F075B9">
            <w:pPr>
              <w:ind w:right="142"/>
              <w:rPr>
                <w:rFonts w:cs="Arial"/>
                <w:snapToGrid w:val="0"/>
              </w:rPr>
            </w:pPr>
            <w:r>
              <w:rPr>
                <w:rFonts w:cs="Arial"/>
                <w:snapToGrid w:val="0"/>
              </w:rPr>
              <w:t>Attribute Requirements List</w:t>
            </w:r>
          </w:p>
        </w:tc>
        <w:tc>
          <w:tcPr>
            <w:tcW w:w="5636" w:type="dxa"/>
          </w:tcPr>
          <w:p w14:paraId="77E1ED6E" w14:textId="77777777" w:rsidR="00263FCD" w:rsidRPr="00185AC3" w:rsidRDefault="00263FCD" w:rsidP="00F075B9">
            <w:pPr>
              <w:ind w:right="142"/>
              <w:rPr>
                <w:rFonts w:cs="Arial"/>
                <w:snapToGrid w:val="0"/>
              </w:rPr>
            </w:pPr>
            <w:proofErr w:type="gramStart"/>
            <w:r w:rsidRPr="00DE3883">
              <w:rPr>
                <w:rFonts w:cs="Arial"/>
                <w:snapToGrid w:val="0"/>
              </w:rPr>
              <w:t>Documents</w:t>
            </w:r>
            <w:proofErr w:type="gramEnd"/>
            <w:r w:rsidRPr="00DE3883">
              <w:rPr>
                <w:rFonts w:cs="Arial"/>
                <w:snapToGrid w:val="0"/>
              </w:rPr>
              <w:t xml:space="preserve"> vehicle-level characteristics, using RQMTs and DVMs</w:t>
            </w:r>
          </w:p>
        </w:tc>
      </w:tr>
      <w:tr w:rsidR="00263FCD" w:rsidRPr="00185AC3" w14:paraId="28B3D3FF" w14:textId="77777777" w:rsidTr="00F075B9">
        <w:tc>
          <w:tcPr>
            <w:tcW w:w="1168" w:type="dxa"/>
          </w:tcPr>
          <w:p w14:paraId="10DB88A2" w14:textId="77777777" w:rsidR="00263FCD" w:rsidRDefault="00263FCD" w:rsidP="00F075B9">
            <w:pPr>
              <w:ind w:right="142"/>
              <w:rPr>
                <w:rFonts w:cs="Arial"/>
                <w:snapToGrid w:val="0"/>
              </w:rPr>
            </w:pPr>
            <w:r w:rsidRPr="00DE3883">
              <w:rPr>
                <w:rFonts w:cs="Arial"/>
                <w:snapToGrid w:val="0"/>
              </w:rPr>
              <w:t>APIM</w:t>
            </w:r>
          </w:p>
        </w:tc>
        <w:tc>
          <w:tcPr>
            <w:tcW w:w="3402" w:type="dxa"/>
          </w:tcPr>
          <w:p w14:paraId="51155690" w14:textId="77777777" w:rsidR="00263FCD" w:rsidRDefault="00263FCD" w:rsidP="00F075B9">
            <w:pPr>
              <w:ind w:right="142"/>
              <w:rPr>
                <w:rFonts w:cs="Arial"/>
                <w:snapToGrid w:val="0"/>
              </w:rPr>
            </w:pPr>
            <w:r w:rsidRPr="00DE3883">
              <w:rPr>
                <w:rFonts w:cs="Arial"/>
                <w:snapToGrid w:val="0"/>
              </w:rPr>
              <w:t>Application Protocol Interface Module</w:t>
            </w:r>
          </w:p>
        </w:tc>
        <w:tc>
          <w:tcPr>
            <w:tcW w:w="5636" w:type="dxa"/>
          </w:tcPr>
          <w:p w14:paraId="3AA6B67E" w14:textId="77777777" w:rsidR="00263FCD" w:rsidRPr="00185AC3" w:rsidRDefault="00263FCD" w:rsidP="00F075B9">
            <w:pPr>
              <w:ind w:right="142"/>
              <w:rPr>
                <w:rFonts w:cs="Arial"/>
                <w:snapToGrid w:val="0"/>
              </w:rPr>
            </w:pPr>
            <w:r w:rsidRPr="00DE3883">
              <w:rPr>
                <w:rFonts w:cs="Arial"/>
                <w:snapToGrid w:val="0"/>
              </w:rPr>
              <w:t>SYNC user interface to vehicle</w:t>
            </w:r>
          </w:p>
        </w:tc>
      </w:tr>
      <w:tr w:rsidR="00263FCD" w:rsidRPr="00185AC3" w14:paraId="00B80A34" w14:textId="77777777" w:rsidTr="00F075B9">
        <w:tc>
          <w:tcPr>
            <w:tcW w:w="1168" w:type="dxa"/>
          </w:tcPr>
          <w:p w14:paraId="15D89769" w14:textId="77777777" w:rsidR="00263FCD" w:rsidRDefault="00263FCD" w:rsidP="00F075B9">
            <w:pPr>
              <w:ind w:right="142"/>
              <w:rPr>
                <w:rFonts w:cs="Arial"/>
                <w:snapToGrid w:val="0"/>
              </w:rPr>
            </w:pPr>
            <w:r w:rsidRPr="005F6A4F">
              <w:rPr>
                <w:rFonts w:cs="Arial"/>
                <w:snapToGrid w:val="0"/>
              </w:rPr>
              <w:t>BCM</w:t>
            </w:r>
          </w:p>
        </w:tc>
        <w:tc>
          <w:tcPr>
            <w:tcW w:w="3402" w:type="dxa"/>
          </w:tcPr>
          <w:p w14:paraId="31354C58" w14:textId="77777777" w:rsidR="00263FCD" w:rsidRDefault="00263FCD" w:rsidP="00F075B9">
            <w:pPr>
              <w:ind w:right="142"/>
              <w:rPr>
                <w:rFonts w:cs="Arial"/>
                <w:snapToGrid w:val="0"/>
              </w:rPr>
            </w:pPr>
            <w:r w:rsidRPr="005F6A4F">
              <w:rPr>
                <w:rFonts w:cs="Arial"/>
                <w:snapToGrid w:val="0"/>
              </w:rPr>
              <w:t>Body Control Module</w:t>
            </w:r>
          </w:p>
        </w:tc>
        <w:tc>
          <w:tcPr>
            <w:tcW w:w="5636" w:type="dxa"/>
          </w:tcPr>
          <w:p w14:paraId="64BEA475" w14:textId="77777777" w:rsidR="00263FCD" w:rsidRPr="00185AC3" w:rsidRDefault="00263FCD" w:rsidP="00F075B9">
            <w:pPr>
              <w:ind w:right="142"/>
              <w:rPr>
                <w:rFonts w:cs="Arial"/>
                <w:snapToGrid w:val="0"/>
              </w:rPr>
            </w:pPr>
            <w:r w:rsidRPr="005F6A4F">
              <w:rPr>
                <w:rFonts w:cs="Arial"/>
                <w:snapToGrid w:val="0"/>
              </w:rPr>
              <w:t>Feature arbitrator</w:t>
            </w:r>
          </w:p>
        </w:tc>
      </w:tr>
      <w:tr w:rsidR="00263FCD" w:rsidRPr="00185AC3" w14:paraId="4FDA0183" w14:textId="77777777" w:rsidTr="00F075B9">
        <w:tc>
          <w:tcPr>
            <w:tcW w:w="1168" w:type="dxa"/>
          </w:tcPr>
          <w:p w14:paraId="2F6C1D5F" w14:textId="77777777" w:rsidR="00263FCD" w:rsidRDefault="00263FCD" w:rsidP="00F075B9">
            <w:pPr>
              <w:ind w:right="142"/>
              <w:rPr>
                <w:rFonts w:cs="Arial"/>
                <w:snapToGrid w:val="0"/>
              </w:rPr>
            </w:pPr>
            <w:r w:rsidRPr="005F6A4F">
              <w:rPr>
                <w:rFonts w:cs="Arial"/>
                <w:snapToGrid w:val="0"/>
              </w:rPr>
              <w:t>CAN</w:t>
            </w:r>
          </w:p>
        </w:tc>
        <w:tc>
          <w:tcPr>
            <w:tcW w:w="3402" w:type="dxa"/>
          </w:tcPr>
          <w:p w14:paraId="61AF8CFE" w14:textId="77777777" w:rsidR="00263FCD" w:rsidRDefault="00263FCD" w:rsidP="00F075B9">
            <w:pPr>
              <w:ind w:right="142"/>
              <w:rPr>
                <w:rFonts w:cs="Arial"/>
                <w:snapToGrid w:val="0"/>
              </w:rPr>
            </w:pPr>
            <w:r w:rsidRPr="005F6A4F">
              <w:rPr>
                <w:rFonts w:cs="Arial"/>
                <w:snapToGrid w:val="0"/>
              </w:rPr>
              <w:t>Controller Area Network</w:t>
            </w:r>
          </w:p>
        </w:tc>
        <w:tc>
          <w:tcPr>
            <w:tcW w:w="5636" w:type="dxa"/>
          </w:tcPr>
          <w:p w14:paraId="26C0DC8E" w14:textId="77777777" w:rsidR="00263FCD" w:rsidRPr="00185AC3" w:rsidRDefault="00263FCD" w:rsidP="00F075B9">
            <w:pPr>
              <w:ind w:right="142"/>
              <w:rPr>
                <w:rFonts w:cs="Arial"/>
                <w:snapToGrid w:val="0"/>
              </w:rPr>
            </w:pPr>
            <w:r w:rsidRPr="005F6A4F">
              <w:rPr>
                <w:rFonts w:cs="Arial"/>
                <w:snapToGrid w:val="0"/>
              </w:rPr>
              <w:t>Vehicle communication architecture / protocol</w:t>
            </w:r>
          </w:p>
        </w:tc>
      </w:tr>
      <w:tr w:rsidR="00263FCD" w:rsidRPr="00185AC3" w14:paraId="0B001BC3" w14:textId="77777777" w:rsidTr="00F075B9">
        <w:tc>
          <w:tcPr>
            <w:tcW w:w="1168" w:type="dxa"/>
          </w:tcPr>
          <w:p w14:paraId="7978D4D4" w14:textId="77777777" w:rsidR="00263FCD" w:rsidRDefault="00263FCD" w:rsidP="00F075B9">
            <w:pPr>
              <w:ind w:right="142"/>
              <w:rPr>
                <w:rFonts w:cs="Arial"/>
                <w:snapToGrid w:val="0"/>
              </w:rPr>
            </w:pPr>
            <w:r w:rsidRPr="005F6A4F">
              <w:rPr>
                <w:rFonts w:cs="Arial"/>
                <w:snapToGrid w:val="0"/>
              </w:rPr>
              <w:t>ECG</w:t>
            </w:r>
          </w:p>
        </w:tc>
        <w:tc>
          <w:tcPr>
            <w:tcW w:w="3402" w:type="dxa"/>
          </w:tcPr>
          <w:p w14:paraId="2B89CBD8" w14:textId="77777777" w:rsidR="00263FCD" w:rsidRDefault="00263FCD" w:rsidP="00F075B9">
            <w:pPr>
              <w:ind w:right="142"/>
              <w:rPr>
                <w:rFonts w:cs="Arial"/>
                <w:snapToGrid w:val="0"/>
              </w:rPr>
            </w:pPr>
            <w:r w:rsidRPr="005F6A4F">
              <w:rPr>
                <w:rFonts w:cs="Arial"/>
                <w:snapToGrid w:val="0"/>
              </w:rPr>
              <w:t>Enhanced Central Gateway</w:t>
            </w:r>
          </w:p>
        </w:tc>
        <w:tc>
          <w:tcPr>
            <w:tcW w:w="5636" w:type="dxa"/>
          </w:tcPr>
          <w:p w14:paraId="605DD6A3" w14:textId="77777777" w:rsidR="00263FCD" w:rsidRPr="00185AC3" w:rsidRDefault="00263FCD" w:rsidP="00F075B9">
            <w:pPr>
              <w:ind w:right="142"/>
              <w:rPr>
                <w:rFonts w:cs="Arial"/>
                <w:snapToGrid w:val="0"/>
              </w:rPr>
            </w:pPr>
            <w:r w:rsidRPr="005F6A4F">
              <w:rPr>
                <w:rFonts w:cs="Arial"/>
                <w:snapToGrid w:val="0"/>
              </w:rPr>
              <w:t>Module that diverts CAN traffic through vehicle</w:t>
            </w:r>
          </w:p>
        </w:tc>
      </w:tr>
      <w:tr w:rsidR="00263FCD" w:rsidRPr="00185AC3" w14:paraId="6E7FF9EE" w14:textId="77777777" w:rsidTr="00F075B9">
        <w:tc>
          <w:tcPr>
            <w:tcW w:w="1168" w:type="dxa"/>
          </w:tcPr>
          <w:p w14:paraId="1E35B493" w14:textId="77777777" w:rsidR="00263FCD" w:rsidRDefault="00263FCD" w:rsidP="00F075B9">
            <w:pPr>
              <w:ind w:right="142"/>
              <w:rPr>
                <w:rFonts w:cs="Arial"/>
                <w:snapToGrid w:val="0"/>
              </w:rPr>
            </w:pPr>
            <w:r w:rsidRPr="005F6A4F">
              <w:rPr>
                <w:rFonts w:cs="Arial"/>
                <w:snapToGrid w:val="0"/>
              </w:rPr>
              <w:t>GWM</w:t>
            </w:r>
          </w:p>
        </w:tc>
        <w:tc>
          <w:tcPr>
            <w:tcW w:w="3402" w:type="dxa"/>
          </w:tcPr>
          <w:p w14:paraId="0D5D2FBE" w14:textId="77777777" w:rsidR="00263FCD" w:rsidRDefault="00263FCD" w:rsidP="00F075B9">
            <w:pPr>
              <w:ind w:right="142"/>
              <w:rPr>
                <w:rFonts w:cs="Arial"/>
                <w:snapToGrid w:val="0"/>
              </w:rPr>
            </w:pPr>
            <w:r w:rsidRPr="005F6A4F">
              <w:rPr>
                <w:rFonts w:cs="Arial"/>
                <w:snapToGrid w:val="0"/>
              </w:rPr>
              <w:t>Gateway Module</w:t>
            </w:r>
          </w:p>
        </w:tc>
        <w:tc>
          <w:tcPr>
            <w:tcW w:w="5636" w:type="dxa"/>
          </w:tcPr>
          <w:p w14:paraId="4AFD3250" w14:textId="77777777" w:rsidR="00263FCD" w:rsidRPr="00185AC3" w:rsidRDefault="00263FCD" w:rsidP="00F075B9">
            <w:pPr>
              <w:ind w:right="142"/>
              <w:rPr>
                <w:rFonts w:cs="Arial"/>
                <w:snapToGrid w:val="0"/>
              </w:rPr>
            </w:pPr>
            <w:r w:rsidRPr="005F6A4F">
              <w:rPr>
                <w:rFonts w:cs="Arial"/>
                <w:snapToGrid w:val="0"/>
              </w:rPr>
              <w:t>Module that diverts CAN traffic through vehicle</w:t>
            </w:r>
          </w:p>
        </w:tc>
      </w:tr>
      <w:tr w:rsidR="00263FCD" w:rsidRPr="00185AC3" w14:paraId="156A28DD" w14:textId="77777777" w:rsidTr="00F075B9">
        <w:tc>
          <w:tcPr>
            <w:tcW w:w="1168" w:type="dxa"/>
          </w:tcPr>
          <w:p w14:paraId="3EA41B9E" w14:textId="77777777" w:rsidR="00263FCD" w:rsidRDefault="00263FCD" w:rsidP="00F075B9">
            <w:pPr>
              <w:ind w:right="142"/>
              <w:rPr>
                <w:rFonts w:cs="Arial"/>
                <w:snapToGrid w:val="0"/>
              </w:rPr>
            </w:pPr>
            <w:r w:rsidRPr="005F6A4F">
              <w:rPr>
                <w:rFonts w:cs="Arial"/>
                <w:snapToGrid w:val="0"/>
              </w:rPr>
              <w:t>LED</w:t>
            </w:r>
          </w:p>
        </w:tc>
        <w:tc>
          <w:tcPr>
            <w:tcW w:w="3402" w:type="dxa"/>
          </w:tcPr>
          <w:p w14:paraId="38C4557D" w14:textId="77777777" w:rsidR="00263FCD" w:rsidRDefault="00263FCD" w:rsidP="00F075B9">
            <w:pPr>
              <w:ind w:right="142"/>
              <w:rPr>
                <w:rFonts w:cs="Arial"/>
                <w:snapToGrid w:val="0"/>
              </w:rPr>
            </w:pPr>
            <w:r w:rsidRPr="005F6A4F">
              <w:rPr>
                <w:rFonts w:cs="Arial"/>
                <w:snapToGrid w:val="0"/>
              </w:rPr>
              <w:t>Light Emitting Diode</w:t>
            </w:r>
          </w:p>
        </w:tc>
        <w:tc>
          <w:tcPr>
            <w:tcW w:w="5636" w:type="dxa"/>
          </w:tcPr>
          <w:p w14:paraId="5F107520" w14:textId="77777777" w:rsidR="00263FCD" w:rsidRPr="00185AC3" w:rsidRDefault="00263FCD" w:rsidP="00F075B9">
            <w:pPr>
              <w:ind w:right="142"/>
              <w:rPr>
                <w:rFonts w:cs="Arial"/>
                <w:snapToGrid w:val="0"/>
              </w:rPr>
            </w:pPr>
            <w:r w:rsidRPr="005F6A4F">
              <w:rPr>
                <w:rFonts w:cs="Arial"/>
                <w:snapToGrid w:val="0"/>
              </w:rPr>
              <w:t>Diode that emits light when voltage is applied to it</w:t>
            </w:r>
          </w:p>
        </w:tc>
      </w:tr>
      <w:tr w:rsidR="00263FCD" w:rsidRPr="00185AC3" w14:paraId="57F282A8" w14:textId="77777777" w:rsidTr="00F075B9">
        <w:tc>
          <w:tcPr>
            <w:tcW w:w="1168" w:type="dxa"/>
          </w:tcPr>
          <w:p w14:paraId="24AE70C4" w14:textId="77777777" w:rsidR="00263FCD" w:rsidRDefault="00263FCD" w:rsidP="00F075B9">
            <w:pPr>
              <w:ind w:right="142"/>
              <w:rPr>
                <w:rFonts w:cs="Arial"/>
                <w:snapToGrid w:val="0"/>
              </w:rPr>
            </w:pPr>
            <w:r w:rsidRPr="005F6A4F">
              <w:rPr>
                <w:rFonts w:cs="Arial"/>
                <w:snapToGrid w:val="0"/>
              </w:rPr>
              <w:t>PDB</w:t>
            </w:r>
          </w:p>
        </w:tc>
        <w:tc>
          <w:tcPr>
            <w:tcW w:w="3402" w:type="dxa"/>
          </w:tcPr>
          <w:p w14:paraId="5328D7CF" w14:textId="77777777" w:rsidR="00263FCD" w:rsidRDefault="00263FCD" w:rsidP="00F075B9">
            <w:pPr>
              <w:rPr>
                <w:rFonts w:cs="Arial"/>
                <w:snapToGrid w:val="0"/>
              </w:rPr>
            </w:pPr>
            <w:r w:rsidRPr="005F6A4F">
              <w:rPr>
                <w:rFonts w:cs="Arial"/>
                <w:snapToGrid w:val="0"/>
              </w:rPr>
              <w:t>Power Distribution box</w:t>
            </w:r>
          </w:p>
        </w:tc>
        <w:tc>
          <w:tcPr>
            <w:tcW w:w="5636" w:type="dxa"/>
          </w:tcPr>
          <w:p w14:paraId="60EBFA69" w14:textId="77777777" w:rsidR="00263FCD" w:rsidRPr="00185AC3" w:rsidRDefault="00263FCD" w:rsidP="00F075B9">
            <w:pPr>
              <w:ind w:right="142"/>
              <w:rPr>
                <w:rFonts w:cs="Arial"/>
                <w:snapToGrid w:val="0"/>
              </w:rPr>
            </w:pPr>
            <w:r w:rsidRPr="005F6A4F">
              <w:rPr>
                <w:rFonts w:cs="Arial"/>
                <w:snapToGrid w:val="0"/>
              </w:rPr>
              <w:t>Box that delivers power to the trailer tail and reverse lights</w:t>
            </w:r>
          </w:p>
        </w:tc>
      </w:tr>
      <w:tr w:rsidR="00263FCD" w:rsidRPr="00185AC3" w14:paraId="4A3D16CB" w14:textId="77777777" w:rsidTr="00F075B9">
        <w:tc>
          <w:tcPr>
            <w:tcW w:w="1168" w:type="dxa"/>
          </w:tcPr>
          <w:p w14:paraId="0D8B522F" w14:textId="77777777" w:rsidR="00263FCD" w:rsidRDefault="00263FCD" w:rsidP="00F075B9">
            <w:pPr>
              <w:ind w:right="142"/>
              <w:rPr>
                <w:rFonts w:cs="Arial"/>
                <w:snapToGrid w:val="0"/>
              </w:rPr>
            </w:pPr>
            <w:r w:rsidRPr="005F6A4F">
              <w:rPr>
                <w:rFonts w:cs="Arial"/>
                <w:snapToGrid w:val="0"/>
              </w:rPr>
              <w:t>TCU</w:t>
            </w:r>
          </w:p>
        </w:tc>
        <w:tc>
          <w:tcPr>
            <w:tcW w:w="3402" w:type="dxa"/>
          </w:tcPr>
          <w:p w14:paraId="34DC7ECF" w14:textId="77777777" w:rsidR="00263FCD" w:rsidRDefault="00263FCD" w:rsidP="00F075B9">
            <w:pPr>
              <w:ind w:right="142"/>
              <w:rPr>
                <w:rFonts w:cs="Arial"/>
                <w:snapToGrid w:val="0"/>
              </w:rPr>
            </w:pPr>
            <w:r w:rsidRPr="005F6A4F">
              <w:rPr>
                <w:rFonts w:cs="Arial"/>
                <w:snapToGrid w:val="0"/>
              </w:rPr>
              <w:t>Telematics Control Unit</w:t>
            </w:r>
          </w:p>
        </w:tc>
        <w:tc>
          <w:tcPr>
            <w:tcW w:w="5636" w:type="dxa"/>
          </w:tcPr>
          <w:p w14:paraId="09F9ABB6" w14:textId="77777777" w:rsidR="00263FCD" w:rsidRPr="00185AC3" w:rsidRDefault="00263FCD" w:rsidP="00F075B9">
            <w:pPr>
              <w:ind w:right="142"/>
              <w:rPr>
                <w:rFonts w:cs="Arial"/>
                <w:snapToGrid w:val="0"/>
              </w:rPr>
            </w:pPr>
            <w:r w:rsidRPr="005F6A4F">
              <w:rPr>
                <w:rFonts w:cs="Arial"/>
                <w:snapToGrid w:val="0"/>
              </w:rPr>
              <w:t>Vehicle modem that communicates with cloud/</w:t>
            </w:r>
            <w:proofErr w:type="spellStart"/>
            <w:r w:rsidRPr="005F6A4F">
              <w:rPr>
                <w:rFonts w:cs="Arial"/>
                <w:snapToGrid w:val="0"/>
              </w:rPr>
              <w:t>FordPass</w:t>
            </w:r>
            <w:proofErr w:type="spellEnd"/>
          </w:p>
        </w:tc>
      </w:tr>
      <w:tr w:rsidR="00263FCD" w:rsidRPr="00185AC3" w14:paraId="510659EF" w14:textId="77777777" w:rsidTr="00F075B9">
        <w:tc>
          <w:tcPr>
            <w:tcW w:w="1168" w:type="dxa"/>
          </w:tcPr>
          <w:p w14:paraId="24A053FF" w14:textId="77777777" w:rsidR="00263FCD" w:rsidRDefault="00263FCD" w:rsidP="00F075B9">
            <w:pPr>
              <w:ind w:right="142"/>
              <w:rPr>
                <w:rFonts w:cs="Arial"/>
                <w:snapToGrid w:val="0"/>
              </w:rPr>
            </w:pPr>
            <w:r w:rsidRPr="005F6A4F">
              <w:rPr>
                <w:rFonts w:cs="Arial"/>
                <w:snapToGrid w:val="0"/>
              </w:rPr>
              <w:t>TTLM</w:t>
            </w:r>
          </w:p>
        </w:tc>
        <w:tc>
          <w:tcPr>
            <w:tcW w:w="3402" w:type="dxa"/>
          </w:tcPr>
          <w:p w14:paraId="35C326D8" w14:textId="77777777" w:rsidR="00263FCD" w:rsidRDefault="00263FCD" w:rsidP="00F075B9">
            <w:pPr>
              <w:ind w:right="142"/>
              <w:rPr>
                <w:rFonts w:cs="Arial"/>
                <w:snapToGrid w:val="0"/>
              </w:rPr>
            </w:pPr>
            <w:r w:rsidRPr="005F6A4F">
              <w:rPr>
                <w:rFonts w:cs="Arial"/>
                <w:snapToGrid w:val="0"/>
              </w:rPr>
              <w:t>Trailer Tow Light Module</w:t>
            </w:r>
          </w:p>
        </w:tc>
        <w:tc>
          <w:tcPr>
            <w:tcW w:w="5636" w:type="dxa"/>
          </w:tcPr>
          <w:p w14:paraId="1AB5F1B5" w14:textId="77777777" w:rsidR="00263FCD" w:rsidRPr="00185AC3" w:rsidRDefault="00263FCD" w:rsidP="00F075B9">
            <w:pPr>
              <w:ind w:right="142"/>
              <w:rPr>
                <w:rFonts w:cs="Arial"/>
                <w:snapToGrid w:val="0"/>
              </w:rPr>
            </w:pPr>
            <w:r w:rsidRPr="005F6A4F">
              <w:rPr>
                <w:rFonts w:cs="Arial"/>
                <w:snapToGrid w:val="0"/>
              </w:rPr>
              <w:t>Module that delivers power to the trailer battery, turn lights and brake lights</w:t>
            </w:r>
          </w:p>
        </w:tc>
      </w:tr>
      <w:tr w:rsidR="00263FCD" w:rsidRPr="00185AC3" w14:paraId="575CD0D1" w14:textId="77777777" w:rsidTr="00F075B9">
        <w:tc>
          <w:tcPr>
            <w:tcW w:w="1168" w:type="dxa"/>
          </w:tcPr>
          <w:p w14:paraId="7BB513F7" w14:textId="77777777" w:rsidR="00263FCD" w:rsidRDefault="00263FCD" w:rsidP="00F075B9">
            <w:pPr>
              <w:ind w:right="142"/>
              <w:rPr>
                <w:rFonts w:cs="Arial"/>
                <w:snapToGrid w:val="0"/>
              </w:rPr>
            </w:pPr>
            <w:r w:rsidRPr="005F6A4F">
              <w:rPr>
                <w:rFonts w:cs="Arial"/>
                <w:snapToGrid w:val="0"/>
              </w:rPr>
              <w:t>ITRM</w:t>
            </w:r>
          </w:p>
        </w:tc>
        <w:tc>
          <w:tcPr>
            <w:tcW w:w="3402" w:type="dxa"/>
          </w:tcPr>
          <w:p w14:paraId="6CCBEB61" w14:textId="77777777" w:rsidR="00263FCD" w:rsidRDefault="00263FCD" w:rsidP="00F075B9">
            <w:pPr>
              <w:ind w:right="142"/>
              <w:rPr>
                <w:rFonts w:cs="Arial"/>
                <w:snapToGrid w:val="0"/>
              </w:rPr>
            </w:pPr>
            <w:r w:rsidRPr="005F6A4F">
              <w:rPr>
                <w:rFonts w:cs="Arial"/>
                <w:snapToGrid w:val="0"/>
              </w:rPr>
              <w:t>Integrated Trailer Module</w:t>
            </w:r>
          </w:p>
        </w:tc>
        <w:tc>
          <w:tcPr>
            <w:tcW w:w="5636" w:type="dxa"/>
          </w:tcPr>
          <w:p w14:paraId="6611E3CB" w14:textId="77777777" w:rsidR="00263FCD" w:rsidRPr="00185AC3" w:rsidRDefault="00263FCD" w:rsidP="00F075B9">
            <w:pPr>
              <w:ind w:right="142"/>
              <w:rPr>
                <w:rFonts w:cs="Arial"/>
                <w:snapToGrid w:val="0"/>
              </w:rPr>
            </w:pPr>
            <w:r w:rsidRPr="005F6A4F">
              <w:rPr>
                <w:rFonts w:cs="Arial"/>
                <w:snapToGrid w:val="0"/>
              </w:rPr>
              <w:t>Module that delivers power to the trailer battery, turn lights and brake lights</w:t>
            </w:r>
          </w:p>
        </w:tc>
      </w:tr>
      <w:tr w:rsidR="00263FCD" w:rsidRPr="00185AC3" w14:paraId="2E4DC4CA" w14:textId="77777777" w:rsidTr="00F075B9">
        <w:tc>
          <w:tcPr>
            <w:tcW w:w="1168" w:type="dxa"/>
          </w:tcPr>
          <w:p w14:paraId="1EC3B540" w14:textId="77777777" w:rsidR="00263FCD" w:rsidRDefault="00263FCD" w:rsidP="00F075B9">
            <w:pPr>
              <w:ind w:right="142"/>
              <w:rPr>
                <w:rFonts w:cs="Arial"/>
                <w:snapToGrid w:val="0"/>
              </w:rPr>
            </w:pPr>
            <w:r w:rsidRPr="005F6A4F">
              <w:rPr>
                <w:rFonts w:cs="Arial"/>
                <w:snapToGrid w:val="0"/>
              </w:rPr>
              <w:t>UI</w:t>
            </w:r>
          </w:p>
        </w:tc>
        <w:tc>
          <w:tcPr>
            <w:tcW w:w="3402" w:type="dxa"/>
          </w:tcPr>
          <w:p w14:paraId="550D0B20" w14:textId="77777777" w:rsidR="00263FCD" w:rsidRDefault="00263FCD" w:rsidP="00F075B9">
            <w:pPr>
              <w:ind w:right="142"/>
              <w:rPr>
                <w:rFonts w:cs="Arial"/>
                <w:snapToGrid w:val="0"/>
              </w:rPr>
            </w:pPr>
            <w:r w:rsidRPr="005F6A4F">
              <w:rPr>
                <w:rFonts w:cs="Arial"/>
                <w:snapToGrid w:val="0"/>
              </w:rPr>
              <w:t>User Interface</w:t>
            </w:r>
          </w:p>
        </w:tc>
        <w:tc>
          <w:tcPr>
            <w:tcW w:w="5636" w:type="dxa"/>
          </w:tcPr>
          <w:p w14:paraId="7070B146" w14:textId="77777777" w:rsidR="00263FCD" w:rsidRPr="00185AC3" w:rsidRDefault="00263FCD" w:rsidP="00F075B9">
            <w:pPr>
              <w:ind w:right="142"/>
              <w:rPr>
                <w:rFonts w:cs="Arial"/>
                <w:snapToGrid w:val="0"/>
              </w:rPr>
            </w:pPr>
            <w:r w:rsidRPr="005F6A4F">
              <w:rPr>
                <w:rFonts w:cs="Arial"/>
                <w:snapToGrid w:val="0"/>
              </w:rPr>
              <w:t>HMI interface to user</w:t>
            </w:r>
          </w:p>
        </w:tc>
      </w:tr>
      <w:tr w:rsidR="00263FCD" w:rsidRPr="00185AC3" w14:paraId="0DE89C61" w14:textId="77777777" w:rsidTr="00F075B9">
        <w:tc>
          <w:tcPr>
            <w:tcW w:w="1168" w:type="dxa"/>
          </w:tcPr>
          <w:p w14:paraId="788344AF" w14:textId="77777777" w:rsidR="00263FCD" w:rsidRDefault="00263FCD" w:rsidP="00F075B9">
            <w:pPr>
              <w:ind w:right="142"/>
              <w:rPr>
                <w:rFonts w:cs="Arial"/>
                <w:snapToGrid w:val="0"/>
              </w:rPr>
            </w:pPr>
            <w:r w:rsidRPr="005F6A4F">
              <w:rPr>
                <w:rFonts w:cs="Arial"/>
                <w:snapToGrid w:val="0"/>
              </w:rPr>
              <w:t>EOL</w:t>
            </w:r>
          </w:p>
        </w:tc>
        <w:tc>
          <w:tcPr>
            <w:tcW w:w="3402" w:type="dxa"/>
          </w:tcPr>
          <w:p w14:paraId="5EEEDC77" w14:textId="77777777" w:rsidR="00263FCD" w:rsidRDefault="00263FCD" w:rsidP="00F075B9">
            <w:pPr>
              <w:ind w:right="142"/>
              <w:rPr>
                <w:rFonts w:cs="Arial"/>
                <w:snapToGrid w:val="0"/>
              </w:rPr>
            </w:pPr>
            <w:r w:rsidRPr="005F6A4F">
              <w:rPr>
                <w:rFonts w:cs="Arial"/>
                <w:snapToGrid w:val="0"/>
              </w:rPr>
              <w:t xml:space="preserve">End </w:t>
            </w:r>
            <w:r>
              <w:rPr>
                <w:rFonts w:cs="Arial"/>
                <w:snapToGrid w:val="0"/>
              </w:rPr>
              <w:t>o</w:t>
            </w:r>
            <w:r w:rsidRPr="005F6A4F">
              <w:rPr>
                <w:rFonts w:cs="Arial"/>
                <w:snapToGrid w:val="0"/>
              </w:rPr>
              <w:t>f Line</w:t>
            </w:r>
          </w:p>
        </w:tc>
        <w:tc>
          <w:tcPr>
            <w:tcW w:w="5636" w:type="dxa"/>
          </w:tcPr>
          <w:p w14:paraId="0C8CBAD8" w14:textId="77777777" w:rsidR="00263FCD" w:rsidRPr="00185AC3" w:rsidRDefault="00263FCD" w:rsidP="00F075B9">
            <w:pPr>
              <w:ind w:right="142"/>
              <w:rPr>
                <w:rFonts w:cs="Arial"/>
                <w:snapToGrid w:val="0"/>
              </w:rPr>
            </w:pPr>
          </w:p>
        </w:tc>
      </w:tr>
      <w:tr w:rsidR="00263FCD" w:rsidRPr="00185AC3" w14:paraId="1F038D00" w14:textId="77777777" w:rsidTr="00F075B9">
        <w:tc>
          <w:tcPr>
            <w:tcW w:w="1168" w:type="dxa"/>
          </w:tcPr>
          <w:p w14:paraId="2FC3F9A6" w14:textId="77777777" w:rsidR="00263FCD" w:rsidRDefault="00263FCD" w:rsidP="00F075B9">
            <w:pPr>
              <w:ind w:right="142"/>
              <w:rPr>
                <w:rFonts w:cs="Arial"/>
                <w:snapToGrid w:val="0"/>
              </w:rPr>
            </w:pPr>
            <w:r w:rsidRPr="005F6A4F">
              <w:rPr>
                <w:rFonts w:cs="Arial"/>
                <w:snapToGrid w:val="0"/>
              </w:rPr>
              <w:t>CAN</w:t>
            </w:r>
          </w:p>
        </w:tc>
        <w:tc>
          <w:tcPr>
            <w:tcW w:w="3402" w:type="dxa"/>
          </w:tcPr>
          <w:p w14:paraId="0C4D28EE" w14:textId="77777777" w:rsidR="00263FCD" w:rsidRDefault="00263FCD" w:rsidP="00F075B9">
            <w:pPr>
              <w:ind w:right="142"/>
              <w:rPr>
                <w:rFonts w:cs="Arial"/>
                <w:snapToGrid w:val="0"/>
              </w:rPr>
            </w:pPr>
            <w:r w:rsidRPr="005F6A4F">
              <w:rPr>
                <w:rFonts w:cs="Arial"/>
                <w:snapToGrid w:val="0"/>
              </w:rPr>
              <w:t>Controller Area Network</w:t>
            </w:r>
          </w:p>
        </w:tc>
        <w:tc>
          <w:tcPr>
            <w:tcW w:w="5636" w:type="dxa"/>
          </w:tcPr>
          <w:p w14:paraId="0727DADA" w14:textId="77777777" w:rsidR="00263FCD" w:rsidRPr="00185AC3" w:rsidRDefault="00263FCD" w:rsidP="00F075B9">
            <w:pPr>
              <w:ind w:right="142"/>
              <w:rPr>
                <w:rFonts w:cs="Arial"/>
                <w:snapToGrid w:val="0"/>
              </w:rPr>
            </w:pPr>
          </w:p>
        </w:tc>
      </w:tr>
      <w:tr w:rsidR="00263FCD" w:rsidRPr="00185AC3" w14:paraId="2829660B" w14:textId="77777777" w:rsidTr="00F075B9">
        <w:tc>
          <w:tcPr>
            <w:tcW w:w="1168" w:type="dxa"/>
          </w:tcPr>
          <w:p w14:paraId="66450E7E" w14:textId="77777777" w:rsidR="00263FCD" w:rsidRDefault="00263FCD" w:rsidP="00F075B9">
            <w:pPr>
              <w:ind w:right="142"/>
              <w:rPr>
                <w:rFonts w:cs="Arial"/>
                <w:snapToGrid w:val="0"/>
              </w:rPr>
            </w:pPr>
            <w:r w:rsidRPr="005F6A4F">
              <w:rPr>
                <w:rFonts w:cs="Arial"/>
                <w:snapToGrid w:val="0"/>
              </w:rPr>
              <w:t>MS1</w:t>
            </w:r>
          </w:p>
        </w:tc>
        <w:tc>
          <w:tcPr>
            <w:tcW w:w="3402" w:type="dxa"/>
          </w:tcPr>
          <w:p w14:paraId="0249DB48" w14:textId="77777777" w:rsidR="00263FCD" w:rsidRDefault="00263FCD" w:rsidP="00F075B9">
            <w:pPr>
              <w:ind w:right="142"/>
              <w:rPr>
                <w:rFonts w:cs="Arial"/>
                <w:snapToGrid w:val="0"/>
              </w:rPr>
            </w:pPr>
            <w:r w:rsidRPr="005F6A4F">
              <w:rPr>
                <w:rFonts w:cs="Arial"/>
                <w:snapToGrid w:val="0"/>
              </w:rPr>
              <w:t>Medium Speed 1</w:t>
            </w:r>
          </w:p>
        </w:tc>
        <w:tc>
          <w:tcPr>
            <w:tcW w:w="5636" w:type="dxa"/>
          </w:tcPr>
          <w:p w14:paraId="666E1506" w14:textId="77777777" w:rsidR="00263FCD" w:rsidRPr="00185AC3" w:rsidRDefault="00263FCD" w:rsidP="00F075B9">
            <w:pPr>
              <w:ind w:right="142"/>
              <w:rPr>
                <w:rFonts w:cs="Arial"/>
                <w:snapToGrid w:val="0"/>
              </w:rPr>
            </w:pPr>
            <w:r w:rsidRPr="005F6A4F">
              <w:rPr>
                <w:rFonts w:cs="Arial"/>
                <w:snapToGrid w:val="0"/>
              </w:rPr>
              <w:t>Medium Speed CAN network 1</w:t>
            </w:r>
          </w:p>
        </w:tc>
      </w:tr>
      <w:tr w:rsidR="00263FCD" w:rsidRPr="00185AC3" w14:paraId="5BE212C0" w14:textId="77777777" w:rsidTr="00F075B9">
        <w:tc>
          <w:tcPr>
            <w:tcW w:w="1168" w:type="dxa"/>
          </w:tcPr>
          <w:p w14:paraId="573C7CD3" w14:textId="77777777" w:rsidR="00263FCD" w:rsidRDefault="00263FCD" w:rsidP="00F075B9">
            <w:pPr>
              <w:ind w:right="142"/>
              <w:rPr>
                <w:rFonts w:cs="Arial"/>
                <w:snapToGrid w:val="0"/>
              </w:rPr>
            </w:pPr>
            <w:r w:rsidRPr="005F6A4F">
              <w:rPr>
                <w:rFonts w:cs="Arial"/>
                <w:snapToGrid w:val="0"/>
              </w:rPr>
              <w:t>HS1</w:t>
            </w:r>
          </w:p>
        </w:tc>
        <w:tc>
          <w:tcPr>
            <w:tcW w:w="3402" w:type="dxa"/>
          </w:tcPr>
          <w:p w14:paraId="468D99C5" w14:textId="77777777" w:rsidR="00263FCD" w:rsidRDefault="00263FCD" w:rsidP="00F075B9">
            <w:pPr>
              <w:ind w:right="142"/>
              <w:rPr>
                <w:rFonts w:cs="Arial"/>
                <w:snapToGrid w:val="0"/>
              </w:rPr>
            </w:pPr>
            <w:r w:rsidRPr="005F6A4F">
              <w:rPr>
                <w:rFonts w:cs="Arial"/>
                <w:snapToGrid w:val="0"/>
              </w:rPr>
              <w:t>High Speed 1</w:t>
            </w:r>
          </w:p>
        </w:tc>
        <w:tc>
          <w:tcPr>
            <w:tcW w:w="5636" w:type="dxa"/>
          </w:tcPr>
          <w:p w14:paraId="415102B8" w14:textId="77777777" w:rsidR="00263FCD" w:rsidRPr="00185AC3" w:rsidRDefault="00263FCD" w:rsidP="00F075B9">
            <w:pPr>
              <w:ind w:right="142"/>
              <w:rPr>
                <w:rFonts w:cs="Arial"/>
                <w:snapToGrid w:val="0"/>
              </w:rPr>
            </w:pPr>
            <w:r w:rsidRPr="005F6A4F">
              <w:rPr>
                <w:rFonts w:cs="Arial"/>
                <w:snapToGrid w:val="0"/>
              </w:rPr>
              <w:t>High Speed CAN network 1</w:t>
            </w:r>
          </w:p>
        </w:tc>
      </w:tr>
      <w:tr w:rsidR="00263FCD" w:rsidRPr="00185AC3" w14:paraId="53C6846A" w14:textId="77777777" w:rsidTr="00F075B9">
        <w:tc>
          <w:tcPr>
            <w:tcW w:w="1168" w:type="dxa"/>
          </w:tcPr>
          <w:p w14:paraId="0AF63BA6" w14:textId="77777777" w:rsidR="00263FCD" w:rsidRDefault="00263FCD" w:rsidP="00F075B9">
            <w:pPr>
              <w:ind w:right="142"/>
              <w:rPr>
                <w:rFonts w:cs="Arial"/>
                <w:snapToGrid w:val="0"/>
              </w:rPr>
            </w:pPr>
            <w:r w:rsidRPr="005F6A4F">
              <w:rPr>
                <w:rFonts w:cs="Arial"/>
                <w:snapToGrid w:val="0"/>
              </w:rPr>
              <w:t>HS3</w:t>
            </w:r>
          </w:p>
        </w:tc>
        <w:tc>
          <w:tcPr>
            <w:tcW w:w="3402" w:type="dxa"/>
          </w:tcPr>
          <w:p w14:paraId="235B185D" w14:textId="77777777" w:rsidR="00263FCD" w:rsidRDefault="00263FCD" w:rsidP="00F075B9">
            <w:pPr>
              <w:ind w:right="142"/>
              <w:rPr>
                <w:rFonts w:cs="Arial"/>
                <w:snapToGrid w:val="0"/>
              </w:rPr>
            </w:pPr>
            <w:r w:rsidRPr="005F6A4F">
              <w:rPr>
                <w:rFonts w:cs="Arial"/>
                <w:snapToGrid w:val="0"/>
              </w:rPr>
              <w:t>High Speed 3</w:t>
            </w:r>
          </w:p>
        </w:tc>
        <w:tc>
          <w:tcPr>
            <w:tcW w:w="5636" w:type="dxa"/>
          </w:tcPr>
          <w:p w14:paraId="78C25F14" w14:textId="77777777" w:rsidR="00263FCD" w:rsidRPr="00185AC3" w:rsidRDefault="00263FCD" w:rsidP="00F075B9">
            <w:pPr>
              <w:ind w:right="142"/>
              <w:rPr>
                <w:rFonts w:cs="Arial"/>
                <w:snapToGrid w:val="0"/>
              </w:rPr>
            </w:pPr>
            <w:r w:rsidRPr="005F6A4F">
              <w:rPr>
                <w:rFonts w:cs="Arial"/>
                <w:snapToGrid w:val="0"/>
              </w:rPr>
              <w:t>High Speed CAN network 3</w:t>
            </w:r>
          </w:p>
        </w:tc>
      </w:tr>
      <w:tr w:rsidR="00263FCD" w:rsidRPr="00185AC3" w14:paraId="5E856177" w14:textId="77777777" w:rsidTr="00F075B9">
        <w:tc>
          <w:tcPr>
            <w:tcW w:w="1168" w:type="dxa"/>
          </w:tcPr>
          <w:p w14:paraId="01D2C3FB" w14:textId="77777777" w:rsidR="00263FCD" w:rsidRDefault="00263FCD" w:rsidP="00F075B9">
            <w:pPr>
              <w:ind w:right="142"/>
              <w:rPr>
                <w:rFonts w:cs="Arial"/>
                <w:snapToGrid w:val="0"/>
              </w:rPr>
            </w:pPr>
            <w:r w:rsidRPr="005F6A4F">
              <w:rPr>
                <w:rFonts w:cs="Arial"/>
                <w:snapToGrid w:val="0"/>
              </w:rPr>
              <w:t>SOC</w:t>
            </w:r>
          </w:p>
        </w:tc>
        <w:tc>
          <w:tcPr>
            <w:tcW w:w="3402" w:type="dxa"/>
          </w:tcPr>
          <w:p w14:paraId="0DB53620" w14:textId="77777777" w:rsidR="00263FCD" w:rsidRDefault="00263FCD" w:rsidP="00F075B9">
            <w:pPr>
              <w:ind w:right="142"/>
              <w:rPr>
                <w:rFonts w:cs="Arial"/>
                <w:snapToGrid w:val="0"/>
              </w:rPr>
            </w:pPr>
            <w:r w:rsidRPr="005F6A4F">
              <w:rPr>
                <w:rFonts w:cs="Arial"/>
                <w:snapToGrid w:val="0"/>
              </w:rPr>
              <w:t>State of Charge</w:t>
            </w:r>
          </w:p>
        </w:tc>
        <w:tc>
          <w:tcPr>
            <w:tcW w:w="5636" w:type="dxa"/>
          </w:tcPr>
          <w:p w14:paraId="7BEA171B" w14:textId="77777777" w:rsidR="00263FCD" w:rsidRPr="00185AC3" w:rsidRDefault="00263FCD" w:rsidP="00F075B9">
            <w:pPr>
              <w:ind w:right="142"/>
              <w:rPr>
                <w:rFonts w:cs="Arial"/>
                <w:snapToGrid w:val="0"/>
              </w:rPr>
            </w:pPr>
            <w:r w:rsidRPr="005F6A4F">
              <w:rPr>
                <w:rFonts w:cs="Arial"/>
                <w:snapToGrid w:val="0"/>
              </w:rPr>
              <w:t>Battery State of Charge</w:t>
            </w:r>
          </w:p>
        </w:tc>
      </w:tr>
      <w:tr w:rsidR="00263FCD" w:rsidRPr="00185AC3" w14:paraId="3A5DAC0B" w14:textId="77777777" w:rsidTr="00F075B9">
        <w:tc>
          <w:tcPr>
            <w:tcW w:w="1168" w:type="dxa"/>
          </w:tcPr>
          <w:p w14:paraId="3DF8F968" w14:textId="77777777" w:rsidR="00263FCD" w:rsidRDefault="00263FCD" w:rsidP="00F075B9">
            <w:pPr>
              <w:ind w:right="142"/>
              <w:rPr>
                <w:rFonts w:cs="Arial"/>
                <w:snapToGrid w:val="0"/>
              </w:rPr>
            </w:pPr>
            <w:r w:rsidRPr="005F6A4F">
              <w:rPr>
                <w:rFonts w:cs="Arial"/>
                <w:snapToGrid w:val="0"/>
              </w:rPr>
              <w:t>BT</w:t>
            </w:r>
          </w:p>
        </w:tc>
        <w:tc>
          <w:tcPr>
            <w:tcW w:w="3402" w:type="dxa"/>
          </w:tcPr>
          <w:p w14:paraId="1384E932" w14:textId="77777777" w:rsidR="00263FCD" w:rsidRDefault="00263FCD" w:rsidP="00F075B9">
            <w:pPr>
              <w:ind w:right="142"/>
              <w:rPr>
                <w:rFonts w:cs="Arial"/>
                <w:snapToGrid w:val="0"/>
              </w:rPr>
            </w:pPr>
            <w:r w:rsidRPr="005F6A4F">
              <w:rPr>
                <w:rFonts w:cs="Arial"/>
                <w:snapToGrid w:val="0"/>
              </w:rPr>
              <w:t>Bluetooth</w:t>
            </w:r>
          </w:p>
        </w:tc>
        <w:tc>
          <w:tcPr>
            <w:tcW w:w="5636" w:type="dxa"/>
          </w:tcPr>
          <w:p w14:paraId="6CF2D18B" w14:textId="77777777" w:rsidR="00263FCD" w:rsidRPr="00185AC3" w:rsidRDefault="00263FCD" w:rsidP="00F075B9">
            <w:pPr>
              <w:ind w:right="142"/>
              <w:rPr>
                <w:rFonts w:cs="Arial"/>
                <w:snapToGrid w:val="0"/>
              </w:rPr>
            </w:pPr>
            <w:proofErr w:type="spellStart"/>
            <w:proofErr w:type="gramStart"/>
            <w:r w:rsidRPr="005F6A4F">
              <w:rPr>
                <w:rFonts w:cs="Arial"/>
                <w:snapToGrid w:val="0"/>
              </w:rPr>
              <w:t>SYNC,AppLink</w:t>
            </w:r>
            <w:proofErr w:type="spellEnd"/>
            <w:proofErr w:type="gramEnd"/>
            <w:r w:rsidRPr="005F6A4F">
              <w:rPr>
                <w:rFonts w:cs="Arial"/>
                <w:snapToGrid w:val="0"/>
              </w:rPr>
              <w:t xml:space="preserve">  - Bluetooth connection for Ford vehicles</w:t>
            </w:r>
          </w:p>
        </w:tc>
      </w:tr>
    </w:tbl>
    <w:p w14:paraId="4720404C" w14:textId="00FF404B" w:rsidR="00263FCD" w:rsidRPr="00263FCD" w:rsidRDefault="00263FCD" w:rsidP="00263FCD">
      <w:pPr>
        <w:pStyle w:val="Caption"/>
      </w:pPr>
      <w:r>
        <w:tab/>
      </w:r>
      <w:bookmarkStart w:id="55" w:name="_Toc70599943"/>
      <w:r w:rsidRPr="000F7EE0">
        <w:t xml:space="preserve">Table </w:t>
      </w:r>
      <w:r w:rsidRPr="000F7EE0">
        <w:rPr>
          <w:noProof/>
        </w:rPr>
        <w:fldChar w:fldCharType="begin"/>
      </w:r>
      <w:r w:rsidRPr="000F7EE0">
        <w:rPr>
          <w:noProof/>
        </w:rPr>
        <w:instrText xml:space="preserve"> SEQ Table \* ARABIC </w:instrText>
      </w:r>
      <w:r w:rsidRPr="000F7EE0">
        <w:rPr>
          <w:noProof/>
        </w:rPr>
        <w:fldChar w:fldCharType="separate"/>
      </w:r>
      <w:r w:rsidR="00BC4DEA">
        <w:rPr>
          <w:noProof/>
        </w:rPr>
        <w:t>5</w:t>
      </w:r>
      <w:r w:rsidRPr="000F7EE0">
        <w:rPr>
          <w:noProof/>
        </w:rPr>
        <w:fldChar w:fldCharType="end"/>
      </w:r>
      <w:r w:rsidRPr="000F7EE0">
        <w:t xml:space="preserve">: </w:t>
      </w:r>
      <w:r>
        <w:rPr>
          <w:lang w:val="en-GB"/>
        </w:rPr>
        <w:t>Abbreviations used in this document</w:t>
      </w:r>
      <w:bookmarkEnd w:id="55"/>
    </w:p>
    <w:p w14:paraId="7417F7F7" w14:textId="77777777" w:rsidR="0027671B" w:rsidRPr="007C20FA" w:rsidRDefault="00D808DC" w:rsidP="0027671B">
      <w:pPr>
        <w:pStyle w:val="Heading1"/>
      </w:pPr>
      <w:bookmarkStart w:id="56" w:name="_Toc70599756"/>
      <w:r>
        <w:lastRenderedPageBreak/>
        <w:t xml:space="preserve">Feature </w:t>
      </w:r>
      <w:r w:rsidR="005300DD">
        <w:t>Overview</w:t>
      </w:r>
      <w:bookmarkEnd w:id="56"/>
    </w:p>
    <w:p w14:paraId="5690A3A8" w14:textId="77777777" w:rsidR="0027671B" w:rsidRDefault="00CC4DA9" w:rsidP="0027671B">
      <w:pPr>
        <w:pStyle w:val="Heading2"/>
      </w:pPr>
      <w:bookmarkStart w:id="57" w:name="_Toc397081435"/>
      <w:bookmarkStart w:id="58" w:name="_Toc70599757"/>
      <w:bookmarkStart w:id="59" w:name="_Toc147810526"/>
      <w:bookmarkStart w:id="60" w:name="_Toc156293228"/>
      <w:bookmarkStart w:id="61" w:name="_Toc156293079"/>
      <w:bookmarkStart w:id="62" w:name="_Toc156292312"/>
      <w:bookmarkStart w:id="63" w:name="_Toc153267791"/>
      <w:bookmarkStart w:id="64" w:name="_Toc153183126"/>
      <w:bookmarkStart w:id="65" w:name="_Toc153182176"/>
      <w:bookmarkStart w:id="66" w:name="_Toc152743161"/>
      <w:bookmarkStart w:id="67" w:name="_Toc273517494"/>
      <w:bookmarkStart w:id="68" w:name="_Toc152665350"/>
      <w:bookmarkStart w:id="69" w:name="_Toc157239608"/>
      <w:bookmarkStart w:id="70" w:name="_Toc152475008"/>
      <w:bookmarkStart w:id="71" w:name="_Toc156712169"/>
      <w:bookmarkStart w:id="72" w:name="_Toc151542239"/>
      <w:bookmarkStart w:id="73" w:name="_Toc156379465"/>
      <w:bookmarkStart w:id="74" w:name="_Toc147810600"/>
      <w:r>
        <w:t xml:space="preserve">Purpose and </w:t>
      </w:r>
      <w:r w:rsidR="005300DD">
        <w:t>Description</w:t>
      </w:r>
      <w:r>
        <w:t xml:space="preserve"> of </w:t>
      </w:r>
      <w:r w:rsidRPr="007C20FA">
        <w:t>Feature</w:t>
      </w:r>
      <w:bookmarkEnd w:id="57"/>
      <w:bookmarkEnd w:id="58"/>
    </w:p>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14:paraId="22DBCF57" w14:textId="77777777" w:rsidR="00220CBA" w:rsidRDefault="00220CBA" w:rsidP="00220CBA">
      <w:pPr>
        <w:rPr>
          <w:rFonts w:cs="Arial"/>
        </w:rPr>
      </w:pPr>
    </w:p>
    <w:p w14:paraId="787A09A6" w14:textId="77777777" w:rsidR="00220CBA" w:rsidRDefault="00220CBA" w:rsidP="00220CBA">
      <w:pPr>
        <w:rPr>
          <w:rFonts w:cs="Arial"/>
        </w:rPr>
      </w:pPr>
      <w:r>
        <w:rPr>
          <w:rFonts w:cs="Arial"/>
        </w:rPr>
        <w:t xml:space="preserve">The Trailer Light Check feature will allow the vehicle user to independently visually check the light operation of a towed trailer. Upon activation of feature through APIM or </w:t>
      </w:r>
      <w:proofErr w:type="spellStart"/>
      <w:r>
        <w:rPr>
          <w:rFonts w:cs="Arial"/>
        </w:rPr>
        <w:t>FordPass</w:t>
      </w:r>
      <w:proofErr w:type="spellEnd"/>
      <w:r>
        <w:rPr>
          <w:rFonts w:cs="Arial"/>
        </w:rPr>
        <w:t xml:space="preserve"> the vehicle and trailer lights will illuminate in the sequence described below:</w:t>
      </w:r>
    </w:p>
    <w:p w14:paraId="580E60D4" w14:textId="77777777" w:rsidR="00220CBA" w:rsidRDefault="00220CBA" w:rsidP="00263FCD">
      <w:pPr>
        <w:ind w:left="720"/>
        <w:rPr>
          <w:rFonts w:cs="Arial"/>
        </w:rPr>
      </w:pPr>
      <w:r>
        <w:rPr>
          <w:rFonts w:cs="Arial"/>
        </w:rPr>
        <w:t>1. Parking lights will turn ON and remain on through test sequences 1-7</w:t>
      </w:r>
    </w:p>
    <w:p w14:paraId="3AA58D04" w14:textId="77777777" w:rsidR="00220CBA" w:rsidRDefault="00220CBA" w:rsidP="00263FCD">
      <w:pPr>
        <w:ind w:left="720"/>
        <w:rPr>
          <w:rFonts w:cs="Arial"/>
        </w:rPr>
      </w:pPr>
      <w:r>
        <w:rPr>
          <w:rFonts w:cs="Arial"/>
        </w:rPr>
        <w:t>2. Wait 2.3* seconds with only parking lights ON</w:t>
      </w:r>
    </w:p>
    <w:p w14:paraId="7C1FB0C9" w14:textId="77777777" w:rsidR="00220CBA" w:rsidRDefault="00220CBA" w:rsidP="00263FCD">
      <w:pPr>
        <w:ind w:left="720"/>
        <w:rPr>
          <w:rFonts w:cs="Arial"/>
        </w:rPr>
      </w:pPr>
      <w:r>
        <w:rPr>
          <w:rFonts w:cs="Arial"/>
        </w:rPr>
        <w:t>3. Left turn light on vehicle and trailer will flash on and off 6* times</w:t>
      </w:r>
    </w:p>
    <w:p w14:paraId="66CE0328" w14:textId="77777777" w:rsidR="00220CBA" w:rsidRDefault="00220CBA" w:rsidP="00263FCD">
      <w:pPr>
        <w:ind w:left="720"/>
        <w:rPr>
          <w:rFonts w:cs="Arial"/>
        </w:rPr>
      </w:pPr>
      <w:r>
        <w:rPr>
          <w:rFonts w:cs="Arial"/>
        </w:rPr>
        <w:t>4. Right turn light on vehicle and trailer will flash on and off 6* times</w:t>
      </w:r>
    </w:p>
    <w:p w14:paraId="085C045B" w14:textId="77777777" w:rsidR="00220CBA" w:rsidRDefault="00220CBA" w:rsidP="00263FCD">
      <w:pPr>
        <w:ind w:left="720"/>
        <w:rPr>
          <w:rFonts w:cs="Arial"/>
        </w:rPr>
      </w:pPr>
      <w:r>
        <w:rPr>
          <w:rFonts w:cs="Arial"/>
        </w:rPr>
        <w:t>5. Brake lights on vehicle and trailer will turn ON for 4.5* seconds</w:t>
      </w:r>
    </w:p>
    <w:p w14:paraId="4D1FBCF9" w14:textId="77777777" w:rsidR="00220CBA" w:rsidRDefault="00220CBA" w:rsidP="00263FCD">
      <w:pPr>
        <w:ind w:left="720"/>
        <w:rPr>
          <w:rFonts w:cs="Arial"/>
        </w:rPr>
      </w:pPr>
      <w:r>
        <w:rPr>
          <w:rFonts w:cs="Arial"/>
        </w:rPr>
        <w:t>6. Reverse lights on vehicle and trailer will turn ON for 4.5* seconds</w:t>
      </w:r>
    </w:p>
    <w:p w14:paraId="55A172D9" w14:textId="77777777" w:rsidR="00220CBA" w:rsidRDefault="00220CBA" w:rsidP="00263FCD">
      <w:pPr>
        <w:ind w:left="720"/>
        <w:rPr>
          <w:rFonts w:cs="Arial"/>
        </w:rPr>
      </w:pPr>
      <w:r>
        <w:rPr>
          <w:rFonts w:cs="Arial"/>
        </w:rPr>
        <w:t>7. Fog Lights** on vehicle and trailer will turn ON for 4.5* seconds</w:t>
      </w:r>
    </w:p>
    <w:p w14:paraId="2DBFD93B" w14:textId="77777777" w:rsidR="00220CBA" w:rsidRDefault="00220CBA" w:rsidP="00263FCD">
      <w:pPr>
        <w:ind w:left="720"/>
        <w:rPr>
          <w:rFonts w:cs="Arial"/>
        </w:rPr>
      </w:pPr>
      <w:r>
        <w:rPr>
          <w:rFonts w:cs="Arial"/>
        </w:rPr>
        <w:t>8. Wait 2.3* seconds with only parking lights ON</w:t>
      </w:r>
    </w:p>
    <w:p w14:paraId="33FD8394" w14:textId="77777777" w:rsidR="00220CBA" w:rsidRDefault="00220CBA" w:rsidP="00263FCD">
      <w:pPr>
        <w:ind w:left="720"/>
        <w:rPr>
          <w:rFonts w:cs="Arial"/>
        </w:rPr>
      </w:pPr>
      <w:r>
        <w:rPr>
          <w:rFonts w:cs="Arial"/>
        </w:rPr>
        <w:t>9. Turn off all parking lights*** and wait 2.3* seconds</w:t>
      </w:r>
    </w:p>
    <w:p w14:paraId="1FAD81C2" w14:textId="77777777" w:rsidR="00220CBA" w:rsidRDefault="00220CBA" w:rsidP="00263FCD">
      <w:pPr>
        <w:ind w:left="720"/>
        <w:rPr>
          <w:rFonts w:cs="Arial"/>
        </w:rPr>
      </w:pPr>
      <w:r>
        <w:rPr>
          <w:rFonts w:cs="Arial"/>
        </w:rPr>
        <w:t>10. Repeat steps 1-8 for 5* times or until user exits out</w:t>
      </w:r>
    </w:p>
    <w:p w14:paraId="5E57C3C5" w14:textId="77777777" w:rsidR="00220CBA" w:rsidRDefault="00220CBA" w:rsidP="00220CBA">
      <w:pPr>
        <w:rPr>
          <w:rFonts w:cs="Arial"/>
        </w:rPr>
      </w:pPr>
      <w:r>
        <w:rPr>
          <w:rFonts w:cs="Arial"/>
        </w:rPr>
        <w:t>* Duration for each step shall be individually calibratable in addition to number of sequence repetitions</w:t>
      </w:r>
    </w:p>
    <w:p w14:paraId="67FE43AA" w14:textId="77777777" w:rsidR="00220CBA" w:rsidRDefault="00220CBA" w:rsidP="00220CBA">
      <w:pPr>
        <w:rPr>
          <w:rFonts w:cs="Arial"/>
        </w:rPr>
      </w:pPr>
      <w:r>
        <w:rPr>
          <w:rFonts w:cs="Arial"/>
        </w:rPr>
        <w:t>**Step 7 is applicable only to ECE vehicles</w:t>
      </w:r>
    </w:p>
    <w:p w14:paraId="2076CE91" w14:textId="77777777" w:rsidR="00220CBA" w:rsidRDefault="00220CBA" w:rsidP="00220CBA">
      <w:pPr>
        <w:rPr>
          <w:rFonts w:cs="Arial"/>
        </w:rPr>
      </w:pPr>
      <w:r>
        <w:rPr>
          <w:rFonts w:cs="Arial"/>
        </w:rPr>
        <w:t>*** If parking lights have been turned on through hard switch in vehicle, parking lights shall remain on during this step.</w:t>
      </w:r>
    </w:p>
    <w:p w14:paraId="25FB8F75" w14:textId="77777777" w:rsidR="00220CBA" w:rsidRPr="00075E17" w:rsidRDefault="00220CBA" w:rsidP="00220CBA">
      <w:pPr>
        <w:pStyle w:val="VelocityStatement"/>
        <w:ind w:left="0"/>
        <w:jc w:val="center"/>
        <w:rPr>
          <w:rFonts w:ascii="Arial" w:hAnsi="Arial" w:cs="Arial"/>
          <w:sz w:val="20"/>
          <w:szCs w:val="20"/>
        </w:rPr>
      </w:pPr>
      <w:r>
        <w:drawing>
          <wp:inline distT="0" distB="0" distL="0" distR="0" wp14:anchorId="340D7689" wp14:editId="03894070">
            <wp:extent cx="5867400" cy="3705225"/>
            <wp:effectExtent l="0" t="0" r="0" b="0"/>
            <wp:docPr id="3" name="Picture -1381186947.jpg" descr="-13811869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81186947.jpg"/>
                    <pic:cNvPicPr/>
                  </pic:nvPicPr>
                  <pic:blipFill>
                    <a:blip r:embed="rId20" cstate="print"/>
                    <a:stretch>
                      <a:fillRect/>
                    </a:stretch>
                  </pic:blipFill>
                  <pic:spPr>
                    <a:xfrm>
                      <a:off x="0" y="0"/>
                      <a:ext cx="5867400" cy="3705225"/>
                    </a:xfrm>
                    <a:prstGeom prst="rect">
                      <a:avLst/>
                    </a:prstGeom>
                  </pic:spPr>
                </pic:pic>
              </a:graphicData>
            </a:graphic>
          </wp:inline>
        </w:drawing>
      </w:r>
    </w:p>
    <w:p w14:paraId="3F96E6EC" w14:textId="656E6705" w:rsidR="00220CBA" w:rsidRPr="00A074C1" w:rsidRDefault="00220CBA" w:rsidP="00FE4F4B">
      <w:pPr>
        <w:pStyle w:val="Caption"/>
        <w:rPr>
          <w:rFonts w:cs="Arial"/>
        </w:rPr>
      </w:pPr>
      <w:bookmarkStart w:id="75" w:name="_Toc529191290"/>
      <w:bookmarkStart w:id="76" w:name="_Toc70599815"/>
      <w:r w:rsidRPr="00563A02">
        <w:t xml:space="preserve">Figure </w:t>
      </w:r>
      <w:r w:rsidR="00550F98">
        <w:rPr>
          <w:noProof/>
        </w:rPr>
        <w:fldChar w:fldCharType="begin"/>
      </w:r>
      <w:r w:rsidR="00550F98">
        <w:rPr>
          <w:noProof/>
        </w:rPr>
        <w:instrText xml:space="preserve"> SEQ Figure \* ARABIC </w:instrText>
      </w:r>
      <w:r w:rsidR="00550F98">
        <w:rPr>
          <w:noProof/>
        </w:rPr>
        <w:fldChar w:fldCharType="separate"/>
      </w:r>
      <w:r w:rsidR="00BC4DEA">
        <w:rPr>
          <w:noProof/>
        </w:rPr>
        <w:t>1</w:t>
      </w:r>
      <w:r w:rsidR="00550F98">
        <w:rPr>
          <w:noProof/>
        </w:rPr>
        <w:fldChar w:fldCharType="end"/>
      </w:r>
      <w:r w:rsidRPr="00563A02">
        <w:t xml:space="preserve">: </w:t>
      </w:r>
      <w:r>
        <w:t>Trailer Light Check Feature Image</w:t>
      </w:r>
      <w:bookmarkEnd w:id="75"/>
      <w:bookmarkEnd w:id="76"/>
    </w:p>
    <w:p w14:paraId="78811673" w14:textId="114D1C33" w:rsidR="00220CBA" w:rsidRDefault="00220CBA" w:rsidP="00220CBA">
      <w:pPr>
        <w:rPr>
          <w:rFonts w:cs="Arial"/>
        </w:rPr>
      </w:pPr>
    </w:p>
    <w:p w14:paraId="563F9AC8" w14:textId="6121C4B8" w:rsidR="00BD7EDB" w:rsidRDefault="00BD7EDB" w:rsidP="00220CBA">
      <w:pPr>
        <w:rPr>
          <w:rFonts w:cs="Arial"/>
        </w:rPr>
      </w:pPr>
    </w:p>
    <w:p w14:paraId="6784AD6B" w14:textId="4E37597D" w:rsidR="00BD7EDB" w:rsidRDefault="00BD7EDB" w:rsidP="00220CBA">
      <w:pPr>
        <w:rPr>
          <w:rFonts w:cs="Arial"/>
        </w:rPr>
      </w:pPr>
    </w:p>
    <w:p w14:paraId="3C70EB4C" w14:textId="6FE830FC" w:rsidR="00BD7EDB" w:rsidRDefault="00BD7EDB" w:rsidP="00220CBA">
      <w:pPr>
        <w:rPr>
          <w:rFonts w:cs="Arial"/>
        </w:rPr>
      </w:pPr>
    </w:p>
    <w:p w14:paraId="39AC32B3" w14:textId="1E21E04F" w:rsidR="00AB56EB" w:rsidRDefault="00AB56EB" w:rsidP="00220CBA">
      <w:pPr>
        <w:rPr>
          <w:rFonts w:cs="Arial"/>
        </w:rPr>
      </w:pPr>
    </w:p>
    <w:p w14:paraId="14A70407" w14:textId="77777777" w:rsidR="00AB56EB" w:rsidRDefault="00AB56EB" w:rsidP="00220CBA">
      <w:pPr>
        <w:rPr>
          <w:rFonts w:cs="Arial"/>
        </w:rPr>
      </w:pPr>
    </w:p>
    <w:p w14:paraId="2B8F141E" w14:textId="109F0379" w:rsidR="00BD7EDB" w:rsidRDefault="00BD7EDB" w:rsidP="00220CBA">
      <w:pPr>
        <w:rPr>
          <w:rFonts w:cs="Arial"/>
        </w:rPr>
      </w:pPr>
    </w:p>
    <w:p w14:paraId="3F54F80C" w14:textId="77777777" w:rsidR="00BD7EDB" w:rsidRDefault="00BD7EDB" w:rsidP="00220CBA">
      <w:pPr>
        <w:rPr>
          <w:rFonts w:cs="Arial"/>
        </w:rPr>
      </w:pPr>
    </w:p>
    <w:p w14:paraId="6CED0E59" w14:textId="1626DDD5" w:rsidR="00741AA6" w:rsidRDefault="00741AA6" w:rsidP="00741AA6">
      <w:pPr>
        <w:pStyle w:val="Heading2"/>
      </w:pPr>
      <w:bookmarkStart w:id="77" w:name="_Toc70599758"/>
      <w:bookmarkStart w:id="78" w:name="_Toc397081437"/>
      <w:r>
        <w:lastRenderedPageBreak/>
        <w:t>Feature Variants</w:t>
      </w:r>
      <w:bookmarkEnd w:id="77"/>
    </w:p>
    <w:p w14:paraId="6C18DFC3" w14:textId="77777777" w:rsidR="00BD7EDB" w:rsidRPr="00BD7EDB" w:rsidRDefault="00BD7EDB" w:rsidP="00BD7EDB"/>
    <w:p w14:paraId="16713209" w14:textId="28982C09" w:rsidR="00741AA6" w:rsidRDefault="00741AA6" w:rsidP="00741AA6">
      <w:pPr>
        <w:rPr>
          <w:rFonts w:cs="Arial"/>
          <w:color w:val="808080"/>
          <w:szCs w:val="22"/>
        </w:rPr>
      </w:pPr>
    </w:p>
    <w:p w14:paraId="70DE2B0F" w14:textId="77777777" w:rsidR="00BD7EDB" w:rsidRDefault="00BD7EDB" w:rsidP="00741AA6">
      <w:pPr>
        <w:rPr>
          <w:rFonts w:cs="Arial"/>
          <w:color w:val="808080"/>
          <w:szCs w:val="22"/>
        </w:rPr>
      </w:pPr>
    </w:p>
    <w:tbl>
      <w:tblPr>
        <w:tblStyle w:val="TableGrid"/>
        <w:tblW w:w="10598" w:type="dxa"/>
        <w:tblLayout w:type="fixed"/>
        <w:tblCellMar>
          <w:left w:w="115" w:type="dxa"/>
          <w:right w:w="115" w:type="dxa"/>
        </w:tblCellMar>
        <w:tblLook w:val="0620" w:firstRow="1" w:lastRow="0" w:firstColumn="0" w:lastColumn="0" w:noHBand="1" w:noVBand="1"/>
      </w:tblPr>
      <w:tblGrid>
        <w:gridCol w:w="1809"/>
        <w:gridCol w:w="5529"/>
        <w:gridCol w:w="3260"/>
      </w:tblGrid>
      <w:tr w:rsidR="00220CBA" w14:paraId="1B668D8D" w14:textId="77777777" w:rsidTr="009D2039">
        <w:trPr>
          <w:trHeight w:val="805"/>
        </w:trPr>
        <w:tc>
          <w:tcPr>
            <w:tcW w:w="1809" w:type="dxa"/>
            <w:shd w:val="clear" w:color="auto" w:fill="D9D9D9" w:themeFill="background1" w:themeFillShade="D9"/>
            <w:vAlign w:val="center"/>
          </w:tcPr>
          <w:p w14:paraId="656CE081" w14:textId="77777777" w:rsidR="00220CBA" w:rsidRPr="00643D15" w:rsidRDefault="00220CBA" w:rsidP="009D2039">
            <w:pPr>
              <w:jc w:val="center"/>
              <w:rPr>
                <w:b/>
                <w:lang w:val="en-GB"/>
              </w:rPr>
            </w:pPr>
            <w:bookmarkStart w:id="79" w:name="_Hlk67406137"/>
            <w:r w:rsidRPr="00643D15">
              <w:rPr>
                <w:b/>
                <w:lang w:val="en-GB"/>
              </w:rPr>
              <w:t>Variant Name</w:t>
            </w:r>
          </w:p>
        </w:tc>
        <w:tc>
          <w:tcPr>
            <w:tcW w:w="5529" w:type="dxa"/>
            <w:shd w:val="clear" w:color="auto" w:fill="D9D9D9" w:themeFill="background1" w:themeFillShade="D9"/>
            <w:vAlign w:val="center"/>
          </w:tcPr>
          <w:p w14:paraId="1CEDB00C" w14:textId="77777777" w:rsidR="00220CBA" w:rsidRPr="00643D15" w:rsidRDefault="00220CBA" w:rsidP="009D2039">
            <w:pPr>
              <w:jc w:val="center"/>
              <w:rPr>
                <w:b/>
                <w:lang w:val="en-GB"/>
              </w:rPr>
            </w:pPr>
            <w:r w:rsidRPr="00643D15">
              <w:rPr>
                <w:b/>
                <w:lang w:val="en-GB"/>
              </w:rPr>
              <w:t>Variant Description</w:t>
            </w:r>
          </w:p>
        </w:tc>
        <w:tc>
          <w:tcPr>
            <w:tcW w:w="3260" w:type="dxa"/>
            <w:shd w:val="clear" w:color="auto" w:fill="D9D9D9" w:themeFill="background1" w:themeFillShade="D9"/>
            <w:vAlign w:val="center"/>
          </w:tcPr>
          <w:p w14:paraId="65878783" w14:textId="77777777" w:rsidR="00220CBA" w:rsidRPr="00643D15" w:rsidRDefault="00220CBA" w:rsidP="009D2039">
            <w:pPr>
              <w:jc w:val="center"/>
              <w:rPr>
                <w:b/>
                <w:lang w:val="en-GB"/>
              </w:rPr>
            </w:pPr>
            <w:r w:rsidRPr="00643D15">
              <w:rPr>
                <w:b/>
                <w:lang w:val="en-GB"/>
              </w:rPr>
              <w:t>Remarks</w:t>
            </w:r>
          </w:p>
        </w:tc>
      </w:tr>
      <w:tr w:rsidR="00220CBA" w14:paraId="6CA6521F" w14:textId="77777777" w:rsidTr="009D2039">
        <w:tc>
          <w:tcPr>
            <w:tcW w:w="1809" w:type="dxa"/>
          </w:tcPr>
          <w:p w14:paraId="68C69ADA" w14:textId="77777777" w:rsidR="00220CBA" w:rsidRDefault="00220CBA" w:rsidP="009D2039">
            <w:pPr>
              <w:rPr>
                <w:b/>
              </w:rPr>
            </w:pPr>
            <w:r>
              <w:rPr>
                <w:b/>
              </w:rPr>
              <w:t>-ECE Homologated markets</w:t>
            </w:r>
          </w:p>
        </w:tc>
        <w:tc>
          <w:tcPr>
            <w:tcW w:w="5529" w:type="dxa"/>
          </w:tcPr>
          <w:p w14:paraId="08DF432E" w14:textId="7C41FD23" w:rsidR="00B21733" w:rsidRDefault="003546A0">
            <w:r>
              <w:t xml:space="preserve"> </w:t>
            </w:r>
            <w:r w:rsidR="007D2548">
              <w:t xml:space="preserve">ECE R/48 – </w:t>
            </w:r>
            <w:r w:rsidR="00CF51FF">
              <w:t>only Eu market</w:t>
            </w:r>
          </w:p>
        </w:tc>
        <w:tc>
          <w:tcPr>
            <w:tcW w:w="3260" w:type="dxa"/>
          </w:tcPr>
          <w:p w14:paraId="7820FF85" w14:textId="4ED7C93E" w:rsidR="00B21733" w:rsidRDefault="007D2548">
            <w:r>
              <w:t>Included Foglamps</w:t>
            </w:r>
          </w:p>
        </w:tc>
      </w:tr>
      <w:tr w:rsidR="00220CBA" w14:paraId="166B4B54" w14:textId="77777777" w:rsidTr="009D2039">
        <w:tc>
          <w:tcPr>
            <w:tcW w:w="1809" w:type="dxa"/>
          </w:tcPr>
          <w:p w14:paraId="24F779EB" w14:textId="77777777" w:rsidR="00220CBA" w:rsidRDefault="00220CBA" w:rsidP="009D2039">
            <w:pPr>
              <w:rPr>
                <w:b/>
              </w:rPr>
            </w:pPr>
            <w:r>
              <w:rPr>
                <w:b/>
              </w:rPr>
              <w:t>-FNA</w:t>
            </w:r>
          </w:p>
        </w:tc>
        <w:tc>
          <w:tcPr>
            <w:tcW w:w="5529" w:type="dxa"/>
          </w:tcPr>
          <w:p w14:paraId="450CF5BA" w14:textId="32C74C26" w:rsidR="00B21733" w:rsidRDefault="00B375EB">
            <w:r>
              <w:t>FMVSS-</w:t>
            </w:r>
            <w:r w:rsidR="003546A0">
              <w:t>108</w:t>
            </w:r>
          </w:p>
        </w:tc>
        <w:tc>
          <w:tcPr>
            <w:tcW w:w="3260" w:type="dxa"/>
          </w:tcPr>
          <w:p w14:paraId="1D3BB3BE" w14:textId="6A684940" w:rsidR="00B21733" w:rsidRDefault="00CF51FF">
            <w:r>
              <w:t>With ITRM/TRM</w:t>
            </w:r>
          </w:p>
        </w:tc>
      </w:tr>
      <w:tr w:rsidR="00220CBA" w14:paraId="7B5D61AF" w14:textId="77777777" w:rsidTr="009D2039">
        <w:tc>
          <w:tcPr>
            <w:tcW w:w="1809" w:type="dxa"/>
          </w:tcPr>
          <w:p w14:paraId="2D359E0C" w14:textId="77777777" w:rsidR="00220CBA" w:rsidRDefault="00220CBA" w:rsidP="009D2039">
            <w:pPr>
              <w:rPr>
                <w:b/>
              </w:rPr>
            </w:pPr>
            <w:r>
              <w:rPr>
                <w:b/>
              </w:rPr>
              <w:t>-FNA less ITRM</w:t>
            </w:r>
          </w:p>
        </w:tc>
        <w:tc>
          <w:tcPr>
            <w:tcW w:w="5529" w:type="dxa"/>
          </w:tcPr>
          <w:p w14:paraId="7CFD059A" w14:textId="0028A555" w:rsidR="00B21733" w:rsidRDefault="007D2548">
            <w:r>
              <w:t>FMVSS-108</w:t>
            </w:r>
          </w:p>
        </w:tc>
        <w:tc>
          <w:tcPr>
            <w:tcW w:w="3260" w:type="dxa"/>
          </w:tcPr>
          <w:p w14:paraId="11CCDD95" w14:textId="0D6634F6" w:rsidR="00B21733" w:rsidRDefault="00CF51FF">
            <w:r>
              <w:t>With PDB</w:t>
            </w:r>
          </w:p>
        </w:tc>
      </w:tr>
    </w:tbl>
    <w:p w14:paraId="43A96666" w14:textId="3E3DEB81" w:rsidR="00220CBA" w:rsidRDefault="00220CBA" w:rsidP="00220CBA">
      <w:pPr>
        <w:pStyle w:val="Caption"/>
      </w:pPr>
      <w:bookmarkStart w:id="80" w:name="_Toc529191302"/>
      <w:bookmarkStart w:id="81" w:name="_Toc70599944"/>
      <w:bookmarkEnd w:id="79"/>
      <w:r w:rsidRPr="00E137F9">
        <w:t xml:space="preserve">Table </w:t>
      </w:r>
      <w:r>
        <w:rPr>
          <w:noProof/>
        </w:rPr>
        <w:fldChar w:fldCharType="begin"/>
      </w:r>
      <w:r>
        <w:rPr>
          <w:noProof/>
        </w:rPr>
        <w:instrText xml:space="preserve"> SEQ Table \* ARABIC </w:instrText>
      </w:r>
      <w:r>
        <w:rPr>
          <w:noProof/>
        </w:rPr>
        <w:fldChar w:fldCharType="separate"/>
      </w:r>
      <w:r w:rsidR="00BC4DEA">
        <w:rPr>
          <w:noProof/>
        </w:rPr>
        <w:t>6</w:t>
      </w:r>
      <w:r>
        <w:rPr>
          <w:noProof/>
        </w:rPr>
        <w:fldChar w:fldCharType="end"/>
      </w:r>
      <w:r w:rsidRPr="00E137F9">
        <w:t>: Feature Variants</w:t>
      </w:r>
      <w:bookmarkEnd w:id="80"/>
      <w:bookmarkEnd w:id="81"/>
    </w:p>
    <w:p w14:paraId="30D3FD6B" w14:textId="77777777" w:rsidR="000C0B77" w:rsidRDefault="000C0B77" w:rsidP="004574B4">
      <w:pPr>
        <w:pStyle w:val="Heading3"/>
      </w:pPr>
      <w:bookmarkStart w:id="82" w:name="_Toc70599759"/>
      <w:r>
        <w:t>Regions &amp; Markets</w:t>
      </w:r>
      <w:bookmarkEnd w:id="82"/>
    </w:p>
    <w:bookmarkEnd w:id="78"/>
    <w:p w14:paraId="23A0CFFC" w14:textId="77777777" w:rsidR="00220CBA" w:rsidRDefault="00220CBA" w:rsidP="00220CBA"/>
    <w:tbl>
      <w:tblPr>
        <w:tblStyle w:val="TableGrid"/>
        <w:tblW w:w="10206" w:type="dxa"/>
        <w:tblInd w:w="108" w:type="dxa"/>
        <w:tblLook w:val="0620" w:firstRow="1" w:lastRow="0" w:firstColumn="0" w:lastColumn="0" w:noHBand="1" w:noVBand="1"/>
      </w:tblPr>
      <w:tblGrid>
        <w:gridCol w:w="1670"/>
        <w:gridCol w:w="1591"/>
        <w:gridCol w:w="1559"/>
        <w:gridCol w:w="1229"/>
        <w:gridCol w:w="1727"/>
        <w:gridCol w:w="1352"/>
        <w:gridCol w:w="1078"/>
      </w:tblGrid>
      <w:tr w:rsidR="00263FCD" w14:paraId="06468579" w14:textId="77777777" w:rsidTr="00F075B9">
        <w:trPr>
          <w:trHeight w:val="1083"/>
        </w:trPr>
        <w:tc>
          <w:tcPr>
            <w:tcW w:w="1670" w:type="dxa"/>
            <w:tcBorders>
              <w:tl2br w:val="single" w:sz="4" w:space="0" w:color="auto"/>
            </w:tcBorders>
            <w:shd w:val="clear" w:color="auto" w:fill="D9D9D9" w:themeFill="background1" w:themeFillShade="D9"/>
          </w:tcPr>
          <w:p w14:paraId="7261EC0F" w14:textId="77777777" w:rsidR="00263FCD" w:rsidRPr="001C5D2D" w:rsidRDefault="00263FCD" w:rsidP="00F075B9">
            <w:pPr>
              <w:jc w:val="right"/>
              <w:rPr>
                <w:b/>
                <w:sz w:val="18"/>
                <w:szCs w:val="18"/>
              </w:rPr>
            </w:pPr>
            <w:bookmarkStart w:id="83" w:name="_Toc529191303"/>
            <w:r w:rsidRPr="001C5D2D">
              <w:rPr>
                <w:b/>
                <w:sz w:val="18"/>
                <w:szCs w:val="18"/>
              </w:rPr>
              <w:t>Market /</w:t>
            </w:r>
          </w:p>
          <w:p w14:paraId="31A9DFA1" w14:textId="77777777" w:rsidR="00263FCD" w:rsidRPr="001C5D2D" w:rsidRDefault="00263FCD" w:rsidP="00F075B9">
            <w:pPr>
              <w:jc w:val="right"/>
              <w:rPr>
                <w:b/>
                <w:sz w:val="18"/>
                <w:szCs w:val="18"/>
              </w:rPr>
            </w:pPr>
            <w:r w:rsidRPr="001C5D2D">
              <w:rPr>
                <w:b/>
                <w:sz w:val="18"/>
                <w:szCs w:val="18"/>
              </w:rPr>
              <w:t xml:space="preserve"> Region</w:t>
            </w:r>
          </w:p>
          <w:p w14:paraId="5CF4F7C8" w14:textId="77777777" w:rsidR="00263FCD" w:rsidRPr="001C5D2D" w:rsidRDefault="00263FCD" w:rsidP="00F075B9">
            <w:pPr>
              <w:pStyle w:val="Caption"/>
              <w:jc w:val="left"/>
              <w:rPr>
                <w:sz w:val="18"/>
                <w:szCs w:val="18"/>
              </w:rPr>
            </w:pPr>
            <w:r w:rsidRPr="001C5D2D">
              <w:rPr>
                <w:sz w:val="18"/>
                <w:szCs w:val="18"/>
              </w:rPr>
              <w:t>Variant</w:t>
            </w:r>
            <w:r w:rsidRPr="001C5D2D">
              <w:rPr>
                <w:sz w:val="18"/>
                <w:szCs w:val="18"/>
              </w:rPr>
              <w:br/>
              <w:t xml:space="preserve">Name </w:t>
            </w:r>
          </w:p>
        </w:tc>
        <w:tc>
          <w:tcPr>
            <w:tcW w:w="1591" w:type="dxa"/>
            <w:shd w:val="clear" w:color="auto" w:fill="D9D9D9" w:themeFill="background1" w:themeFillShade="D9"/>
          </w:tcPr>
          <w:p w14:paraId="3CD29AC2" w14:textId="77777777" w:rsidR="00263FCD" w:rsidRPr="001C5D2D" w:rsidRDefault="00263FCD" w:rsidP="00F075B9">
            <w:pPr>
              <w:rPr>
                <w:sz w:val="18"/>
                <w:szCs w:val="18"/>
              </w:rPr>
            </w:pPr>
            <w:r>
              <w:rPr>
                <w:b/>
                <w:sz w:val="18"/>
                <w:szCs w:val="18"/>
              </w:rPr>
              <w:t xml:space="preserve">North </w:t>
            </w:r>
            <w:r w:rsidRPr="001C5D2D">
              <w:rPr>
                <w:b/>
                <w:sz w:val="18"/>
                <w:szCs w:val="18"/>
              </w:rPr>
              <w:t>America</w:t>
            </w:r>
          </w:p>
        </w:tc>
        <w:tc>
          <w:tcPr>
            <w:tcW w:w="1559" w:type="dxa"/>
            <w:shd w:val="clear" w:color="auto" w:fill="D9D9D9" w:themeFill="background1" w:themeFillShade="D9"/>
          </w:tcPr>
          <w:p w14:paraId="7687DBEA" w14:textId="77777777" w:rsidR="00263FCD" w:rsidRPr="00D410AE" w:rsidRDefault="00263FCD" w:rsidP="00F075B9">
            <w:pPr>
              <w:rPr>
                <w:b/>
                <w:sz w:val="18"/>
                <w:szCs w:val="18"/>
              </w:rPr>
            </w:pPr>
            <w:r w:rsidRPr="001C5D2D">
              <w:rPr>
                <w:b/>
                <w:sz w:val="18"/>
                <w:szCs w:val="18"/>
              </w:rPr>
              <w:t>South America</w:t>
            </w:r>
          </w:p>
        </w:tc>
        <w:tc>
          <w:tcPr>
            <w:tcW w:w="1229" w:type="dxa"/>
            <w:shd w:val="clear" w:color="auto" w:fill="D9D9D9" w:themeFill="background1" w:themeFillShade="D9"/>
          </w:tcPr>
          <w:p w14:paraId="550C9F3C" w14:textId="77777777" w:rsidR="00263FCD" w:rsidRPr="001C5D2D" w:rsidRDefault="00263FCD" w:rsidP="00F075B9">
            <w:pPr>
              <w:rPr>
                <w:b/>
                <w:sz w:val="18"/>
                <w:szCs w:val="18"/>
              </w:rPr>
            </w:pPr>
            <w:r w:rsidRPr="001C5D2D">
              <w:rPr>
                <w:b/>
                <w:sz w:val="18"/>
                <w:szCs w:val="18"/>
              </w:rPr>
              <w:t>Europe</w:t>
            </w:r>
          </w:p>
        </w:tc>
        <w:tc>
          <w:tcPr>
            <w:tcW w:w="1727" w:type="dxa"/>
            <w:shd w:val="clear" w:color="auto" w:fill="D9D9D9" w:themeFill="background1" w:themeFillShade="D9"/>
          </w:tcPr>
          <w:p w14:paraId="6045AB1E" w14:textId="77777777" w:rsidR="00263FCD" w:rsidRPr="00D410AE" w:rsidRDefault="00263FCD" w:rsidP="00F075B9">
            <w:pPr>
              <w:rPr>
                <w:b/>
                <w:sz w:val="18"/>
                <w:szCs w:val="18"/>
              </w:rPr>
            </w:pPr>
            <w:proofErr w:type="spellStart"/>
            <w:r>
              <w:rPr>
                <w:b/>
                <w:sz w:val="18"/>
                <w:szCs w:val="18"/>
              </w:rPr>
              <w:t>MiddleEast</w:t>
            </w:r>
            <w:proofErr w:type="spellEnd"/>
            <w:r>
              <w:rPr>
                <w:b/>
                <w:sz w:val="18"/>
                <w:szCs w:val="18"/>
              </w:rPr>
              <w:t>/Africa</w:t>
            </w:r>
          </w:p>
        </w:tc>
        <w:tc>
          <w:tcPr>
            <w:tcW w:w="1352" w:type="dxa"/>
            <w:shd w:val="clear" w:color="auto" w:fill="D9D9D9" w:themeFill="background1" w:themeFillShade="D9"/>
          </w:tcPr>
          <w:p w14:paraId="6BC2946F" w14:textId="77777777" w:rsidR="00263FCD" w:rsidRPr="00D410AE" w:rsidRDefault="00263FCD" w:rsidP="00F075B9">
            <w:pPr>
              <w:rPr>
                <w:b/>
                <w:sz w:val="18"/>
                <w:szCs w:val="18"/>
              </w:rPr>
            </w:pPr>
            <w:r>
              <w:rPr>
                <w:b/>
                <w:sz w:val="18"/>
                <w:szCs w:val="18"/>
              </w:rPr>
              <w:t>Asia / Pacific</w:t>
            </w:r>
          </w:p>
        </w:tc>
        <w:tc>
          <w:tcPr>
            <w:tcW w:w="1078" w:type="dxa"/>
            <w:shd w:val="clear" w:color="auto" w:fill="D9D9D9" w:themeFill="background1" w:themeFillShade="D9"/>
          </w:tcPr>
          <w:p w14:paraId="22C54DCD" w14:textId="77777777" w:rsidR="00263FCD" w:rsidRPr="00D410AE" w:rsidRDefault="00263FCD" w:rsidP="00F075B9">
            <w:pPr>
              <w:rPr>
                <w:b/>
                <w:sz w:val="18"/>
                <w:szCs w:val="18"/>
              </w:rPr>
            </w:pPr>
            <w:r w:rsidRPr="001C5D2D">
              <w:rPr>
                <w:b/>
                <w:sz w:val="18"/>
                <w:szCs w:val="18"/>
              </w:rPr>
              <w:t>China</w:t>
            </w:r>
          </w:p>
        </w:tc>
      </w:tr>
      <w:tr w:rsidR="00263FCD" w14:paraId="1878BD61" w14:textId="77777777" w:rsidTr="00F075B9">
        <w:tc>
          <w:tcPr>
            <w:tcW w:w="1670" w:type="dxa"/>
          </w:tcPr>
          <w:p w14:paraId="5A7B17D2" w14:textId="77777777" w:rsidR="00263FCD" w:rsidRDefault="00263FCD" w:rsidP="00F075B9">
            <w:pPr>
              <w:rPr>
                <w:b/>
              </w:rPr>
            </w:pPr>
          </w:p>
        </w:tc>
        <w:tc>
          <w:tcPr>
            <w:tcW w:w="1591" w:type="dxa"/>
            <w:vAlign w:val="center"/>
          </w:tcPr>
          <w:p w14:paraId="3F4DBB37" w14:textId="77777777" w:rsidR="00263FCD" w:rsidRDefault="00263FCD" w:rsidP="00F075B9">
            <w:pPr>
              <w:jc w:val="center"/>
            </w:pPr>
            <w:r w:rsidRPr="00C03446">
              <w:t>All FMVSS-108 compliant regions only.</w:t>
            </w:r>
          </w:p>
        </w:tc>
        <w:tc>
          <w:tcPr>
            <w:tcW w:w="1559" w:type="dxa"/>
            <w:vAlign w:val="center"/>
          </w:tcPr>
          <w:p w14:paraId="24140459" w14:textId="77777777" w:rsidR="00263FCD" w:rsidRDefault="00263FCD" w:rsidP="00F075B9">
            <w:pPr>
              <w:jc w:val="center"/>
            </w:pPr>
            <w:r w:rsidRPr="00C03446">
              <w:t>All FMVSS-108 compliant regions only.</w:t>
            </w:r>
          </w:p>
        </w:tc>
        <w:tc>
          <w:tcPr>
            <w:tcW w:w="1229" w:type="dxa"/>
            <w:vAlign w:val="center"/>
          </w:tcPr>
          <w:p w14:paraId="2EF79C3B" w14:textId="77777777" w:rsidR="00263FCD" w:rsidRDefault="00263FCD" w:rsidP="00F075B9">
            <w:pPr>
              <w:jc w:val="center"/>
            </w:pPr>
            <w:r w:rsidRPr="00C03446">
              <w:t>ECE R/48 Rev. 6</w:t>
            </w:r>
          </w:p>
        </w:tc>
        <w:tc>
          <w:tcPr>
            <w:tcW w:w="1727" w:type="dxa"/>
            <w:vAlign w:val="center"/>
          </w:tcPr>
          <w:p w14:paraId="6C314B5D" w14:textId="77777777" w:rsidR="00263FCD" w:rsidRDefault="00263FCD" w:rsidP="00F075B9">
            <w:pPr>
              <w:jc w:val="center"/>
            </w:pPr>
            <w:r w:rsidRPr="00C03446">
              <w:t>ECE R/48 Rev. 6</w:t>
            </w:r>
          </w:p>
        </w:tc>
        <w:tc>
          <w:tcPr>
            <w:tcW w:w="1352" w:type="dxa"/>
            <w:vAlign w:val="center"/>
          </w:tcPr>
          <w:p w14:paraId="3A251703" w14:textId="77777777" w:rsidR="00263FCD" w:rsidRDefault="00263FCD" w:rsidP="00F075B9">
            <w:pPr>
              <w:jc w:val="center"/>
            </w:pPr>
            <w:r w:rsidRPr="00C03446">
              <w:t>ECE R/48 Rev. 6</w:t>
            </w:r>
          </w:p>
        </w:tc>
        <w:tc>
          <w:tcPr>
            <w:tcW w:w="1078" w:type="dxa"/>
            <w:vAlign w:val="center"/>
          </w:tcPr>
          <w:p w14:paraId="3BF09B0B" w14:textId="77777777" w:rsidR="00263FCD" w:rsidRDefault="00263FCD" w:rsidP="00F075B9">
            <w:pPr>
              <w:jc w:val="center"/>
            </w:pPr>
            <w:r w:rsidRPr="00C03446">
              <w:t>N/A</w:t>
            </w:r>
          </w:p>
        </w:tc>
      </w:tr>
    </w:tbl>
    <w:p w14:paraId="39B408FD" w14:textId="6E6AF619" w:rsidR="00220CBA" w:rsidRDefault="00220CBA" w:rsidP="00220CBA">
      <w:pPr>
        <w:pStyle w:val="Caption"/>
      </w:pPr>
      <w:bookmarkStart w:id="84" w:name="_Toc70599945"/>
      <w:r w:rsidRPr="002F2EAA">
        <w:t xml:space="preserve">Table </w:t>
      </w:r>
      <w:r>
        <w:rPr>
          <w:noProof/>
        </w:rPr>
        <w:fldChar w:fldCharType="begin"/>
      </w:r>
      <w:r>
        <w:rPr>
          <w:noProof/>
        </w:rPr>
        <w:instrText xml:space="preserve"> SEQ Table \* ARABIC </w:instrText>
      </w:r>
      <w:r>
        <w:rPr>
          <w:noProof/>
        </w:rPr>
        <w:fldChar w:fldCharType="separate"/>
      </w:r>
      <w:r w:rsidR="00BC4DEA">
        <w:rPr>
          <w:noProof/>
        </w:rPr>
        <w:t>7</w:t>
      </w:r>
      <w:r>
        <w:rPr>
          <w:noProof/>
        </w:rPr>
        <w:fldChar w:fldCharType="end"/>
      </w:r>
      <w:r w:rsidRPr="002F2EAA">
        <w:t>: Regions &amp; Markets</w:t>
      </w:r>
      <w:bookmarkEnd w:id="83"/>
      <w:bookmarkEnd w:id="84"/>
    </w:p>
    <w:p w14:paraId="19C0F2E2" w14:textId="77777777" w:rsidR="00741AA6" w:rsidRDefault="000157E2" w:rsidP="00741AA6">
      <w:pPr>
        <w:pStyle w:val="Heading2"/>
      </w:pPr>
      <w:bookmarkStart w:id="85" w:name="_Toc70599760"/>
      <w:r>
        <w:t>Input Requirements</w:t>
      </w:r>
      <w:bookmarkEnd w:id="85"/>
    </w:p>
    <w:p w14:paraId="21F75DAF" w14:textId="561175F8" w:rsidR="00741AA6" w:rsidRDefault="00741AA6" w:rsidP="00741AA6">
      <w:pPr>
        <w:pStyle w:val="Heading3"/>
      </w:pPr>
      <w:bookmarkStart w:id="86" w:name="_Toc70599761"/>
      <w:r w:rsidRPr="007C20FA">
        <w:t>Legal Requirements</w:t>
      </w:r>
      <w:bookmarkEnd w:id="86"/>
    </w:p>
    <w:p w14:paraId="0B6471DD"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FMVSS101</w:t>
      </w:r>
    </w:p>
    <w:p w14:paraId="2770F431"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FMVSS101.</w:t>
      </w:r>
    </w:p>
    <w:p w14:paraId="5A5FA975" w14:textId="77777777" w:rsidR="00EF5072" w:rsidRDefault="00EF5072" w:rsidP="00EB673B">
      <w:pPr>
        <w:pStyle w:val="ListParagraph"/>
        <w:numPr>
          <w:ilvl w:val="0"/>
          <w:numId w:val="11"/>
        </w:numPr>
        <w:rPr>
          <w:rFonts w:ascii="Arial" w:hAnsi="Arial" w:cs="Arial"/>
        </w:rPr>
      </w:pPr>
      <w:r>
        <w:rPr>
          <w:rFonts w:ascii="Arial" w:hAnsi="Arial" w:cs="Arial"/>
        </w:rPr>
        <w:t xml:space="preserve"> : Compliance with FMVSS-108</w:t>
      </w:r>
    </w:p>
    <w:p w14:paraId="22F4D728"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FMVSS108.</w:t>
      </w:r>
    </w:p>
    <w:p w14:paraId="25EED15B" w14:textId="77777777" w:rsidR="00EF5072" w:rsidRDefault="00EF5072" w:rsidP="00EB673B">
      <w:pPr>
        <w:pStyle w:val="ListParagraph"/>
        <w:numPr>
          <w:ilvl w:val="0"/>
          <w:numId w:val="11"/>
        </w:numPr>
        <w:rPr>
          <w:rFonts w:ascii="Arial" w:hAnsi="Arial" w:cs="Arial"/>
        </w:rPr>
      </w:pPr>
      <w:r>
        <w:rPr>
          <w:rFonts w:ascii="Arial" w:hAnsi="Arial" w:cs="Arial"/>
        </w:rPr>
        <w:t xml:space="preserve"> : ECE R/48 Rev.6</w:t>
      </w:r>
    </w:p>
    <w:p w14:paraId="55E24FE6"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ECE R/48 Rev.6</w:t>
      </w:r>
    </w:p>
    <w:p w14:paraId="701361EE" w14:textId="77777777" w:rsidR="00CC4DA9" w:rsidRDefault="00CC4DA9" w:rsidP="00CC4DA9">
      <w:pPr>
        <w:pStyle w:val="Heading3"/>
      </w:pPr>
      <w:bookmarkStart w:id="87" w:name="_Toc397081433"/>
      <w:bookmarkStart w:id="88" w:name="_Toc70599762"/>
      <w:r w:rsidRPr="007C20FA">
        <w:t>Trustmark Requirements</w:t>
      </w:r>
      <w:bookmarkEnd w:id="87"/>
      <w:bookmarkEnd w:id="88"/>
    </w:p>
    <w:p w14:paraId="661FFB1A" w14:textId="77777777" w:rsidR="00EF5072" w:rsidRDefault="00EF5072" w:rsidP="00EB673B">
      <w:pPr>
        <w:pStyle w:val="ListParagraph"/>
        <w:numPr>
          <w:ilvl w:val="0"/>
          <w:numId w:val="11"/>
        </w:numPr>
        <w:rPr>
          <w:rFonts w:ascii="Arial" w:hAnsi="Arial" w:cs="Arial"/>
        </w:rPr>
      </w:pPr>
      <w:r>
        <w:rPr>
          <w:rFonts w:ascii="Arial" w:hAnsi="Arial" w:cs="Arial"/>
        </w:rPr>
        <w:t xml:space="preserve"> : FAP03-150</w:t>
      </w:r>
    </w:p>
    <w:p w14:paraId="73F0F866" w14:textId="77777777" w:rsidR="00B21733" w:rsidRDefault="00F075B9">
      <w:r>
        <w:t>The Feature shall comply with FAP03-150</w:t>
      </w:r>
    </w:p>
    <w:p w14:paraId="620994BF" w14:textId="77777777" w:rsidR="00741AA6" w:rsidRDefault="00741AA6" w:rsidP="00741AA6">
      <w:pPr>
        <w:pStyle w:val="Heading3"/>
      </w:pPr>
      <w:bookmarkStart w:id="89" w:name="_Toc397081432"/>
      <w:bookmarkStart w:id="90" w:name="_Toc70599763"/>
      <w:r w:rsidRPr="007C20FA">
        <w:t>Industry Standards</w:t>
      </w:r>
      <w:bookmarkEnd w:id="89"/>
      <w:bookmarkEnd w:id="90"/>
    </w:p>
    <w:p w14:paraId="7E7646BB" w14:textId="77777777" w:rsidR="00EF5072" w:rsidRDefault="00EF5072" w:rsidP="00EB673B">
      <w:pPr>
        <w:pStyle w:val="ListParagraph"/>
        <w:numPr>
          <w:ilvl w:val="0"/>
          <w:numId w:val="11"/>
        </w:numPr>
        <w:rPr>
          <w:rFonts w:ascii="Arial" w:hAnsi="Arial" w:cs="Arial"/>
        </w:rPr>
      </w:pPr>
      <w:r>
        <w:rPr>
          <w:rFonts w:ascii="Arial" w:hAnsi="Arial" w:cs="Arial"/>
        </w:rPr>
        <w:t xml:space="preserve"> : IS Compliance with FMVSS-108</w:t>
      </w:r>
    </w:p>
    <w:p w14:paraId="1A846082"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FMVSS108.</w:t>
      </w:r>
    </w:p>
    <w:p w14:paraId="63771658" w14:textId="77777777" w:rsidR="00EF5072" w:rsidRDefault="00EF5072" w:rsidP="00EB673B">
      <w:pPr>
        <w:pStyle w:val="ListParagraph"/>
        <w:numPr>
          <w:ilvl w:val="0"/>
          <w:numId w:val="11"/>
        </w:numPr>
        <w:rPr>
          <w:rFonts w:ascii="Arial" w:hAnsi="Arial" w:cs="Arial"/>
        </w:rPr>
      </w:pPr>
      <w:r>
        <w:rPr>
          <w:rFonts w:ascii="Arial" w:hAnsi="Arial" w:cs="Arial"/>
        </w:rPr>
        <w:t xml:space="preserve"> : IS ECE R/48 Rev.6</w:t>
      </w:r>
    </w:p>
    <w:p w14:paraId="6AA113DE" w14:textId="77777777" w:rsidR="00EF5072" w:rsidRDefault="00EF5072" w:rsidP="00EB673B">
      <w:pPr>
        <w:pStyle w:val="ListParagraph"/>
        <w:numPr>
          <w:ilvl w:val="1"/>
          <w:numId w:val="11"/>
        </w:numPr>
        <w:rPr>
          <w:rFonts w:ascii="Arial" w:hAnsi="Arial" w:cs="Arial"/>
        </w:rPr>
      </w:pPr>
      <w:r w:rsidRPr="00562C9C">
        <w:rPr>
          <w:rFonts w:ascii="Arial" w:hAnsi="Arial" w:cs="Arial"/>
        </w:rPr>
        <w:t>The Feature shall comply with ECE R/48 Rev.6</w:t>
      </w:r>
    </w:p>
    <w:p w14:paraId="40842D0D" w14:textId="77777777" w:rsidR="00EF5072" w:rsidRDefault="00EF5072" w:rsidP="00EB673B">
      <w:pPr>
        <w:pStyle w:val="ListParagraph"/>
        <w:numPr>
          <w:ilvl w:val="0"/>
          <w:numId w:val="11"/>
        </w:numPr>
        <w:rPr>
          <w:rFonts w:ascii="Arial" w:hAnsi="Arial" w:cs="Arial"/>
        </w:rPr>
      </w:pPr>
      <w:r>
        <w:rPr>
          <w:rFonts w:ascii="Arial" w:hAnsi="Arial" w:cs="Arial"/>
        </w:rPr>
        <w:t xml:space="preserve"> : ISO 26262</w:t>
      </w:r>
    </w:p>
    <w:p w14:paraId="29C119CD" w14:textId="77777777" w:rsidR="00EF5072" w:rsidRDefault="00EF5072" w:rsidP="00EB673B">
      <w:pPr>
        <w:pStyle w:val="ListParagraph"/>
        <w:numPr>
          <w:ilvl w:val="1"/>
          <w:numId w:val="11"/>
        </w:numPr>
        <w:rPr>
          <w:rFonts w:ascii="Arial" w:hAnsi="Arial" w:cs="Arial"/>
        </w:rPr>
      </w:pPr>
      <w:r w:rsidRPr="00562C9C">
        <w:rPr>
          <w:rFonts w:ascii="Arial" w:hAnsi="Arial" w:cs="Arial"/>
        </w:rPr>
        <w:t>The system should be developed according to Ford's implementation of Functional Safety.</w:t>
      </w:r>
    </w:p>
    <w:p w14:paraId="4849518D" w14:textId="1AB2C683" w:rsidR="00A06670" w:rsidRDefault="00A06670" w:rsidP="00220CBA">
      <w:pPr>
        <w:pStyle w:val="Heading3"/>
      </w:pPr>
      <w:bookmarkStart w:id="91" w:name="_Toc70599764"/>
      <w:r>
        <w:t>Attribute Requirements</w:t>
      </w:r>
      <w:bookmarkEnd w:id="91"/>
    </w:p>
    <w:p w14:paraId="7330D42B" w14:textId="77777777" w:rsidR="00A06670" w:rsidRDefault="00A06670" w:rsidP="00A06670">
      <w:pPr>
        <w:pStyle w:val="ListParagraph"/>
        <w:numPr>
          <w:ilvl w:val="0"/>
          <w:numId w:val="11"/>
        </w:numPr>
        <w:rPr>
          <w:rFonts w:ascii="Arial" w:hAnsi="Arial" w:cs="Arial"/>
        </w:rPr>
      </w:pPr>
      <w:r>
        <w:rPr>
          <w:rFonts w:ascii="Arial" w:hAnsi="Arial" w:cs="Arial"/>
        </w:rPr>
        <w:t>Proj-AR:</w:t>
      </w:r>
      <w:proofErr w:type="gramStart"/>
      <w:r>
        <w:rPr>
          <w:rFonts w:ascii="Arial" w:hAnsi="Arial" w:cs="Arial"/>
        </w:rPr>
        <w:t>14 :</w:t>
      </w:r>
      <w:proofErr w:type="gramEnd"/>
      <w:r>
        <w:rPr>
          <w:rFonts w:ascii="Arial" w:hAnsi="Arial" w:cs="Arial"/>
        </w:rPr>
        <w:t xml:space="preserve"> Example AR</w:t>
      </w:r>
    </w:p>
    <w:p w14:paraId="70078B49" w14:textId="77777777" w:rsidR="00A06670" w:rsidRDefault="00A06670" w:rsidP="00A06670">
      <w:pPr>
        <w:pStyle w:val="ListParagraph"/>
        <w:numPr>
          <w:ilvl w:val="0"/>
          <w:numId w:val="11"/>
        </w:numPr>
        <w:rPr>
          <w:rFonts w:ascii="Arial" w:hAnsi="Arial" w:cs="Arial"/>
        </w:rPr>
      </w:pPr>
      <w:proofErr w:type="gramStart"/>
      <w:r>
        <w:rPr>
          <w:rFonts w:ascii="Arial" w:hAnsi="Arial" w:cs="Arial"/>
        </w:rPr>
        <w:t>14 :</w:t>
      </w:r>
      <w:proofErr w:type="gramEnd"/>
      <w:r>
        <w:rPr>
          <w:rFonts w:ascii="Arial" w:hAnsi="Arial" w:cs="Arial"/>
        </w:rPr>
        <w:t xml:space="preserve"> Example AR</w:t>
      </w:r>
    </w:p>
    <w:p w14:paraId="1C4CA48F" w14:textId="77777777" w:rsidR="003A1067" w:rsidRDefault="003A1067" w:rsidP="00B618BF">
      <w:pPr>
        <w:pStyle w:val="Heading2"/>
      </w:pPr>
      <w:bookmarkStart w:id="92" w:name="_Toc70599765"/>
      <w:r>
        <w:t>Lessons Learned</w:t>
      </w:r>
      <w:bookmarkEnd w:id="92"/>
    </w:p>
    <w:p w14:paraId="08A38420" w14:textId="77777777" w:rsidR="002755EC" w:rsidRPr="002755EC" w:rsidRDefault="002755EC" w:rsidP="00220CBA">
      <w:pPr>
        <w:rPr>
          <w:rFonts w:cs="Arial"/>
        </w:rPr>
      </w:pPr>
    </w:p>
    <w:p w14:paraId="38C40F9F" w14:textId="77777777" w:rsidR="00220CBA" w:rsidRPr="00617670" w:rsidRDefault="00220CBA" w:rsidP="00EB673B">
      <w:pPr>
        <w:pStyle w:val="ListParagraph"/>
        <w:numPr>
          <w:ilvl w:val="0"/>
          <w:numId w:val="12"/>
        </w:numPr>
        <w:rPr>
          <w:rFonts w:ascii="Arial" w:hAnsi="Arial" w:cs="Arial"/>
        </w:rPr>
      </w:pPr>
      <w:r w:rsidRPr="00617670">
        <w:rPr>
          <w:rFonts w:ascii="Arial" w:hAnsi="Arial" w:cs="Arial"/>
        </w:rPr>
        <w:lastRenderedPageBreak/>
        <w:t>Global requirements such as rear fog lights should be considered when developing a feature.</w:t>
      </w:r>
    </w:p>
    <w:p w14:paraId="658591C8" w14:textId="484EC39E" w:rsidR="00B618BF" w:rsidRDefault="00367469" w:rsidP="00B618BF">
      <w:pPr>
        <w:pStyle w:val="Heading2"/>
      </w:pPr>
      <w:bookmarkStart w:id="93" w:name="_Toc70599766"/>
      <w:r>
        <w:t>Assumptions</w:t>
      </w:r>
      <w:bookmarkEnd w:id="93"/>
    </w:p>
    <w:p w14:paraId="10B34EE1" w14:textId="77777777" w:rsidR="00F075B9" w:rsidRPr="00F075B9" w:rsidRDefault="00F075B9" w:rsidP="00F075B9"/>
    <w:p w14:paraId="1520D17B" w14:textId="77777777" w:rsidR="00F075B9" w:rsidRPr="00FA15B6" w:rsidRDefault="00F075B9" w:rsidP="00F075B9">
      <w:pPr>
        <w:rPr>
          <w:rFonts w:cs="Arial"/>
          <w:color w:val="000000" w:themeColor="text1"/>
          <w:rPrChange w:id="94" w:author="SM Fairus Hasan" w:date="2020-02-27T16:11:00Z">
            <w:rPr/>
          </w:rPrChange>
        </w:rPr>
      </w:pPr>
      <w:r w:rsidRPr="00FA15B6">
        <w:rPr>
          <w:rFonts w:cs="Arial"/>
          <w:color w:val="000000" w:themeColor="text1"/>
          <w:rPrChange w:id="95" w:author="SM Fairus Hasan" w:date="2020-02-27T16:11:00Z">
            <w:rPr/>
          </w:rPrChange>
        </w:rPr>
        <w:t>Assumptions and constraints listed below are representative of current strategies and may be subject to change:</w:t>
      </w:r>
    </w:p>
    <w:p w14:paraId="27111E26" w14:textId="77777777" w:rsidR="00F075B9" w:rsidRPr="00FA15B6" w:rsidRDefault="00F075B9" w:rsidP="00F075B9">
      <w:pPr>
        <w:rPr>
          <w:rFonts w:cs="Arial"/>
          <w:color w:val="000000" w:themeColor="text1"/>
          <w:rPrChange w:id="96" w:author="SM Fairus Hasan" w:date="2020-02-27T16:11:00Z">
            <w:rPr/>
          </w:rPrChange>
        </w:rPr>
      </w:pPr>
    </w:p>
    <w:p w14:paraId="56BE66B4" w14:textId="77777777" w:rsidR="00F075B9" w:rsidRPr="00FA15B6" w:rsidRDefault="00F075B9" w:rsidP="00F075B9">
      <w:pPr>
        <w:pStyle w:val="ListParagraph"/>
        <w:numPr>
          <w:ilvl w:val="0"/>
          <w:numId w:val="26"/>
        </w:numPr>
        <w:overflowPunct w:val="0"/>
        <w:autoSpaceDE w:val="0"/>
        <w:autoSpaceDN w:val="0"/>
        <w:adjustRightInd w:val="0"/>
        <w:contextualSpacing w:val="0"/>
        <w:textAlignment w:val="baseline"/>
        <w:rPr>
          <w:rFonts w:ascii="Arial" w:hAnsi="Arial" w:cs="Arial"/>
          <w:color w:val="000000" w:themeColor="text1"/>
          <w:rPrChange w:id="97" w:author="SM Fairus Hasan" w:date="2020-02-27T16:11:00Z">
            <w:rPr/>
          </w:rPrChange>
        </w:rPr>
      </w:pPr>
      <w:r w:rsidRPr="00FA15B6">
        <w:rPr>
          <w:rFonts w:ascii="Arial" w:hAnsi="Arial" w:cs="Arial"/>
          <w:color w:val="000000" w:themeColor="text1"/>
          <w:rPrChange w:id="98" w:author="SM Fairus Hasan" w:date="2020-02-27T16:11:00Z">
            <w:rPr/>
          </w:rPrChange>
        </w:rPr>
        <w:t>The trailer light function feature will utilize existing hardware on the vehicle, no new hardware will be required</w:t>
      </w:r>
    </w:p>
    <w:p w14:paraId="6176EB7E" w14:textId="77777777" w:rsidR="00F075B9" w:rsidRPr="00FA15B6" w:rsidDel="00D00DA4" w:rsidRDefault="00F075B9" w:rsidP="00F075B9">
      <w:pPr>
        <w:pStyle w:val="ListParagraph"/>
        <w:numPr>
          <w:ilvl w:val="0"/>
          <w:numId w:val="26"/>
        </w:numPr>
        <w:overflowPunct w:val="0"/>
        <w:autoSpaceDE w:val="0"/>
        <w:autoSpaceDN w:val="0"/>
        <w:adjustRightInd w:val="0"/>
        <w:textAlignment w:val="baseline"/>
        <w:rPr>
          <w:del w:id="99" w:author="Hasan, SM Fairus (S.)" w:date="2020-03-02T17:36:00Z"/>
          <w:rFonts w:ascii="Arial" w:hAnsi="Arial" w:cs="Arial"/>
          <w:color w:val="000000" w:themeColor="text1"/>
        </w:rPr>
      </w:pPr>
      <w:ins w:id="100" w:author="Hasan, SM Fairus (S.)" w:date="2020-03-02T17:36:00Z">
        <w:r w:rsidRPr="00FA15B6">
          <w:rPr>
            <w:rFonts w:ascii="Arial" w:hAnsi="Arial" w:cs="Arial"/>
            <w:color w:val="000000" w:themeColor="text1"/>
          </w:rPr>
          <w:t>Vehicle is at a minimum FNV2 or later architecture</w:t>
        </w:r>
        <w:r w:rsidRPr="00FA15B6" w:rsidDel="00D00DA4">
          <w:rPr>
            <w:rFonts w:ascii="Arial" w:hAnsi="Arial" w:cs="Arial"/>
            <w:color w:val="000000" w:themeColor="text1"/>
          </w:rPr>
          <w:t xml:space="preserve"> </w:t>
        </w:r>
      </w:ins>
      <w:del w:id="101" w:author="Hasan, SM Fairus (S.)" w:date="2020-03-02T17:36:00Z">
        <w:r w:rsidRPr="00FA15B6" w:rsidDel="00D00DA4">
          <w:rPr>
            <w:rFonts w:ascii="Arial" w:hAnsi="Arial" w:cs="Arial"/>
            <w:color w:val="000000" w:themeColor="text1"/>
            <w:rPrChange w:id="102" w:author="SM Fairus Hasan" w:date="2020-02-27T16:11:00Z">
              <w:rPr/>
            </w:rPrChange>
          </w:rPr>
          <w:delText>Vehicle is FNV2 architecture</w:delText>
        </w:r>
      </w:del>
    </w:p>
    <w:p w14:paraId="2A353464" w14:textId="77777777" w:rsidR="00F075B9" w:rsidRPr="00FA15B6" w:rsidRDefault="00F075B9" w:rsidP="00F075B9">
      <w:pPr>
        <w:pStyle w:val="ListParagraph"/>
        <w:numPr>
          <w:ilvl w:val="0"/>
          <w:numId w:val="26"/>
        </w:numPr>
        <w:overflowPunct w:val="0"/>
        <w:autoSpaceDE w:val="0"/>
        <w:autoSpaceDN w:val="0"/>
        <w:adjustRightInd w:val="0"/>
        <w:contextualSpacing w:val="0"/>
        <w:textAlignment w:val="baseline"/>
        <w:rPr>
          <w:ins w:id="103" w:author="Hasan, SM Fairus (S.)" w:date="2020-03-02T17:37:00Z"/>
          <w:rFonts w:ascii="Arial" w:hAnsi="Arial" w:cs="Arial"/>
          <w:color w:val="000000" w:themeColor="text1"/>
          <w:rPrChange w:id="104" w:author="SM Fairus Hasan" w:date="2020-02-27T16:11:00Z">
            <w:rPr>
              <w:ins w:id="105" w:author="Hasan, SM Fairus (S.)" w:date="2020-03-02T17:37:00Z"/>
            </w:rPr>
          </w:rPrChange>
        </w:rPr>
      </w:pPr>
    </w:p>
    <w:p w14:paraId="56279E38" w14:textId="77777777" w:rsidR="00F075B9" w:rsidRPr="00FA15B6" w:rsidDel="009A063B" w:rsidRDefault="00F075B9" w:rsidP="00F075B9">
      <w:pPr>
        <w:pStyle w:val="ListParagraph"/>
        <w:numPr>
          <w:ilvl w:val="0"/>
          <w:numId w:val="26"/>
        </w:numPr>
        <w:overflowPunct w:val="0"/>
        <w:autoSpaceDE w:val="0"/>
        <w:autoSpaceDN w:val="0"/>
        <w:adjustRightInd w:val="0"/>
        <w:textAlignment w:val="baseline"/>
        <w:rPr>
          <w:del w:id="106" w:author="Hasan, SM Fairus (S.)" w:date="2020-03-02T17:39:00Z"/>
          <w:rFonts w:ascii="Arial" w:hAnsi="Arial" w:cs="Arial"/>
          <w:color w:val="000000" w:themeColor="text1"/>
        </w:rPr>
      </w:pPr>
      <w:ins w:id="107" w:author="Hasan, SM Fairus (S.)" w:date="2020-03-02T17:39:00Z">
        <w:r w:rsidRPr="00FA15B6">
          <w:rPr>
            <w:rFonts w:ascii="Arial" w:hAnsi="Arial" w:cs="Arial"/>
            <w:color w:val="000000" w:themeColor="text1"/>
          </w:rPr>
          <w:t xml:space="preserve">Vehicle has Ford factory/dealer installed trailer wiring, hitch and TRM/ </w:t>
        </w:r>
        <w:proofErr w:type="spellStart"/>
        <w:r w:rsidRPr="00FA15B6">
          <w:rPr>
            <w:rFonts w:ascii="Arial" w:hAnsi="Arial" w:cs="Arial"/>
            <w:color w:val="000000" w:themeColor="text1"/>
          </w:rPr>
          <w:t>iTRM</w:t>
        </w:r>
        <w:proofErr w:type="spellEnd"/>
        <w:r w:rsidRPr="00FA15B6">
          <w:rPr>
            <w:rFonts w:ascii="Arial" w:hAnsi="Arial" w:cs="Arial"/>
            <w:color w:val="000000" w:themeColor="text1"/>
          </w:rPr>
          <w:t>.</w:t>
        </w:r>
        <w:r w:rsidRPr="00FA15B6" w:rsidDel="009A063B">
          <w:rPr>
            <w:rFonts w:ascii="Arial" w:hAnsi="Arial" w:cs="Arial"/>
            <w:color w:val="000000" w:themeColor="text1"/>
          </w:rPr>
          <w:t xml:space="preserve"> </w:t>
        </w:r>
      </w:ins>
      <w:del w:id="108" w:author="Hasan, SM Fairus (S.)" w:date="2020-03-02T17:39:00Z">
        <w:r w:rsidRPr="00FA15B6" w:rsidDel="009A063B">
          <w:rPr>
            <w:rFonts w:ascii="Arial" w:hAnsi="Arial" w:cs="Arial"/>
            <w:color w:val="000000" w:themeColor="text1"/>
            <w:rPrChange w:id="109" w:author="SM Fairus Hasan" w:date="2020-02-27T16:11:00Z">
              <w:rPr/>
            </w:rPrChange>
          </w:rPr>
          <w:delText>Vehicle has Ford factory/dealer installed tow package</w:delText>
        </w:r>
      </w:del>
      <w:ins w:id="110" w:author="Dunbar, Timothy (T.)" w:date="2019-03-13T08:24:00Z">
        <w:del w:id="111" w:author="Hasan, SM Fairus (S.)" w:date="2020-03-02T17:39:00Z">
          <w:r w:rsidRPr="00FA15B6" w:rsidDel="009A063B">
            <w:rPr>
              <w:rFonts w:ascii="Arial" w:hAnsi="Arial" w:cs="Arial"/>
              <w:color w:val="000000" w:themeColor="text1"/>
              <w:rPrChange w:id="112" w:author="SM Fairus Hasan" w:date="2020-02-27T16:11:00Z">
                <w:rPr/>
              </w:rPrChange>
            </w:rPr>
            <w:delText>trailer wiring</w:delText>
          </w:r>
        </w:del>
      </w:ins>
    </w:p>
    <w:p w14:paraId="48EDA588" w14:textId="77777777" w:rsidR="00F075B9" w:rsidRPr="00FA15B6" w:rsidRDefault="00F075B9" w:rsidP="00F075B9">
      <w:pPr>
        <w:pStyle w:val="ListParagraph"/>
        <w:numPr>
          <w:ilvl w:val="0"/>
          <w:numId w:val="26"/>
        </w:numPr>
        <w:overflowPunct w:val="0"/>
        <w:autoSpaceDE w:val="0"/>
        <w:autoSpaceDN w:val="0"/>
        <w:adjustRightInd w:val="0"/>
        <w:contextualSpacing w:val="0"/>
        <w:textAlignment w:val="baseline"/>
        <w:rPr>
          <w:ins w:id="113" w:author="Hasan, SM Fairus (S.)" w:date="2020-03-02T17:39:00Z"/>
          <w:rFonts w:ascii="Arial" w:hAnsi="Arial" w:cs="Arial"/>
          <w:color w:val="000000" w:themeColor="text1"/>
          <w:rPrChange w:id="114" w:author="SM Fairus Hasan" w:date="2020-02-27T16:11:00Z">
            <w:rPr>
              <w:ins w:id="115" w:author="Hasan, SM Fairus (S.)" w:date="2020-03-02T17:39:00Z"/>
            </w:rPr>
          </w:rPrChange>
        </w:rPr>
      </w:pPr>
    </w:p>
    <w:p w14:paraId="5FF42E6B" w14:textId="77777777" w:rsidR="00F075B9" w:rsidRPr="00FA15B6" w:rsidRDefault="00F075B9" w:rsidP="00F075B9">
      <w:pPr>
        <w:pStyle w:val="ListParagraph"/>
        <w:numPr>
          <w:ilvl w:val="0"/>
          <w:numId w:val="26"/>
        </w:numPr>
        <w:overflowPunct w:val="0"/>
        <w:autoSpaceDE w:val="0"/>
        <w:autoSpaceDN w:val="0"/>
        <w:adjustRightInd w:val="0"/>
        <w:contextualSpacing w:val="0"/>
        <w:textAlignment w:val="baseline"/>
        <w:rPr>
          <w:rFonts w:ascii="Arial" w:hAnsi="Arial" w:cs="Arial"/>
          <w:color w:val="000000" w:themeColor="text1"/>
          <w:rPrChange w:id="116" w:author="SM Fairus Hasan" w:date="2020-02-27T16:11:00Z">
            <w:rPr/>
          </w:rPrChange>
        </w:rPr>
      </w:pPr>
      <w:r w:rsidRPr="00FA15B6">
        <w:rPr>
          <w:rFonts w:ascii="Arial" w:hAnsi="Arial" w:cs="Arial"/>
          <w:color w:val="000000" w:themeColor="text1"/>
          <w:rPrChange w:id="117" w:author="SM Fairus Hasan" w:date="2020-02-27T16:11:00Z">
            <w:rPr/>
          </w:rPrChange>
        </w:rPr>
        <w:t>When any action button command comes from in-vehicle HMI, the request shall be processed instantaneously</w:t>
      </w:r>
    </w:p>
    <w:p w14:paraId="35A59ACF" w14:textId="77777777" w:rsidR="00F075B9" w:rsidRPr="00FA15B6" w:rsidRDefault="00F075B9" w:rsidP="00F075B9">
      <w:pPr>
        <w:pStyle w:val="ListParagraph"/>
        <w:numPr>
          <w:ilvl w:val="0"/>
          <w:numId w:val="26"/>
        </w:numPr>
        <w:overflowPunct w:val="0"/>
        <w:autoSpaceDE w:val="0"/>
        <w:autoSpaceDN w:val="0"/>
        <w:adjustRightInd w:val="0"/>
        <w:contextualSpacing w:val="0"/>
        <w:textAlignment w:val="baseline"/>
        <w:rPr>
          <w:rFonts w:ascii="Arial" w:hAnsi="Arial" w:cs="Arial"/>
          <w:color w:val="000000" w:themeColor="text1"/>
          <w:rPrChange w:id="118" w:author="SM Fairus Hasan" w:date="2020-02-27T16:11:00Z">
            <w:rPr/>
          </w:rPrChange>
        </w:rPr>
      </w:pPr>
      <w:r w:rsidRPr="00FA15B6">
        <w:rPr>
          <w:rFonts w:ascii="Arial" w:hAnsi="Arial" w:cs="Arial"/>
          <w:color w:val="000000" w:themeColor="text1"/>
          <w:rPrChange w:id="119" w:author="SM Fairus Hasan" w:date="2020-02-27T16:11:00Z">
            <w:rPr/>
          </w:rPrChange>
        </w:rPr>
        <w:t xml:space="preserve">When any action button command comes from remote </w:t>
      </w:r>
      <w:proofErr w:type="spellStart"/>
      <w:r w:rsidRPr="00FA15B6">
        <w:rPr>
          <w:rFonts w:ascii="Arial" w:hAnsi="Arial" w:cs="Arial"/>
          <w:color w:val="000000" w:themeColor="text1"/>
          <w:rPrChange w:id="120" w:author="SM Fairus Hasan" w:date="2020-02-27T16:11:00Z">
            <w:rPr/>
          </w:rPrChange>
        </w:rPr>
        <w:t>Applink</w:t>
      </w:r>
      <w:proofErr w:type="spellEnd"/>
      <w:r w:rsidRPr="00FA15B6">
        <w:rPr>
          <w:rFonts w:ascii="Arial" w:hAnsi="Arial" w:cs="Arial"/>
          <w:color w:val="000000" w:themeColor="text1"/>
          <w:rPrChange w:id="121" w:author="SM Fairus Hasan" w:date="2020-02-27T16:11:00Z">
            <w:rPr/>
          </w:rPrChange>
        </w:rPr>
        <w:t>, the request shall be processed within 5 seconds</w:t>
      </w:r>
    </w:p>
    <w:p w14:paraId="2D30CC2B" w14:textId="23C29299" w:rsidR="00F075B9" w:rsidRPr="00FA15B6" w:rsidRDefault="00F075B9" w:rsidP="00F075B9">
      <w:pPr>
        <w:pStyle w:val="ListParagraph"/>
        <w:numPr>
          <w:ilvl w:val="0"/>
          <w:numId w:val="26"/>
        </w:numPr>
        <w:overflowPunct w:val="0"/>
        <w:autoSpaceDE w:val="0"/>
        <w:autoSpaceDN w:val="0"/>
        <w:adjustRightInd w:val="0"/>
        <w:contextualSpacing w:val="0"/>
        <w:textAlignment w:val="baseline"/>
        <w:rPr>
          <w:rFonts w:ascii="Arial" w:hAnsi="Arial" w:cs="Arial"/>
          <w:color w:val="000000" w:themeColor="text1"/>
        </w:rPr>
      </w:pPr>
      <w:r w:rsidRPr="00FA15B6">
        <w:rPr>
          <w:rFonts w:ascii="Arial" w:hAnsi="Arial" w:cs="Arial"/>
          <w:color w:val="000000" w:themeColor="text1"/>
          <w:rPrChange w:id="122" w:author="SM Fairus Hasan" w:date="2020-02-27T16:11:00Z">
            <w:rPr/>
          </w:rPrChange>
        </w:rPr>
        <w:t>When any action button command comes from remote app cellular connection, the request shall be processed within 25 seconds</w:t>
      </w:r>
    </w:p>
    <w:p w14:paraId="6D4378C4" w14:textId="77777777" w:rsidR="00F075B9" w:rsidRDefault="00F075B9" w:rsidP="00F075B9">
      <w:pPr>
        <w:pStyle w:val="Heading2"/>
      </w:pPr>
      <w:bookmarkStart w:id="123" w:name="_Toc66347337"/>
      <w:bookmarkStart w:id="124" w:name="_Toc70599767"/>
      <w:r>
        <w:t>Constrains</w:t>
      </w:r>
      <w:bookmarkEnd w:id="123"/>
      <w:bookmarkEnd w:id="124"/>
    </w:p>
    <w:p w14:paraId="507CF801" w14:textId="77777777" w:rsidR="00F075B9" w:rsidRDefault="00F075B9" w:rsidP="00F075B9"/>
    <w:p w14:paraId="6543217E"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Change w:id="125" w:author="SM Fairus Hasan" w:date="2020-02-27T16:11:00Z">
            <w:rPr>
              <w:b/>
            </w:rPr>
          </w:rPrChange>
        </w:rPr>
      </w:pPr>
      <w:r w:rsidRPr="00FA15B6">
        <w:rPr>
          <w:rFonts w:ascii="Arial" w:hAnsi="Arial" w:cs="Arial"/>
          <w:color w:val="000000" w:themeColor="text1"/>
          <w:rPrChange w:id="126" w:author="SM Fairus Hasan" w:date="2020-02-27T16:11:00Z">
            <w:rPr/>
          </w:rPrChange>
        </w:rPr>
        <w:t>Battery SOC level with battery not supported (engine off)</w:t>
      </w:r>
    </w:p>
    <w:p w14:paraId="5B68C486"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Change w:id="127" w:author="SM Fairus Hasan" w:date="2020-02-27T16:11:00Z">
            <w:rPr>
              <w:b/>
            </w:rPr>
          </w:rPrChange>
        </w:rPr>
      </w:pPr>
      <w:r w:rsidRPr="00FA15B6">
        <w:rPr>
          <w:rFonts w:ascii="Arial" w:hAnsi="Arial" w:cs="Arial"/>
          <w:color w:val="000000" w:themeColor="text1"/>
          <w:rPrChange w:id="128" w:author="SM Fairus Hasan" w:date="2020-02-27T16:11:00Z">
            <w:rPr/>
          </w:rPrChange>
        </w:rPr>
        <w:t>Vehicle ignition state</w:t>
      </w:r>
    </w:p>
    <w:p w14:paraId="5D483C25"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Change w:id="129" w:author="SM Fairus Hasan" w:date="2020-02-27T16:11:00Z">
            <w:rPr>
              <w:b/>
            </w:rPr>
          </w:rPrChange>
        </w:rPr>
      </w:pPr>
      <w:r w:rsidRPr="00FA15B6">
        <w:rPr>
          <w:rFonts w:ascii="Arial" w:hAnsi="Arial" w:cs="Arial"/>
          <w:color w:val="000000" w:themeColor="text1"/>
          <w:rPrChange w:id="130" w:author="SM Fairus Hasan" w:date="2020-02-27T16:11:00Z">
            <w:rPr/>
          </w:rPrChange>
        </w:rPr>
        <w:t>Vehicle stationary status</w:t>
      </w:r>
    </w:p>
    <w:p w14:paraId="37382DC2"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
      </w:pPr>
      <w:r w:rsidRPr="00FA15B6">
        <w:rPr>
          <w:rFonts w:ascii="Arial" w:hAnsi="Arial" w:cs="Arial"/>
          <w:color w:val="000000" w:themeColor="text1"/>
          <w:rPrChange w:id="131" w:author="SM Fairus Hasan" w:date="2020-02-27T16:11:00Z">
            <w:rPr/>
          </w:rPrChange>
        </w:rPr>
        <w:t>Attached trailer with lights</w:t>
      </w:r>
    </w:p>
    <w:p w14:paraId="01404EE9"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Change w:id="132" w:author="SM Fairus Hasan" w:date="2020-02-27T16:11:00Z">
            <w:rPr>
              <w:b/>
            </w:rPr>
          </w:rPrChange>
        </w:rPr>
      </w:pPr>
      <w:r w:rsidRPr="00FA15B6">
        <w:rPr>
          <w:rFonts w:ascii="Arial" w:hAnsi="Arial" w:cs="Arial"/>
          <w:color w:val="000000" w:themeColor="text1"/>
        </w:rPr>
        <w:t>Manual transmission with electronic park brake.</w:t>
      </w:r>
    </w:p>
    <w:p w14:paraId="1B1FF58C"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Change w:id="133" w:author="SM Fairus Hasan" w:date="2020-02-27T16:11:00Z">
            <w:rPr>
              <w:b/>
            </w:rPr>
          </w:rPrChange>
        </w:rPr>
      </w:pPr>
      <w:r w:rsidRPr="00FA15B6">
        <w:rPr>
          <w:rFonts w:ascii="Arial" w:hAnsi="Arial" w:cs="Arial"/>
          <w:color w:val="000000" w:themeColor="text1"/>
          <w:rPrChange w:id="134" w:author="SM Fairus Hasan" w:date="2020-02-27T16:11:00Z">
            <w:rPr/>
          </w:rPrChange>
        </w:rPr>
        <w:t>Status of other features that affect exterior lighting</w:t>
      </w:r>
    </w:p>
    <w:p w14:paraId="341BB87B" w14:textId="77777777" w:rsidR="00F075B9" w:rsidRPr="00FA15B6" w:rsidRDefault="00F075B9" w:rsidP="00F075B9">
      <w:pPr>
        <w:pStyle w:val="ListParagraph"/>
        <w:numPr>
          <w:ilvl w:val="0"/>
          <w:numId w:val="27"/>
        </w:numPr>
        <w:overflowPunct w:val="0"/>
        <w:autoSpaceDE w:val="0"/>
        <w:autoSpaceDN w:val="0"/>
        <w:adjustRightInd w:val="0"/>
        <w:contextualSpacing w:val="0"/>
        <w:textAlignment w:val="baseline"/>
        <w:rPr>
          <w:rFonts w:ascii="Arial" w:hAnsi="Arial" w:cs="Arial"/>
          <w:b/>
          <w:color w:val="000000" w:themeColor="text1"/>
        </w:rPr>
      </w:pPr>
      <w:r w:rsidRPr="00FA15B6">
        <w:rPr>
          <w:rFonts w:ascii="Arial" w:hAnsi="Arial" w:cs="Arial"/>
          <w:color w:val="000000" w:themeColor="text1"/>
          <w:rPrChange w:id="135" w:author="SM Fairus Hasan" w:date="2020-02-27T16:11:00Z">
            <w:rPr/>
          </w:rPrChange>
        </w:rPr>
        <w:t>Available pairing options with smartphone (BT, USB</w:t>
      </w:r>
      <w:del w:id="136" w:author="Hasan, SM Fairus (S.)" w:date="2020-03-20T09:28:00Z">
        <w:r w:rsidRPr="00FA15B6" w:rsidDel="00766325">
          <w:rPr>
            <w:rFonts w:ascii="Arial" w:hAnsi="Arial" w:cs="Arial"/>
            <w:color w:val="000000" w:themeColor="text1"/>
            <w:rPrChange w:id="137" w:author="SM Fairus Hasan" w:date="2020-02-27T16:11:00Z">
              <w:rPr/>
            </w:rPrChange>
          </w:rPr>
          <w:delText>, Wi-Fi</w:delText>
        </w:r>
      </w:del>
      <w:r w:rsidRPr="00FA15B6">
        <w:rPr>
          <w:rFonts w:ascii="Arial" w:hAnsi="Arial" w:cs="Arial"/>
          <w:color w:val="000000" w:themeColor="text1"/>
          <w:rPrChange w:id="138" w:author="SM Fairus Hasan" w:date="2020-02-27T16:11:00Z">
            <w:rPr/>
          </w:rPrChange>
        </w:rPr>
        <w:t>, Cellular)</w:t>
      </w:r>
    </w:p>
    <w:p w14:paraId="7A7ECB20" w14:textId="77777777" w:rsidR="00F075B9" w:rsidRPr="00FA15B6" w:rsidRDefault="00F075B9" w:rsidP="00FA15B6">
      <w:pPr>
        <w:pStyle w:val="ListParagraph"/>
        <w:overflowPunct w:val="0"/>
        <w:autoSpaceDE w:val="0"/>
        <w:autoSpaceDN w:val="0"/>
        <w:adjustRightInd w:val="0"/>
        <w:contextualSpacing w:val="0"/>
        <w:textAlignment w:val="baseline"/>
        <w:rPr>
          <w:rFonts w:ascii="Arial" w:hAnsi="Arial" w:cs="Arial"/>
          <w:color w:val="000000" w:themeColor="text1"/>
          <w:rPrChange w:id="139" w:author="SM Fairus Hasan" w:date="2020-02-27T16:11:00Z">
            <w:rPr/>
          </w:rPrChange>
        </w:rPr>
      </w:pPr>
    </w:p>
    <w:p w14:paraId="041172D5" w14:textId="77777777" w:rsidR="0027671B" w:rsidRPr="007C20FA" w:rsidRDefault="00D808DC" w:rsidP="0027671B">
      <w:pPr>
        <w:pStyle w:val="Heading1"/>
      </w:pPr>
      <w:bookmarkStart w:id="140" w:name="_Toc70599768"/>
      <w:r>
        <w:lastRenderedPageBreak/>
        <w:t>Feature Context</w:t>
      </w:r>
      <w:bookmarkEnd w:id="140"/>
    </w:p>
    <w:p w14:paraId="2C6F0FE6" w14:textId="77777777" w:rsidR="00CB3F15" w:rsidRDefault="0027671B" w:rsidP="0027671B">
      <w:pPr>
        <w:pStyle w:val="Heading2"/>
      </w:pPr>
      <w:bookmarkStart w:id="141" w:name="_Toc70599769"/>
      <w:r w:rsidRPr="007C20FA">
        <w:t xml:space="preserve">Feature </w:t>
      </w:r>
      <w:r w:rsidR="00CC22B6">
        <w:t>Context</w:t>
      </w:r>
      <w:r w:rsidRPr="007C20FA">
        <w:t xml:space="preserve"> Diagram</w:t>
      </w:r>
      <w:bookmarkEnd w:id="141"/>
    </w:p>
    <w:p w14:paraId="05F2DCE9" w14:textId="77777777" w:rsidR="00782814" w:rsidRPr="00782814" w:rsidRDefault="00782814" w:rsidP="007A6A17"/>
    <w:p w14:paraId="6EBB38B1" w14:textId="1E9DE097" w:rsidR="00782814" w:rsidRPr="00DB1AC1" w:rsidRDefault="000C01EB" w:rsidP="00782814">
      <w:pPr>
        <w:jc w:val="center"/>
      </w:pPr>
      <w:r w:rsidRPr="00760878">
        <w:rPr>
          <w:i/>
          <w:color w:val="000000" w:themeColor="text1"/>
        </w:rPr>
        <w:object w:dxaOrig="8266" w:dyaOrig="8266" w14:anchorId="6905CD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491.25pt" o:ole="">
            <v:imagedata r:id="rId21" o:title=""/>
          </v:shape>
          <o:OLEObject Type="Embed" ProgID="Visio.Drawing.11" ShapeID="_x0000_i1025" DrawAspect="Content" ObjectID="_1706961857" r:id="rId22"/>
        </w:object>
      </w:r>
    </w:p>
    <w:p w14:paraId="1F7ADE5B" w14:textId="032364EE" w:rsidR="00782814" w:rsidRPr="00955B78" w:rsidRDefault="00782814" w:rsidP="00782814">
      <w:pPr>
        <w:pStyle w:val="Caption"/>
      </w:pPr>
      <w:bookmarkStart w:id="142" w:name="_Toc70599816"/>
      <w:r w:rsidRPr="00041150">
        <w:t xml:space="preserve">Figure </w:t>
      </w:r>
      <w:r>
        <w:rPr>
          <w:noProof/>
        </w:rPr>
        <w:fldChar w:fldCharType="begin"/>
      </w:r>
      <w:r>
        <w:rPr>
          <w:noProof/>
        </w:rPr>
        <w:instrText xml:space="preserve"> SEQ Figure \* ARABIC </w:instrText>
      </w:r>
      <w:r>
        <w:rPr>
          <w:noProof/>
        </w:rPr>
        <w:fldChar w:fldCharType="separate"/>
      </w:r>
      <w:r w:rsidR="00BC4DEA">
        <w:rPr>
          <w:noProof/>
        </w:rPr>
        <w:t>2</w:t>
      </w:r>
      <w:r>
        <w:rPr>
          <w:noProof/>
        </w:rPr>
        <w:fldChar w:fldCharType="end"/>
      </w:r>
      <w:r w:rsidRPr="00041150">
        <w:t>: Feature Operational Context</w:t>
      </w:r>
      <w:bookmarkEnd w:id="142"/>
    </w:p>
    <w:p w14:paraId="0A7A5FB4" w14:textId="6E754D31" w:rsidR="00782814" w:rsidRDefault="00782814" w:rsidP="007A6A17"/>
    <w:p w14:paraId="251F3CC6" w14:textId="4AAF6BC3" w:rsidR="00AB278C" w:rsidRDefault="00AB278C" w:rsidP="007A6A17"/>
    <w:p w14:paraId="46C60217" w14:textId="098D8068" w:rsidR="00AB278C" w:rsidRDefault="00AB278C" w:rsidP="007A6A17"/>
    <w:p w14:paraId="1483DD91" w14:textId="292AA0D7" w:rsidR="00AB278C" w:rsidRDefault="00AB278C" w:rsidP="007A6A17"/>
    <w:p w14:paraId="636928A7" w14:textId="135A37D5" w:rsidR="00AB278C" w:rsidRDefault="00AB278C" w:rsidP="007A6A17"/>
    <w:p w14:paraId="071C9E0E" w14:textId="77777777" w:rsidR="00AB56EB" w:rsidRDefault="00AB56EB" w:rsidP="007A6A17"/>
    <w:p w14:paraId="4DA62183" w14:textId="77777777" w:rsidR="00AB278C" w:rsidRPr="00782814" w:rsidRDefault="00AB278C" w:rsidP="007A6A17"/>
    <w:p w14:paraId="5308FB24" w14:textId="26BCBD06" w:rsidR="00E11755" w:rsidRDefault="00A8754B" w:rsidP="00E11755">
      <w:pPr>
        <w:pStyle w:val="Heading2"/>
        <w:tabs>
          <w:tab w:val="left" w:pos="709"/>
        </w:tabs>
        <w:ind w:left="0" w:firstLine="0"/>
      </w:pPr>
      <w:bookmarkStart w:id="143" w:name="_Toc215652143"/>
      <w:bookmarkStart w:id="144" w:name="_Toc70599770"/>
      <w:r>
        <w:lastRenderedPageBreak/>
        <w:t xml:space="preserve">List of </w:t>
      </w:r>
      <w:r w:rsidR="00E33B01">
        <w:t>Influences</w:t>
      </w:r>
      <w:bookmarkEnd w:id="143"/>
      <w:bookmarkEnd w:id="144"/>
    </w:p>
    <w:tbl>
      <w:tblPr>
        <w:tblStyle w:val="TableGrid"/>
        <w:tblW w:w="10065" w:type="dxa"/>
        <w:tblInd w:w="108" w:type="dxa"/>
        <w:tblLayout w:type="fixed"/>
        <w:tblLook w:val="0620" w:firstRow="1" w:lastRow="0" w:firstColumn="0" w:lastColumn="0" w:noHBand="1" w:noVBand="1"/>
      </w:tblPr>
      <w:tblGrid>
        <w:gridCol w:w="607"/>
        <w:gridCol w:w="2250"/>
        <w:gridCol w:w="7208"/>
      </w:tblGrid>
      <w:tr w:rsidR="00AB278C" w:rsidRPr="00490955" w14:paraId="12467833" w14:textId="77777777" w:rsidTr="006F61F6">
        <w:tc>
          <w:tcPr>
            <w:tcW w:w="607" w:type="dxa"/>
            <w:shd w:val="clear" w:color="auto" w:fill="D9D9D9" w:themeFill="background1" w:themeFillShade="D9"/>
          </w:tcPr>
          <w:p w14:paraId="3F45BA67" w14:textId="77777777" w:rsidR="00AB278C" w:rsidRDefault="00AB278C" w:rsidP="006F61F6">
            <w:pPr>
              <w:rPr>
                <w:rFonts w:cs="Arial"/>
                <w:b/>
                <w:bCs/>
                <w:snapToGrid w:val="0"/>
                <w:lang w:val="en-GB"/>
              </w:rPr>
            </w:pPr>
            <w:bookmarkStart w:id="145" w:name="_Toc438470870"/>
            <w:bookmarkStart w:id="146" w:name="_Toc529191304"/>
            <w:r>
              <w:rPr>
                <w:rFonts w:cs="Arial"/>
                <w:b/>
                <w:bCs/>
                <w:snapToGrid w:val="0"/>
                <w:lang w:val="en-GB"/>
              </w:rPr>
              <w:t>ID</w:t>
            </w:r>
          </w:p>
        </w:tc>
        <w:tc>
          <w:tcPr>
            <w:tcW w:w="2250" w:type="dxa"/>
            <w:shd w:val="clear" w:color="auto" w:fill="D9D9D9" w:themeFill="background1" w:themeFillShade="D9"/>
          </w:tcPr>
          <w:p w14:paraId="710CE8AB" w14:textId="77777777" w:rsidR="00AB278C" w:rsidRDefault="00AB278C" w:rsidP="006F61F6">
            <w:pPr>
              <w:rPr>
                <w:rFonts w:cs="Arial"/>
                <w:b/>
                <w:bCs/>
                <w:snapToGrid w:val="0"/>
                <w:lang w:val="en-GB"/>
              </w:rPr>
            </w:pPr>
            <w:r>
              <w:rPr>
                <w:rFonts w:cs="Arial"/>
                <w:b/>
                <w:bCs/>
                <w:snapToGrid w:val="0"/>
                <w:lang w:val="en-GB"/>
              </w:rPr>
              <w:t>External Entity</w:t>
            </w:r>
          </w:p>
        </w:tc>
        <w:tc>
          <w:tcPr>
            <w:tcW w:w="7208" w:type="dxa"/>
            <w:shd w:val="clear" w:color="auto" w:fill="D9D9D9" w:themeFill="background1" w:themeFillShade="D9"/>
          </w:tcPr>
          <w:p w14:paraId="1746CD80" w14:textId="77777777" w:rsidR="00AB278C" w:rsidRDefault="00AB278C" w:rsidP="006F61F6">
            <w:pPr>
              <w:rPr>
                <w:rFonts w:cs="Arial"/>
                <w:b/>
                <w:bCs/>
                <w:snapToGrid w:val="0"/>
                <w:lang w:val="en-GB"/>
              </w:rPr>
            </w:pPr>
            <w:r>
              <w:rPr>
                <w:rFonts w:cs="Arial"/>
                <w:b/>
                <w:bCs/>
                <w:snapToGrid w:val="0"/>
                <w:lang w:val="en-GB"/>
              </w:rPr>
              <w:t>Influence Description</w:t>
            </w:r>
          </w:p>
        </w:tc>
      </w:tr>
      <w:tr w:rsidR="00AB278C" w:rsidRPr="00717330" w14:paraId="3FA744B5" w14:textId="77777777" w:rsidTr="006F61F6">
        <w:tc>
          <w:tcPr>
            <w:tcW w:w="607" w:type="dxa"/>
            <w:vAlign w:val="center"/>
          </w:tcPr>
          <w:p w14:paraId="347E080E" w14:textId="77777777" w:rsidR="00AB278C" w:rsidRPr="00043186" w:rsidRDefault="00AB278C" w:rsidP="006F61F6">
            <w:pPr>
              <w:rPr>
                <w:rFonts w:ascii="Helvetica" w:hAnsi="Helvetica" w:cs="Helvetica"/>
              </w:rPr>
            </w:pPr>
            <w:r w:rsidRPr="005077B9">
              <w:rPr>
                <w:rFonts w:ascii="Helvetica" w:hAnsi="Helvetica" w:cs="Helvetica"/>
              </w:rPr>
              <w:t>I1</w:t>
            </w:r>
          </w:p>
        </w:tc>
        <w:tc>
          <w:tcPr>
            <w:tcW w:w="2250" w:type="dxa"/>
            <w:vAlign w:val="center"/>
          </w:tcPr>
          <w:p w14:paraId="6207DE85" w14:textId="77777777" w:rsidR="00AB278C" w:rsidRPr="00043186" w:rsidRDefault="00AB278C" w:rsidP="006F61F6">
            <w:pPr>
              <w:rPr>
                <w:rFonts w:ascii="Helvetica" w:hAnsi="Helvetica" w:cs="Helvetica"/>
              </w:rPr>
            </w:pPr>
            <w:r w:rsidRPr="005115EB">
              <w:rPr>
                <w:rFonts w:ascii="Helvetica" w:hAnsi="Helvetica" w:cs="Helvetica"/>
              </w:rPr>
              <w:t>User</w:t>
            </w:r>
          </w:p>
        </w:tc>
        <w:tc>
          <w:tcPr>
            <w:tcW w:w="7208" w:type="dxa"/>
            <w:vAlign w:val="center"/>
          </w:tcPr>
          <w:p w14:paraId="62F0818F" w14:textId="77777777" w:rsidR="00AB278C" w:rsidRPr="00043186" w:rsidRDefault="00AB278C" w:rsidP="006F61F6">
            <w:pPr>
              <w:rPr>
                <w:rFonts w:ascii="Helvetica" w:hAnsi="Helvetica" w:cs="Helvetica"/>
              </w:rPr>
            </w:pPr>
            <w:r w:rsidRPr="005115EB">
              <w:rPr>
                <w:rFonts w:ascii="Helvetica" w:hAnsi="Helvetica" w:cs="Helvetica"/>
              </w:rPr>
              <w:t>User requests to activate Trailer Light Check</w:t>
            </w:r>
          </w:p>
        </w:tc>
      </w:tr>
      <w:tr w:rsidR="00AB278C" w:rsidRPr="00717330" w14:paraId="4D7D00CE" w14:textId="77777777" w:rsidTr="006F61F6">
        <w:tc>
          <w:tcPr>
            <w:tcW w:w="607" w:type="dxa"/>
            <w:vAlign w:val="center"/>
          </w:tcPr>
          <w:p w14:paraId="0F03B3F7" w14:textId="77777777" w:rsidR="00AB278C" w:rsidRPr="00370FA3" w:rsidRDefault="00AB278C" w:rsidP="006F61F6">
            <w:pPr>
              <w:rPr>
                <w:rFonts w:ascii="Helvetica" w:hAnsi="Helvetica" w:cs="Helvetica"/>
              </w:rPr>
            </w:pPr>
            <w:r w:rsidRPr="005077B9">
              <w:rPr>
                <w:rFonts w:ascii="Helvetica" w:hAnsi="Helvetica" w:cs="Helvetica"/>
              </w:rPr>
              <w:t>I</w:t>
            </w:r>
            <w:r>
              <w:rPr>
                <w:rFonts w:ascii="Helvetica" w:hAnsi="Helvetica" w:cs="Helvetica"/>
              </w:rPr>
              <w:t>2</w:t>
            </w:r>
          </w:p>
        </w:tc>
        <w:tc>
          <w:tcPr>
            <w:tcW w:w="2250" w:type="dxa"/>
            <w:vAlign w:val="center"/>
          </w:tcPr>
          <w:p w14:paraId="1C1BC6E7" w14:textId="77777777" w:rsidR="00AB278C" w:rsidRPr="00370FA3" w:rsidRDefault="00AB278C" w:rsidP="006F61F6">
            <w:pPr>
              <w:rPr>
                <w:rFonts w:ascii="Helvetica" w:hAnsi="Helvetica" w:cs="Helvetica"/>
              </w:rPr>
            </w:pPr>
            <w:r w:rsidRPr="005115EB">
              <w:rPr>
                <w:rFonts w:ascii="Helvetica" w:hAnsi="Helvetica" w:cs="Helvetica"/>
              </w:rPr>
              <w:t>Host Vehicle</w:t>
            </w:r>
          </w:p>
        </w:tc>
        <w:tc>
          <w:tcPr>
            <w:tcW w:w="7208" w:type="dxa"/>
            <w:vAlign w:val="center"/>
          </w:tcPr>
          <w:p w14:paraId="70AA39EC" w14:textId="77777777" w:rsidR="00AB278C" w:rsidRDefault="00AB278C" w:rsidP="006F61F6">
            <w:pPr>
              <w:rPr>
                <w:rFonts w:ascii="Helvetica" w:hAnsi="Helvetica" w:cs="Helvetica"/>
              </w:rPr>
            </w:pPr>
            <w:r w:rsidRPr="005115EB">
              <w:rPr>
                <w:rFonts w:ascii="Helvetica" w:hAnsi="Helvetica" w:cs="Helvetica"/>
              </w:rPr>
              <w:t>Host vehicle HMI to interact with Trailer Light Check</w:t>
            </w:r>
          </w:p>
        </w:tc>
      </w:tr>
      <w:tr w:rsidR="00AB278C" w:rsidRPr="00717330" w14:paraId="4B500D8A" w14:textId="77777777" w:rsidTr="006F61F6">
        <w:tc>
          <w:tcPr>
            <w:tcW w:w="607" w:type="dxa"/>
            <w:vAlign w:val="center"/>
          </w:tcPr>
          <w:p w14:paraId="4F94B23B" w14:textId="77777777" w:rsidR="00AB278C" w:rsidRPr="00370FA3" w:rsidRDefault="00AB278C" w:rsidP="006F61F6">
            <w:pPr>
              <w:rPr>
                <w:rFonts w:ascii="Helvetica" w:hAnsi="Helvetica" w:cs="Helvetica"/>
              </w:rPr>
            </w:pPr>
            <w:r w:rsidRPr="005077B9">
              <w:rPr>
                <w:rFonts w:ascii="Helvetica" w:hAnsi="Helvetica" w:cs="Helvetica"/>
              </w:rPr>
              <w:t>I</w:t>
            </w:r>
            <w:r>
              <w:rPr>
                <w:rFonts w:ascii="Helvetica" w:hAnsi="Helvetica" w:cs="Helvetica"/>
              </w:rPr>
              <w:t>3</w:t>
            </w:r>
          </w:p>
        </w:tc>
        <w:tc>
          <w:tcPr>
            <w:tcW w:w="2250" w:type="dxa"/>
            <w:vAlign w:val="center"/>
          </w:tcPr>
          <w:p w14:paraId="168661A5" w14:textId="77777777" w:rsidR="00AB278C" w:rsidRPr="00370FA3" w:rsidRDefault="00AB278C" w:rsidP="006F61F6">
            <w:pPr>
              <w:rPr>
                <w:rFonts w:ascii="Helvetica" w:hAnsi="Helvetica" w:cs="Helvetica"/>
              </w:rPr>
            </w:pPr>
            <w:r w:rsidRPr="005115EB">
              <w:rPr>
                <w:rFonts w:ascii="Helvetica" w:hAnsi="Helvetica" w:cs="Helvetica"/>
              </w:rPr>
              <w:t>Exterior Lights</w:t>
            </w:r>
          </w:p>
        </w:tc>
        <w:tc>
          <w:tcPr>
            <w:tcW w:w="7208" w:type="dxa"/>
            <w:vAlign w:val="center"/>
          </w:tcPr>
          <w:p w14:paraId="3C5CB31C" w14:textId="77777777" w:rsidR="00AB278C" w:rsidRDefault="00AB278C" w:rsidP="006F61F6">
            <w:pPr>
              <w:rPr>
                <w:rFonts w:ascii="Helvetica" w:hAnsi="Helvetica" w:cs="Helvetica"/>
              </w:rPr>
            </w:pPr>
            <w:r w:rsidRPr="005115EB">
              <w:rPr>
                <w:rFonts w:ascii="Helvetica" w:hAnsi="Helvetica" w:cs="Helvetica"/>
              </w:rPr>
              <w:t>Trailer Light Check feature interaction with exterior lights (turning lights ON)</w:t>
            </w:r>
          </w:p>
        </w:tc>
      </w:tr>
      <w:tr w:rsidR="00AB278C" w:rsidRPr="00717330" w14:paraId="1A5C9F37" w14:textId="77777777" w:rsidTr="006F61F6">
        <w:tc>
          <w:tcPr>
            <w:tcW w:w="607" w:type="dxa"/>
            <w:vAlign w:val="center"/>
          </w:tcPr>
          <w:p w14:paraId="59245534" w14:textId="77777777" w:rsidR="00AB278C" w:rsidRPr="00370FA3" w:rsidRDefault="00AB278C" w:rsidP="006F61F6">
            <w:pPr>
              <w:rPr>
                <w:rFonts w:ascii="Helvetica" w:hAnsi="Helvetica" w:cs="Helvetica"/>
              </w:rPr>
            </w:pPr>
            <w:r w:rsidRPr="005077B9">
              <w:rPr>
                <w:rFonts w:ascii="Helvetica" w:hAnsi="Helvetica" w:cs="Helvetica"/>
              </w:rPr>
              <w:t>I</w:t>
            </w:r>
            <w:r>
              <w:rPr>
                <w:rFonts w:ascii="Helvetica" w:hAnsi="Helvetica" w:cs="Helvetica"/>
              </w:rPr>
              <w:t>4</w:t>
            </w:r>
          </w:p>
        </w:tc>
        <w:tc>
          <w:tcPr>
            <w:tcW w:w="2250" w:type="dxa"/>
            <w:vAlign w:val="center"/>
          </w:tcPr>
          <w:p w14:paraId="61E57F36" w14:textId="77777777" w:rsidR="00AB278C" w:rsidRPr="00370FA3" w:rsidRDefault="00AB278C" w:rsidP="006F61F6">
            <w:pPr>
              <w:rPr>
                <w:rFonts w:ascii="Helvetica" w:hAnsi="Helvetica" w:cs="Helvetica"/>
              </w:rPr>
            </w:pPr>
            <w:r w:rsidRPr="005115EB">
              <w:rPr>
                <w:rFonts w:ascii="Helvetica" w:hAnsi="Helvetica" w:cs="Helvetica"/>
              </w:rPr>
              <w:t>Trailer</w:t>
            </w:r>
          </w:p>
        </w:tc>
        <w:tc>
          <w:tcPr>
            <w:tcW w:w="7208" w:type="dxa"/>
            <w:vAlign w:val="center"/>
          </w:tcPr>
          <w:p w14:paraId="3C4E13DB" w14:textId="77777777" w:rsidR="00AB278C" w:rsidRDefault="00AB278C" w:rsidP="006F61F6">
            <w:pPr>
              <w:rPr>
                <w:rFonts w:ascii="Helvetica" w:hAnsi="Helvetica" w:cs="Helvetica"/>
              </w:rPr>
            </w:pPr>
            <w:r w:rsidRPr="005115EB">
              <w:rPr>
                <w:rFonts w:ascii="Helvetica" w:hAnsi="Helvetica" w:cs="Helvetica"/>
              </w:rPr>
              <w:t>Trailer Light Check feature interaction with trailer</w:t>
            </w:r>
          </w:p>
        </w:tc>
      </w:tr>
      <w:tr w:rsidR="00AB278C" w:rsidRPr="00717330" w14:paraId="04351671" w14:textId="77777777" w:rsidTr="006F61F6">
        <w:tc>
          <w:tcPr>
            <w:tcW w:w="607" w:type="dxa"/>
            <w:vAlign w:val="center"/>
          </w:tcPr>
          <w:p w14:paraId="6E54AE9C" w14:textId="77777777" w:rsidR="00AB278C" w:rsidRDefault="00AB278C" w:rsidP="006F61F6">
            <w:pPr>
              <w:rPr>
                <w:rFonts w:ascii="Helvetica" w:hAnsi="Helvetica" w:cs="Helvetica"/>
              </w:rPr>
            </w:pPr>
            <w:r w:rsidRPr="005077B9">
              <w:rPr>
                <w:rFonts w:ascii="Helvetica" w:hAnsi="Helvetica" w:cs="Helvetica"/>
              </w:rPr>
              <w:t>I</w:t>
            </w:r>
            <w:r>
              <w:rPr>
                <w:rFonts w:ascii="Helvetica" w:hAnsi="Helvetica" w:cs="Helvetica"/>
              </w:rPr>
              <w:t>5</w:t>
            </w:r>
          </w:p>
        </w:tc>
        <w:tc>
          <w:tcPr>
            <w:tcW w:w="2250" w:type="dxa"/>
            <w:vAlign w:val="center"/>
          </w:tcPr>
          <w:p w14:paraId="41BB8843" w14:textId="77777777" w:rsidR="00AB278C" w:rsidRDefault="00AB278C" w:rsidP="006F61F6">
            <w:pPr>
              <w:rPr>
                <w:rFonts w:ascii="Helvetica" w:hAnsi="Helvetica" w:cs="Helvetica"/>
              </w:rPr>
            </w:pPr>
            <w:r w:rsidRPr="005115EB">
              <w:rPr>
                <w:rFonts w:ascii="Helvetica" w:hAnsi="Helvetica" w:cs="Helvetica"/>
              </w:rPr>
              <w:t>Regulations</w:t>
            </w:r>
          </w:p>
        </w:tc>
        <w:tc>
          <w:tcPr>
            <w:tcW w:w="7208" w:type="dxa"/>
            <w:vAlign w:val="center"/>
          </w:tcPr>
          <w:p w14:paraId="52675A44" w14:textId="77777777" w:rsidR="00AB278C" w:rsidRPr="005115EB" w:rsidRDefault="00AB278C" w:rsidP="006F61F6">
            <w:pPr>
              <w:rPr>
                <w:rFonts w:ascii="Helvetica" w:hAnsi="Helvetica" w:cs="Helvetica"/>
              </w:rPr>
            </w:pPr>
            <w:r w:rsidRPr="005115EB">
              <w:rPr>
                <w:rFonts w:ascii="Helvetica" w:hAnsi="Helvetica" w:cs="Helvetica"/>
              </w:rPr>
              <w:t xml:space="preserve">Need compliance to FMVSS-108 or ECE R/48 Rev. 6, </w:t>
            </w:r>
          </w:p>
          <w:p w14:paraId="61FEBA11" w14:textId="77777777" w:rsidR="00AB278C" w:rsidRDefault="00AB278C" w:rsidP="006F61F6">
            <w:pPr>
              <w:rPr>
                <w:rFonts w:ascii="Helvetica" w:hAnsi="Helvetica" w:cs="Helvetica"/>
              </w:rPr>
            </w:pPr>
            <w:r w:rsidRPr="005115EB">
              <w:rPr>
                <w:rFonts w:ascii="Helvetica" w:hAnsi="Helvetica" w:cs="Helvetica"/>
              </w:rPr>
              <w:t>ISO26262</w:t>
            </w:r>
          </w:p>
        </w:tc>
      </w:tr>
      <w:tr w:rsidR="00AB278C" w:rsidRPr="00717330" w14:paraId="44F1F5C7" w14:textId="77777777" w:rsidTr="006F61F6">
        <w:tc>
          <w:tcPr>
            <w:tcW w:w="607" w:type="dxa"/>
            <w:vAlign w:val="center"/>
          </w:tcPr>
          <w:p w14:paraId="03AA8E9F" w14:textId="77777777" w:rsidR="00AB278C" w:rsidRDefault="00AB278C" w:rsidP="006F61F6">
            <w:pPr>
              <w:rPr>
                <w:rFonts w:ascii="Helvetica" w:hAnsi="Helvetica" w:cs="Helvetica"/>
              </w:rPr>
            </w:pPr>
            <w:r w:rsidRPr="005077B9">
              <w:rPr>
                <w:rFonts w:ascii="Helvetica" w:hAnsi="Helvetica" w:cs="Helvetica"/>
              </w:rPr>
              <w:t>I</w:t>
            </w:r>
            <w:r>
              <w:rPr>
                <w:rFonts w:ascii="Helvetica" w:hAnsi="Helvetica" w:cs="Helvetica"/>
              </w:rPr>
              <w:t>6</w:t>
            </w:r>
          </w:p>
        </w:tc>
        <w:tc>
          <w:tcPr>
            <w:tcW w:w="2250" w:type="dxa"/>
            <w:vAlign w:val="center"/>
          </w:tcPr>
          <w:p w14:paraId="412E2BA0" w14:textId="77777777" w:rsidR="00AB278C" w:rsidRDefault="00AB278C" w:rsidP="006F61F6">
            <w:pPr>
              <w:rPr>
                <w:rFonts w:ascii="Helvetica" w:hAnsi="Helvetica" w:cs="Helvetica"/>
              </w:rPr>
            </w:pPr>
            <w:proofErr w:type="spellStart"/>
            <w:r w:rsidRPr="005115EB">
              <w:rPr>
                <w:rFonts w:ascii="Helvetica" w:hAnsi="Helvetica" w:cs="Helvetica"/>
              </w:rPr>
              <w:t>FordPass</w:t>
            </w:r>
            <w:proofErr w:type="spellEnd"/>
          </w:p>
        </w:tc>
        <w:tc>
          <w:tcPr>
            <w:tcW w:w="7208" w:type="dxa"/>
            <w:vAlign w:val="center"/>
          </w:tcPr>
          <w:p w14:paraId="234C6601" w14:textId="77777777" w:rsidR="00AB278C" w:rsidRDefault="00AB278C" w:rsidP="006F61F6">
            <w:pPr>
              <w:rPr>
                <w:rFonts w:ascii="Helvetica" w:hAnsi="Helvetica" w:cs="Helvetica"/>
              </w:rPr>
            </w:pPr>
            <w:r w:rsidRPr="005115EB">
              <w:rPr>
                <w:rFonts w:ascii="Helvetica" w:hAnsi="Helvetica" w:cs="Helvetica"/>
              </w:rPr>
              <w:t>Remote HMI to interact with Trailer Light Check</w:t>
            </w:r>
          </w:p>
        </w:tc>
      </w:tr>
    </w:tbl>
    <w:p w14:paraId="28D782B7" w14:textId="34292B9B" w:rsidR="009D2039" w:rsidRDefault="009D2039" w:rsidP="009D2039">
      <w:pPr>
        <w:pStyle w:val="Caption"/>
      </w:pPr>
      <w:bookmarkStart w:id="147" w:name="_Toc70599946"/>
      <w:r w:rsidRPr="00041150">
        <w:t xml:space="preserve">Table </w:t>
      </w:r>
      <w:r>
        <w:rPr>
          <w:noProof/>
        </w:rPr>
        <w:fldChar w:fldCharType="begin"/>
      </w:r>
      <w:r>
        <w:rPr>
          <w:noProof/>
        </w:rPr>
        <w:instrText xml:space="preserve"> SEQ Table \* ARABIC </w:instrText>
      </w:r>
      <w:r>
        <w:rPr>
          <w:noProof/>
        </w:rPr>
        <w:fldChar w:fldCharType="separate"/>
      </w:r>
      <w:r w:rsidR="00BC4DEA">
        <w:rPr>
          <w:noProof/>
        </w:rPr>
        <w:t>8</w:t>
      </w:r>
      <w:r>
        <w:rPr>
          <w:noProof/>
        </w:rPr>
        <w:fldChar w:fldCharType="end"/>
      </w:r>
      <w:r w:rsidRPr="00041150">
        <w:t xml:space="preserve">: List of </w:t>
      </w:r>
      <w:bookmarkEnd w:id="145"/>
      <w:r w:rsidRPr="00041150">
        <w:t>Influences</w:t>
      </w:r>
      <w:bookmarkEnd w:id="146"/>
      <w:bookmarkEnd w:id="147"/>
    </w:p>
    <w:p w14:paraId="724C3246" w14:textId="77777777" w:rsidR="0027671B" w:rsidRPr="007C20FA" w:rsidRDefault="00D808DC" w:rsidP="0027671B">
      <w:pPr>
        <w:pStyle w:val="Heading1"/>
      </w:pPr>
      <w:bookmarkStart w:id="148" w:name="_Toc70599771"/>
      <w:r>
        <w:lastRenderedPageBreak/>
        <w:t>Feature Modeling</w:t>
      </w:r>
      <w:bookmarkEnd w:id="148"/>
    </w:p>
    <w:p w14:paraId="7031AD8C" w14:textId="77777777" w:rsidR="00F25E60" w:rsidRDefault="00F25E60" w:rsidP="00F25E60">
      <w:pPr>
        <w:pStyle w:val="Heading2"/>
      </w:pPr>
      <w:bookmarkStart w:id="149" w:name="_Ref453344424"/>
      <w:bookmarkStart w:id="150" w:name="_Toc70599772"/>
      <w:bookmarkStart w:id="151" w:name="_Toc397081452"/>
      <w:bookmarkStart w:id="152" w:name="_Toc215652155"/>
      <w:bookmarkStart w:id="153" w:name="_Toc217292214"/>
      <w:bookmarkStart w:id="154" w:name="_Toc215652158"/>
      <w:r>
        <w:t>Operation Modes and States</w:t>
      </w:r>
      <w:bookmarkEnd w:id="149"/>
      <w:bookmarkEnd w:id="150"/>
    </w:p>
    <w:p w14:paraId="6B34EDFE" w14:textId="02642257" w:rsidR="009D2039" w:rsidRDefault="00B701A5" w:rsidP="009D2039">
      <w:r>
        <w:rPr>
          <w:noProof/>
        </w:rPr>
        <w:object w:dxaOrig="1440" w:dyaOrig="1440" w14:anchorId="55F7C37F">
          <v:shape id="_x0000_s1027" type="#_x0000_t75" style="position:absolute;margin-left:56.85pt;margin-top:8.45pt;width:386.95pt;height:243.3pt;z-index:251658240">
            <v:imagedata r:id="rId23" o:title=""/>
            <w10:wrap type="topAndBottom"/>
          </v:shape>
          <o:OLEObject Type="Embed" ProgID="Visio.Drawing.11" ShapeID="_x0000_s1027" DrawAspect="Content" ObjectID="_1706961858" r:id="rId24"/>
        </w:object>
      </w:r>
    </w:p>
    <w:p w14:paraId="549846E9" w14:textId="6A7CC0E9" w:rsidR="009D2039" w:rsidRPr="00041150" w:rsidRDefault="009D2039" w:rsidP="009D2039">
      <w:pPr>
        <w:pStyle w:val="Caption"/>
      </w:pPr>
      <w:bookmarkStart w:id="155" w:name="_Toc70599817"/>
      <w:r w:rsidRPr="00041150">
        <w:t xml:space="preserve">Figure </w:t>
      </w:r>
      <w:r>
        <w:rPr>
          <w:noProof/>
        </w:rPr>
        <w:fldChar w:fldCharType="begin"/>
      </w:r>
      <w:r>
        <w:rPr>
          <w:noProof/>
        </w:rPr>
        <w:instrText xml:space="preserve"> SEQ Figure \* ARABIC </w:instrText>
      </w:r>
      <w:r>
        <w:rPr>
          <w:noProof/>
        </w:rPr>
        <w:fldChar w:fldCharType="separate"/>
      </w:r>
      <w:r w:rsidR="00BC4DEA">
        <w:rPr>
          <w:noProof/>
        </w:rPr>
        <w:t>3</w:t>
      </w:r>
      <w:r>
        <w:rPr>
          <w:noProof/>
        </w:rPr>
        <w:fldChar w:fldCharType="end"/>
      </w:r>
      <w:r w:rsidRPr="00041150">
        <w:t xml:space="preserve">: </w:t>
      </w:r>
      <w:r w:rsidRPr="00574E26">
        <w:t>TLC Logical Operating Modes</w:t>
      </w:r>
      <w:bookmarkEnd w:id="155"/>
    </w:p>
    <w:p w14:paraId="26FEEBFE" w14:textId="77777777" w:rsidR="009D2039" w:rsidRPr="005C31BD" w:rsidRDefault="009D2039" w:rsidP="009D2039"/>
    <w:tbl>
      <w:tblPr>
        <w:tblStyle w:val="TableGrid"/>
        <w:tblW w:w="10206" w:type="dxa"/>
        <w:tblInd w:w="108" w:type="dxa"/>
        <w:tblLook w:val="04A0" w:firstRow="1" w:lastRow="0" w:firstColumn="1" w:lastColumn="0" w:noHBand="0" w:noVBand="1"/>
      </w:tblPr>
      <w:tblGrid>
        <w:gridCol w:w="2491"/>
        <w:gridCol w:w="4455"/>
        <w:gridCol w:w="3260"/>
      </w:tblGrid>
      <w:tr w:rsidR="00D970EA" w14:paraId="39BCE282" w14:textId="77777777" w:rsidTr="006F61F6">
        <w:tc>
          <w:tcPr>
            <w:tcW w:w="2491" w:type="dxa"/>
            <w:shd w:val="clear" w:color="auto" w:fill="D9D9D9" w:themeFill="background1" w:themeFillShade="D9"/>
          </w:tcPr>
          <w:p w14:paraId="19960F94" w14:textId="77777777" w:rsidR="00D970EA" w:rsidRPr="00E52B4D" w:rsidRDefault="00D970EA" w:rsidP="006F61F6">
            <w:pPr>
              <w:rPr>
                <w:b/>
              </w:rPr>
            </w:pPr>
            <w:r w:rsidRPr="00E52B4D">
              <w:rPr>
                <w:b/>
              </w:rPr>
              <w:t>State</w:t>
            </w:r>
          </w:p>
        </w:tc>
        <w:tc>
          <w:tcPr>
            <w:tcW w:w="4455" w:type="dxa"/>
            <w:shd w:val="clear" w:color="auto" w:fill="D9D9D9" w:themeFill="background1" w:themeFillShade="D9"/>
          </w:tcPr>
          <w:p w14:paraId="2CE0731D" w14:textId="77777777" w:rsidR="00D970EA" w:rsidRPr="00E52B4D" w:rsidRDefault="00D970EA" w:rsidP="006F61F6">
            <w:pPr>
              <w:rPr>
                <w:b/>
              </w:rPr>
            </w:pPr>
            <w:r w:rsidRPr="00E52B4D">
              <w:rPr>
                <w:b/>
              </w:rPr>
              <w:t>Description</w:t>
            </w:r>
          </w:p>
        </w:tc>
        <w:tc>
          <w:tcPr>
            <w:tcW w:w="3260" w:type="dxa"/>
            <w:shd w:val="clear" w:color="auto" w:fill="D9D9D9" w:themeFill="background1" w:themeFillShade="D9"/>
          </w:tcPr>
          <w:p w14:paraId="39ACEAEA" w14:textId="77777777" w:rsidR="00D970EA" w:rsidRPr="00E52B4D" w:rsidRDefault="00D970EA" w:rsidP="006F61F6">
            <w:pPr>
              <w:rPr>
                <w:b/>
              </w:rPr>
            </w:pPr>
            <w:r>
              <w:rPr>
                <w:b/>
              </w:rPr>
              <w:t>Requirements Reference</w:t>
            </w:r>
            <w:r>
              <w:rPr>
                <w:b/>
              </w:rPr>
              <w:br/>
            </w:r>
            <w:r w:rsidRPr="003036CD">
              <w:t>(optional)</w:t>
            </w:r>
          </w:p>
        </w:tc>
      </w:tr>
      <w:tr w:rsidR="00D970EA" w14:paraId="13C8E1F1" w14:textId="77777777" w:rsidTr="006F61F6">
        <w:tc>
          <w:tcPr>
            <w:tcW w:w="2491" w:type="dxa"/>
          </w:tcPr>
          <w:p w14:paraId="1E4A645A" w14:textId="77777777" w:rsidR="00D970EA" w:rsidRDefault="00D970EA" w:rsidP="006F61F6">
            <w:r>
              <w:t>S1</w:t>
            </w:r>
          </w:p>
        </w:tc>
        <w:tc>
          <w:tcPr>
            <w:tcW w:w="4455" w:type="dxa"/>
          </w:tcPr>
          <w:p w14:paraId="26F8A358" w14:textId="77777777" w:rsidR="00D970EA" w:rsidRDefault="00D970EA" w:rsidP="006F61F6">
            <w:r w:rsidRPr="00FA1E04">
              <w:t>Feature is idle</w:t>
            </w:r>
          </w:p>
        </w:tc>
        <w:tc>
          <w:tcPr>
            <w:tcW w:w="3260" w:type="dxa"/>
          </w:tcPr>
          <w:p w14:paraId="2B9F27DC" w14:textId="77777777" w:rsidR="00D970EA" w:rsidRPr="00394FEA" w:rsidRDefault="00D970EA" w:rsidP="006F61F6">
            <w:pPr>
              <w:rPr>
                <w:sz w:val="16"/>
                <w:szCs w:val="16"/>
              </w:rPr>
            </w:pPr>
          </w:p>
        </w:tc>
      </w:tr>
      <w:tr w:rsidR="00D970EA" w14:paraId="220FF0F3" w14:textId="77777777" w:rsidTr="006F61F6">
        <w:tc>
          <w:tcPr>
            <w:tcW w:w="2491" w:type="dxa"/>
          </w:tcPr>
          <w:p w14:paraId="1C9084D0" w14:textId="77777777" w:rsidR="00D970EA" w:rsidRDefault="00D970EA" w:rsidP="006F61F6">
            <w:r>
              <w:t>S2</w:t>
            </w:r>
          </w:p>
        </w:tc>
        <w:tc>
          <w:tcPr>
            <w:tcW w:w="4455" w:type="dxa"/>
          </w:tcPr>
          <w:p w14:paraId="6F43E41F" w14:textId="77777777" w:rsidR="00D970EA" w:rsidRDefault="00D970EA" w:rsidP="006F61F6">
            <w:r w:rsidRPr="00FA1E04">
              <w:t>Feature is available and in operation</w:t>
            </w:r>
          </w:p>
        </w:tc>
        <w:tc>
          <w:tcPr>
            <w:tcW w:w="3260" w:type="dxa"/>
          </w:tcPr>
          <w:p w14:paraId="1A935AD2" w14:textId="77777777" w:rsidR="00D970EA" w:rsidRPr="0042293B" w:rsidRDefault="00D970EA" w:rsidP="006F61F6">
            <w:pPr>
              <w:rPr>
                <w:sz w:val="16"/>
                <w:szCs w:val="16"/>
              </w:rPr>
            </w:pPr>
          </w:p>
        </w:tc>
      </w:tr>
    </w:tbl>
    <w:p w14:paraId="60F11AE7" w14:textId="0215AFB0" w:rsidR="009D2039" w:rsidRPr="00041150" w:rsidRDefault="009D2039" w:rsidP="009D2039">
      <w:pPr>
        <w:pStyle w:val="Caption"/>
      </w:pPr>
      <w:bookmarkStart w:id="156" w:name="_Toc70599947"/>
      <w:r w:rsidRPr="00041150">
        <w:t xml:space="preserve">Table </w:t>
      </w:r>
      <w:r>
        <w:rPr>
          <w:noProof/>
        </w:rPr>
        <w:fldChar w:fldCharType="begin"/>
      </w:r>
      <w:r>
        <w:rPr>
          <w:noProof/>
        </w:rPr>
        <w:instrText xml:space="preserve"> SEQ Table \* ARABIC </w:instrText>
      </w:r>
      <w:r>
        <w:rPr>
          <w:noProof/>
        </w:rPr>
        <w:fldChar w:fldCharType="separate"/>
      </w:r>
      <w:r w:rsidR="00BC4DEA">
        <w:rPr>
          <w:noProof/>
        </w:rPr>
        <w:t>9</w:t>
      </w:r>
      <w:r>
        <w:rPr>
          <w:noProof/>
        </w:rPr>
        <w:fldChar w:fldCharType="end"/>
      </w:r>
      <w:r w:rsidRPr="00041150">
        <w:t>: Operation Modes and States</w:t>
      </w:r>
      <w:r>
        <w:t xml:space="preserve"> on </w:t>
      </w:r>
      <w:r w:rsidRPr="00574E26">
        <w:t>TLC Logical Operating Modes</w:t>
      </w:r>
      <w:bookmarkEnd w:id="156"/>
    </w:p>
    <w:p w14:paraId="27A4D1C8" w14:textId="77777777" w:rsidR="009D2039" w:rsidRDefault="009D2039" w:rsidP="009D2039"/>
    <w:tbl>
      <w:tblPr>
        <w:tblStyle w:val="TableGrid"/>
        <w:tblW w:w="10206" w:type="dxa"/>
        <w:tblInd w:w="108" w:type="dxa"/>
        <w:tblLook w:val="04A0" w:firstRow="1" w:lastRow="0" w:firstColumn="1" w:lastColumn="0" w:noHBand="0" w:noVBand="1"/>
      </w:tblPr>
      <w:tblGrid>
        <w:gridCol w:w="1183"/>
        <w:gridCol w:w="3383"/>
        <w:gridCol w:w="2396"/>
        <w:gridCol w:w="3244"/>
      </w:tblGrid>
      <w:tr w:rsidR="00CA3105" w14:paraId="12EE1A98" w14:textId="77777777" w:rsidTr="008F6538">
        <w:tc>
          <w:tcPr>
            <w:tcW w:w="1183" w:type="dxa"/>
            <w:shd w:val="clear" w:color="auto" w:fill="D9D9D9" w:themeFill="background1" w:themeFillShade="D9"/>
          </w:tcPr>
          <w:p w14:paraId="6056D1FB" w14:textId="77777777" w:rsidR="00CA3105" w:rsidRPr="00E52B4D" w:rsidRDefault="00CA3105" w:rsidP="006F61F6">
            <w:pPr>
              <w:rPr>
                <w:b/>
              </w:rPr>
            </w:pPr>
            <w:r>
              <w:rPr>
                <w:b/>
              </w:rPr>
              <w:t>Transition ID</w:t>
            </w:r>
          </w:p>
        </w:tc>
        <w:tc>
          <w:tcPr>
            <w:tcW w:w="3383" w:type="dxa"/>
            <w:shd w:val="clear" w:color="auto" w:fill="D9D9D9" w:themeFill="background1" w:themeFillShade="D9"/>
          </w:tcPr>
          <w:p w14:paraId="7DC26239" w14:textId="77777777" w:rsidR="00CA3105" w:rsidRPr="00E52B4D" w:rsidRDefault="00CA3105" w:rsidP="006F61F6">
            <w:pPr>
              <w:rPr>
                <w:b/>
              </w:rPr>
            </w:pPr>
            <w:r w:rsidRPr="00E52B4D">
              <w:rPr>
                <w:b/>
              </w:rPr>
              <w:t>Description</w:t>
            </w:r>
          </w:p>
        </w:tc>
        <w:tc>
          <w:tcPr>
            <w:tcW w:w="2396" w:type="dxa"/>
            <w:shd w:val="clear" w:color="auto" w:fill="D9D9D9" w:themeFill="background1" w:themeFillShade="D9"/>
          </w:tcPr>
          <w:p w14:paraId="253F0EF5" w14:textId="77777777" w:rsidR="00CA3105" w:rsidRPr="00E52B4D" w:rsidRDefault="00CA3105" w:rsidP="006F61F6">
            <w:pPr>
              <w:rPr>
                <w:b/>
              </w:rPr>
            </w:pPr>
            <w:r>
              <w:rPr>
                <w:b/>
              </w:rPr>
              <w:t>Action</w:t>
            </w:r>
          </w:p>
        </w:tc>
        <w:tc>
          <w:tcPr>
            <w:tcW w:w="3244" w:type="dxa"/>
            <w:shd w:val="clear" w:color="auto" w:fill="D9D9D9" w:themeFill="background1" w:themeFillShade="D9"/>
          </w:tcPr>
          <w:p w14:paraId="7F2D965B" w14:textId="77777777" w:rsidR="00CA3105" w:rsidRPr="00E52B4D" w:rsidRDefault="00CA3105" w:rsidP="006F61F6">
            <w:pPr>
              <w:rPr>
                <w:b/>
              </w:rPr>
            </w:pPr>
            <w:r>
              <w:rPr>
                <w:b/>
              </w:rPr>
              <w:t>Requirements Reference</w:t>
            </w:r>
            <w:r>
              <w:rPr>
                <w:b/>
              </w:rPr>
              <w:br/>
            </w:r>
            <w:r w:rsidRPr="003036CD">
              <w:t>(optional)</w:t>
            </w:r>
          </w:p>
        </w:tc>
      </w:tr>
      <w:tr w:rsidR="00CA3105" w14:paraId="447C6019" w14:textId="77777777" w:rsidTr="008F6538">
        <w:tc>
          <w:tcPr>
            <w:tcW w:w="1183" w:type="dxa"/>
          </w:tcPr>
          <w:p w14:paraId="537F04AC" w14:textId="77777777" w:rsidR="00CA3105" w:rsidRPr="009D6E77" w:rsidRDefault="00CA3105" w:rsidP="006F61F6">
            <w:r w:rsidRPr="009D6E77">
              <w:t>&lt;T1&gt;</w:t>
            </w:r>
          </w:p>
        </w:tc>
        <w:tc>
          <w:tcPr>
            <w:tcW w:w="3383" w:type="dxa"/>
          </w:tcPr>
          <w:p w14:paraId="4AE310F4" w14:textId="77777777" w:rsidR="00CA3105" w:rsidRPr="009D6E77" w:rsidRDefault="00CA3105" w:rsidP="006F61F6">
            <w:r w:rsidRPr="00FA1E04">
              <w:t>User requests to initiate Trailer Light Check and pre-conditions are met</w:t>
            </w:r>
          </w:p>
        </w:tc>
        <w:tc>
          <w:tcPr>
            <w:tcW w:w="2396" w:type="dxa"/>
          </w:tcPr>
          <w:p w14:paraId="040E2BA6" w14:textId="77777777" w:rsidR="00CA3105" w:rsidRPr="009D6E77" w:rsidRDefault="00CA3105" w:rsidP="006F61F6">
            <w:r w:rsidRPr="00FA1E04">
              <w:t>&lt;S1&gt; to &lt;S2&gt;</w:t>
            </w:r>
          </w:p>
        </w:tc>
        <w:tc>
          <w:tcPr>
            <w:tcW w:w="3244" w:type="dxa"/>
          </w:tcPr>
          <w:p w14:paraId="2EAD2BF7" w14:textId="77777777" w:rsidR="00CA3105" w:rsidRPr="00DA1BBD" w:rsidRDefault="00CA3105" w:rsidP="006F61F6">
            <w:pPr>
              <w:rPr>
                <w:sz w:val="16"/>
              </w:rPr>
            </w:pPr>
          </w:p>
        </w:tc>
      </w:tr>
      <w:tr w:rsidR="00CA3105" w14:paraId="63CD999C" w14:textId="77777777" w:rsidTr="008F6538">
        <w:trPr>
          <w:trHeight w:val="453"/>
        </w:trPr>
        <w:tc>
          <w:tcPr>
            <w:tcW w:w="1183" w:type="dxa"/>
          </w:tcPr>
          <w:p w14:paraId="727F6FDA" w14:textId="77777777" w:rsidR="00CA3105" w:rsidRPr="009D6E77" w:rsidRDefault="00CA3105" w:rsidP="006F61F6">
            <w:r w:rsidRPr="009D6E77">
              <w:t>&lt;T2&gt;</w:t>
            </w:r>
          </w:p>
        </w:tc>
        <w:tc>
          <w:tcPr>
            <w:tcW w:w="3383" w:type="dxa"/>
          </w:tcPr>
          <w:p w14:paraId="1DF2F70F" w14:textId="77777777" w:rsidR="00CA3105" w:rsidRPr="009D6E77" w:rsidRDefault="00CA3105" w:rsidP="006F61F6">
            <w:pPr>
              <w:overflowPunct/>
              <w:spacing w:line="288" w:lineRule="auto"/>
              <w:textAlignment w:val="auto"/>
              <w:rPr>
                <w:rFonts w:cs="Arial"/>
                <w:color w:val="000000"/>
              </w:rPr>
            </w:pPr>
            <w:r w:rsidRPr="00FA1E04">
              <w:rPr>
                <w:rFonts w:cs="Arial"/>
                <w:color w:val="000000"/>
              </w:rPr>
              <w:t>User requests to end Trailer Light Check, test ends normally, or pre-conditions are not met</w:t>
            </w:r>
          </w:p>
        </w:tc>
        <w:tc>
          <w:tcPr>
            <w:tcW w:w="2396" w:type="dxa"/>
          </w:tcPr>
          <w:p w14:paraId="0CFCAD7B" w14:textId="77777777" w:rsidR="00CA3105" w:rsidRPr="009D6E77" w:rsidRDefault="00CA3105" w:rsidP="006F61F6">
            <w:r w:rsidRPr="00FA1E04">
              <w:t>&lt;S2&gt; to &lt;S1&gt;</w:t>
            </w:r>
          </w:p>
        </w:tc>
        <w:tc>
          <w:tcPr>
            <w:tcW w:w="3244" w:type="dxa"/>
          </w:tcPr>
          <w:p w14:paraId="5497EF8B" w14:textId="77777777" w:rsidR="00CA3105" w:rsidRPr="00DA1BBD" w:rsidRDefault="00CA3105" w:rsidP="006F61F6">
            <w:pPr>
              <w:rPr>
                <w:sz w:val="16"/>
              </w:rPr>
            </w:pPr>
          </w:p>
        </w:tc>
      </w:tr>
    </w:tbl>
    <w:p w14:paraId="29603051" w14:textId="36D87D80" w:rsidR="009D2039" w:rsidRDefault="009D2039" w:rsidP="009D2039">
      <w:pPr>
        <w:pStyle w:val="Caption"/>
      </w:pPr>
      <w:bookmarkStart w:id="157" w:name="_Toc70599948"/>
      <w:r w:rsidRPr="00041150">
        <w:t xml:space="preserve">Table </w:t>
      </w:r>
      <w:r>
        <w:rPr>
          <w:noProof/>
        </w:rPr>
        <w:fldChar w:fldCharType="begin"/>
      </w:r>
      <w:r>
        <w:rPr>
          <w:noProof/>
        </w:rPr>
        <w:instrText xml:space="preserve"> SEQ Table \* ARABIC </w:instrText>
      </w:r>
      <w:r>
        <w:rPr>
          <w:noProof/>
        </w:rPr>
        <w:fldChar w:fldCharType="separate"/>
      </w:r>
      <w:r w:rsidR="00BC4DEA">
        <w:rPr>
          <w:noProof/>
        </w:rPr>
        <w:t>10</w:t>
      </w:r>
      <w:r>
        <w:rPr>
          <w:noProof/>
        </w:rPr>
        <w:fldChar w:fldCharType="end"/>
      </w:r>
      <w:r w:rsidRPr="00041150">
        <w:t>: Transition</w:t>
      </w:r>
      <w:r>
        <w:t>s</w:t>
      </w:r>
      <w:r w:rsidRPr="00041150">
        <w:t xml:space="preserve"> between Operation Modes and States</w:t>
      </w:r>
      <w:r>
        <w:t xml:space="preserve"> on </w:t>
      </w:r>
      <w:r w:rsidRPr="00574E26">
        <w:t>TLC Logical Operating Modes</w:t>
      </w:r>
      <w:bookmarkEnd w:id="157"/>
    </w:p>
    <w:p w14:paraId="453BF1CF" w14:textId="18E3B639" w:rsidR="00CA3105" w:rsidRDefault="00CA3105" w:rsidP="00CA3105"/>
    <w:p w14:paraId="72D25EA7" w14:textId="07E3F715" w:rsidR="00531065" w:rsidRDefault="00531065" w:rsidP="00CA3105"/>
    <w:p w14:paraId="4F8AA723" w14:textId="438FCBA1" w:rsidR="00531065" w:rsidRDefault="00531065" w:rsidP="00CA3105"/>
    <w:p w14:paraId="7E83C576" w14:textId="7E103B16" w:rsidR="00531065" w:rsidRDefault="00531065" w:rsidP="00CA3105"/>
    <w:p w14:paraId="4FB7B20D" w14:textId="6D2124BA" w:rsidR="00531065" w:rsidRDefault="00531065" w:rsidP="00CA3105"/>
    <w:p w14:paraId="2B8AEDB4" w14:textId="43F021D3" w:rsidR="00531065" w:rsidRDefault="00531065" w:rsidP="00CA3105"/>
    <w:p w14:paraId="6E4E78F0" w14:textId="20106064" w:rsidR="00531065" w:rsidRDefault="00531065" w:rsidP="00CA3105"/>
    <w:p w14:paraId="2F4E9F8A" w14:textId="0672C549" w:rsidR="00531065" w:rsidRDefault="00531065" w:rsidP="00CA3105"/>
    <w:p w14:paraId="7C07233C" w14:textId="77777777" w:rsidR="00531065" w:rsidRPr="00CA3105" w:rsidRDefault="00531065" w:rsidP="00CA3105"/>
    <w:p w14:paraId="698A3B8D" w14:textId="4B5CD580" w:rsidR="00D87533" w:rsidRDefault="0027671B" w:rsidP="006C5FCA">
      <w:pPr>
        <w:pStyle w:val="Heading2"/>
      </w:pPr>
      <w:bookmarkStart w:id="158" w:name="_Toc70599773"/>
      <w:r w:rsidRPr="007C20FA">
        <w:lastRenderedPageBreak/>
        <w:t>Use Case</w:t>
      </w:r>
      <w:r w:rsidR="00D87533">
        <w:t>s</w:t>
      </w:r>
      <w:bookmarkEnd w:id="158"/>
    </w:p>
    <w:p w14:paraId="4C72F988" w14:textId="0E60FDD2" w:rsidR="005D3786" w:rsidRDefault="005D3786" w:rsidP="005D3786"/>
    <w:p w14:paraId="39F612D1" w14:textId="22C03F1F" w:rsidR="009B602C" w:rsidRDefault="009B602C" w:rsidP="005D3786"/>
    <w:p w14:paraId="444252E4" w14:textId="0EB41406" w:rsidR="009B602C" w:rsidRDefault="009B602C" w:rsidP="005D3786"/>
    <w:p w14:paraId="2D70D112" w14:textId="77777777" w:rsidR="009B602C" w:rsidRPr="005D3786" w:rsidRDefault="009B602C" w:rsidP="005D3786"/>
    <w:p w14:paraId="71DBB8EF" w14:textId="77777777" w:rsidR="0027671B" w:rsidRDefault="006B1C15" w:rsidP="006B1C15">
      <w:pPr>
        <w:pStyle w:val="Heading3"/>
      </w:pPr>
      <w:bookmarkStart w:id="159" w:name="_Toc70599774"/>
      <w:r>
        <w:t>Use Case</w:t>
      </w:r>
      <w:r w:rsidR="0027671B" w:rsidRPr="007C20FA">
        <w:t xml:space="preserve"> Diagram</w:t>
      </w:r>
      <w:bookmarkEnd w:id="151"/>
      <w:bookmarkEnd w:id="159"/>
    </w:p>
    <w:p w14:paraId="2E70FFCE" w14:textId="77777777" w:rsidR="00A56428" w:rsidRPr="00A56428" w:rsidRDefault="00A56428" w:rsidP="009D2039"/>
    <w:p w14:paraId="446939CF" w14:textId="77777777" w:rsidR="009D2039" w:rsidRPr="00707E0A" w:rsidRDefault="009D2039" w:rsidP="009D2039">
      <w:pPr>
        <w:jc w:val="center"/>
      </w:pPr>
      <w:r>
        <w:rPr>
          <w:noProof/>
        </w:rPr>
        <w:drawing>
          <wp:inline distT="0" distB="0" distL="0" distR="0" wp14:anchorId="027FF75C" wp14:editId="02414550">
            <wp:extent cx="6466205" cy="4726609"/>
            <wp:effectExtent l="0" t="0" r="0" b="0"/>
            <wp:docPr id="12" name="Picture 1908592601.jpg" descr="1908592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08592601.jpg"/>
                    <pic:cNvPicPr/>
                  </pic:nvPicPr>
                  <pic:blipFill>
                    <a:blip r:embed="rId25" cstate="print"/>
                    <a:stretch>
                      <a:fillRect/>
                    </a:stretch>
                  </pic:blipFill>
                  <pic:spPr>
                    <a:xfrm>
                      <a:off x="0" y="0"/>
                      <a:ext cx="6466205" cy="4726609"/>
                    </a:xfrm>
                    <a:prstGeom prst="rect">
                      <a:avLst/>
                    </a:prstGeom>
                  </pic:spPr>
                </pic:pic>
              </a:graphicData>
            </a:graphic>
          </wp:inline>
        </w:drawing>
      </w:r>
    </w:p>
    <w:p w14:paraId="13DB8EDF" w14:textId="3E37E96F" w:rsidR="009D2039" w:rsidRDefault="009D2039" w:rsidP="009D2039">
      <w:pPr>
        <w:pStyle w:val="Caption"/>
      </w:pPr>
      <w:bookmarkStart w:id="160" w:name="_Toc529191294"/>
      <w:bookmarkStart w:id="161" w:name="_Toc70599818"/>
      <w:r w:rsidRPr="00707E0A">
        <w:t xml:space="preserve">Figure </w:t>
      </w:r>
      <w:r>
        <w:rPr>
          <w:noProof/>
        </w:rPr>
        <w:fldChar w:fldCharType="begin"/>
      </w:r>
      <w:r>
        <w:rPr>
          <w:noProof/>
        </w:rPr>
        <w:instrText xml:space="preserve"> SEQ Figure \* ARABIC </w:instrText>
      </w:r>
      <w:r>
        <w:rPr>
          <w:noProof/>
        </w:rPr>
        <w:fldChar w:fldCharType="separate"/>
      </w:r>
      <w:r w:rsidR="00BC4DEA">
        <w:rPr>
          <w:noProof/>
        </w:rPr>
        <w:t>4</w:t>
      </w:r>
      <w:r>
        <w:rPr>
          <w:noProof/>
        </w:rPr>
        <w:fldChar w:fldCharType="end"/>
      </w:r>
      <w:r w:rsidRPr="00707E0A">
        <w:t xml:space="preserve">: </w:t>
      </w:r>
      <w:bookmarkEnd w:id="160"/>
      <w:r w:rsidRPr="00707E0A">
        <w:t>Trailer Light Check Use Case</w:t>
      </w:r>
      <w:bookmarkEnd w:id="161"/>
    </w:p>
    <w:p w14:paraId="39ED54E2" w14:textId="77777777" w:rsidR="00FB2CF2" w:rsidRPr="007C20FA" w:rsidRDefault="00FB2CF2" w:rsidP="006B1C15">
      <w:pPr>
        <w:pStyle w:val="Heading3"/>
      </w:pPr>
      <w:bookmarkStart w:id="162" w:name="_Toc70599775"/>
      <w:bookmarkStart w:id="163" w:name="_Toc397081453"/>
      <w:r w:rsidRPr="007C20FA">
        <w:t>Actors</w:t>
      </w:r>
      <w:bookmarkEnd w:id="16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28"/>
        <w:gridCol w:w="6095"/>
      </w:tblGrid>
      <w:tr w:rsidR="009D2039" w:rsidRPr="003D4AA7" w14:paraId="3A5B24C2" w14:textId="77777777" w:rsidTr="009D2039">
        <w:trPr>
          <w:trHeight w:val="395"/>
          <w:tblHeader/>
        </w:trPr>
        <w:tc>
          <w:tcPr>
            <w:tcW w:w="3828" w:type="dxa"/>
            <w:shd w:val="pct20" w:color="auto" w:fill="FFFFFF"/>
            <w:vAlign w:val="center"/>
          </w:tcPr>
          <w:p w14:paraId="7607C2E9" w14:textId="77777777" w:rsidR="009D2039" w:rsidRPr="00643D15" w:rsidRDefault="009D2039" w:rsidP="009D2039">
            <w:pPr>
              <w:jc w:val="center"/>
              <w:rPr>
                <w:b/>
              </w:rPr>
            </w:pPr>
            <w:r w:rsidRPr="00643D15">
              <w:rPr>
                <w:b/>
              </w:rPr>
              <w:t>Actor</w:t>
            </w:r>
          </w:p>
        </w:tc>
        <w:tc>
          <w:tcPr>
            <w:tcW w:w="6095" w:type="dxa"/>
            <w:shd w:val="pct20" w:color="auto" w:fill="FFFFFF"/>
            <w:vAlign w:val="center"/>
          </w:tcPr>
          <w:p w14:paraId="22CD55A3" w14:textId="77777777" w:rsidR="009D2039" w:rsidRPr="00643D15" w:rsidRDefault="009D2039" w:rsidP="009D2039">
            <w:pPr>
              <w:jc w:val="center"/>
              <w:rPr>
                <w:b/>
              </w:rPr>
            </w:pPr>
            <w:r w:rsidRPr="00643D15">
              <w:rPr>
                <w:b/>
              </w:rPr>
              <w:t>Description</w:t>
            </w:r>
          </w:p>
        </w:tc>
      </w:tr>
      <w:tr w:rsidR="00681CA9" w:rsidRPr="00E80917" w14:paraId="23150FF1" w14:textId="77777777" w:rsidTr="009D2039">
        <w:tc>
          <w:tcPr>
            <w:tcW w:w="3828" w:type="dxa"/>
          </w:tcPr>
          <w:p w14:paraId="285122AE" w14:textId="28A34E19" w:rsidR="00681CA9" w:rsidRDefault="00681CA9" w:rsidP="00681CA9">
            <w:r>
              <w:t>User</w:t>
            </w:r>
          </w:p>
        </w:tc>
        <w:tc>
          <w:tcPr>
            <w:tcW w:w="6095" w:type="dxa"/>
          </w:tcPr>
          <w:p w14:paraId="26F89FE5" w14:textId="288A2A08" w:rsidR="00681CA9" w:rsidRDefault="00681CA9" w:rsidP="00681CA9">
            <w:r w:rsidRPr="00074D44">
              <w:rPr>
                <w:rFonts w:cs="Arial"/>
              </w:rPr>
              <w:t>Driver or passenger(s) who own/use the vehicle</w:t>
            </w:r>
          </w:p>
        </w:tc>
      </w:tr>
      <w:tr w:rsidR="009D2039" w:rsidRPr="00E80917" w14:paraId="5CA6F118" w14:textId="77777777" w:rsidTr="009D2039">
        <w:tc>
          <w:tcPr>
            <w:tcW w:w="3828" w:type="dxa"/>
          </w:tcPr>
          <w:p w14:paraId="7B855BA3" w14:textId="77777777" w:rsidR="009D2039" w:rsidRDefault="009D2039" w:rsidP="009D2039">
            <w:r>
              <w:t>Exterior Lights</w:t>
            </w:r>
          </w:p>
        </w:tc>
        <w:tc>
          <w:tcPr>
            <w:tcW w:w="6095" w:type="dxa"/>
          </w:tcPr>
          <w:p w14:paraId="461988EE" w14:textId="3C597B1B" w:rsidR="009D2039" w:rsidRDefault="009D2039" w:rsidP="009D2039">
            <w:r>
              <w:t>Trailer Light Check feature interaction with exterior lights (turning lights ON</w:t>
            </w:r>
            <w:r w:rsidR="007D3A16">
              <w:t>/OFF</w:t>
            </w:r>
            <w:r>
              <w:t>)</w:t>
            </w:r>
          </w:p>
        </w:tc>
      </w:tr>
      <w:tr w:rsidR="009D2039" w:rsidRPr="00E80917" w14:paraId="40970E15" w14:textId="77777777" w:rsidTr="009D2039">
        <w:tc>
          <w:tcPr>
            <w:tcW w:w="3828" w:type="dxa"/>
          </w:tcPr>
          <w:p w14:paraId="0B7C0F5F" w14:textId="77777777" w:rsidR="009D2039" w:rsidRDefault="009D2039" w:rsidP="009D2039">
            <w:r>
              <w:t>Ford Pass</w:t>
            </w:r>
          </w:p>
        </w:tc>
        <w:tc>
          <w:tcPr>
            <w:tcW w:w="6095" w:type="dxa"/>
          </w:tcPr>
          <w:p w14:paraId="31666756" w14:textId="3932D201" w:rsidR="00B21733" w:rsidRDefault="00034470">
            <w:r>
              <w:t xml:space="preserve">App that available connectivity </w:t>
            </w:r>
            <w:r w:rsidR="00C75144">
              <w:t>btw vehicle and smartphone</w:t>
            </w:r>
          </w:p>
        </w:tc>
      </w:tr>
      <w:tr w:rsidR="009D2039" w:rsidRPr="00E80917" w14:paraId="3D4FB5CD" w14:textId="77777777" w:rsidTr="009D2039">
        <w:tc>
          <w:tcPr>
            <w:tcW w:w="3828" w:type="dxa"/>
          </w:tcPr>
          <w:p w14:paraId="7E040C2C" w14:textId="77777777" w:rsidR="009D2039" w:rsidRDefault="009D2039" w:rsidP="009D2039">
            <w:r>
              <w:t>Host Vehicle</w:t>
            </w:r>
          </w:p>
        </w:tc>
        <w:tc>
          <w:tcPr>
            <w:tcW w:w="6095" w:type="dxa"/>
          </w:tcPr>
          <w:p w14:paraId="7C53FE4C" w14:textId="77777777" w:rsidR="009D2039" w:rsidRDefault="009D2039" w:rsidP="009D2039">
            <w:r>
              <w:t>Host vehicle HMI to interact with Trailer Light Check</w:t>
            </w:r>
          </w:p>
        </w:tc>
      </w:tr>
      <w:tr w:rsidR="009D2039" w:rsidRPr="00E80917" w14:paraId="79CE96FE" w14:textId="77777777" w:rsidTr="009D2039">
        <w:tc>
          <w:tcPr>
            <w:tcW w:w="3828" w:type="dxa"/>
          </w:tcPr>
          <w:p w14:paraId="35FE4D9E" w14:textId="77777777" w:rsidR="009D2039" w:rsidRDefault="009D2039" w:rsidP="009D2039">
            <w:r>
              <w:t>Tow Connector detector</w:t>
            </w:r>
          </w:p>
        </w:tc>
        <w:tc>
          <w:tcPr>
            <w:tcW w:w="6095" w:type="dxa"/>
          </w:tcPr>
          <w:p w14:paraId="77F47F8F" w14:textId="1CD04282" w:rsidR="00B21733" w:rsidRDefault="00407432">
            <w:r>
              <w:t>Connector of tow</w:t>
            </w:r>
          </w:p>
        </w:tc>
      </w:tr>
      <w:tr w:rsidR="009D2039" w:rsidRPr="00E80917" w14:paraId="7F4B42EF" w14:textId="77777777" w:rsidTr="009D2039">
        <w:tc>
          <w:tcPr>
            <w:tcW w:w="3828" w:type="dxa"/>
          </w:tcPr>
          <w:p w14:paraId="05838CD5" w14:textId="77777777" w:rsidR="009D2039" w:rsidRDefault="009D2039" w:rsidP="009D2039">
            <w:r>
              <w:t>Trailer</w:t>
            </w:r>
          </w:p>
        </w:tc>
        <w:tc>
          <w:tcPr>
            <w:tcW w:w="6095" w:type="dxa"/>
          </w:tcPr>
          <w:p w14:paraId="22BE72EA" w14:textId="77777777" w:rsidR="009D2039" w:rsidRDefault="009D2039" w:rsidP="009D2039">
            <w:r>
              <w:t>Trailer Light Check feature interaction with trailer</w:t>
            </w:r>
          </w:p>
        </w:tc>
      </w:tr>
      <w:tr w:rsidR="009D2039" w:rsidRPr="00E80917" w14:paraId="338E6B40" w14:textId="77777777" w:rsidTr="009D2039">
        <w:tc>
          <w:tcPr>
            <w:tcW w:w="3828" w:type="dxa"/>
          </w:tcPr>
          <w:p w14:paraId="0553D96B" w14:textId="77777777" w:rsidR="009D2039" w:rsidRDefault="009D2039" w:rsidP="009D2039">
            <w:r>
              <w:t>Vehicle HMI</w:t>
            </w:r>
          </w:p>
        </w:tc>
        <w:tc>
          <w:tcPr>
            <w:tcW w:w="6095" w:type="dxa"/>
          </w:tcPr>
          <w:p w14:paraId="7CC88475" w14:textId="2E7FFC0C" w:rsidR="00B21733" w:rsidRDefault="00407432">
            <w:r>
              <w:t xml:space="preserve">Human Machine </w:t>
            </w:r>
            <w:proofErr w:type="spellStart"/>
            <w:r>
              <w:t>Intarface</w:t>
            </w:r>
            <w:proofErr w:type="spellEnd"/>
          </w:p>
        </w:tc>
      </w:tr>
    </w:tbl>
    <w:p w14:paraId="7A11461F" w14:textId="03809F15" w:rsidR="009D2039" w:rsidRDefault="009D2039" w:rsidP="009D2039">
      <w:pPr>
        <w:pStyle w:val="Caption"/>
      </w:pPr>
      <w:bookmarkStart w:id="164" w:name="_Toc529191307"/>
      <w:bookmarkStart w:id="165" w:name="_Toc70599949"/>
      <w:r w:rsidRPr="00041150">
        <w:t xml:space="preserve">Table </w:t>
      </w:r>
      <w:r>
        <w:rPr>
          <w:noProof/>
        </w:rPr>
        <w:fldChar w:fldCharType="begin"/>
      </w:r>
      <w:r>
        <w:rPr>
          <w:noProof/>
        </w:rPr>
        <w:instrText xml:space="preserve"> SEQ Table \* ARABIC </w:instrText>
      </w:r>
      <w:r>
        <w:rPr>
          <w:noProof/>
        </w:rPr>
        <w:fldChar w:fldCharType="separate"/>
      </w:r>
      <w:r w:rsidR="00BC4DEA">
        <w:rPr>
          <w:noProof/>
        </w:rPr>
        <w:t>11</w:t>
      </w:r>
      <w:r>
        <w:rPr>
          <w:noProof/>
        </w:rPr>
        <w:fldChar w:fldCharType="end"/>
      </w:r>
      <w:r w:rsidRPr="00041150">
        <w:t>: List of Actors</w:t>
      </w:r>
      <w:bookmarkEnd w:id="164"/>
      <w:bookmarkEnd w:id="165"/>
    </w:p>
    <w:p w14:paraId="734C9A9D" w14:textId="5CD47783" w:rsidR="005D450A" w:rsidRDefault="005D450A" w:rsidP="005D450A"/>
    <w:p w14:paraId="5DF9CDCE" w14:textId="4C3F7B03" w:rsidR="005D450A" w:rsidRDefault="005D450A" w:rsidP="005D450A"/>
    <w:p w14:paraId="3A5EFBA1" w14:textId="6ED2D66F" w:rsidR="005D450A" w:rsidRDefault="005D450A" w:rsidP="005D450A"/>
    <w:p w14:paraId="29796087" w14:textId="77777777" w:rsidR="005D450A" w:rsidRPr="005D450A" w:rsidRDefault="005D450A" w:rsidP="005D450A"/>
    <w:p w14:paraId="6C8D5502" w14:textId="77777777" w:rsidR="0027671B" w:rsidRDefault="0027671B" w:rsidP="006B1C15">
      <w:pPr>
        <w:pStyle w:val="Heading3"/>
      </w:pPr>
      <w:bookmarkStart w:id="166" w:name="_Toc70599776"/>
      <w:r w:rsidRPr="007C20FA">
        <w:t xml:space="preserve">Use Case </w:t>
      </w:r>
      <w:bookmarkEnd w:id="163"/>
      <w:r w:rsidR="005673EC">
        <w:t>Descriptions</w:t>
      </w:r>
      <w:bookmarkEnd w:id="166"/>
    </w:p>
    <w:p w14:paraId="64C1BC4D" w14:textId="77777777" w:rsidR="00AF4D7D" w:rsidRPr="00F92EE6" w:rsidRDefault="00AF4D7D" w:rsidP="00AF4D7D">
      <w:pPr>
        <w:pStyle w:val="REUseCase"/>
        <w:rPr>
          <w:ins w:id="167" w:author="Gonzalez-sanchez, Mario (M.)" w:date="2020-04-26T20:28:00Z"/>
          <w:color w:val="000000" w:themeColor="text1"/>
        </w:rPr>
      </w:pPr>
      <w:bookmarkStart w:id="168" w:name="_Hlk67406527"/>
      <w:ins w:id="169" w:author="Gonzalez-sanchez, Mario (M.)" w:date="2020-04-26T20:28:00Z">
        <w:r w:rsidRPr="00F92EE6">
          <w:rPr>
            <w:color w:val="000000" w:themeColor="text1"/>
          </w:rPr>
          <w:t>###UC_F_Trailer Light Check_0000</w:t>
        </w:r>
      </w:ins>
      <w:r>
        <w:rPr>
          <w:color w:val="000000" w:themeColor="text1"/>
        </w:rPr>
        <w:t>1</w:t>
      </w:r>
      <w:ins w:id="170" w:author="Gonzalez-sanchez, Mario (M.)" w:date="2020-04-26T20:28:00Z">
        <w:r w:rsidRPr="00F92EE6">
          <w:rPr>
            <w:color w:val="000000" w:themeColor="text1"/>
          </w:rPr>
          <w:t xml:space="preserve">### </w:t>
        </w:r>
      </w:ins>
      <w:ins w:id="171" w:author="Gonzalez-sanchez, Mario (M.)" w:date="2020-04-26T20:30:00Z">
        <w:r w:rsidRPr="00EC0EAB">
          <w:rPr>
            <w:color w:val="000000" w:themeColor="text1"/>
          </w:rPr>
          <w:t xml:space="preserve">User requests on demand to initiate Trailer Light Check via </w:t>
        </w:r>
        <w:proofErr w:type="spellStart"/>
        <w:r w:rsidRPr="00EC0EAB">
          <w:rPr>
            <w:color w:val="000000" w:themeColor="text1"/>
          </w:rPr>
          <w:t>FordPass</w:t>
        </w:r>
      </w:ins>
      <w:proofErr w:type="spellEnd"/>
      <w:r>
        <w:rPr>
          <w:color w:val="000000" w:themeColor="text1"/>
        </w:rPr>
        <w:t xml:space="preserve"> HMI</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AF4D7D" w:rsidRPr="00FB5797" w14:paraId="1371B03C" w14:textId="77777777" w:rsidTr="006F61F6">
        <w:trPr>
          <w:trHeight w:val="255"/>
          <w:ins w:id="172" w:author="Gonzalez-sanchez, Mario (M.)" w:date="2020-04-26T20:28:00Z"/>
        </w:trPr>
        <w:tc>
          <w:tcPr>
            <w:tcW w:w="2235" w:type="dxa"/>
            <w:shd w:val="clear" w:color="auto" w:fill="D9D9D9" w:themeFill="background1" w:themeFillShade="D9"/>
            <w:hideMark/>
          </w:tcPr>
          <w:bookmarkEnd w:id="168"/>
          <w:p w14:paraId="7761C995" w14:textId="77777777" w:rsidR="00AF4D7D" w:rsidRPr="00F92EE6" w:rsidRDefault="00AF4D7D" w:rsidP="006F61F6">
            <w:pPr>
              <w:rPr>
                <w:ins w:id="173" w:author="Gonzalez-sanchez, Mario (M.)" w:date="2020-04-26T20:28:00Z"/>
                <w:rFonts w:cs="Arial"/>
                <w:b/>
                <w:bCs/>
                <w:color w:val="000000" w:themeColor="text1"/>
                <w:szCs w:val="22"/>
              </w:rPr>
            </w:pPr>
            <w:ins w:id="174" w:author="Gonzalez-sanchez, Mario (M.)" w:date="2020-04-26T20:28:00Z">
              <w:r w:rsidRPr="00F92EE6">
                <w:rPr>
                  <w:rFonts w:cs="Arial"/>
                  <w:b/>
                  <w:bCs/>
                  <w:color w:val="000000" w:themeColor="text1"/>
                  <w:szCs w:val="22"/>
                </w:rPr>
                <w:t>Purpose</w:t>
              </w:r>
            </w:ins>
          </w:p>
        </w:tc>
        <w:tc>
          <w:tcPr>
            <w:tcW w:w="669" w:type="dxa"/>
            <w:shd w:val="clear" w:color="auto" w:fill="auto"/>
            <w:hideMark/>
          </w:tcPr>
          <w:p w14:paraId="7D7F63BE" w14:textId="77777777" w:rsidR="00AF4D7D" w:rsidRPr="00F92EE6" w:rsidRDefault="00AF4D7D" w:rsidP="006F61F6">
            <w:pPr>
              <w:rPr>
                <w:ins w:id="175" w:author="Gonzalez-sanchez, Mario (M.)" w:date="2020-04-26T20:28:00Z"/>
                <w:rFonts w:cs="Arial"/>
                <w:color w:val="000000" w:themeColor="text1"/>
                <w:szCs w:val="22"/>
              </w:rPr>
            </w:pPr>
          </w:p>
        </w:tc>
        <w:tc>
          <w:tcPr>
            <w:tcW w:w="7552" w:type="dxa"/>
            <w:shd w:val="clear" w:color="auto" w:fill="auto"/>
          </w:tcPr>
          <w:p w14:paraId="1B2271BA" w14:textId="77777777" w:rsidR="00AF4D7D" w:rsidRPr="00F92EE6" w:rsidRDefault="00AF4D7D" w:rsidP="006F61F6">
            <w:pPr>
              <w:rPr>
                <w:ins w:id="176" w:author="Gonzalez-sanchez, Mario (M.)" w:date="2020-04-26T20:28:00Z"/>
                <w:rFonts w:cs="Arial"/>
                <w:color w:val="000000" w:themeColor="text1"/>
                <w:szCs w:val="22"/>
              </w:rPr>
            </w:pPr>
            <w:ins w:id="177" w:author="Gonzalez-sanchez, Mario (M.)" w:date="2020-04-26T20:31:00Z">
              <w:r w:rsidRPr="0091592B">
                <w:rPr>
                  <w:rFonts w:cs="Arial"/>
                  <w:color w:val="000000" w:themeColor="text1"/>
                  <w:szCs w:val="22"/>
                </w:rPr>
                <w:t xml:space="preserve">User requests on demand to initiate Trailer Light Check via </w:t>
              </w:r>
              <w:proofErr w:type="spellStart"/>
              <w:r w:rsidRPr="0091592B">
                <w:rPr>
                  <w:rFonts w:cs="Arial"/>
                  <w:color w:val="000000" w:themeColor="text1"/>
                  <w:szCs w:val="22"/>
                </w:rPr>
                <w:t>FordPass</w:t>
              </w:r>
            </w:ins>
            <w:proofErr w:type="spellEnd"/>
            <w:r>
              <w:rPr>
                <w:rFonts w:cs="Arial"/>
                <w:color w:val="000000" w:themeColor="text1"/>
                <w:szCs w:val="22"/>
              </w:rPr>
              <w:t xml:space="preserve"> HMI</w:t>
            </w:r>
          </w:p>
        </w:tc>
      </w:tr>
      <w:tr w:rsidR="00AF4D7D" w:rsidRPr="00FB5797" w14:paraId="76B28432" w14:textId="77777777" w:rsidTr="006F61F6">
        <w:trPr>
          <w:trHeight w:val="255"/>
          <w:ins w:id="178" w:author="Gonzalez-sanchez, Mario (M.)" w:date="2020-04-26T20:28:00Z"/>
        </w:trPr>
        <w:tc>
          <w:tcPr>
            <w:tcW w:w="2235" w:type="dxa"/>
            <w:shd w:val="clear" w:color="auto" w:fill="D9D9D9" w:themeFill="background1" w:themeFillShade="D9"/>
          </w:tcPr>
          <w:p w14:paraId="0B82A21A" w14:textId="77777777" w:rsidR="00AF4D7D" w:rsidRPr="00F92EE6" w:rsidRDefault="00AF4D7D" w:rsidP="006F61F6">
            <w:pPr>
              <w:rPr>
                <w:ins w:id="179" w:author="Gonzalez-sanchez, Mario (M.)" w:date="2020-04-26T20:28:00Z"/>
                <w:rFonts w:cs="Arial"/>
                <w:b/>
                <w:bCs/>
                <w:color w:val="000000" w:themeColor="text1"/>
                <w:szCs w:val="22"/>
              </w:rPr>
            </w:pPr>
            <w:ins w:id="180" w:author="Gonzalez-sanchez, Mario (M.)" w:date="2020-04-26T20:28:00Z">
              <w:r w:rsidRPr="00F92EE6">
                <w:rPr>
                  <w:rFonts w:cs="Arial"/>
                  <w:b/>
                  <w:bCs/>
                  <w:color w:val="000000" w:themeColor="text1"/>
                  <w:szCs w:val="22"/>
                </w:rPr>
                <w:t>Actors</w:t>
              </w:r>
            </w:ins>
          </w:p>
        </w:tc>
        <w:tc>
          <w:tcPr>
            <w:tcW w:w="669" w:type="dxa"/>
            <w:shd w:val="clear" w:color="auto" w:fill="auto"/>
          </w:tcPr>
          <w:p w14:paraId="2D916AAE" w14:textId="77777777" w:rsidR="00AF4D7D" w:rsidRPr="00F92EE6" w:rsidRDefault="00AF4D7D" w:rsidP="006F61F6">
            <w:pPr>
              <w:rPr>
                <w:ins w:id="181" w:author="Gonzalez-sanchez, Mario (M.)" w:date="2020-04-26T20:28:00Z"/>
                <w:rFonts w:cs="Arial"/>
                <w:color w:val="000000" w:themeColor="text1"/>
                <w:szCs w:val="22"/>
              </w:rPr>
            </w:pPr>
          </w:p>
        </w:tc>
        <w:tc>
          <w:tcPr>
            <w:tcW w:w="7552" w:type="dxa"/>
            <w:shd w:val="clear" w:color="auto" w:fill="auto"/>
          </w:tcPr>
          <w:p w14:paraId="3EB667A2" w14:textId="77777777" w:rsidR="00AF4D7D" w:rsidRPr="00F92EE6" w:rsidRDefault="00AF4D7D" w:rsidP="006F61F6">
            <w:pPr>
              <w:rPr>
                <w:ins w:id="182" w:author="Gonzalez-sanchez, Mario (M.)" w:date="2020-04-26T20:28:00Z"/>
                <w:rFonts w:cs="Arial"/>
                <w:color w:val="000000" w:themeColor="text1"/>
                <w:szCs w:val="22"/>
              </w:rPr>
            </w:pPr>
            <w:ins w:id="183" w:author="Gonzalez-sanchez, Mario (M.)" w:date="2020-04-26T20:28:00Z">
              <w:r w:rsidRPr="00F92EE6">
                <w:rPr>
                  <w:rFonts w:cs="Arial"/>
                  <w:color w:val="000000" w:themeColor="text1"/>
                  <w:szCs w:val="22"/>
                </w:rPr>
                <w:t>User</w:t>
              </w:r>
            </w:ins>
          </w:p>
        </w:tc>
      </w:tr>
      <w:tr w:rsidR="00AF4D7D" w:rsidRPr="00FB5797" w14:paraId="7B606E6E" w14:textId="77777777" w:rsidTr="006F61F6">
        <w:trPr>
          <w:trHeight w:val="255"/>
          <w:ins w:id="184" w:author="Gonzalez-sanchez, Mario (M.)" w:date="2020-04-26T20:28:00Z"/>
        </w:trPr>
        <w:tc>
          <w:tcPr>
            <w:tcW w:w="2235" w:type="dxa"/>
            <w:shd w:val="clear" w:color="auto" w:fill="D9D9D9" w:themeFill="background1" w:themeFillShade="D9"/>
            <w:hideMark/>
          </w:tcPr>
          <w:p w14:paraId="398663E8" w14:textId="77777777" w:rsidR="00AF4D7D" w:rsidRPr="00F92EE6" w:rsidRDefault="00AF4D7D" w:rsidP="006F61F6">
            <w:pPr>
              <w:rPr>
                <w:ins w:id="185" w:author="Gonzalez-sanchez, Mario (M.)" w:date="2020-04-26T20:28:00Z"/>
                <w:rFonts w:cs="Arial"/>
                <w:b/>
                <w:bCs/>
                <w:color w:val="000000" w:themeColor="text1"/>
                <w:szCs w:val="22"/>
              </w:rPr>
            </w:pPr>
            <w:ins w:id="186" w:author="Gonzalez-sanchez, Mario (M.)" w:date="2020-04-26T20:28:00Z">
              <w:r w:rsidRPr="00F92EE6">
                <w:rPr>
                  <w:rFonts w:cs="Arial"/>
                  <w:b/>
                  <w:bCs/>
                  <w:color w:val="000000" w:themeColor="text1"/>
                  <w:szCs w:val="22"/>
                </w:rPr>
                <w:t>Precondition</w:t>
              </w:r>
            </w:ins>
          </w:p>
        </w:tc>
        <w:tc>
          <w:tcPr>
            <w:tcW w:w="669" w:type="dxa"/>
            <w:shd w:val="clear" w:color="auto" w:fill="auto"/>
            <w:hideMark/>
          </w:tcPr>
          <w:p w14:paraId="73B38AED" w14:textId="77777777" w:rsidR="00AF4D7D" w:rsidRPr="00F92EE6" w:rsidRDefault="00AF4D7D" w:rsidP="006F61F6">
            <w:pPr>
              <w:rPr>
                <w:ins w:id="187" w:author="Gonzalez-sanchez, Mario (M.)" w:date="2020-04-26T20:28:00Z"/>
                <w:rFonts w:cs="Arial"/>
                <w:color w:val="000000" w:themeColor="text1"/>
                <w:szCs w:val="22"/>
              </w:rPr>
            </w:pPr>
          </w:p>
        </w:tc>
        <w:tc>
          <w:tcPr>
            <w:tcW w:w="7552" w:type="dxa"/>
            <w:shd w:val="clear" w:color="auto" w:fill="auto"/>
          </w:tcPr>
          <w:p w14:paraId="49E5A986" w14:textId="77777777" w:rsidR="00AF4D7D" w:rsidRPr="00F92EE6" w:rsidRDefault="00AF4D7D" w:rsidP="006F61F6">
            <w:pPr>
              <w:rPr>
                <w:ins w:id="188" w:author="Gonzalez-sanchez, Mario (M.)" w:date="2020-04-26T20:28:00Z"/>
                <w:rFonts w:cs="Arial"/>
                <w:color w:val="000000" w:themeColor="text1"/>
                <w:szCs w:val="22"/>
              </w:rPr>
            </w:pPr>
            <w:ins w:id="189" w:author="Gonzalez-sanchez, Mario (M.)" w:date="2020-04-26T20:28:00Z">
              <w:r w:rsidRPr="00F92EE6">
                <w:rPr>
                  <w:rFonts w:cs="Arial"/>
                  <w:color w:val="000000" w:themeColor="text1"/>
                  <w:szCs w:val="22"/>
                </w:rPr>
                <w:t>Vehicle has factory or dealer installed trailer wiring</w:t>
              </w:r>
            </w:ins>
          </w:p>
          <w:p w14:paraId="0AA5443D" w14:textId="77777777" w:rsidR="00AF4D7D" w:rsidRPr="00F92EE6" w:rsidRDefault="00AF4D7D" w:rsidP="006F61F6">
            <w:pPr>
              <w:rPr>
                <w:ins w:id="190" w:author="Gonzalez-sanchez, Mario (M.)" w:date="2020-04-26T20:28:00Z"/>
                <w:rFonts w:cs="Arial"/>
                <w:color w:val="000000" w:themeColor="text1"/>
                <w:szCs w:val="22"/>
              </w:rPr>
            </w:pPr>
            <w:ins w:id="191" w:author="Gonzalez-sanchez, Mario (M.)" w:date="2020-04-26T20:28:00Z">
              <w:r w:rsidRPr="00F92EE6">
                <w:rPr>
                  <w:rFonts w:cs="Arial"/>
                  <w:color w:val="000000" w:themeColor="text1"/>
                  <w:szCs w:val="22"/>
                </w:rPr>
                <w:t xml:space="preserve">Trailer is connected </w:t>
              </w:r>
            </w:ins>
            <w:ins w:id="192" w:author="Gonzalez-sanchez, Mario (M.)" w:date="2020-04-26T20:33:00Z">
              <w:r>
                <w:rPr>
                  <w:rFonts w:cs="Arial"/>
                  <w:color w:val="000000" w:themeColor="text1"/>
                  <w:szCs w:val="22"/>
                </w:rPr>
                <w:t>to the</w:t>
              </w:r>
            </w:ins>
            <w:ins w:id="193" w:author="Gonzalez-sanchez, Mario (M.)" w:date="2020-04-26T20:28:00Z">
              <w:r w:rsidRPr="00F92EE6">
                <w:rPr>
                  <w:rFonts w:cs="Arial"/>
                  <w:color w:val="000000" w:themeColor="text1"/>
                  <w:szCs w:val="22"/>
                </w:rPr>
                <w:t xml:space="preserve"> Vehicle</w:t>
              </w:r>
            </w:ins>
          </w:p>
          <w:p w14:paraId="01378160" w14:textId="77777777" w:rsidR="00AF4D7D" w:rsidRPr="00F92EE6" w:rsidRDefault="00AF4D7D" w:rsidP="006F61F6">
            <w:pPr>
              <w:rPr>
                <w:ins w:id="194" w:author="Gonzalez-sanchez, Mario (M.)" w:date="2020-04-26T20:28:00Z"/>
                <w:rFonts w:cs="Arial"/>
                <w:color w:val="000000" w:themeColor="text1"/>
                <w:szCs w:val="22"/>
              </w:rPr>
            </w:pPr>
            <w:ins w:id="195" w:author="Gonzalez-sanchez, Mario (M.)" w:date="2020-04-26T20:28:00Z">
              <w:r w:rsidRPr="00F92EE6">
                <w:rPr>
                  <w:rFonts w:cs="Arial"/>
                  <w:color w:val="000000" w:themeColor="text1"/>
                  <w:szCs w:val="22"/>
                </w:rPr>
                <w:t>Vehicle battery is &gt;= 75% state of charge with engine off</w:t>
              </w:r>
            </w:ins>
          </w:p>
          <w:p w14:paraId="496AEF9B" w14:textId="77777777" w:rsidR="00AF4D7D" w:rsidRPr="00F92EE6" w:rsidRDefault="00AF4D7D" w:rsidP="006F61F6">
            <w:pPr>
              <w:rPr>
                <w:ins w:id="196" w:author="Gonzalez-sanchez, Mario (M.)" w:date="2020-04-26T20:28:00Z"/>
                <w:rFonts w:cs="Arial"/>
                <w:color w:val="000000" w:themeColor="text1"/>
                <w:szCs w:val="22"/>
              </w:rPr>
            </w:pPr>
            <w:ins w:id="197" w:author="Gonzalez-sanchez, Mario (M.)" w:date="2020-04-26T20:28:00Z">
              <w:r w:rsidRPr="00F92EE6">
                <w:rPr>
                  <w:rFonts w:cs="Arial"/>
                  <w:color w:val="000000" w:themeColor="text1"/>
                  <w:szCs w:val="22"/>
                </w:rPr>
                <w:t>Ignition is ON or ACC</w:t>
              </w:r>
            </w:ins>
          </w:p>
          <w:p w14:paraId="2676DBD6" w14:textId="77777777" w:rsidR="00AF4D7D" w:rsidRPr="00F92EE6" w:rsidRDefault="00AF4D7D" w:rsidP="006F61F6">
            <w:pPr>
              <w:rPr>
                <w:ins w:id="198" w:author="Gonzalez-sanchez, Mario (M.)" w:date="2020-04-26T20:28:00Z"/>
                <w:rFonts w:cs="Arial"/>
                <w:color w:val="000000" w:themeColor="text1"/>
                <w:szCs w:val="22"/>
              </w:rPr>
            </w:pPr>
            <w:ins w:id="199" w:author="Gonzalez-sanchez, Mario (M.)" w:date="2020-04-26T20:28:00Z">
              <w:r w:rsidRPr="00F92EE6">
                <w:rPr>
                  <w:rFonts w:cs="Arial"/>
                  <w:color w:val="000000" w:themeColor="text1"/>
                  <w:szCs w:val="22"/>
                </w:rPr>
                <w:t>Vehicle is stationary</w:t>
              </w:r>
            </w:ins>
          </w:p>
          <w:p w14:paraId="38DC6D78" w14:textId="77777777" w:rsidR="00AF4D7D" w:rsidRPr="00F92EE6" w:rsidRDefault="00AF4D7D" w:rsidP="006F61F6">
            <w:pPr>
              <w:rPr>
                <w:ins w:id="200" w:author="Gonzalez-sanchez, Mario (M.)" w:date="2020-04-26T20:28:00Z"/>
                <w:rFonts w:cs="Arial"/>
                <w:color w:val="000000" w:themeColor="text1"/>
                <w:szCs w:val="22"/>
              </w:rPr>
            </w:pPr>
            <w:r>
              <w:rPr>
                <w:rFonts w:cs="Arial"/>
                <w:color w:val="000000" w:themeColor="text1"/>
                <w:szCs w:val="22"/>
              </w:rPr>
              <w:t xml:space="preserve">Rear </w:t>
            </w:r>
            <w:ins w:id="201" w:author="Gonzalez-sanchez, Mario (M.)" w:date="2020-04-26T20:28:00Z">
              <w:r w:rsidRPr="00F92EE6">
                <w:rPr>
                  <w:rFonts w:cs="Arial"/>
                  <w:color w:val="000000" w:themeColor="text1"/>
                  <w:szCs w:val="22"/>
                </w:rPr>
                <w:t>Fog lights are not turned on (</w:t>
              </w:r>
              <w:r w:rsidRPr="00F92EE6">
                <w:rPr>
                  <w:rFonts w:cs="Arial"/>
                  <w:i/>
                  <w:color w:val="000000" w:themeColor="text1"/>
                </w:rPr>
                <w:t xml:space="preserve">only for </w:t>
              </w:r>
            </w:ins>
            <w:ins w:id="202" w:author="Gonzalez-sanchez, Mario (M.)" w:date="2020-04-28T18:44:00Z">
              <w:r>
                <w:rPr>
                  <w:rFonts w:cs="Arial"/>
                  <w:i/>
                  <w:color w:val="000000" w:themeColor="text1"/>
                </w:rPr>
                <w:t>v</w:t>
              </w:r>
            </w:ins>
            <w:ins w:id="203" w:author="Gonzalez-sanchez, Mario (M.)" w:date="2020-04-28T18:41:00Z">
              <w:r>
                <w:rPr>
                  <w:rFonts w:cs="Arial"/>
                  <w:i/>
                  <w:color w:val="000000" w:themeColor="text1"/>
                </w:rPr>
                <w:t>ehicles in ECE homologated markets</w:t>
              </w:r>
            </w:ins>
            <w:ins w:id="204" w:author="Gonzalez-sanchez, Mario (M.)" w:date="2020-04-26T20:28:00Z">
              <w:r w:rsidRPr="00F92EE6">
                <w:rPr>
                  <w:rFonts w:cs="Arial"/>
                  <w:color w:val="000000" w:themeColor="text1"/>
                  <w:szCs w:val="22"/>
                </w:rPr>
                <w:t>)</w:t>
              </w:r>
            </w:ins>
          </w:p>
        </w:tc>
      </w:tr>
      <w:tr w:rsidR="00AF4D7D" w:rsidRPr="00FB5797" w14:paraId="7069F43F" w14:textId="77777777" w:rsidTr="006F61F6">
        <w:trPr>
          <w:trHeight w:val="255"/>
          <w:ins w:id="205" w:author="Gonzalez-sanchez, Mario (M.)" w:date="2020-04-26T20:28:00Z"/>
        </w:trPr>
        <w:tc>
          <w:tcPr>
            <w:tcW w:w="2235" w:type="dxa"/>
            <w:shd w:val="clear" w:color="auto" w:fill="D9D9D9" w:themeFill="background1" w:themeFillShade="D9"/>
            <w:hideMark/>
          </w:tcPr>
          <w:p w14:paraId="3D7969FF" w14:textId="77777777" w:rsidR="00AF4D7D" w:rsidRPr="00F92EE6" w:rsidRDefault="00AF4D7D" w:rsidP="006F61F6">
            <w:pPr>
              <w:rPr>
                <w:ins w:id="206" w:author="Gonzalez-sanchez, Mario (M.)" w:date="2020-04-26T20:28:00Z"/>
                <w:rFonts w:cs="Arial"/>
                <w:b/>
                <w:bCs/>
                <w:color w:val="000000" w:themeColor="text1"/>
                <w:szCs w:val="22"/>
              </w:rPr>
            </w:pPr>
          </w:p>
        </w:tc>
        <w:tc>
          <w:tcPr>
            <w:tcW w:w="669" w:type="dxa"/>
            <w:shd w:val="clear" w:color="auto" w:fill="auto"/>
            <w:hideMark/>
          </w:tcPr>
          <w:p w14:paraId="75E4352C" w14:textId="77777777" w:rsidR="00AF4D7D" w:rsidRPr="00F92EE6" w:rsidRDefault="00AF4D7D" w:rsidP="006F61F6">
            <w:pPr>
              <w:rPr>
                <w:ins w:id="207" w:author="Gonzalez-sanchez, Mario (M.)" w:date="2020-04-26T20:28:00Z"/>
                <w:rFonts w:cs="Arial"/>
                <w:color w:val="000000" w:themeColor="text1"/>
                <w:szCs w:val="22"/>
              </w:rPr>
            </w:pPr>
          </w:p>
        </w:tc>
        <w:tc>
          <w:tcPr>
            <w:tcW w:w="7552" w:type="dxa"/>
            <w:shd w:val="clear" w:color="auto" w:fill="auto"/>
          </w:tcPr>
          <w:p w14:paraId="4ED8DB82" w14:textId="77777777" w:rsidR="00AF4D7D" w:rsidRPr="00F92EE6" w:rsidRDefault="00AF4D7D" w:rsidP="006F61F6">
            <w:pPr>
              <w:rPr>
                <w:ins w:id="208" w:author="Gonzalez-sanchez, Mario (M.)" w:date="2020-04-26T20:28:00Z"/>
                <w:rFonts w:cs="Arial"/>
                <w:color w:val="000000" w:themeColor="text1"/>
                <w:szCs w:val="22"/>
              </w:rPr>
            </w:pPr>
          </w:p>
        </w:tc>
      </w:tr>
      <w:tr w:rsidR="00AF4D7D" w:rsidRPr="00FB5797" w14:paraId="186CE310" w14:textId="77777777" w:rsidTr="006F61F6">
        <w:trPr>
          <w:trHeight w:val="255"/>
          <w:ins w:id="209" w:author="Gonzalez-sanchez, Mario (M.)" w:date="2020-04-26T20:28:00Z"/>
        </w:trPr>
        <w:tc>
          <w:tcPr>
            <w:tcW w:w="2235" w:type="dxa"/>
            <w:shd w:val="clear" w:color="auto" w:fill="D9D9D9" w:themeFill="background1" w:themeFillShade="D9"/>
            <w:hideMark/>
          </w:tcPr>
          <w:p w14:paraId="2BCC15EA" w14:textId="77777777" w:rsidR="00AF4D7D" w:rsidRPr="00F92EE6" w:rsidRDefault="00AF4D7D" w:rsidP="006F61F6">
            <w:pPr>
              <w:rPr>
                <w:ins w:id="210" w:author="Gonzalez-sanchez, Mario (M.)" w:date="2020-04-26T20:28:00Z"/>
                <w:rFonts w:cs="Arial"/>
                <w:b/>
                <w:bCs/>
                <w:color w:val="000000" w:themeColor="text1"/>
                <w:szCs w:val="22"/>
              </w:rPr>
            </w:pPr>
            <w:ins w:id="211" w:author="Gonzalez-sanchez, Mario (M.)" w:date="2020-04-26T20:28:00Z">
              <w:r w:rsidRPr="00F92EE6">
                <w:rPr>
                  <w:rFonts w:cs="Arial"/>
                  <w:b/>
                  <w:bCs/>
                  <w:color w:val="000000" w:themeColor="text1"/>
                  <w:szCs w:val="22"/>
                </w:rPr>
                <w:t>Main Flow</w:t>
              </w:r>
            </w:ins>
          </w:p>
        </w:tc>
        <w:tc>
          <w:tcPr>
            <w:tcW w:w="669" w:type="dxa"/>
            <w:shd w:val="clear" w:color="auto" w:fill="auto"/>
            <w:hideMark/>
          </w:tcPr>
          <w:p w14:paraId="4F7183C1" w14:textId="77777777" w:rsidR="00AF4D7D" w:rsidRPr="00F92EE6" w:rsidRDefault="00AF4D7D" w:rsidP="006F61F6">
            <w:pPr>
              <w:rPr>
                <w:ins w:id="212" w:author="Gonzalez-sanchez, Mario (M.)" w:date="2020-04-26T20:28:00Z"/>
                <w:rFonts w:cs="Arial"/>
                <w:color w:val="000000" w:themeColor="text1"/>
                <w:szCs w:val="22"/>
              </w:rPr>
            </w:pPr>
            <w:ins w:id="213" w:author="Gonzalez-sanchez, Mario (M.)" w:date="2020-04-26T20:28:00Z">
              <w:r w:rsidRPr="00F92EE6">
                <w:rPr>
                  <w:rFonts w:cs="Arial"/>
                  <w:color w:val="000000" w:themeColor="text1"/>
                  <w:szCs w:val="22"/>
                </w:rPr>
                <w:t>M1</w:t>
              </w:r>
            </w:ins>
          </w:p>
        </w:tc>
        <w:tc>
          <w:tcPr>
            <w:tcW w:w="7552" w:type="dxa"/>
            <w:shd w:val="clear" w:color="auto" w:fill="auto"/>
          </w:tcPr>
          <w:p w14:paraId="50D86378" w14:textId="77777777" w:rsidR="00AF4D7D" w:rsidRPr="00F92EE6" w:rsidRDefault="00AF4D7D" w:rsidP="006F61F6">
            <w:pPr>
              <w:rPr>
                <w:ins w:id="214" w:author="Gonzalez-sanchez, Mario (M.)" w:date="2020-04-26T20:28:00Z"/>
                <w:rFonts w:cs="Arial"/>
                <w:color w:val="000000" w:themeColor="text1"/>
                <w:szCs w:val="22"/>
              </w:rPr>
            </w:pPr>
            <w:ins w:id="215" w:author="Gonzalez-sanchez, Mario (M.)" w:date="2020-04-26T20:28:00Z">
              <w:r w:rsidRPr="00F92EE6">
                <w:rPr>
                  <w:rFonts w:cs="Arial"/>
                  <w:color w:val="000000" w:themeColor="text1"/>
                  <w:szCs w:val="22"/>
                </w:rPr>
                <w:t xml:space="preserve">User selects begin test button to activate Trailer Light Check using </w:t>
              </w:r>
            </w:ins>
            <w:proofErr w:type="spellStart"/>
            <w:r>
              <w:rPr>
                <w:rFonts w:cs="Arial"/>
                <w:color w:val="000000" w:themeColor="text1"/>
                <w:szCs w:val="22"/>
              </w:rPr>
              <w:t>FordPass</w:t>
            </w:r>
            <w:proofErr w:type="spellEnd"/>
            <w:r>
              <w:rPr>
                <w:rFonts w:cs="Arial"/>
                <w:color w:val="000000" w:themeColor="text1"/>
                <w:szCs w:val="22"/>
              </w:rPr>
              <w:t xml:space="preserve"> HMI</w:t>
            </w:r>
          </w:p>
        </w:tc>
      </w:tr>
      <w:tr w:rsidR="00AF4D7D" w:rsidRPr="00FB5797" w14:paraId="5685EFC1" w14:textId="77777777" w:rsidTr="006F61F6">
        <w:trPr>
          <w:trHeight w:val="255"/>
          <w:ins w:id="216" w:author="Gonzalez-sanchez, Mario (M.)" w:date="2020-04-26T20:28:00Z"/>
        </w:trPr>
        <w:tc>
          <w:tcPr>
            <w:tcW w:w="2235" w:type="dxa"/>
            <w:shd w:val="clear" w:color="auto" w:fill="D9D9D9" w:themeFill="background1" w:themeFillShade="D9"/>
          </w:tcPr>
          <w:p w14:paraId="244FA8F1" w14:textId="77777777" w:rsidR="00AF4D7D" w:rsidRPr="00F92EE6" w:rsidRDefault="00AF4D7D" w:rsidP="006F61F6">
            <w:pPr>
              <w:rPr>
                <w:ins w:id="217" w:author="Gonzalez-sanchez, Mario (M.)" w:date="2020-04-26T20:28:00Z"/>
                <w:rFonts w:cs="Arial"/>
                <w:b/>
                <w:bCs/>
                <w:color w:val="000000" w:themeColor="text1"/>
                <w:szCs w:val="22"/>
              </w:rPr>
            </w:pPr>
          </w:p>
        </w:tc>
        <w:tc>
          <w:tcPr>
            <w:tcW w:w="669" w:type="dxa"/>
            <w:shd w:val="clear" w:color="auto" w:fill="auto"/>
          </w:tcPr>
          <w:p w14:paraId="1F10EE02" w14:textId="77777777" w:rsidR="00AF4D7D" w:rsidRPr="00F92EE6" w:rsidRDefault="00AF4D7D" w:rsidP="006F61F6">
            <w:pPr>
              <w:rPr>
                <w:ins w:id="218" w:author="Gonzalez-sanchez, Mario (M.)" w:date="2020-04-26T20:28:00Z"/>
                <w:rFonts w:cs="Arial"/>
                <w:color w:val="000000" w:themeColor="text1"/>
                <w:szCs w:val="22"/>
              </w:rPr>
            </w:pPr>
            <w:ins w:id="219" w:author="Gonzalez-sanchez, Mario (M.)" w:date="2020-04-26T20:28:00Z">
              <w:r w:rsidRPr="00F92EE6">
                <w:rPr>
                  <w:rFonts w:cs="Arial"/>
                  <w:color w:val="000000" w:themeColor="text1"/>
                  <w:szCs w:val="22"/>
                </w:rPr>
                <w:t>M2</w:t>
              </w:r>
            </w:ins>
          </w:p>
        </w:tc>
        <w:tc>
          <w:tcPr>
            <w:tcW w:w="7552" w:type="dxa"/>
            <w:shd w:val="clear" w:color="auto" w:fill="auto"/>
          </w:tcPr>
          <w:p w14:paraId="67878F00" w14:textId="77777777" w:rsidR="00AF4D7D" w:rsidRPr="00F92EE6" w:rsidRDefault="00AF4D7D" w:rsidP="006F61F6">
            <w:pPr>
              <w:rPr>
                <w:ins w:id="220" w:author="Gonzalez-sanchez, Mario (M.)" w:date="2020-04-26T20:28:00Z"/>
                <w:rFonts w:cs="Arial"/>
                <w:color w:val="000000" w:themeColor="text1"/>
              </w:rPr>
            </w:pPr>
            <w:ins w:id="221" w:author="Gonzalez-sanchez, Mario (M.)" w:date="2020-04-26T20:28:00Z">
              <w:r w:rsidRPr="00F92EE6">
                <w:rPr>
                  <w:rFonts w:cs="Arial"/>
                  <w:color w:val="000000" w:themeColor="text1"/>
                </w:rPr>
                <w:t>User waits for exterior lights to illuminate and turn off on vehicle and trailer</w:t>
              </w:r>
            </w:ins>
          </w:p>
        </w:tc>
      </w:tr>
      <w:tr w:rsidR="00AF4D7D" w:rsidRPr="00FB5797" w14:paraId="5825F50C" w14:textId="77777777" w:rsidTr="006F61F6">
        <w:trPr>
          <w:trHeight w:val="255"/>
          <w:ins w:id="222" w:author="Gonzalez-sanchez, Mario (M.)" w:date="2020-04-26T20:28:00Z"/>
        </w:trPr>
        <w:tc>
          <w:tcPr>
            <w:tcW w:w="2235" w:type="dxa"/>
            <w:shd w:val="clear" w:color="auto" w:fill="D9D9D9" w:themeFill="background1" w:themeFillShade="D9"/>
          </w:tcPr>
          <w:p w14:paraId="6B4BA982" w14:textId="77777777" w:rsidR="00AF4D7D" w:rsidRPr="00F92EE6" w:rsidRDefault="00AF4D7D" w:rsidP="006F61F6">
            <w:pPr>
              <w:rPr>
                <w:ins w:id="223" w:author="Gonzalez-sanchez, Mario (M.)" w:date="2020-04-26T20:28:00Z"/>
                <w:rFonts w:cs="Arial"/>
                <w:b/>
                <w:bCs/>
                <w:color w:val="000000" w:themeColor="text1"/>
                <w:szCs w:val="22"/>
              </w:rPr>
            </w:pPr>
          </w:p>
        </w:tc>
        <w:tc>
          <w:tcPr>
            <w:tcW w:w="669" w:type="dxa"/>
            <w:shd w:val="clear" w:color="auto" w:fill="auto"/>
          </w:tcPr>
          <w:p w14:paraId="50B2DDBB" w14:textId="77777777" w:rsidR="00AF4D7D" w:rsidRPr="00F92EE6" w:rsidRDefault="00AF4D7D" w:rsidP="006F61F6">
            <w:pPr>
              <w:rPr>
                <w:ins w:id="224" w:author="Gonzalez-sanchez, Mario (M.)" w:date="2020-04-26T20:28:00Z"/>
                <w:rFonts w:cs="Arial"/>
                <w:color w:val="000000" w:themeColor="text1"/>
                <w:szCs w:val="22"/>
              </w:rPr>
            </w:pPr>
            <w:ins w:id="225" w:author="Gonzalez-sanchez, Mario (M.)" w:date="2020-04-26T20:28:00Z">
              <w:r w:rsidRPr="00F92EE6">
                <w:rPr>
                  <w:rFonts w:cs="Arial"/>
                  <w:color w:val="000000" w:themeColor="text1"/>
                  <w:szCs w:val="22"/>
                </w:rPr>
                <w:t>M3</w:t>
              </w:r>
            </w:ins>
          </w:p>
        </w:tc>
        <w:tc>
          <w:tcPr>
            <w:tcW w:w="7552" w:type="dxa"/>
            <w:shd w:val="clear" w:color="auto" w:fill="auto"/>
          </w:tcPr>
          <w:p w14:paraId="78F1325C" w14:textId="77777777" w:rsidR="00AF4D7D" w:rsidRPr="00F92EE6" w:rsidRDefault="00AF4D7D" w:rsidP="006F61F6">
            <w:pPr>
              <w:rPr>
                <w:ins w:id="226" w:author="Gonzalez-sanchez, Mario (M.)" w:date="2020-04-26T20:28:00Z"/>
                <w:rFonts w:cs="Arial"/>
                <w:color w:val="000000" w:themeColor="text1"/>
                <w:szCs w:val="22"/>
              </w:rPr>
            </w:pPr>
            <w:ins w:id="227" w:author="Gonzalez-sanchez, Mario (M.)" w:date="2020-04-26T20:28:00Z">
              <w:r w:rsidRPr="00F92EE6">
                <w:rPr>
                  <w:rFonts w:cs="Arial"/>
                  <w:color w:val="000000" w:themeColor="text1"/>
                  <w:szCs w:val="22"/>
                </w:rPr>
                <w:t>User waits for visual confirmation on the feature UI that test has ended</w:t>
              </w:r>
            </w:ins>
          </w:p>
        </w:tc>
      </w:tr>
      <w:tr w:rsidR="00AF4D7D" w:rsidRPr="00FB5797" w14:paraId="24DE30BE" w14:textId="77777777" w:rsidTr="006F61F6">
        <w:trPr>
          <w:trHeight w:val="255"/>
          <w:ins w:id="228" w:author="Gonzalez-sanchez, Mario (M.)" w:date="2020-04-26T20:28:00Z"/>
        </w:trPr>
        <w:tc>
          <w:tcPr>
            <w:tcW w:w="2235" w:type="dxa"/>
            <w:shd w:val="clear" w:color="auto" w:fill="D9D9D9" w:themeFill="background1" w:themeFillShade="D9"/>
          </w:tcPr>
          <w:p w14:paraId="4336B07D" w14:textId="77777777" w:rsidR="00AF4D7D" w:rsidRPr="00F92EE6" w:rsidRDefault="00AF4D7D" w:rsidP="006F61F6">
            <w:pPr>
              <w:rPr>
                <w:ins w:id="229" w:author="Gonzalez-sanchez, Mario (M.)" w:date="2020-04-26T20:28:00Z"/>
                <w:rFonts w:cs="Arial"/>
                <w:b/>
                <w:bCs/>
                <w:color w:val="000000" w:themeColor="text1"/>
                <w:szCs w:val="22"/>
              </w:rPr>
            </w:pPr>
          </w:p>
        </w:tc>
        <w:tc>
          <w:tcPr>
            <w:tcW w:w="669" w:type="dxa"/>
            <w:shd w:val="clear" w:color="auto" w:fill="auto"/>
          </w:tcPr>
          <w:p w14:paraId="241D912A" w14:textId="77777777" w:rsidR="00AF4D7D" w:rsidRPr="00F92EE6" w:rsidRDefault="00AF4D7D" w:rsidP="006F61F6">
            <w:pPr>
              <w:rPr>
                <w:ins w:id="230" w:author="Gonzalez-sanchez, Mario (M.)" w:date="2020-04-26T20:28:00Z"/>
                <w:rFonts w:cs="Arial"/>
                <w:color w:val="000000" w:themeColor="text1"/>
                <w:szCs w:val="22"/>
              </w:rPr>
            </w:pPr>
            <w:ins w:id="231" w:author="Gonzalez-sanchez, Mario (M.)" w:date="2020-04-26T20:28:00Z">
              <w:r w:rsidRPr="00F92EE6">
                <w:rPr>
                  <w:rFonts w:cs="Arial"/>
                  <w:color w:val="000000" w:themeColor="text1"/>
                  <w:szCs w:val="22"/>
                </w:rPr>
                <w:t>M4</w:t>
              </w:r>
            </w:ins>
          </w:p>
        </w:tc>
        <w:tc>
          <w:tcPr>
            <w:tcW w:w="7552" w:type="dxa"/>
            <w:shd w:val="clear" w:color="auto" w:fill="auto"/>
          </w:tcPr>
          <w:p w14:paraId="1D56C55D" w14:textId="77777777" w:rsidR="00AF4D7D" w:rsidRPr="00F92EE6" w:rsidRDefault="00AF4D7D" w:rsidP="006F61F6">
            <w:pPr>
              <w:rPr>
                <w:ins w:id="232" w:author="Gonzalez-sanchez, Mario (M.)" w:date="2020-04-26T20:28:00Z"/>
                <w:rFonts w:cs="Arial"/>
                <w:color w:val="000000" w:themeColor="text1"/>
                <w:szCs w:val="22"/>
              </w:rPr>
            </w:pPr>
            <w:ins w:id="233" w:author="Gonzalez-sanchez, Mario (M.)" w:date="2020-04-26T20:28:00Z">
              <w:r w:rsidRPr="00F92EE6">
                <w:rPr>
                  <w:rFonts w:cs="Arial"/>
                  <w:color w:val="000000" w:themeColor="text1"/>
                  <w:szCs w:val="22"/>
                </w:rPr>
                <w:t>User selects “YES” to end of test question (to indicate that lights behaved as expected)</w:t>
              </w:r>
            </w:ins>
          </w:p>
        </w:tc>
      </w:tr>
      <w:tr w:rsidR="00AF4D7D" w:rsidRPr="00FB5797" w14:paraId="47C41636" w14:textId="77777777" w:rsidTr="006F61F6">
        <w:trPr>
          <w:trHeight w:val="255"/>
          <w:ins w:id="234" w:author="Gonzalez-sanchez, Mario (M.)" w:date="2020-04-26T20:28:00Z"/>
        </w:trPr>
        <w:tc>
          <w:tcPr>
            <w:tcW w:w="2235" w:type="dxa"/>
            <w:shd w:val="clear" w:color="auto" w:fill="D9D9D9" w:themeFill="background1" w:themeFillShade="D9"/>
          </w:tcPr>
          <w:p w14:paraId="7B00A616" w14:textId="77777777" w:rsidR="00AF4D7D" w:rsidRPr="00F92EE6" w:rsidRDefault="00AF4D7D" w:rsidP="006F61F6">
            <w:pPr>
              <w:rPr>
                <w:ins w:id="235" w:author="Gonzalez-sanchez, Mario (M.)" w:date="2020-04-26T20:28:00Z"/>
                <w:rFonts w:cs="Arial"/>
                <w:b/>
                <w:bCs/>
                <w:color w:val="000000" w:themeColor="text1"/>
                <w:szCs w:val="22"/>
              </w:rPr>
            </w:pPr>
            <w:ins w:id="236" w:author="Gonzalez-sanchez, Mario (M.)" w:date="2020-04-26T20:28:00Z">
              <w:r w:rsidRPr="00F92EE6">
                <w:rPr>
                  <w:rFonts w:cs="Arial"/>
                  <w:b/>
                  <w:bCs/>
                  <w:color w:val="000000" w:themeColor="text1"/>
                  <w:szCs w:val="22"/>
                </w:rPr>
                <w:t>Alternative Flow 1</w:t>
              </w:r>
            </w:ins>
          </w:p>
        </w:tc>
        <w:tc>
          <w:tcPr>
            <w:tcW w:w="669" w:type="dxa"/>
            <w:shd w:val="clear" w:color="auto" w:fill="auto"/>
          </w:tcPr>
          <w:p w14:paraId="62F09B9E" w14:textId="77777777" w:rsidR="00AF4D7D" w:rsidRPr="00F92EE6" w:rsidRDefault="00AF4D7D" w:rsidP="006F61F6">
            <w:pPr>
              <w:rPr>
                <w:ins w:id="237" w:author="Gonzalez-sanchez, Mario (M.)" w:date="2020-04-26T20:28:00Z"/>
                <w:rFonts w:cs="Arial"/>
                <w:color w:val="000000" w:themeColor="text1"/>
                <w:szCs w:val="22"/>
              </w:rPr>
            </w:pPr>
            <w:ins w:id="238" w:author="Gonzalez-sanchez, Mario (M.)" w:date="2020-04-26T20:28:00Z">
              <w:r w:rsidRPr="00F92EE6">
                <w:rPr>
                  <w:rFonts w:cs="Arial"/>
                  <w:color w:val="000000" w:themeColor="text1"/>
                  <w:szCs w:val="22"/>
                </w:rPr>
                <w:t>A1</w:t>
              </w:r>
            </w:ins>
          </w:p>
        </w:tc>
        <w:tc>
          <w:tcPr>
            <w:tcW w:w="7552" w:type="dxa"/>
            <w:shd w:val="clear" w:color="auto" w:fill="auto"/>
          </w:tcPr>
          <w:p w14:paraId="438EDF87" w14:textId="77777777" w:rsidR="00AF4D7D" w:rsidRPr="00F92EE6" w:rsidRDefault="00AF4D7D" w:rsidP="00AF4D7D">
            <w:pPr>
              <w:pStyle w:val="ListParagraph"/>
              <w:numPr>
                <w:ilvl w:val="0"/>
                <w:numId w:val="28"/>
              </w:numPr>
              <w:rPr>
                <w:ins w:id="239" w:author="Gonzalez-sanchez, Mario (M.)" w:date="2020-04-26T20:28:00Z"/>
                <w:rFonts w:cs="Arial"/>
                <w:color w:val="000000" w:themeColor="text1"/>
                <w:szCs w:val="22"/>
              </w:rPr>
            </w:pPr>
            <w:ins w:id="240" w:author="Gonzalez-sanchez, Mario (M.)" w:date="2020-04-26T20:28:00Z">
              <w:r w:rsidRPr="00F92EE6">
                <w:rPr>
                  <w:rFonts w:cs="Arial"/>
                  <w:color w:val="000000" w:themeColor="text1"/>
                  <w:szCs w:val="22"/>
                </w:rPr>
                <w:t>User can stop test at any when it is running</w:t>
              </w:r>
            </w:ins>
          </w:p>
          <w:p w14:paraId="5B2223CB" w14:textId="77777777" w:rsidR="00AF4D7D" w:rsidRPr="00F92EE6" w:rsidRDefault="00AF4D7D" w:rsidP="00AF4D7D">
            <w:pPr>
              <w:pStyle w:val="ListParagraph"/>
              <w:numPr>
                <w:ilvl w:val="0"/>
                <w:numId w:val="28"/>
              </w:numPr>
              <w:rPr>
                <w:ins w:id="241" w:author="Gonzalez-sanchez, Mario (M.)" w:date="2020-04-26T20:28:00Z"/>
                <w:rFonts w:cs="Arial"/>
                <w:color w:val="000000" w:themeColor="text1"/>
                <w:szCs w:val="22"/>
              </w:rPr>
            </w:pPr>
            <w:ins w:id="242" w:author="Gonzalez-sanchez, Mario (M.)" w:date="2020-04-26T20:28:00Z">
              <w:r w:rsidRPr="00F92EE6">
                <w:rPr>
                  <w:rFonts w:cs="Arial"/>
                  <w:color w:val="000000" w:themeColor="text1"/>
                  <w:szCs w:val="22"/>
                </w:rPr>
                <w:t>Feature informs the user that test has been aborted</w:t>
              </w:r>
            </w:ins>
          </w:p>
        </w:tc>
      </w:tr>
      <w:tr w:rsidR="00AF4D7D" w:rsidRPr="00FB5797" w14:paraId="5A95975B" w14:textId="77777777" w:rsidTr="006F61F6">
        <w:trPr>
          <w:trHeight w:val="255"/>
          <w:ins w:id="243" w:author="Gonzalez-sanchez, Mario (M.)" w:date="2020-04-26T20:28:00Z"/>
        </w:trPr>
        <w:tc>
          <w:tcPr>
            <w:tcW w:w="2235" w:type="dxa"/>
            <w:shd w:val="clear" w:color="auto" w:fill="D9D9D9" w:themeFill="background1" w:themeFillShade="D9"/>
          </w:tcPr>
          <w:p w14:paraId="4894EBEF" w14:textId="77777777" w:rsidR="00AF4D7D" w:rsidRPr="00F92EE6" w:rsidRDefault="00AF4D7D" w:rsidP="006F61F6">
            <w:pPr>
              <w:rPr>
                <w:ins w:id="244" w:author="Gonzalez-sanchez, Mario (M.)" w:date="2020-04-26T20:28:00Z"/>
                <w:rFonts w:cs="Arial"/>
                <w:b/>
                <w:bCs/>
                <w:color w:val="000000" w:themeColor="text1"/>
                <w:szCs w:val="22"/>
              </w:rPr>
            </w:pPr>
          </w:p>
        </w:tc>
        <w:tc>
          <w:tcPr>
            <w:tcW w:w="669" w:type="dxa"/>
            <w:shd w:val="clear" w:color="auto" w:fill="auto"/>
          </w:tcPr>
          <w:p w14:paraId="142C1342" w14:textId="77777777" w:rsidR="00AF4D7D" w:rsidRPr="00F92EE6" w:rsidRDefault="00AF4D7D" w:rsidP="006F61F6">
            <w:pPr>
              <w:rPr>
                <w:ins w:id="245" w:author="Gonzalez-sanchez, Mario (M.)" w:date="2020-04-26T20:28:00Z"/>
                <w:rFonts w:cs="Arial"/>
                <w:color w:val="000000" w:themeColor="text1"/>
                <w:szCs w:val="22"/>
              </w:rPr>
            </w:pPr>
          </w:p>
        </w:tc>
        <w:tc>
          <w:tcPr>
            <w:tcW w:w="7552" w:type="dxa"/>
            <w:shd w:val="clear" w:color="auto" w:fill="auto"/>
          </w:tcPr>
          <w:p w14:paraId="79EB7FDF" w14:textId="77777777" w:rsidR="00AF4D7D" w:rsidRPr="00F92EE6" w:rsidRDefault="00AF4D7D" w:rsidP="006F61F6">
            <w:pPr>
              <w:rPr>
                <w:ins w:id="246" w:author="Gonzalez-sanchez, Mario (M.)" w:date="2020-04-26T20:28:00Z"/>
                <w:rFonts w:cs="Arial"/>
                <w:color w:val="000000" w:themeColor="text1"/>
                <w:szCs w:val="22"/>
              </w:rPr>
            </w:pPr>
          </w:p>
        </w:tc>
      </w:tr>
      <w:tr w:rsidR="00AF4D7D" w:rsidRPr="00FB5797" w14:paraId="2ED77171" w14:textId="77777777" w:rsidTr="006F61F6">
        <w:trPr>
          <w:trHeight w:val="255"/>
          <w:ins w:id="247" w:author="Gonzalez-sanchez, Mario (M.)" w:date="2020-04-26T20:28:00Z"/>
        </w:trPr>
        <w:tc>
          <w:tcPr>
            <w:tcW w:w="2235" w:type="dxa"/>
            <w:shd w:val="clear" w:color="auto" w:fill="D9D9D9" w:themeFill="background1" w:themeFillShade="D9"/>
          </w:tcPr>
          <w:p w14:paraId="37DC55F3" w14:textId="77777777" w:rsidR="00AF4D7D" w:rsidRPr="00F92EE6" w:rsidRDefault="00AF4D7D" w:rsidP="006F61F6">
            <w:pPr>
              <w:rPr>
                <w:ins w:id="248" w:author="Gonzalez-sanchez, Mario (M.)" w:date="2020-04-26T20:28:00Z"/>
                <w:rFonts w:cs="Arial"/>
                <w:b/>
                <w:bCs/>
                <w:color w:val="000000" w:themeColor="text1"/>
                <w:szCs w:val="22"/>
              </w:rPr>
            </w:pPr>
            <w:ins w:id="249" w:author="Gonzalez-sanchez, Mario (M.)" w:date="2020-04-26T20:28:00Z">
              <w:r w:rsidRPr="00F92EE6">
                <w:rPr>
                  <w:rFonts w:cs="Arial"/>
                  <w:b/>
                  <w:bCs/>
                  <w:color w:val="000000" w:themeColor="text1"/>
                  <w:szCs w:val="22"/>
                </w:rPr>
                <w:t>Alternative Flow 2</w:t>
              </w:r>
            </w:ins>
          </w:p>
        </w:tc>
        <w:tc>
          <w:tcPr>
            <w:tcW w:w="669" w:type="dxa"/>
            <w:shd w:val="clear" w:color="auto" w:fill="auto"/>
          </w:tcPr>
          <w:p w14:paraId="1ADA2797" w14:textId="77777777" w:rsidR="00AF4D7D" w:rsidRPr="00F92EE6" w:rsidRDefault="00AF4D7D" w:rsidP="006F61F6">
            <w:pPr>
              <w:rPr>
                <w:ins w:id="250" w:author="Gonzalez-sanchez, Mario (M.)" w:date="2020-04-26T20:28:00Z"/>
                <w:rFonts w:cs="Arial"/>
                <w:color w:val="000000" w:themeColor="text1"/>
                <w:szCs w:val="22"/>
              </w:rPr>
            </w:pPr>
            <w:ins w:id="251" w:author="Gonzalez-sanchez, Mario (M.)" w:date="2020-04-26T20:28:00Z">
              <w:r w:rsidRPr="00F92EE6">
                <w:rPr>
                  <w:rFonts w:cs="Arial"/>
                  <w:color w:val="000000" w:themeColor="text1"/>
                  <w:szCs w:val="22"/>
                </w:rPr>
                <w:t>A2</w:t>
              </w:r>
            </w:ins>
          </w:p>
        </w:tc>
        <w:tc>
          <w:tcPr>
            <w:tcW w:w="7552" w:type="dxa"/>
            <w:shd w:val="clear" w:color="auto" w:fill="auto"/>
          </w:tcPr>
          <w:p w14:paraId="3E2D9D4E" w14:textId="77777777" w:rsidR="00AF4D7D" w:rsidRPr="00F92EE6" w:rsidRDefault="00AF4D7D" w:rsidP="00AF4D7D">
            <w:pPr>
              <w:pStyle w:val="ListParagraph"/>
              <w:numPr>
                <w:ilvl w:val="0"/>
                <w:numId w:val="29"/>
              </w:numPr>
              <w:overflowPunct w:val="0"/>
              <w:autoSpaceDE w:val="0"/>
              <w:autoSpaceDN w:val="0"/>
              <w:adjustRightInd w:val="0"/>
              <w:contextualSpacing w:val="0"/>
              <w:textAlignment w:val="baseline"/>
              <w:rPr>
                <w:ins w:id="252" w:author="Gonzalez-sanchez, Mario (M.)" w:date="2020-04-26T20:28:00Z"/>
                <w:rFonts w:cs="Arial"/>
                <w:color w:val="000000" w:themeColor="text1"/>
                <w:szCs w:val="22"/>
              </w:rPr>
            </w:pPr>
            <w:ins w:id="253" w:author="Gonzalez-sanchez, Mario (M.)" w:date="2020-04-26T20:28:00Z">
              <w:r w:rsidRPr="00F92EE6">
                <w:rPr>
                  <w:rFonts w:cs="Arial"/>
                  <w:color w:val="000000" w:themeColor="text1"/>
                  <w:szCs w:val="22"/>
                </w:rPr>
                <w:t>User runs test (refer to Main Flow)</w:t>
              </w:r>
            </w:ins>
          </w:p>
          <w:p w14:paraId="76F87DD1" w14:textId="77777777" w:rsidR="00AF4D7D" w:rsidRPr="00F92EE6" w:rsidRDefault="00AF4D7D" w:rsidP="00AF4D7D">
            <w:pPr>
              <w:pStyle w:val="ListParagraph"/>
              <w:numPr>
                <w:ilvl w:val="0"/>
                <w:numId w:val="29"/>
              </w:numPr>
              <w:overflowPunct w:val="0"/>
              <w:autoSpaceDE w:val="0"/>
              <w:autoSpaceDN w:val="0"/>
              <w:adjustRightInd w:val="0"/>
              <w:contextualSpacing w:val="0"/>
              <w:textAlignment w:val="baseline"/>
              <w:rPr>
                <w:ins w:id="254" w:author="Gonzalez-sanchez, Mario (M.)" w:date="2020-04-26T20:28:00Z"/>
                <w:rFonts w:cs="Arial"/>
                <w:color w:val="000000" w:themeColor="text1"/>
                <w:szCs w:val="22"/>
              </w:rPr>
            </w:pPr>
            <w:ins w:id="255" w:author="Gonzalez-sanchez, Mario (M.)" w:date="2020-04-26T20:28:00Z">
              <w:r w:rsidRPr="00F92EE6">
                <w:rPr>
                  <w:rFonts w:cs="Arial"/>
                  <w:color w:val="000000" w:themeColor="text1"/>
                  <w:szCs w:val="22"/>
                </w:rPr>
                <w:t>User selects “NO” to end of test question (i.e., lights did not behave as expected).</w:t>
              </w:r>
            </w:ins>
          </w:p>
          <w:p w14:paraId="35FFBBE1" w14:textId="77777777" w:rsidR="00AF4D7D" w:rsidRPr="00031783" w:rsidRDefault="00AF4D7D" w:rsidP="00AF4D7D">
            <w:pPr>
              <w:pStyle w:val="ListParagraph"/>
              <w:numPr>
                <w:ilvl w:val="0"/>
                <w:numId w:val="29"/>
              </w:numPr>
              <w:overflowPunct w:val="0"/>
              <w:autoSpaceDE w:val="0"/>
              <w:autoSpaceDN w:val="0"/>
              <w:adjustRightInd w:val="0"/>
              <w:contextualSpacing w:val="0"/>
              <w:textAlignment w:val="baseline"/>
              <w:rPr>
                <w:ins w:id="256" w:author="Gonzalez-sanchez, Mario (M.)" w:date="2020-04-26T20:28:00Z"/>
                <w:rFonts w:cs="Arial"/>
                <w:color w:val="000000" w:themeColor="text1"/>
                <w:szCs w:val="22"/>
                <w:rPrChange w:id="257" w:author="Gonzalez-sanchez, Mario (M.)" w:date="2020-04-26T20:34:00Z">
                  <w:rPr>
                    <w:ins w:id="258" w:author="Gonzalez-sanchez, Mario (M.)" w:date="2020-04-26T20:28:00Z"/>
                  </w:rPr>
                </w:rPrChange>
              </w:rPr>
            </w:pPr>
            <w:ins w:id="259" w:author="Gonzalez-sanchez, Mario (M.)" w:date="2020-04-26T20:28:00Z">
              <w:r w:rsidRPr="00F92EE6">
                <w:rPr>
                  <w:rFonts w:cs="Arial"/>
                  <w:color w:val="000000" w:themeColor="text1"/>
                  <w:szCs w:val="22"/>
                </w:rPr>
                <w:t>Feature displays Troubleshooting screen</w:t>
              </w:r>
            </w:ins>
          </w:p>
        </w:tc>
      </w:tr>
      <w:tr w:rsidR="00AF4D7D" w:rsidRPr="00FB5797" w14:paraId="1495E2FE" w14:textId="77777777" w:rsidTr="006F61F6">
        <w:trPr>
          <w:trHeight w:val="255"/>
          <w:ins w:id="260" w:author="Gonzalez-sanchez, Mario (M.)" w:date="2020-04-26T20:28:00Z"/>
        </w:trPr>
        <w:tc>
          <w:tcPr>
            <w:tcW w:w="2235" w:type="dxa"/>
            <w:shd w:val="clear" w:color="auto" w:fill="D9D9D9" w:themeFill="background1" w:themeFillShade="D9"/>
          </w:tcPr>
          <w:p w14:paraId="1A27D990" w14:textId="77777777" w:rsidR="00AF4D7D" w:rsidRPr="00F92EE6" w:rsidRDefault="00AF4D7D" w:rsidP="006F61F6">
            <w:pPr>
              <w:rPr>
                <w:ins w:id="261" w:author="Gonzalez-sanchez, Mario (M.)" w:date="2020-04-26T20:28:00Z"/>
                <w:rFonts w:cs="Arial"/>
                <w:b/>
                <w:bCs/>
                <w:color w:val="000000" w:themeColor="text1"/>
                <w:szCs w:val="22"/>
              </w:rPr>
            </w:pPr>
          </w:p>
        </w:tc>
        <w:tc>
          <w:tcPr>
            <w:tcW w:w="669" w:type="dxa"/>
            <w:shd w:val="clear" w:color="auto" w:fill="auto"/>
          </w:tcPr>
          <w:p w14:paraId="05D2372B" w14:textId="77777777" w:rsidR="00AF4D7D" w:rsidRPr="00F92EE6" w:rsidRDefault="00AF4D7D" w:rsidP="006F61F6">
            <w:pPr>
              <w:rPr>
                <w:ins w:id="262" w:author="Gonzalez-sanchez, Mario (M.)" w:date="2020-04-26T20:28:00Z"/>
                <w:rFonts w:cs="Arial"/>
                <w:color w:val="000000" w:themeColor="text1"/>
                <w:szCs w:val="22"/>
              </w:rPr>
            </w:pPr>
          </w:p>
        </w:tc>
        <w:tc>
          <w:tcPr>
            <w:tcW w:w="7552" w:type="dxa"/>
            <w:shd w:val="clear" w:color="auto" w:fill="auto"/>
          </w:tcPr>
          <w:p w14:paraId="6C9B1588" w14:textId="77777777" w:rsidR="00AF4D7D" w:rsidRPr="00F92EE6" w:rsidRDefault="00AF4D7D" w:rsidP="006F61F6">
            <w:pPr>
              <w:rPr>
                <w:ins w:id="263" w:author="Gonzalez-sanchez, Mario (M.)" w:date="2020-04-26T20:28:00Z"/>
                <w:rFonts w:cs="Arial"/>
                <w:color w:val="000000" w:themeColor="text1"/>
                <w:szCs w:val="22"/>
              </w:rPr>
            </w:pPr>
          </w:p>
        </w:tc>
      </w:tr>
      <w:tr w:rsidR="00AF4D7D" w:rsidRPr="00FB5797" w14:paraId="26405C26" w14:textId="77777777" w:rsidTr="006F61F6">
        <w:trPr>
          <w:trHeight w:val="255"/>
          <w:ins w:id="264" w:author="Gonzalez-sanchez, Mario (M.)" w:date="2020-04-26T20:28:00Z"/>
        </w:trPr>
        <w:tc>
          <w:tcPr>
            <w:tcW w:w="2235" w:type="dxa"/>
            <w:shd w:val="clear" w:color="auto" w:fill="D9D9D9" w:themeFill="background1" w:themeFillShade="D9"/>
          </w:tcPr>
          <w:p w14:paraId="5531E2FE" w14:textId="77777777" w:rsidR="00AF4D7D" w:rsidRPr="00F92EE6" w:rsidRDefault="00AF4D7D" w:rsidP="006F61F6">
            <w:pPr>
              <w:rPr>
                <w:ins w:id="265" w:author="Gonzalez-sanchez, Mario (M.)" w:date="2020-04-26T20:28:00Z"/>
                <w:rFonts w:cs="Arial"/>
                <w:b/>
                <w:bCs/>
                <w:color w:val="000000" w:themeColor="text1"/>
                <w:szCs w:val="22"/>
              </w:rPr>
            </w:pPr>
            <w:ins w:id="266" w:author="Gonzalez-sanchez, Mario (M.)" w:date="2020-04-26T20:28:00Z">
              <w:r w:rsidRPr="00F92EE6">
                <w:rPr>
                  <w:rFonts w:cs="Arial"/>
                  <w:b/>
                  <w:bCs/>
                  <w:color w:val="000000" w:themeColor="text1"/>
                  <w:szCs w:val="22"/>
                </w:rPr>
                <w:t>Post-condition</w:t>
              </w:r>
            </w:ins>
          </w:p>
        </w:tc>
        <w:tc>
          <w:tcPr>
            <w:tcW w:w="669" w:type="dxa"/>
            <w:shd w:val="clear" w:color="auto" w:fill="auto"/>
          </w:tcPr>
          <w:p w14:paraId="75DE175E" w14:textId="77777777" w:rsidR="00AF4D7D" w:rsidRPr="00F92EE6" w:rsidRDefault="00AF4D7D" w:rsidP="006F61F6">
            <w:pPr>
              <w:rPr>
                <w:ins w:id="267" w:author="Gonzalez-sanchez, Mario (M.)" w:date="2020-04-26T20:28:00Z"/>
                <w:rFonts w:cs="Arial"/>
                <w:color w:val="000000" w:themeColor="text1"/>
                <w:szCs w:val="22"/>
              </w:rPr>
            </w:pPr>
          </w:p>
        </w:tc>
        <w:tc>
          <w:tcPr>
            <w:tcW w:w="7552" w:type="dxa"/>
            <w:shd w:val="clear" w:color="auto" w:fill="auto"/>
          </w:tcPr>
          <w:p w14:paraId="64335CF8" w14:textId="77777777" w:rsidR="00AF4D7D" w:rsidRPr="00F92EE6" w:rsidRDefault="00AF4D7D" w:rsidP="006F61F6">
            <w:pPr>
              <w:rPr>
                <w:ins w:id="268" w:author="Gonzalez-sanchez, Mario (M.)" w:date="2020-04-26T20:28:00Z"/>
                <w:rFonts w:cs="Arial"/>
                <w:color w:val="000000" w:themeColor="text1"/>
                <w:szCs w:val="22"/>
              </w:rPr>
            </w:pPr>
            <w:ins w:id="269" w:author="Gonzalez-sanchez, Mario (M.)" w:date="2020-04-26T20:28:00Z">
              <w:r w:rsidRPr="00F92EE6">
                <w:rPr>
                  <w:rFonts w:cs="Arial"/>
                  <w:color w:val="000000" w:themeColor="text1"/>
                  <w:szCs w:val="22"/>
                </w:rPr>
                <w:t>Light test sequence has ended</w:t>
              </w:r>
            </w:ins>
          </w:p>
          <w:p w14:paraId="21827E9F" w14:textId="77777777" w:rsidR="00AF4D7D" w:rsidRPr="00F92EE6" w:rsidRDefault="00AF4D7D" w:rsidP="006F61F6">
            <w:pPr>
              <w:rPr>
                <w:ins w:id="270" w:author="Gonzalez-sanchez, Mario (M.)" w:date="2020-04-26T20:28:00Z"/>
                <w:rFonts w:cs="Arial"/>
                <w:color w:val="000000" w:themeColor="text1"/>
                <w:szCs w:val="22"/>
              </w:rPr>
            </w:pPr>
            <w:ins w:id="271" w:author="Gonzalez-sanchez, Mario (M.)" w:date="2020-04-26T20:28:00Z">
              <w:r w:rsidRPr="00F92EE6">
                <w:rPr>
                  <w:rFonts w:cs="Arial"/>
                  <w:color w:val="000000" w:themeColor="text1"/>
                  <w:szCs w:val="22"/>
                </w:rPr>
                <w:t>User receives a visual confirmation</w:t>
              </w:r>
            </w:ins>
          </w:p>
        </w:tc>
      </w:tr>
    </w:tbl>
    <w:p w14:paraId="0E1BF519" w14:textId="77777777" w:rsidR="00AF4D7D" w:rsidRPr="00F92EE6" w:rsidRDefault="00AF4D7D" w:rsidP="00AF4D7D">
      <w:pPr>
        <w:rPr>
          <w:ins w:id="272" w:author="Gonzalez-sanchez, Mario (M.)" w:date="2020-04-26T20:28:00Z"/>
          <w:rFonts w:cs="Arial"/>
          <w:color w:val="000000" w:themeColor="text1"/>
        </w:rPr>
      </w:pPr>
    </w:p>
    <w:p w14:paraId="61968B02" w14:textId="77777777" w:rsidR="00AF4D7D" w:rsidRPr="00F92EE6" w:rsidRDefault="00AF4D7D" w:rsidP="00AF4D7D">
      <w:pPr>
        <w:pStyle w:val="REUseCase"/>
        <w:rPr>
          <w:ins w:id="273" w:author="Gonzalez-sanchez, Mario (M.)" w:date="2020-04-26T20:28:00Z"/>
          <w:color w:val="000000" w:themeColor="text1"/>
        </w:rPr>
      </w:pPr>
      <w:ins w:id="274" w:author="Gonzalez-sanchez, Mario (M.)" w:date="2020-04-26T20:28:00Z">
        <w:r w:rsidRPr="00F92EE6">
          <w:rPr>
            <w:color w:val="000000" w:themeColor="text1"/>
          </w:rPr>
          <w:t>###UC_F_Trailer Light Check_0000</w:t>
        </w:r>
      </w:ins>
      <w:r>
        <w:rPr>
          <w:color w:val="000000" w:themeColor="text1"/>
        </w:rPr>
        <w:t>2</w:t>
      </w:r>
      <w:ins w:id="275" w:author="Gonzalez-sanchez, Mario (M.)" w:date="2020-04-26T20:28:00Z">
        <w:r w:rsidRPr="00F92EE6">
          <w:rPr>
            <w:color w:val="000000" w:themeColor="text1"/>
          </w:rPr>
          <w:t xml:space="preserve">### </w:t>
        </w:r>
      </w:ins>
      <w:ins w:id="276" w:author="Gonzalez-sanchez, Mario (M.)" w:date="2020-04-26T20:31:00Z">
        <w:r w:rsidRPr="00A54265">
          <w:rPr>
            <w:color w:val="000000" w:themeColor="text1"/>
          </w:rPr>
          <w:t xml:space="preserve">User requests on demand to initiate Trailer Light Check via </w:t>
        </w:r>
      </w:ins>
      <w:r>
        <w:rPr>
          <w:color w:val="000000" w:themeColor="text1"/>
        </w:rPr>
        <w:t>SYNC</w:t>
      </w:r>
      <w:ins w:id="277" w:author="Gonzalez-sanchez, Mario (M.)" w:date="2020-04-26T20:31:00Z">
        <w:r w:rsidRPr="00A54265">
          <w:rPr>
            <w:color w:val="000000" w:themeColor="text1"/>
          </w:rPr>
          <w:t xml:space="preserve"> HMI</w:t>
        </w:r>
      </w:ins>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235"/>
        <w:gridCol w:w="669"/>
        <w:gridCol w:w="7552"/>
      </w:tblGrid>
      <w:tr w:rsidR="00AF4D7D" w:rsidRPr="00FB5797" w14:paraId="10AE81F1" w14:textId="77777777" w:rsidTr="006F61F6">
        <w:trPr>
          <w:trHeight w:val="255"/>
          <w:ins w:id="278" w:author="Gonzalez-sanchez, Mario (M.)" w:date="2020-04-26T20:28:00Z"/>
        </w:trPr>
        <w:tc>
          <w:tcPr>
            <w:tcW w:w="2235" w:type="dxa"/>
            <w:shd w:val="clear" w:color="auto" w:fill="D9D9D9" w:themeFill="background1" w:themeFillShade="D9"/>
            <w:hideMark/>
          </w:tcPr>
          <w:p w14:paraId="675FBE24" w14:textId="77777777" w:rsidR="00AF4D7D" w:rsidRPr="00F92EE6" w:rsidRDefault="00AF4D7D" w:rsidP="006F61F6">
            <w:pPr>
              <w:rPr>
                <w:ins w:id="279" w:author="Gonzalez-sanchez, Mario (M.)" w:date="2020-04-26T20:28:00Z"/>
                <w:rFonts w:cs="Arial"/>
                <w:b/>
                <w:bCs/>
                <w:color w:val="000000" w:themeColor="text1"/>
                <w:szCs w:val="22"/>
              </w:rPr>
            </w:pPr>
            <w:ins w:id="280" w:author="Gonzalez-sanchez, Mario (M.)" w:date="2020-04-26T20:28:00Z">
              <w:r w:rsidRPr="00F92EE6">
                <w:rPr>
                  <w:rFonts w:cs="Arial"/>
                  <w:b/>
                  <w:bCs/>
                  <w:color w:val="000000" w:themeColor="text1"/>
                  <w:szCs w:val="22"/>
                </w:rPr>
                <w:t>Purpose</w:t>
              </w:r>
            </w:ins>
          </w:p>
        </w:tc>
        <w:tc>
          <w:tcPr>
            <w:tcW w:w="669" w:type="dxa"/>
            <w:shd w:val="clear" w:color="auto" w:fill="auto"/>
            <w:hideMark/>
          </w:tcPr>
          <w:p w14:paraId="5F0E52ED" w14:textId="77777777" w:rsidR="00AF4D7D" w:rsidRPr="00F92EE6" w:rsidRDefault="00AF4D7D" w:rsidP="006F61F6">
            <w:pPr>
              <w:rPr>
                <w:ins w:id="281" w:author="Gonzalez-sanchez, Mario (M.)" w:date="2020-04-26T20:28:00Z"/>
                <w:rFonts w:cs="Arial"/>
                <w:color w:val="000000" w:themeColor="text1"/>
                <w:szCs w:val="22"/>
              </w:rPr>
            </w:pPr>
          </w:p>
        </w:tc>
        <w:tc>
          <w:tcPr>
            <w:tcW w:w="7552" w:type="dxa"/>
            <w:shd w:val="clear" w:color="auto" w:fill="auto"/>
          </w:tcPr>
          <w:p w14:paraId="439044DC" w14:textId="77777777" w:rsidR="00AF4D7D" w:rsidRPr="00F92EE6" w:rsidRDefault="00AF4D7D" w:rsidP="006F61F6">
            <w:pPr>
              <w:rPr>
                <w:ins w:id="282" w:author="Gonzalez-sanchez, Mario (M.)" w:date="2020-04-26T20:28:00Z"/>
                <w:rFonts w:cs="Arial"/>
                <w:color w:val="000000" w:themeColor="text1"/>
                <w:szCs w:val="22"/>
              </w:rPr>
            </w:pPr>
            <w:ins w:id="283" w:author="Gonzalez-sanchez, Mario (M.)" w:date="2020-04-26T20:31:00Z">
              <w:r w:rsidRPr="00A54265">
                <w:rPr>
                  <w:rFonts w:cs="Arial"/>
                  <w:color w:val="000000" w:themeColor="text1"/>
                  <w:szCs w:val="22"/>
                </w:rPr>
                <w:t xml:space="preserve">User requests on demand to initiate Trailer Light Check via </w:t>
              </w:r>
            </w:ins>
            <w:r>
              <w:rPr>
                <w:rFonts w:cs="Arial"/>
                <w:color w:val="000000" w:themeColor="text1"/>
                <w:szCs w:val="22"/>
              </w:rPr>
              <w:t>SYNC</w:t>
            </w:r>
            <w:ins w:id="284" w:author="Gonzalez-sanchez, Mario (M.)" w:date="2020-04-26T20:31:00Z">
              <w:r w:rsidRPr="00A54265">
                <w:rPr>
                  <w:rFonts w:cs="Arial"/>
                  <w:color w:val="000000" w:themeColor="text1"/>
                  <w:szCs w:val="22"/>
                </w:rPr>
                <w:t xml:space="preserve"> HMI</w:t>
              </w:r>
            </w:ins>
          </w:p>
        </w:tc>
      </w:tr>
      <w:tr w:rsidR="00AF4D7D" w:rsidRPr="00FB5797" w14:paraId="06761028" w14:textId="77777777" w:rsidTr="006F61F6">
        <w:trPr>
          <w:trHeight w:val="255"/>
          <w:ins w:id="285" w:author="Gonzalez-sanchez, Mario (M.)" w:date="2020-04-26T20:28:00Z"/>
        </w:trPr>
        <w:tc>
          <w:tcPr>
            <w:tcW w:w="2235" w:type="dxa"/>
            <w:shd w:val="clear" w:color="auto" w:fill="D9D9D9" w:themeFill="background1" w:themeFillShade="D9"/>
          </w:tcPr>
          <w:p w14:paraId="11BBC21C" w14:textId="77777777" w:rsidR="00AF4D7D" w:rsidRPr="00F92EE6" w:rsidRDefault="00AF4D7D" w:rsidP="006F61F6">
            <w:pPr>
              <w:rPr>
                <w:ins w:id="286" w:author="Gonzalez-sanchez, Mario (M.)" w:date="2020-04-26T20:28:00Z"/>
                <w:rFonts w:cs="Arial"/>
                <w:b/>
                <w:bCs/>
                <w:color w:val="000000" w:themeColor="text1"/>
                <w:szCs w:val="22"/>
              </w:rPr>
            </w:pPr>
            <w:ins w:id="287" w:author="Gonzalez-sanchez, Mario (M.)" w:date="2020-04-26T20:28:00Z">
              <w:r w:rsidRPr="00F92EE6">
                <w:rPr>
                  <w:rFonts w:cs="Arial"/>
                  <w:b/>
                  <w:bCs/>
                  <w:color w:val="000000" w:themeColor="text1"/>
                  <w:szCs w:val="22"/>
                </w:rPr>
                <w:t>Actors</w:t>
              </w:r>
            </w:ins>
          </w:p>
        </w:tc>
        <w:tc>
          <w:tcPr>
            <w:tcW w:w="669" w:type="dxa"/>
            <w:shd w:val="clear" w:color="auto" w:fill="auto"/>
          </w:tcPr>
          <w:p w14:paraId="6B12718E" w14:textId="77777777" w:rsidR="00AF4D7D" w:rsidRPr="00F92EE6" w:rsidRDefault="00AF4D7D" w:rsidP="006F61F6">
            <w:pPr>
              <w:rPr>
                <w:ins w:id="288" w:author="Gonzalez-sanchez, Mario (M.)" w:date="2020-04-26T20:28:00Z"/>
                <w:rFonts w:cs="Arial"/>
                <w:color w:val="000000" w:themeColor="text1"/>
                <w:szCs w:val="22"/>
              </w:rPr>
            </w:pPr>
          </w:p>
        </w:tc>
        <w:tc>
          <w:tcPr>
            <w:tcW w:w="7552" w:type="dxa"/>
            <w:shd w:val="clear" w:color="auto" w:fill="auto"/>
          </w:tcPr>
          <w:p w14:paraId="3D9B3611" w14:textId="77777777" w:rsidR="00AF4D7D" w:rsidRPr="00F92EE6" w:rsidRDefault="00AF4D7D" w:rsidP="006F61F6">
            <w:pPr>
              <w:rPr>
                <w:ins w:id="289" w:author="Gonzalez-sanchez, Mario (M.)" w:date="2020-04-26T20:28:00Z"/>
                <w:rFonts w:cs="Arial"/>
                <w:color w:val="000000" w:themeColor="text1"/>
                <w:szCs w:val="22"/>
              </w:rPr>
            </w:pPr>
            <w:ins w:id="290" w:author="Gonzalez-sanchez, Mario (M.)" w:date="2020-04-26T20:28:00Z">
              <w:r w:rsidRPr="00F92EE6">
                <w:rPr>
                  <w:rFonts w:cs="Arial"/>
                  <w:color w:val="000000" w:themeColor="text1"/>
                  <w:szCs w:val="22"/>
                </w:rPr>
                <w:t>User</w:t>
              </w:r>
            </w:ins>
          </w:p>
        </w:tc>
      </w:tr>
      <w:tr w:rsidR="00AF4D7D" w:rsidRPr="00FB5797" w14:paraId="2C7CEC38" w14:textId="77777777" w:rsidTr="006F61F6">
        <w:trPr>
          <w:trHeight w:val="255"/>
          <w:ins w:id="291" w:author="Gonzalez-sanchez, Mario (M.)" w:date="2020-04-26T20:28:00Z"/>
        </w:trPr>
        <w:tc>
          <w:tcPr>
            <w:tcW w:w="2235" w:type="dxa"/>
            <w:shd w:val="clear" w:color="auto" w:fill="D9D9D9" w:themeFill="background1" w:themeFillShade="D9"/>
            <w:hideMark/>
          </w:tcPr>
          <w:p w14:paraId="7A568A2C" w14:textId="77777777" w:rsidR="00AF4D7D" w:rsidRPr="00F92EE6" w:rsidRDefault="00AF4D7D" w:rsidP="006F61F6">
            <w:pPr>
              <w:rPr>
                <w:ins w:id="292" w:author="Gonzalez-sanchez, Mario (M.)" w:date="2020-04-26T20:28:00Z"/>
                <w:rFonts w:cs="Arial"/>
                <w:b/>
                <w:bCs/>
                <w:color w:val="000000" w:themeColor="text1"/>
                <w:szCs w:val="22"/>
              </w:rPr>
            </w:pPr>
            <w:ins w:id="293" w:author="Gonzalez-sanchez, Mario (M.)" w:date="2020-04-26T20:28:00Z">
              <w:r w:rsidRPr="00F92EE6">
                <w:rPr>
                  <w:rFonts w:cs="Arial"/>
                  <w:b/>
                  <w:bCs/>
                  <w:color w:val="000000" w:themeColor="text1"/>
                  <w:szCs w:val="22"/>
                </w:rPr>
                <w:t>Precondition</w:t>
              </w:r>
            </w:ins>
          </w:p>
        </w:tc>
        <w:tc>
          <w:tcPr>
            <w:tcW w:w="669" w:type="dxa"/>
            <w:shd w:val="clear" w:color="auto" w:fill="auto"/>
            <w:hideMark/>
          </w:tcPr>
          <w:p w14:paraId="64FFAA4D" w14:textId="77777777" w:rsidR="00AF4D7D" w:rsidRPr="00F92EE6" w:rsidRDefault="00AF4D7D" w:rsidP="006F61F6">
            <w:pPr>
              <w:rPr>
                <w:ins w:id="294" w:author="Gonzalez-sanchez, Mario (M.)" w:date="2020-04-26T20:28:00Z"/>
                <w:rFonts w:cs="Arial"/>
                <w:color w:val="000000" w:themeColor="text1"/>
                <w:szCs w:val="22"/>
              </w:rPr>
            </w:pPr>
          </w:p>
        </w:tc>
        <w:tc>
          <w:tcPr>
            <w:tcW w:w="7552" w:type="dxa"/>
            <w:shd w:val="clear" w:color="auto" w:fill="auto"/>
          </w:tcPr>
          <w:p w14:paraId="3F35309A" w14:textId="77777777" w:rsidR="00AF4D7D" w:rsidRPr="00F92EE6" w:rsidRDefault="00AF4D7D" w:rsidP="006F61F6">
            <w:pPr>
              <w:rPr>
                <w:ins w:id="295" w:author="Gonzalez-sanchez, Mario (M.)" w:date="2020-04-26T20:28:00Z"/>
                <w:rFonts w:cs="Arial"/>
                <w:color w:val="000000" w:themeColor="text1"/>
                <w:szCs w:val="22"/>
              </w:rPr>
            </w:pPr>
            <w:ins w:id="296" w:author="Gonzalez-sanchez, Mario (M.)" w:date="2020-04-26T20:28:00Z">
              <w:r w:rsidRPr="00F92EE6">
                <w:rPr>
                  <w:rFonts w:cs="Arial"/>
                  <w:color w:val="000000" w:themeColor="text1"/>
                  <w:szCs w:val="22"/>
                </w:rPr>
                <w:t>Vehicle has factory or dealer installed trailer wiring</w:t>
              </w:r>
            </w:ins>
          </w:p>
          <w:p w14:paraId="76965B9C" w14:textId="77777777" w:rsidR="00AF4D7D" w:rsidRPr="00F92EE6" w:rsidRDefault="00AF4D7D" w:rsidP="006F61F6">
            <w:pPr>
              <w:rPr>
                <w:ins w:id="297" w:author="Gonzalez-sanchez, Mario (M.)" w:date="2020-04-26T20:28:00Z"/>
                <w:rFonts w:cs="Arial"/>
                <w:color w:val="000000" w:themeColor="text1"/>
                <w:szCs w:val="22"/>
              </w:rPr>
            </w:pPr>
            <w:ins w:id="298" w:author="Gonzalez-sanchez, Mario (M.)" w:date="2020-04-26T20:28:00Z">
              <w:r w:rsidRPr="00F92EE6">
                <w:rPr>
                  <w:rFonts w:cs="Arial"/>
                  <w:color w:val="000000" w:themeColor="text1"/>
                  <w:szCs w:val="22"/>
                </w:rPr>
                <w:t xml:space="preserve">Trailer is connected </w:t>
              </w:r>
            </w:ins>
            <w:ins w:id="299" w:author="Gonzalez-sanchez, Mario (M.)" w:date="2020-04-26T20:33:00Z">
              <w:r>
                <w:rPr>
                  <w:rFonts w:cs="Arial"/>
                  <w:color w:val="000000" w:themeColor="text1"/>
                  <w:szCs w:val="22"/>
                </w:rPr>
                <w:t>to the</w:t>
              </w:r>
            </w:ins>
            <w:ins w:id="300" w:author="Gonzalez-sanchez, Mario (M.)" w:date="2020-04-26T20:28:00Z">
              <w:r w:rsidRPr="00F92EE6">
                <w:rPr>
                  <w:rFonts w:cs="Arial"/>
                  <w:color w:val="000000" w:themeColor="text1"/>
                  <w:szCs w:val="22"/>
                </w:rPr>
                <w:t xml:space="preserve"> Vehicle</w:t>
              </w:r>
            </w:ins>
          </w:p>
          <w:p w14:paraId="01455D72" w14:textId="77777777" w:rsidR="00AF4D7D" w:rsidRPr="00F92EE6" w:rsidRDefault="00AF4D7D" w:rsidP="006F61F6">
            <w:pPr>
              <w:rPr>
                <w:ins w:id="301" w:author="Gonzalez-sanchez, Mario (M.)" w:date="2020-04-26T20:28:00Z"/>
                <w:rFonts w:cs="Arial"/>
                <w:color w:val="000000" w:themeColor="text1"/>
                <w:szCs w:val="22"/>
              </w:rPr>
            </w:pPr>
            <w:ins w:id="302" w:author="Gonzalez-sanchez, Mario (M.)" w:date="2020-04-26T20:28:00Z">
              <w:r w:rsidRPr="00F92EE6">
                <w:rPr>
                  <w:rFonts w:cs="Arial"/>
                  <w:color w:val="000000" w:themeColor="text1"/>
                  <w:szCs w:val="22"/>
                </w:rPr>
                <w:t>Vehicle battery is &gt;= 75% state of charge with engine off</w:t>
              </w:r>
            </w:ins>
          </w:p>
          <w:p w14:paraId="5D1E95EF" w14:textId="77777777" w:rsidR="00AF4D7D" w:rsidRPr="00F92EE6" w:rsidRDefault="00AF4D7D" w:rsidP="006F61F6">
            <w:pPr>
              <w:rPr>
                <w:ins w:id="303" w:author="Gonzalez-sanchez, Mario (M.)" w:date="2020-04-26T20:28:00Z"/>
                <w:rFonts w:cs="Arial"/>
                <w:color w:val="000000" w:themeColor="text1"/>
                <w:szCs w:val="22"/>
              </w:rPr>
            </w:pPr>
            <w:ins w:id="304" w:author="Gonzalez-sanchez, Mario (M.)" w:date="2020-04-26T20:28:00Z">
              <w:r w:rsidRPr="00F92EE6">
                <w:rPr>
                  <w:rFonts w:cs="Arial"/>
                  <w:color w:val="000000" w:themeColor="text1"/>
                  <w:szCs w:val="22"/>
                </w:rPr>
                <w:t>Ignition is ON or ACC</w:t>
              </w:r>
            </w:ins>
          </w:p>
          <w:p w14:paraId="796AE284" w14:textId="77777777" w:rsidR="00AF4D7D" w:rsidRPr="00F92EE6" w:rsidRDefault="00AF4D7D" w:rsidP="006F61F6">
            <w:pPr>
              <w:rPr>
                <w:ins w:id="305" w:author="Gonzalez-sanchez, Mario (M.)" w:date="2020-04-26T20:28:00Z"/>
                <w:rFonts w:cs="Arial"/>
                <w:color w:val="000000" w:themeColor="text1"/>
                <w:szCs w:val="22"/>
              </w:rPr>
            </w:pPr>
            <w:ins w:id="306" w:author="Gonzalez-sanchez, Mario (M.)" w:date="2020-04-26T20:28:00Z">
              <w:r w:rsidRPr="00F92EE6">
                <w:rPr>
                  <w:rFonts w:cs="Arial"/>
                  <w:color w:val="000000" w:themeColor="text1"/>
                  <w:szCs w:val="22"/>
                </w:rPr>
                <w:t>Vehicle is stationary</w:t>
              </w:r>
            </w:ins>
          </w:p>
          <w:p w14:paraId="1480CE74" w14:textId="77777777" w:rsidR="00AF4D7D" w:rsidRPr="00F92EE6" w:rsidRDefault="00AF4D7D" w:rsidP="006F61F6">
            <w:pPr>
              <w:rPr>
                <w:ins w:id="307" w:author="Gonzalez-sanchez, Mario (M.)" w:date="2020-04-26T20:28:00Z"/>
                <w:rFonts w:cs="Arial"/>
                <w:color w:val="000000" w:themeColor="text1"/>
                <w:szCs w:val="22"/>
              </w:rPr>
            </w:pPr>
            <w:r>
              <w:rPr>
                <w:rFonts w:cs="Arial"/>
                <w:color w:val="000000" w:themeColor="text1"/>
                <w:szCs w:val="22"/>
              </w:rPr>
              <w:t xml:space="preserve">Rear </w:t>
            </w:r>
            <w:ins w:id="308" w:author="Gonzalez-sanchez, Mario (M.)" w:date="2020-04-26T20:28:00Z">
              <w:r w:rsidRPr="00F92EE6">
                <w:rPr>
                  <w:rFonts w:cs="Arial"/>
                  <w:color w:val="000000" w:themeColor="text1"/>
                  <w:szCs w:val="22"/>
                </w:rPr>
                <w:t>Fog lights are not turned on (</w:t>
              </w:r>
              <w:r w:rsidRPr="00F92EE6">
                <w:rPr>
                  <w:rFonts w:cs="Arial"/>
                  <w:i/>
                  <w:color w:val="000000" w:themeColor="text1"/>
                </w:rPr>
                <w:t xml:space="preserve">only for </w:t>
              </w:r>
            </w:ins>
            <w:ins w:id="309" w:author="Gonzalez-sanchez, Mario (M.)" w:date="2020-04-28T18:44:00Z">
              <w:r>
                <w:rPr>
                  <w:rFonts w:cs="Arial"/>
                  <w:i/>
                  <w:color w:val="000000" w:themeColor="text1"/>
                </w:rPr>
                <w:t>v</w:t>
              </w:r>
            </w:ins>
            <w:ins w:id="310" w:author="Gonzalez-sanchez, Mario (M.)" w:date="2020-04-28T18:41:00Z">
              <w:r>
                <w:rPr>
                  <w:rFonts w:cs="Arial"/>
                  <w:i/>
                  <w:color w:val="000000" w:themeColor="text1"/>
                </w:rPr>
                <w:t>ehicles in ECE homologated markets</w:t>
              </w:r>
            </w:ins>
            <w:ins w:id="311" w:author="Gonzalez-sanchez, Mario (M.)" w:date="2020-04-26T20:28:00Z">
              <w:r w:rsidRPr="00F92EE6">
                <w:rPr>
                  <w:rFonts w:cs="Arial"/>
                  <w:color w:val="000000" w:themeColor="text1"/>
                  <w:szCs w:val="22"/>
                </w:rPr>
                <w:t>)</w:t>
              </w:r>
            </w:ins>
          </w:p>
        </w:tc>
      </w:tr>
      <w:tr w:rsidR="00AF4D7D" w:rsidRPr="00FB5797" w14:paraId="7CE3F7A3" w14:textId="77777777" w:rsidTr="006F61F6">
        <w:trPr>
          <w:trHeight w:val="255"/>
          <w:ins w:id="312" w:author="Gonzalez-sanchez, Mario (M.)" w:date="2020-04-26T20:28:00Z"/>
        </w:trPr>
        <w:tc>
          <w:tcPr>
            <w:tcW w:w="2235" w:type="dxa"/>
            <w:shd w:val="clear" w:color="auto" w:fill="D9D9D9" w:themeFill="background1" w:themeFillShade="D9"/>
            <w:hideMark/>
          </w:tcPr>
          <w:p w14:paraId="4F7EDD09" w14:textId="77777777" w:rsidR="00AF4D7D" w:rsidRPr="00F92EE6" w:rsidRDefault="00AF4D7D" w:rsidP="006F61F6">
            <w:pPr>
              <w:rPr>
                <w:ins w:id="313" w:author="Gonzalez-sanchez, Mario (M.)" w:date="2020-04-26T20:28:00Z"/>
                <w:rFonts w:cs="Arial"/>
                <w:b/>
                <w:bCs/>
                <w:color w:val="000000" w:themeColor="text1"/>
                <w:szCs w:val="22"/>
              </w:rPr>
            </w:pPr>
          </w:p>
        </w:tc>
        <w:tc>
          <w:tcPr>
            <w:tcW w:w="669" w:type="dxa"/>
            <w:shd w:val="clear" w:color="auto" w:fill="auto"/>
            <w:hideMark/>
          </w:tcPr>
          <w:p w14:paraId="50F2810E" w14:textId="77777777" w:rsidR="00AF4D7D" w:rsidRPr="00F92EE6" w:rsidRDefault="00AF4D7D" w:rsidP="006F61F6">
            <w:pPr>
              <w:rPr>
                <w:ins w:id="314" w:author="Gonzalez-sanchez, Mario (M.)" w:date="2020-04-26T20:28:00Z"/>
                <w:rFonts w:cs="Arial"/>
                <w:color w:val="000000" w:themeColor="text1"/>
                <w:szCs w:val="22"/>
              </w:rPr>
            </w:pPr>
          </w:p>
        </w:tc>
        <w:tc>
          <w:tcPr>
            <w:tcW w:w="7552" w:type="dxa"/>
            <w:shd w:val="clear" w:color="auto" w:fill="auto"/>
          </w:tcPr>
          <w:p w14:paraId="024DC750" w14:textId="77777777" w:rsidR="00AF4D7D" w:rsidRPr="00F92EE6" w:rsidRDefault="00AF4D7D" w:rsidP="006F61F6">
            <w:pPr>
              <w:rPr>
                <w:ins w:id="315" w:author="Gonzalez-sanchez, Mario (M.)" w:date="2020-04-26T20:28:00Z"/>
                <w:rFonts w:cs="Arial"/>
                <w:color w:val="000000" w:themeColor="text1"/>
                <w:szCs w:val="22"/>
              </w:rPr>
            </w:pPr>
          </w:p>
        </w:tc>
      </w:tr>
      <w:tr w:rsidR="00AF4D7D" w:rsidRPr="00FB5797" w14:paraId="4AF4D77F" w14:textId="77777777" w:rsidTr="006F61F6">
        <w:trPr>
          <w:trHeight w:val="255"/>
          <w:ins w:id="316" w:author="Gonzalez-sanchez, Mario (M.)" w:date="2020-04-26T20:28:00Z"/>
        </w:trPr>
        <w:tc>
          <w:tcPr>
            <w:tcW w:w="2235" w:type="dxa"/>
            <w:shd w:val="clear" w:color="auto" w:fill="D9D9D9" w:themeFill="background1" w:themeFillShade="D9"/>
            <w:hideMark/>
          </w:tcPr>
          <w:p w14:paraId="50A03588" w14:textId="77777777" w:rsidR="00AF4D7D" w:rsidRPr="00F92EE6" w:rsidRDefault="00AF4D7D" w:rsidP="006F61F6">
            <w:pPr>
              <w:rPr>
                <w:ins w:id="317" w:author="Gonzalez-sanchez, Mario (M.)" w:date="2020-04-26T20:28:00Z"/>
                <w:rFonts w:cs="Arial"/>
                <w:b/>
                <w:bCs/>
                <w:color w:val="000000" w:themeColor="text1"/>
                <w:szCs w:val="22"/>
              </w:rPr>
            </w:pPr>
            <w:ins w:id="318" w:author="Gonzalez-sanchez, Mario (M.)" w:date="2020-04-26T20:28:00Z">
              <w:r w:rsidRPr="00F92EE6">
                <w:rPr>
                  <w:rFonts w:cs="Arial"/>
                  <w:b/>
                  <w:bCs/>
                  <w:color w:val="000000" w:themeColor="text1"/>
                  <w:szCs w:val="22"/>
                </w:rPr>
                <w:t>Main Flow</w:t>
              </w:r>
            </w:ins>
          </w:p>
        </w:tc>
        <w:tc>
          <w:tcPr>
            <w:tcW w:w="669" w:type="dxa"/>
            <w:shd w:val="clear" w:color="auto" w:fill="auto"/>
            <w:hideMark/>
          </w:tcPr>
          <w:p w14:paraId="2D3282FE" w14:textId="77777777" w:rsidR="00AF4D7D" w:rsidRPr="00F92EE6" w:rsidRDefault="00AF4D7D" w:rsidP="006F61F6">
            <w:pPr>
              <w:rPr>
                <w:ins w:id="319" w:author="Gonzalez-sanchez, Mario (M.)" w:date="2020-04-26T20:28:00Z"/>
                <w:rFonts w:cs="Arial"/>
                <w:color w:val="000000" w:themeColor="text1"/>
                <w:szCs w:val="22"/>
              </w:rPr>
            </w:pPr>
            <w:ins w:id="320" w:author="Gonzalez-sanchez, Mario (M.)" w:date="2020-04-26T20:28:00Z">
              <w:r w:rsidRPr="00F92EE6">
                <w:rPr>
                  <w:rFonts w:cs="Arial"/>
                  <w:color w:val="000000" w:themeColor="text1"/>
                  <w:szCs w:val="22"/>
                </w:rPr>
                <w:t>M1</w:t>
              </w:r>
            </w:ins>
          </w:p>
        </w:tc>
        <w:tc>
          <w:tcPr>
            <w:tcW w:w="7552" w:type="dxa"/>
            <w:shd w:val="clear" w:color="auto" w:fill="auto"/>
          </w:tcPr>
          <w:p w14:paraId="05D802EC" w14:textId="77777777" w:rsidR="00AF4D7D" w:rsidRPr="00F92EE6" w:rsidRDefault="00AF4D7D" w:rsidP="006F61F6">
            <w:pPr>
              <w:rPr>
                <w:ins w:id="321" w:author="Gonzalez-sanchez, Mario (M.)" w:date="2020-04-26T20:28:00Z"/>
                <w:rFonts w:cs="Arial"/>
                <w:color w:val="000000" w:themeColor="text1"/>
                <w:szCs w:val="22"/>
              </w:rPr>
            </w:pPr>
            <w:ins w:id="322" w:author="Gonzalez-sanchez, Mario (M.)" w:date="2020-04-26T20:28:00Z">
              <w:r w:rsidRPr="00F92EE6">
                <w:rPr>
                  <w:rFonts w:cs="Arial"/>
                  <w:color w:val="000000" w:themeColor="text1"/>
                  <w:szCs w:val="22"/>
                </w:rPr>
                <w:t xml:space="preserve">User selects begin test button to activate Trailer Light Check using </w:t>
              </w:r>
            </w:ins>
            <w:r>
              <w:rPr>
                <w:rFonts w:cs="Arial"/>
                <w:color w:val="000000" w:themeColor="text1"/>
                <w:szCs w:val="22"/>
              </w:rPr>
              <w:t>SYNC HMI</w:t>
            </w:r>
          </w:p>
        </w:tc>
      </w:tr>
      <w:tr w:rsidR="00AF4D7D" w:rsidRPr="00FB5797" w14:paraId="20BAE84D" w14:textId="77777777" w:rsidTr="006F61F6">
        <w:trPr>
          <w:trHeight w:val="255"/>
          <w:ins w:id="323" w:author="Gonzalez-sanchez, Mario (M.)" w:date="2020-04-26T20:28:00Z"/>
        </w:trPr>
        <w:tc>
          <w:tcPr>
            <w:tcW w:w="2235" w:type="dxa"/>
            <w:shd w:val="clear" w:color="auto" w:fill="D9D9D9" w:themeFill="background1" w:themeFillShade="D9"/>
          </w:tcPr>
          <w:p w14:paraId="2DFC1315" w14:textId="77777777" w:rsidR="00AF4D7D" w:rsidRPr="00F92EE6" w:rsidRDefault="00AF4D7D" w:rsidP="006F61F6">
            <w:pPr>
              <w:rPr>
                <w:ins w:id="324" w:author="Gonzalez-sanchez, Mario (M.)" w:date="2020-04-26T20:28:00Z"/>
                <w:rFonts w:cs="Arial"/>
                <w:b/>
                <w:bCs/>
                <w:color w:val="000000" w:themeColor="text1"/>
                <w:szCs w:val="22"/>
              </w:rPr>
            </w:pPr>
          </w:p>
        </w:tc>
        <w:tc>
          <w:tcPr>
            <w:tcW w:w="669" w:type="dxa"/>
            <w:shd w:val="clear" w:color="auto" w:fill="auto"/>
          </w:tcPr>
          <w:p w14:paraId="3A74CE57" w14:textId="77777777" w:rsidR="00AF4D7D" w:rsidRPr="00F92EE6" w:rsidRDefault="00AF4D7D" w:rsidP="006F61F6">
            <w:pPr>
              <w:rPr>
                <w:ins w:id="325" w:author="Gonzalez-sanchez, Mario (M.)" w:date="2020-04-26T20:28:00Z"/>
                <w:rFonts w:cs="Arial"/>
                <w:color w:val="000000" w:themeColor="text1"/>
                <w:szCs w:val="22"/>
              </w:rPr>
            </w:pPr>
            <w:ins w:id="326" w:author="Gonzalez-sanchez, Mario (M.)" w:date="2020-04-26T20:28:00Z">
              <w:r w:rsidRPr="00F92EE6">
                <w:rPr>
                  <w:rFonts w:cs="Arial"/>
                  <w:color w:val="000000" w:themeColor="text1"/>
                  <w:szCs w:val="22"/>
                </w:rPr>
                <w:t>M2</w:t>
              </w:r>
            </w:ins>
          </w:p>
        </w:tc>
        <w:tc>
          <w:tcPr>
            <w:tcW w:w="7552" w:type="dxa"/>
            <w:shd w:val="clear" w:color="auto" w:fill="auto"/>
          </w:tcPr>
          <w:p w14:paraId="2E1CC4E9" w14:textId="77777777" w:rsidR="00AF4D7D" w:rsidRPr="00F92EE6" w:rsidRDefault="00AF4D7D" w:rsidP="006F61F6">
            <w:pPr>
              <w:rPr>
                <w:ins w:id="327" w:author="Gonzalez-sanchez, Mario (M.)" w:date="2020-04-26T20:28:00Z"/>
                <w:rFonts w:cs="Arial"/>
                <w:color w:val="000000" w:themeColor="text1"/>
              </w:rPr>
            </w:pPr>
            <w:ins w:id="328" w:author="Gonzalez-sanchez, Mario (M.)" w:date="2020-04-26T20:28:00Z">
              <w:r w:rsidRPr="00F92EE6">
                <w:rPr>
                  <w:rFonts w:cs="Arial"/>
                  <w:color w:val="000000" w:themeColor="text1"/>
                </w:rPr>
                <w:t>User waits for exterior lights to illuminate and turn off on vehicle and trailer</w:t>
              </w:r>
            </w:ins>
          </w:p>
        </w:tc>
      </w:tr>
      <w:tr w:rsidR="00AF4D7D" w:rsidRPr="00FB5797" w14:paraId="68BD583A" w14:textId="77777777" w:rsidTr="006F61F6">
        <w:trPr>
          <w:trHeight w:val="255"/>
          <w:ins w:id="329" w:author="Gonzalez-sanchez, Mario (M.)" w:date="2020-04-26T20:28:00Z"/>
        </w:trPr>
        <w:tc>
          <w:tcPr>
            <w:tcW w:w="2235" w:type="dxa"/>
            <w:shd w:val="clear" w:color="auto" w:fill="D9D9D9" w:themeFill="background1" w:themeFillShade="D9"/>
          </w:tcPr>
          <w:p w14:paraId="3D6E9AA7" w14:textId="77777777" w:rsidR="00AF4D7D" w:rsidRPr="00F92EE6" w:rsidRDefault="00AF4D7D" w:rsidP="006F61F6">
            <w:pPr>
              <w:rPr>
                <w:ins w:id="330" w:author="Gonzalez-sanchez, Mario (M.)" w:date="2020-04-26T20:28:00Z"/>
                <w:rFonts w:cs="Arial"/>
                <w:b/>
                <w:bCs/>
                <w:color w:val="000000" w:themeColor="text1"/>
                <w:szCs w:val="22"/>
              </w:rPr>
            </w:pPr>
          </w:p>
        </w:tc>
        <w:tc>
          <w:tcPr>
            <w:tcW w:w="669" w:type="dxa"/>
            <w:shd w:val="clear" w:color="auto" w:fill="auto"/>
          </w:tcPr>
          <w:p w14:paraId="572FD9D9" w14:textId="77777777" w:rsidR="00AF4D7D" w:rsidRPr="00F92EE6" w:rsidRDefault="00AF4D7D" w:rsidP="006F61F6">
            <w:pPr>
              <w:rPr>
                <w:ins w:id="331" w:author="Gonzalez-sanchez, Mario (M.)" w:date="2020-04-26T20:28:00Z"/>
                <w:rFonts w:cs="Arial"/>
                <w:color w:val="000000" w:themeColor="text1"/>
                <w:szCs w:val="22"/>
              </w:rPr>
            </w:pPr>
            <w:ins w:id="332" w:author="Gonzalez-sanchez, Mario (M.)" w:date="2020-04-26T20:28:00Z">
              <w:r w:rsidRPr="00F92EE6">
                <w:rPr>
                  <w:rFonts w:cs="Arial"/>
                  <w:color w:val="000000" w:themeColor="text1"/>
                  <w:szCs w:val="22"/>
                </w:rPr>
                <w:t>M3</w:t>
              </w:r>
            </w:ins>
          </w:p>
        </w:tc>
        <w:tc>
          <w:tcPr>
            <w:tcW w:w="7552" w:type="dxa"/>
            <w:shd w:val="clear" w:color="auto" w:fill="auto"/>
          </w:tcPr>
          <w:p w14:paraId="61C54A39" w14:textId="77777777" w:rsidR="00AF4D7D" w:rsidRPr="00F92EE6" w:rsidRDefault="00AF4D7D" w:rsidP="006F61F6">
            <w:pPr>
              <w:rPr>
                <w:ins w:id="333" w:author="Gonzalez-sanchez, Mario (M.)" w:date="2020-04-26T20:28:00Z"/>
                <w:rFonts w:cs="Arial"/>
                <w:color w:val="000000" w:themeColor="text1"/>
                <w:szCs w:val="22"/>
              </w:rPr>
            </w:pPr>
            <w:ins w:id="334" w:author="Gonzalez-sanchez, Mario (M.)" w:date="2020-04-26T20:28:00Z">
              <w:r w:rsidRPr="00F92EE6">
                <w:rPr>
                  <w:rFonts w:cs="Arial"/>
                  <w:color w:val="000000" w:themeColor="text1"/>
                  <w:szCs w:val="22"/>
                </w:rPr>
                <w:t>User waits for visual confirmation on the feature UI that test has ended</w:t>
              </w:r>
            </w:ins>
          </w:p>
        </w:tc>
      </w:tr>
      <w:tr w:rsidR="00AF4D7D" w:rsidRPr="00FB5797" w14:paraId="1E03C614" w14:textId="77777777" w:rsidTr="006F61F6">
        <w:trPr>
          <w:trHeight w:val="255"/>
          <w:ins w:id="335" w:author="Gonzalez-sanchez, Mario (M.)" w:date="2020-04-26T20:28:00Z"/>
        </w:trPr>
        <w:tc>
          <w:tcPr>
            <w:tcW w:w="2235" w:type="dxa"/>
            <w:shd w:val="clear" w:color="auto" w:fill="D9D9D9" w:themeFill="background1" w:themeFillShade="D9"/>
          </w:tcPr>
          <w:p w14:paraId="42EE9C03" w14:textId="77777777" w:rsidR="00AF4D7D" w:rsidRPr="00F92EE6" w:rsidRDefault="00AF4D7D" w:rsidP="006F61F6">
            <w:pPr>
              <w:rPr>
                <w:ins w:id="336" w:author="Gonzalez-sanchez, Mario (M.)" w:date="2020-04-26T20:28:00Z"/>
                <w:rFonts w:cs="Arial"/>
                <w:b/>
                <w:bCs/>
                <w:color w:val="000000" w:themeColor="text1"/>
                <w:szCs w:val="22"/>
              </w:rPr>
            </w:pPr>
          </w:p>
        </w:tc>
        <w:tc>
          <w:tcPr>
            <w:tcW w:w="669" w:type="dxa"/>
            <w:shd w:val="clear" w:color="auto" w:fill="auto"/>
          </w:tcPr>
          <w:p w14:paraId="56E3EAFE" w14:textId="77777777" w:rsidR="00AF4D7D" w:rsidRPr="00F92EE6" w:rsidRDefault="00AF4D7D" w:rsidP="006F61F6">
            <w:pPr>
              <w:rPr>
                <w:ins w:id="337" w:author="Gonzalez-sanchez, Mario (M.)" w:date="2020-04-26T20:28:00Z"/>
                <w:rFonts w:cs="Arial"/>
                <w:color w:val="000000" w:themeColor="text1"/>
                <w:szCs w:val="22"/>
              </w:rPr>
            </w:pPr>
            <w:ins w:id="338" w:author="Gonzalez-sanchez, Mario (M.)" w:date="2020-04-26T20:28:00Z">
              <w:r w:rsidRPr="00F92EE6">
                <w:rPr>
                  <w:rFonts w:cs="Arial"/>
                  <w:color w:val="000000" w:themeColor="text1"/>
                  <w:szCs w:val="22"/>
                </w:rPr>
                <w:t>M4</w:t>
              </w:r>
            </w:ins>
          </w:p>
        </w:tc>
        <w:tc>
          <w:tcPr>
            <w:tcW w:w="7552" w:type="dxa"/>
            <w:shd w:val="clear" w:color="auto" w:fill="auto"/>
          </w:tcPr>
          <w:p w14:paraId="00BAEC31" w14:textId="77777777" w:rsidR="00AF4D7D" w:rsidRPr="00F92EE6" w:rsidRDefault="00AF4D7D" w:rsidP="006F61F6">
            <w:pPr>
              <w:rPr>
                <w:ins w:id="339" w:author="Gonzalez-sanchez, Mario (M.)" w:date="2020-04-26T20:28:00Z"/>
                <w:rFonts w:cs="Arial"/>
                <w:color w:val="000000" w:themeColor="text1"/>
                <w:szCs w:val="22"/>
              </w:rPr>
            </w:pPr>
            <w:ins w:id="340" w:author="Gonzalez-sanchez, Mario (M.)" w:date="2020-04-26T20:28:00Z">
              <w:r w:rsidRPr="00F92EE6">
                <w:rPr>
                  <w:rFonts w:cs="Arial"/>
                  <w:color w:val="000000" w:themeColor="text1"/>
                  <w:szCs w:val="22"/>
                </w:rPr>
                <w:t>User selects “YES” to end of test question (to indicate that lights behaved as expected)</w:t>
              </w:r>
            </w:ins>
          </w:p>
        </w:tc>
      </w:tr>
      <w:tr w:rsidR="00AF4D7D" w:rsidRPr="00FB5797" w14:paraId="1A520E6D" w14:textId="77777777" w:rsidTr="006F61F6">
        <w:trPr>
          <w:trHeight w:val="255"/>
          <w:ins w:id="341" w:author="Gonzalez-sanchez, Mario (M.)" w:date="2020-04-26T20:28:00Z"/>
        </w:trPr>
        <w:tc>
          <w:tcPr>
            <w:tcW w:w="2235" w:type="dxa"/>
            <w:shd w:val="clear" w:color="auto" w:fill="D9D9D9" w:themeFill="background1" w:themeFillShade="D9"/>
          </w:tcPr>
          <w:p w14:paraId="11D2C28A" w14:textId="77777777" w:rsidR="00AF4D7D" w:rsidRPr="00F92EE6" w:rsidRDefault="00AF4D7D" w:rsidP="006F61F6">
            <w:pPr>
              <w:rPr>
                <w:ins w:id="342" w:author="Gonzalez-sanchez, Mario (M.)" w:date="2020-04-26T20:28:00Z"/>
                <w:rFonts w:cs="Arial"/>
                <w:b/>
                <w:bCs/>
                <w:color w:val="000000" w:themeColor="text1"/>
                <w:szCs w:val="22"/>
              </w:rPr>
            </w:pPr>
            <w:ins w:id="343" w:author="Gonzalez-sanchez, Mario (M.)" w:date="2020-04-26T20:28:00Z">
              <w:r w:rsidRPr="00F92EE6">
                <w:rPr>
                  <w:rFonts w:cs="Arial"/>
                  <w:b/>
                  <w:bCs/>
                  <w:color w:val="000000" w:themeColor="text1"/>
                  <w:szCs w:val="22"/>
                </w:rPr>
                <w:t>Alternative Flow 1</w:t>
              </w:r>
            </w:ins>
          </w:p>
        </w:tc>
        <w:tc>
          <w:tcPr>
            <w:tcW w:w="669" w:type="dxa"/>
            <w:shd w:val="clear" w:color="auto" w:fill="auto"/>
          </w:tcPr>
          <w:p w14:paraId="5D7DDBDF" w14:textId="77777777" w:rsidR="00AF4D7D" w:rsidRPr="00F92EE6" w:rsidRDefault="00AF4D7D" w:rsidP="006F61F6">
            <w:pPr>
              <w:rPr>
                <w:ins w:id="344" w:author="Gonzalez-sanchez, Mario (M.)" w:date="2020-04-26T20:28:00Z"/>
                <w:rFonts w:cs="Arial"/>
                <w:color w:val="000000" w:themeColor="text1"/>
                <w:szCs w:val="22"/>
              </w:rPr>
            </w:pPr>
            <w:ins w:id="345" w:author="Gonzalez-sanchez, Mario (M.)" w:date="2020-04-26T20:28:00Z">
              <w:r w:rsidRPr="00F92EE6">
                <w:rPr>
                  <w:rFonts w:cs="Arial"/>
                  <w:color w:val="000000" w:themeColor="text1"/>
                  <w:szCs w:val="22"/>
                </w:rPr>
                <w:t>A1</w:t>
              </w:r>
            </w:ins>
          </w:p>
        </w:tc>
        <w:tc>
          <w:tcPr>
            <w:tcW w:w="7552" w:type="dxa"/>
            <w:shd w:val="clear" w:color="auto" w:fill="auto"/>
          </w:tcPr>
          <w:p w14:paraId="4068D0E4" w14:textId="77777777" w:rsidR="00AF4D7D" w:rsidRPr="00F92EE6" w:rsidRDefault="00AF4D7D" w:rsidP="00AF4D7D">
            <w:pPr>
              <w:pStyle w:val="ListParagraph"/>
              <w:numPr>
                <w:ilvl w:val="0"/>
                <w:numId w:val="28"/>
              </w:numPr>
              <w:rPr>
                <w:ins w:id="346" w:author="Gonzalez-sanchez, Mario (M.)" w:date="2020-04-26T20:28:00Z"/>
                <w:rFonts w:cs="Arial"/>
                <w:color w:val="000000" w:themeColor="text1"/>
                <w:szCs w:val="22"/>
              </w:rPr>
            </w:pPr>
            <w:ins w:id="347" w:author="Gonzalez-sanchez, Mario (M.)" w:date="2020-04-26T20:28:00Z">
              <w:r w:rsidRPr="00F92EE6">
                <w:rPr>
                  <w:rFonts w:cs="Arial"/>
                  <w:color w:val="000000" w:themeColor="text1"/>
                  <w:szCs w:val="22"/>
                </w:rPr>
                <w:t>User can stop test at any when it is running</w:t>
              </w:r>
            </w:ins>
          </w:p>
          <w:p w14:paraId="102298F1" w14:textId="77777777" w:rsidR="00AF4D7D" w:rsidRPr="00F92EE6" w:rsidRDefault="00AF4D7D" w:rsidP="00AF4D7D">
            <w:pPr>
              <w:pStyle w:val="ListParagraph"/>
              <w:numPr>
                <w:ilvl w:val="0"/>
                <w:numId w:val="28"/>
              </w:numPr>
              <w:rPr>
                <w:ins w:id="348" w:author="Gonzalez-sanchez, Mario (M.)" w:date="2020-04-26T20:28:00Z"/>
                <w:rFonts w:cs="Arial"/>
                <w:color w:val="000000" w:themeColor="text1"/>
                <w:szCs w:val="22"/>
              </w:rPr>
            </w:pPr>
            <w:ins w:id="349" w:author="Gonzalez-sanchez, Mario (M.)" w:date="2020-04-26T20:28:00Z">
              <w:r w:rsidRPr="00F92EE6">
                <w:rPr>
                  <w:rFonts w:cs="Arial"/>
                  <w:color w:val="000000" w:themeColor="text1"/>
                  <w:szCs w:val="22"/>
                </w:rPr>
                <w:t>Feature informs the user that test has been aborted</w:t>
              </w:r>
            </w:ins>
          </w:p>
        </w:tc>
      </w:tr>
      <w:tr w:rsidR="00AF4D7D" w:rsidRPr="00FB5797" w14:paraId="488C10FB" w14:textId="77777777" w:rsidTr="006F61F6">
        <w:trPr>
          <w:trHeight w:val="255"/>
          <w:ins w:id="350" w:author="Gonzalez-sanchez, Mario (M.)" w:date="2020-04-26T20:28:00Z"/>
        </w:trPr>
        <w:tc>
          <w:tcPr>
            <w:tcW w:w="2235" w:type="dxa"/>
            <w:shd w:val="clear" w:color="auto" w:fill="D9D9D9" w:themeFill="background1" w:themeFillShade="D9"/>
          </w:tcPr>
          <w:p w14:paraId="590019E7" w14:textId="77777777" w:rsidR="00AF4D7D" w:rsidRPr="00F92EE6" w:rsidRDefault="00AF4D7D" w:rsidP="006F61F6">
            <w:pPr>
              <w:rPr>
                <w:ins w:id="351" w:author="Gonzalez-sanchez, Mario (M.)" w:date="2020-04-26T20:28:00Z"/>
                <w:rFonts w:cs="Arial"/>
                <w:b/>
                <w:bCs/>
                <w:color w:val="000000" w:themeColor="text1"/>
                <w:szCs w:val="22"/>
              </w:rPr>
            </w:pPr>
          </w:p>
        </w:tc>
        <w:tc>
          <w:tcPr>
            <w:tcW w:w="669" w:type="dxa"/>
            <w:shd w:val="clear" w:color="auto" w:fill="auto"/>
          </w:tcPr>
          <w:p w14:paraId="73EE967F" w14:textId="77777777" w:rsidR="00AF4D7D" w:rsidRPr="00F92EE6" w:rsidRDefault="00AF4D7D" w:rsidP="006F61F6">
            <w:pPr>
              <w:rPr>
                <w:ins w:id="352" w:author="Gonzalez-sanchez, Mario (M.)" w:date="2020-04-26T20:28:00Z"/>
                <w:rFonts w:cs="Arial"/>
                <w:color w:val="000000" w:themeColor="text1"/>
                <w:szCs w:val="22"/>
              </w:rPr>
            </w:pPr>
          </w:p>
        </w:tc>
        <w:tc>
          <w:tcPr>
            <w:tcW w:w="7552" w:type="dxa"/>
            <w:shd w:val="clear" w:color="auto" w:fill="auto"/>
          </w:tcPr>
          <w:p w14:paraId="23106F57" w14:textId="77777777" w:rsidR="00AF4D7D" w:rsidRPr="00F92EE6" w:rsidRDefault="00AF4D7D" w:rsidP="006F61F6">
            <w:pPr>
              <w:rPr>
                <w:ins w:id="353" w:author="Gonzalez-sanchez, Mario (M.)" w:date="2020-04-26T20:28:00Z"/>
                <w:rFonts w:cs="Arial"/>
                <w:color w:val="000000" w:themeColor="text1"/>
                <w:szCs w:val="22"/>
              </w:rPr>
            </w:pPr>
          </w:p>
        </w:tc>
      </w:tr>
      <w:tr w:rsidR="00AF4D7D" w:rsidRPr="00FB5797" w14:paraId="6A73AC26" w14:textId="77777777" w:rsidTr="006F61F6">
        <w:trPr>
          <w:trHeight w:val="255"/>
          <w:ins w:id="354" w:author="Gonzalez-sanchez, Mario (M.)" w:date="2020-04-26T20:28:00Z"/>
        </w:trPr>
        <w:tc>
          <w:tcPr>
            <w:tcW w:w="2235" w:type="dxa"/>
            <w:shd w:val="clear" w:color="auto" w:fill="D9D9D9" w:themeFill="background1" w:themeFillShade="D9"/>
          </w:tcPr>
          <w:p w14:paraId="407445C0" w14:textId="77777777" w:rsidR="00AF4D7D" w:rsidRPr="00F92EE6" w:rsidRDefault="00AF4D7D" w:rsidP="006F61F6">
            <w:pPr>
              <w:rPr>
                <w:ins w:id="355" w:author="Gonzalez-sanchez, Mario (M.)" w:date="2020-04-26T20:28:00Z"/>
                <w:rFonts w:cs="Arial"/>
                <w:b/>
                <w:bCs/>
                <w:color w:val="000000" w:themeColor="text1"/>
                <w:szCs w:val="22"/>
              </w:rPr>
            </w:pPr>
            <w:ins w:id="356" w:author="Gonzalez-sanchez, Mario (M.)" w:date="2020-04-26T20:28:00Z">
              <w:r w:rsidRPr="00F92EE6">
                <w:rPr>
                  <w:rFonts w:cs="Arial"/>
                  <w:b/>
                  <w:bCs/>
                  <w:color w:val="000000" w:themeColor="text1"/>
                  <w:szCs w:val="22"/>
                </w:rPr>
                <w:t>Alternative Flow 2</w:t>
              </w:r>
            </w:ins>
          </w:p>
        </w:tc>
        <w:tc>
          <w:tcPr>
            <w:tcW w:w="669" w:type="dxa"/>
            <w:shd w:val="clear" w:color="auto" w:fill="auto"/>
          </w:tcPr>
          <w:p w14:paraId="47A4A50D" w14:textId="77777777" w:rsidR="00AF4D7D" w:rsidRPr="00F92EE6" w:rsidRDefault="00AF4D7D" w:rsidP="006F61F6">
            <w:pPr>
              <w:rPr>
                <w:ins w:id="357" w:author="Gonzalez-sanchez, Mario (M.)" w:date="2020-04-26T20:28:00Z"/>
                <w:rFonts w:cs="Arial"/>
                <w:color w:val="000000" w:themeColor="text1"/>
                <w:szCs w:val="22"/>
              </w:rPr>
            </w:pPr>
            <w:ins w:id="358" w:author="Gonzalez-sanchez, Mario (M.)" w:date="2020-04-26T20:28:00Z">
              <w:r w:rsidRPr="00F92EE6">
                <w:rPr>
                  <w:rFonts w:cs="Arial"/>
                  <w:color w:val="000000" w:themeColor="text1"/>
                  <w:szCs w:val="22"/>
                </w:rPr>
                <w:t>A2</w:t>
              </w:r>
            </w:ins>
          </w:p>
        </w:tc>
        <w:tc>
          <w:tcPr>
            <w:tcW w:w="7552" w:type="dxa"/>
            <w:shd w:val="clear" w:color="auto" w:fill="auto"/>
          </w:tcPr>
          <w:p w14:paraId="125CB672" w14:textId="77777777" w:rsidR="00AF4D7D" w:rsidRPr="00F92EE6" w:rsidRDefault="00AF4D7D" w:rsidP="00AF4D7D">
            <w:pPr>
              <w:pStyle w:val="ListParagraph"/>
              <w:numPr>
                <w:ilvl w:val="0"/>
                <w:numId w:val="29"/>
              </w:numPr>
              <w:overflowPunct w:val="0"/>
              <w:autoSpaceDE w:val="0"/>
              <w:autoSpaceDN w:val="0"/>
              <w:adjustRightInd w:val="0"/>
              <w:contextualSpacing w:val="0"/>
              <w:textAlignment w:val="baseline"/>
              <w:rPr>
                <w:ins w:id="359" w:author="Gonzalez-sanchez, Mario (M.)" w:date="2020-04-26T20:28:00Z"/>
                <w:rFonts w:cs="Arial"/>
                <w:color w:val="000000" w:themeColor="text1"/>
                <w:szCs w:val="22"/>
              </w:rPr>
            </w:pPr>
            <w:ins w:id="360" w:author="Gonzalez-sanchez, Mario (M.)" w:date="2020-04-26T20:28:00Z">
              <w:r w:rsidRPr="00F92EE6">
                <w:rPr>
                  <w:rFonts w:cs="Arial"/>
                  <w:color w:val="000000" w:themeColor="text1"/>
                  <w:szCs w:val="22"/>
                </w:rPr>
                <w:t>User runs test (refer to Main Flow)</w:t>
              </w:r>
            </w:ins>
          </w:p>
          <w:p w14:paraId="09CFFB46" w14:textId="77777777" w:rsidR="00AF4D7D" w:rsidRPr="00F92EE6" w:rsidRDefault="00AF4D7D" w:rsidP="00AF4D7D">
            <w:pPr>
              <w:pStyle w:val="ListParagraph"/>
              <w:numPr>
                <w:ilvl w:val="0"/>
                <w:numId w:val="29"/>
              </w:numPr>
              <w:overflowPunct w:val="0"/>
              <w:autoSpaceDE w:val="0"/>
              <w:autoSpaceDN w:val="0"/>
              <w:adjustRightInd w:val="0"/>
              <w:contextualSpacing w:val="0"/>
              <w:textAlignment w:val="baseline"/>
              <w:rPr>
                <w:ins w:id="361" w:author="Gonzalez-sanchez, Mario (M.)" w:date="2020-04-26T20:28:00Z"/>
                <w:rFonts w:cs="Arial"/>
                <w:color w:val="000000" w:themeColor="text1"/>
                <w:szCs w:val="22"/>
              </w:rPr>
            </w:pPr>
            <w:ins w:id="362" w:author="Gonzalez-sanchez, Mario (M.)" w:date="2020-04-26T20:28:00Z">
              <w:r w:rsidRPr="00F92EE6">
                <w:rPr>
                  <w:rFonts w:cs="Arial"/>
                  <w:color w:val="000000" w:themeColor="text1"/>
                  <w:szCs w:val="22"/>
                </w:rPr>
                <w:t>User selects “NO” to end of test question (i.e., lights did not behave as expected).</w:t>
              </w:r>
            </w:ins>
          </w:p>
          <w:p w14:paraId="0AE76754" w14:textId="77777777" w:rsidR="00AF4D7D" w:rsidRPr="00F92EE6" w:rsidRDefault="00AF4D7D" w:rsidP="00AF4D7D">
            <w:pPr>
              <w:pStyle w:val="ListParagraph"/>
              <w:numPr>
                <w:ilvl w:val="0"/>
                <w:numId w:val="29"/>
              </w:numPr>
              <w:overflowPunct w:val="0"/>
              <w:autoSpaceDE w:val="0"/>
              <w:autoSpaceDN w:val="0"/>
              <w:adjustRightInd w:val="0"/>
              <w:contextualSpacing w:val="0"/>
              <w:textAlignment w:val="baseline"/>
              <w:rPr>
                <w:ins w:id="363" w:author="Gonzalez-sanchez, Mario (M.)" w:date="2020-04-26T20:28:00Z"/>
                <w:rFonts w:cs="Arial"/>
                <w:color w:val="000000" w:themeColor="text1"/>
                <w:szCs w:val="22"/>
              </w:rPr>
            </w:pPr>
            <w:ins w:id="364" w:author="Gonzalez-sanchez, Mario (M.)" w:date="2020-04-26T20:28:00Z">
              <w:r w:rsidRPr="00F92EE6">
                <w:rPr>
                  <w:rFonts w:cs="Arial"/>
                  <w:color w:val="000000" w:themeColor="text1"/>
                  <w:szCs w:val="22"/>
                </w:rPr>
                <w:t>Feature displays Troubleshooting screen</w:t>
              </w:r>
            </w:ins>
          </w:p>
        </w:tc>
      </w:tr>
      <w:tr w:rsidR="00AF4D7D" w:rsidRPr="00FB5797" w14:paraId="773CDE65" w14:textId="77777777" w:rsidTr="006F61F6">
        <w:trPr>
          <w:trHeight w:val="255"/>
          <w:ins w:id="365" w:author="Gonzalez-sanchez, Mario (M.)" w:date="2020-04-26T20:28:00Z"/>
        </w:trPr>
        <w:tc>
          <w:tcPr>
            <w:tcW w:w="2235" w:type="dxa"/>
            <w:shd w:val="clear" w:color="auto" w:fill="D9D9D9" w:themeFill="background1" w:themeFillShade="D9"/>
          </w:tcPr>
          <w:p w14:paraId="72A01534" w14:textId="77777777" w:rsidR="00AF4D7D" w:rsidRPr="00F92EE6" w:rsidRDefault="00AF4D7D" w:rsidP="006F61F6">
            <w:pPr>
              <w:rPr>
                <w:ins w:id="366" w:author="Gonzalez-sanchez, Mario (M.)" w:date="2020-04-26T20:28:00Z"/>
                <w:rFonts w:cs="Arial"/>
                <w:b/>
                <w:bCs/>
                <w:color w:val="000000" w:themeColor="text1"/>
                <w:szCs w:val="22"/>
              </w:rPr>
            </w:pPr>
          </w:p>
        </w:tc>
        <w:tc>
          <w:tcPr>
            <w:tcW w:w="669" w:type="dxa"/>
            <w:shd w:val="clear" w:color="auto" w:fill="auto"/>
          </w:tcPr>
          <w:p w14:paraId="025A5F36" w14:textId="77777777" w:rsidR="00AF4D7D" w:rsidRPr="00F92EE6" w:rsidRDefault="00AF4D7D" w:rsidP="006F61F6">
            <w:pPr>
              <w:rPr>
                <w:ins w:id="367" w:author="Gonzalez-sanchez, Mario (M.)" w:date="2020-04-26T20:28:00Z"/>
                <w:rFonts w:cs="Arial"/>
                <w:color w:val="000000" w:themeColor="text1"/>
                <w:szCs w:val="22"/>
              </w:rPr>
            </w:pPr>
          </w:p>
        </w:tc>
        <w:tc>
          <w:tcPr>
            <w:tcW w:w="7552" w:type="dxa"/>
            <w:shd w:val="clear" w:color="auto" w:fill="auto"/>
          </w:tcPr>
          <w:p w14:paraId="60033CB5" w14:textId="77777777" w:rsidR="00AF4D7D" w:rsidRPr="00F92EE6" w:rsidRDefault="00AF4D7D" w:rsidP="006F61F6">
            <w:pPr>
              <w:rPr>
                <w:ins w:id="368" w:author="Gonzalez-sanchez, Mario (M.)" w:date="2020-04-26T20:28:00Z"/>
                <w:rFonts w:cs="Arial"/>
                <w:color w:val="000000" w:themeColor="text1"/>
                <w:szCs w:val="22"/>
              </w:rPr>
            </w:pPr>
          </w:p>
        </w:tc>
      </w:tr>
      <w:tr w:rsidR="00AF4D7D" w:rsidRPr="00FB5797" w14:paraId="446BB4ED" w14:textId="77777777" w:rsidTr="006F61F6">
        <w:trPr>
          <w:trHeight w:val="255"/>
          <w:ins w:id="369" w:author="Gonzalez-sanchez, Mario (M.)" w:date="2020-04-26T20:28:00Z"/>
        </w:trPr>
        <w:tc>
          <w:tcPr>
            <w:tcW w:w="2235" w:type="dxa"/>
            <w:shd w:val="clear" w:color="auto" w:fill="D9D9D9" w:themeFill="background1" w:themeFillShade="D9"/>
          </w:tcPr>
          <w:p w14:paraId="752CB615" w14:textId="77777777" w:rsidR="00AF4D7D" w:rsidRPr="00F92EE6" w:rsidRDefault="00AF4D7D" w:rsidP="006F61F6">
            <w:pPr>
              <w:rPr>
                <w:ins w:id="370" w:author="Gonzalez-sanchez, Mario (M.)" w:date="2020-04-26T20:28:00Z"/>
                <w:rFonts w:cs="Arial"/>
                <w:b/>
                <w:bCs/>
                <w:color w:val="000000" w:themeColor="text1"/>
                <w:szCs w:val="22"/>
              </w:rPr>
            </w:pPr>
            <w:ins w:id="371" w:author="Gonzalez-sanchez, Mario (M.)" w:date="2020-04-26T20:28:00Z">
              <w:r w:rsidRPr="00F92EE6">
                <w:rPr>
                  <w:rFonts w:cs="Arial"/>
                  <w:b/>
                  <w:bCs/>
                  <w:color w:val="000000" w:themeColor="text1"/>
                  <w:szCs w:val="22"/>
                </w:rPr>
                <w:lastRenderedPageBreak/>
                <w:t>Post-condition</w:t>
              </w:r>
            </w:ins>
          </w:p>
        </w:tc>
        <w:tc>
          <w:tcPr>
            <w:tcW w:w="669" w:type="dxa"/>
            <w:shd w:val="clear" w:color="auto" w:fill="auto"/>
          </w:tcPr>
          <w:p w14:paraId="4F524B53" w14:textId="77777777" w:rsidR="00AF4D7D" w:rsidRPr="00F92EE6" w:rsidRDefault="00AF4D7D" w:rsidP="006F61F6">
            <w:pPr>
              <w:rPr>
                <w:ins w:id="372" w:author="Gonzalez-sanchez, Mario (M.)" w:date="2020-04-26T20:28:00Z"/>
                <w:rFonts w:cs="Arial"/>
                <w:color w:val="000000" w:themeColor="text1"/>
                <w:szCs w:val="22"/>
              </w:rPr>
            </w:pPr>
          </w:p>
        </w:tc>
        <w:tc>
          <w:tcPr>
            <w:tcW w:w="7552" w:type="dxa"/>
            <w:shd w:val="clear" w:color="auto" w:fill="auto"/>
          </w:tcPr>
          <w:p w14:paraId="23208732" w14:textId="77777777" w:rsidR="00AF4D7D" w:rsidRPr="00F92EE6" w:rsidRDefault="00AF4D7D" w:rsidP="006F61F6">
            <w:pPr>
              <w:rPr>
                <w:ins w:id="373" w:author="Gonzalez-sanchez, Mario (M.)" w:date="2020-04-26T20:28:00Z"/>
                <w:rFonts w:cs="Arial"/>
                <w:color w:val="000000" w:themeColor="text1"/>
                <w:szCs w:val="22"/>
              </w:rPr>
            </w:pPr>
            <w:ins w:id="374" w:author="Gonzalez-sanchez, Mario (M.)" w:date="2020-04-26T20:28:00Z">
              <w:r w:rsidRPr="00F92EE6">
                <w:rPr>
                  <w:rFonts w:cs="Arial"/>
                  <w:color w:val="000000" w:themeColor="text1"/>
                  <w:szCs w:val="22"/>
                </w:rPr>
                <w:t>Light test sequence has ended</w:t>
              </w:r>
            </w:ins>
          </w:p>
          <w:p w14:paraId="31EF4D0D" w14:textId="77777777" w:rsidR="00AF4D7D" w:rsidRPr="00F92EE6" w:rsidRDefault="00AF4D7D" w:rsidP="006F61F6">
            <w:pPr>
              <w:rPr>
                <w:ins w:id="375" w:author="Gonzalez-sanchez, Mario (M.)" w:date="2020-04-26T20:28:00Z"/>
                <w:rFonts w:cs="Arial"/>
                <w:color w:val="000000" w:themeColor="text1"/>
                <w:szCs w:val="22"/>
              </w:rPr>
            </w:pPr>
            <w:ins w:id="376" w:author="Gonzalez-sanchez, Mario (M.)" w:date="2020-04-26T20:28:00Z">
              <w:r w:rsidRPr="00F92EE6">
                <w:rPr>
                  <w:rFonts w:cs="Arial"/>
                  <w:color w:val="000000" w:themeColor="text1"/>
                  <w:szCs w:val="22"/>
                </w:rPr>
                <w:t>User receives a visual confirmation</w:t>
              </w:r>
            </w:ins>
          </w:p>
        </w:tc>
      </w:tr>
    </w:tbl>
    <w:p w14:paraId="32594237" w14:textId="77777777" w:rsidR="00AD2571" w:rsidRPr="008F3667" w:rsidRDefault="00AD2571" w:rsidP="00AE0397">
      <w:pPr>
        <w:pStyle w:val="BodyText"/>
        <w:rPr>
          <w:lang w:val="en-US"/>
        </w:rPr>
      </w:pPr>
    </w:p>
    <w:p w14:paraId="254E02FC" w14:textId="77777777" w:rsidR="00E4313B" w:rsidRDefault="00E4313B" w:rsidP="00E4313B">
      <w:pPr>
        <w:pStyle w:val="Heading2"/>
      </w:pPr>
      <w:bookmarkStart w:id="377" w:name="_Toc70599777"/>
      <w:commentRangeStart w:id="378"/>
      <w:commentRangeStart w:id="379"/>
      <w:r>
        <w:t xml:space="preserve">Driving </w:t>
      </w:r>
      <w:r w:rsidR="00F5085D">
        <w:t>and Operati</w:t>
      </w:r>
      <w:r w:rsidR="00EF6AAD">
        <w:t>on</w:t>
      </w:r>
      <w:r w:rsidR="00F5085D">
        <w:t xml:space="preserve"> </w:t>
      </w:r>
      <w:r>
        <w:t>Scenarios</w:t>
      </w:r>
      <w:commentRangeEnd w:id="378"/>
      <w:r w:rsidR="00AE5AB1">
        <w:rPr>
          <w:rStyle w:val="CommentReference"/>
          <w:rFonts w:ascii="Times New Roman" w:hAnsi="Times New Roman" w:cs="Times New Roman"/>
          <w:b w:val="0"/>
          <w:iCs w:val="0"/>
          <w:kern w:val="0"/>
        </w:rPr>
        <w:commentReference w:id="378"/>
      </w:r>
      <w:bookmarkEnd w:id="377"/>
      <w:commentRangeEnd w:id="379"/>
      <w:r w:rsidR="00FF0EE8">
        <w:rPr>
          <w:rStyle w:val="CommentReference"/>
          <w:rFonts w:ascii="Times New Roman" w:hAnsi="Times New Roman" w:cs="Times New Roman"/>
          <w:b w:val="0"/>
          <w:iCs w:val="0"/>
          <w:kern w:val="0"/>
        </w:rPr>
        <w:commentReference w:id="379"/>
      </w:r>
    </w:p>
    <w:p w14:paraId="0F7F8FC1" w14:textId="77777777" w:rsidR="005D450A" w:rsidRDefault="005D450A" w:rsidP="005D450A">
      <w:pPr>
        <w:pStyle w:val="BodyText"/>
      </w:pPr>
    </w:p>
    <w:p w14:paraId="7538F842" w14:textId="77777777" w:rsidR="00C156A1" w:rsidRDefault="00C156A1" w:rsidP="00C156A1">
      <w:pPr>
        <w:pStyle w:val="BodyText"/>
      </w:pPr>
    </w:p>
    <w:p w14:paraId="2598FA15" w14:textId="01BB39D7" w:rsidR="00C156A1" w:rsidRDefault="00C156A1" w:rsidP="00C156A1">
      <w:pPr>
        <w:pStyle w:val="REScenario"/>
        <w:shd w:val="clear" w:color="auto" w:fill="F2F2F2" w:themeFill="background1" w:themeFillShade="F2"/>
      </w:pPr>
      <w:r>
        <w:t>Driving Scenarios</w:t>
      </w:r>
    </w:p>
    <w:p w14:paraId="7D3D577B" w14:textId="77777777" w:rsidR="00AB56EB" w:rsidRDefault="00AB56EB" w:rsidP="003332D4"/>
    <w:p w14:paraId="06A6A575" w14:textId="2A3024F8" w:rsidR="003332D4" w:rsidRPr="003332D4" w:rsidRDefault="00AB56EB" w:rsidP="003332D4">
      <w:r>
        <w:rPr>
          <w:noProof/>
        </w:rPr>
        <w:drawing>
          <wp:anchor distT="0" distB="0" distL="114300" distR="114300" simplePos="0" relativeHeight="251659264" behindDoc="0" locked="0" layoutInCell="1" allowOverlap="1" wp14:anchorId="0B33D4E5" wp14:editId="67CB01D7">
            <wp:simplePos x="0" y="0"/>
            <wp:positionH relativeFrom="column">
              <wp:posOffset>-80645</wp:posOffset>
            </wp:positionH>
            <wp:positionV relativeFrom="paragraph">
              <wp:posOffset>226060</wp:posOffset>
            </wp:positionV>
            <wp:extent cx="6466205" cy="47453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466205" cy="4745355"/>
                    </a:xfrm>
                    <a:prstGeom prst="rect">
                      <a:avLst/>
                    </a:prstGeom>
                  </pic:spPr>
                </pic:pic>
              </a:graphicData>
            </a:graphic>
          </wp:anchor>
        </w:drawing>
      </w:r>
      <w:r>
        <w:t>Dr</w:t>
      </w:r>
      <w:r w:rsidR="000540DB">
        <w:t>ivin</w:t>
      </w:r>
      <w:r>
        <w:t xml:space="preserve">g Scenarios can be represented by P-Diagram and also </w:t>
      </w:r>
      <w:r w:rsidR="000540DB">
        <w:t xml:space="preserve">for FMEA </w:t>
      </w:r>
      <w:hyperlink r:id="rId30" w:anchor="/system-viewer/fma?uid=XFV5sXDLoPHwuB&amp;s_cpsc=Trailer%20Light%20Check&amp;rr=P708_2023.00_J1_Published&amp;prog=P708%20PROGRAM%20NODE&amp;s_tab=Program&amp;s_activity=FMA&amp;br_params=FEDE%20STRUCTURE~a0WpoTbDBhGXHA:EjT1nWFPBhGXHA%7CPMT~a0WpoTbDBhGXHA:EjT1nWFPBhGXHA:Ead1oQJ8oPHwuB%7CPMT500%20-%20Electrical~a0WpoTbDBhGXHA:EjT1nWFPBhGXHA:Ead1oQJ8oPHwuB:qBU13zmzoPHwuB%7C190000%20-%20Electronic%20Features%20System_2023~a0WpoTbDBhGXHA:EjT1nWFPBhGXHA:Ead1oQJ8oPHwuB:qBU13zmzoPHwuB:qbV13zpSoPHwuB%7CTrailer%20Light%20Check~a0WpoTbDBhGXHA:EjT1nWFPBhGXHA:Ead1oQJ8oPHwuB:qBU13zmzoPHwuB:qbV13zpSoPHwuB:XeX5sXDLoPHwuB&amp;p_type=SOIL&amp;itemPrg=a4cpoTbDBhGXHA&amp;rr_uid=kVb13mufoPHwuB&amp;ptnr_uid=1&amp;stableIdChain=a0WpoTbDBhGXHA:EjT1nWFPBhGXHA:Ead1oQJ8oPHwuB:qBU13zmzoPHwuB:qbV13zpSoPHwuB:XeX5sXDLoPHwuB&amp;pcode=P149&amp;cacheContext=RSb9lUeqoPHwuB&amp;vr=All_Content&amp;vr_uid=QgQ1nWskBhGXHA%0A" w:history="1">
        <w:proofErr w:type="spellStart"/>
        <w:r w:rsidR="000540DB">
          <w:rPr>
            <w:rStyle w:val="Hyperlink"/>
          </w:rPr>
          <w:t>FMEA_Link</w:t>
        </w:r>
        <w:proofErr w:type="spellEnd"/>
      </w:hyperlink>
      <w:r w:rsidR="000540DB">
        <w:t>.</w:t>
      </w:r>
    </w:p>
    <w:p w14:paraId="15C0F7DD" w14:textId="13E0E7D0" w:rsidR="001F1A47" w:rsidRDefault="001F1A47" w:rsidP="00442429">
      <w:pPr>
        <w:ind w:firstLine="720"/>
        <w:jc w:val="center"/>
        <w:rPr>
          <w:noProof/>
        </w:rPr>
      </w:pPr>
    </w:p>
    <w:p w14:paraId="258ACBA6" w14:textId="78032451" w:rsidR="00BF2DB0" w:rsidRDefault="00BF2DB0" w:rsidP="00442429">
      <w:pPr>
        <w:tabs>
          <w:tab w:val="left" w:pos="3495"/>
        </w:tabs>
        <w:jc w:val="center"/>
      </w:pPr>
      <w:bookmarkStart w:id="380" w:name="_Toc70599819"/>
      <w:r w:rsidRPr="003332D4">
        <w:rPr>
          <w:b/>
        </w:rPr>
        <w:t xml:space="preserve">Figure </w:t>
      </w:r>
      <w:r w:rsidRPr="003332D4">
        <w:rPr>
          <w:b/>
        </w:rPr>
        <w:fldChar w:fldCharType="begin"/>
      </w:r>
      <w:r w:rsidRPr="003332D4">
        <w:rPr>
          <w:b/>
        </w:rPr>
        <w:instrText xml:space="preserve"> SEQ Figure \* ARABIC </w:instrText>
      </w:r>
      <w:r w:rsidRPr="003332D4">
        <w:rPr>
          <w:b/>
        </w:rPr>
        <w:fldChar w:fldCharType="separate"/>
      </w:r>
      <w:r w:rsidR="003332D4" w:rsidRPr="003332D4">
        <w:rPr>
          <w:b/>
        </w:rPr>
        <w:t>5</w:t>
      </w:r>
      <w:r w:rsidRPr="003332D4">
        <w:rPr>
          <w:b/>
        </w:rPr>
        <w:fldChar w:fldCharType="end"/>
      </w:r>
      <w:r w:rsidRPr="003332D4">
        <w:rPr>
          <w:b/>
        </w:rPr>
        <w:t>: P-Diagram</w:t>
      </w:r>
      <w:bookmarkEnd w:id="380"/>
    </w:p>
    <w:p w14:paraId="32EEE77B" w14:textId="35AB4960" w:rsidR="00410BCA" w:rsidRDefault="00410BCA" w:rsidP="00410BCA">
      <w:pPr>
        <w:ind w:firstLine="720"/>
      </w:pPr>
    </w:p>
    <w:p w14:paraId="072AC850" w14:textId="0F534FC6" w:rsidR="000540DB" w:rsidRDefault="000540DB" w:rsidP="00410BCA">
      <w:pPr>
        <w:ind w:firstLine="720"/>
      </w:pPr>
    </w:p>
    <w:p w14:paraId="0A2826F0" w14:textId="416A8E05" w:rsidR="000540DB" w:rsidRDefault="000540DB" w:rsidP="00410BCA">
      <w:pPr>
        <w:ind w:firstLine="720"/>
      </w:pPr>
    </w:p>
    <w:p w14:paraId="2FD71E93" w14:textId="6ABCAF30" w:rsidR="000540DB" w:rsidRDefault="000540DB" w:rsidP="00410BCA">
      <w:pPr>
        <w:ind w:firstLine="720"/>
      </w:pPr>
    </w:p>
    <w:p w14:paraId="6399B0B5" w14:textId="77777777" w:rsidR="000540DB" w:rsidRPr="00410BCA" w:rsidRDefault="000540DB" w:rsidP="00410BCA">
      <w:pPr>
        <w:ind w:firstLine="720"/>
      </w:pPr>
    </w:p>
    <w:p w14:paraId="3F9CE26D" w14:textId="77777777" w:rsidR="00C71185" w:rsidRDefault="00C71185" w:rsidP="005D450A">
      <w:pPr>
        <w:pStyle w:val="BodyText"/>
      </w:pPr>
    </w:p>
    <w:p w14:paraId="1A9B130F" w14:textId="4A36E996" w:rsidR="001F1A47" w:rsidRDefault="001F1A47" w:rsidP="005D450A">
      <w:pPr>
        <w:pStyle w:val="BodyText"/>
      </w:pPr>
    </w:p>
    <w:p w14:paraId="6756B41D" w14:textId="0448B972" w:rsidR="003332D4" w:rsidRDefault="003332D4" w:rsidP="005D450A">
      <w:pPr>
        <w:pStyle w:val="BodyText"/>
      </w:pPr>
    </w:p>
    <w:p w14:paraId="74FEF605" w14:textId="74311314" w:rsidR="003332D4" w:rsidRDefault="003332D4" w:rsidP="005D450A">
      <w:pPr>
        <w:pStyle w:val="BodyText"/>
      </w:pPr>
    </w:p>
    <w:p w14:paraId="19B5CA73" w14:textId="77777777" w:rsidR="003332D4" w:rsidRDefault="003332D4" w:rsidP="005D450A">
      <w:pPr>
        <w:pStyle w:val="BodyText"/>
      </w:pPr>
    </w:p>
    <w:p w14:paraId="3C74D52D" w14:textId="6922EAE0" w:rsidR="0062137F" w:rsidRDefault="0062137F" w:rsidP="005D450A">
      <w:pPr>
        <w:pStyle w:val="BodyText"/>
      </w:pPr>
    </w:p>
    <w:p w14:paraId="615F10E5" w14:textId="57FADE3F" w:rsidR="001E0743" w:rsidRDefault="001F1A47" w:rsidP="001E0743">
      <w:pPr>
        <w:pStyle w:val="REScenario"/>
        <w:shd w:val="clear" w:color="auto" w:fill="F2F2F2" w:themeFill="background1" w:themeFillShade="F2"/>
      </w:pPr>
      <w:r>
        <w:t>Operation Scenarios</w:t>
      </w:r>
    </w:p>
    <w:p w14:paraId="26DC46C5" w14:textId="6B93C90F" w:rsidR="0062137F" w:rsidRDefault="0062137F" w:rsidP="005D450A">
      <w:pPr>
        <w:pStyle w:val="BodyText"/>
      </w:pPr>
    </w:p>
    <w:p w14:paraId="1F9527F5" w14:textId="62AC15C6" w:rsidR="0062137F" w:rsidRDefault="00B11DDE" w:rsidP="005D450A">
      <w:pPr>
        <w:pStyle w:val="BodyText"/>
      </w:pPr>
      <w:r>
        <w:rPr>
          <w:noProof/>
        </w:rPr>
        <w:drawing>
          <wp:inline distT="0" distB="0" distL="0" distR="0" wp14:anchorId="7ECC4A95" wp14:editId="1055EBB9">
            <wp:extent cx="6466205" cy="2920365"/>
            <wp:effectExtent l="0" t="0" r="0" b="0"/>
            <wp:docPr id="16" name="Picture -146832949.jpg" descr="-146832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46832949.jpg"/>
                    <pic:cNvPicPr/>
                  </pic:nvPicPr>
                  <pic:blipFill>
                    <a:blip r:embed="rId31" cstate="print"/>
                    <a:stretch>
                      <a:fillRect/>
                    </a:stretch>
                  </pic:blipFill>
                  <pic:spPr>
                    <a:xfrm>
                      <a:off x="0" y="0"/>
                      <a:ext cx="6466205" cy="2920365"/>
                    </a:xfrm>
                    <a:prstGeom prst="rect">
                      <a:avLst/>
                    </a:prstGeom>
                  </pic:spPr>
                </pic:pic>
              </a:graphicData>
            </a:graphic>
          </wp:inline>
        </w:drawing>
      </w:r>
    </w:p>
    <w:p w14:paraId="5985C644" w14:textId="53429A2F" w:rsidR="00B11DDE" w:rsidRDefault="00B11DDE" w:rsidP="00B11DDE">
      <w:pPr>
        <w:pStyle w:val="Caption"/>
      </w:pPr>
      <w:bookmarkStart w:id="381" w:name="_Toc70599820"/>
      <w:r w:rsidRPr="00707E0A">
        <w:t xml:space="preserve">Figure </w:t>
      </w:r>
      <w:r>
        <w:rPr>
          <w:noProof/>
        </w:rPr>
        <w:fldChar w:fldCharType="begin"/>
      </w:r>
      <w:r>
        <w:rPr>
          <w:noProof/>
        </w:rPr>
        <w:instrText xml:space="preserve"> SEQ Figure \* ARABIC </w:instrText>
      </w:r>
      <w:r>
        <w:rPr>
          <w:noProof/>
        </w:rPr>
        <w:fldChar w:fldCharType="separate"/>
      </w:r>
      <w:r w:rsidR="000540DB">
        <w:rPr>
          <w:noProof/>
        </w:rPr>
        <w:t>6</w:t>
      </w:r>
      <w:r>
        <w:rPr>
          <w:noProof/>
        </w:rPr>
        <w:fldChar w:fldCharType="end"/>
      </w:r>
      <w:r w:rsidRPr="00707E0A">
        <w:t xml:space="preserve">: </w:t>
      </w:r>
      <w:r w:rsidRPr="00F06355">
        <w:t>Operation Scenarios</w:t>
      </w:r>
      <w:bookmarkEnd w:id="381"/>
    </w:p>
    <w:p w14:paraId="55F752DF" w14:textId="0C330D35" w:rsidR="0062137F" w:rsidRDefault="0062137F" w:rsidP="005D450A">
      <w:pPr>
        <w:pStyle w:val="BodyText"/>
      </w:pPr>
    </w:p>
    <w:p w14:paraId="3A711D25" w14:textId="77777777" w:rsidR="00B11DDE" w:rsidRDefault="00B11DDE" w:rsidP="009D2039">
      <w:pPr>
        <w:overflowPunct/>
        <w:autoSpaceDE/>
        <w:autoSpaceDN/>
        <w:adjustRightInd/>
        <w:textAlignment w:val="auto"/>
      </w:pPr>
    </w:p>
    <w:p w14:paraId="358C9FDA" w14:textId="77777777" w:rsidR="00B11DDE" w:rsidRDefault="00B11DDE" w:rsidP="009D2039">
      <w:pPr>
        <w:overflowPunct/>
        <w:autoSpaceDE/>
        <w:autoSpaceDN/>
        <w:adjustRightInd/>
        <w:textAlignment w:val="auto"/>
      </w:pPr>
    </w:p>
    <w:tbl>
      <w:tblPr>
        <w:tblStyle w:val="TableGrid"/>
        <w:tblW w:w="10399" w:type="dxa"/>
        <w:tblLayout w:type="fixed"/>
        <w:tblCellMar>
          <w:left w:w="115" w:type="dxa"/>
          <w:right w:w="115" w:type="dxa"/>
        </w:tblCellMar>
        <w:tblLook w:val="04A0" w:firstRow="1" w:lastRow="0" w:firstColumn="1" w:lastColumn="0" w:noHBand="0" w:noVBand="1"/>
      </w:tblPr>
      <w:tblGrid>
        <w:gridCol w:w="1008"/>
        <w:gridCol w:w="9391"/>
      </w:tblGrid>
      <w:tr w:rsidR="009D2039" w14:paraId="50977E31" w14:textId="77777777" w:rsidTr="009D2039">
        <w:tc>
          <w:tcPr>
            <w:tcW w:w="10399" w:type="dxa"/>
            <w:gridSpan w:val="2"/>
            <w:shd w:val="clear" w:color="auto" w:fill="D9D9D9" w:themeFill="background1" w:themeFillShade="D9"/>
          </w:tcPr>
          <w:p w14:paraId="725F644B" w14:textId="531F766B" w:rsidR="009D2039" w:rsidRPr="00A90FF5" w:rsidRDefault="009D2039" w:rsidP="009D2039">
            <w:pPr>
              <w:rPr>
                <w:b/>
              </w:rPr>
            </w:pPr>
            <w:r>
              <w:br w:type="page"/>
            </w:r>
            <w:r w:rsidRPr="00A90FF5">
              <w:rPr>
                <w:b/>
              </w:rPr>
              <w:t xml:space="preserve">Flow of </w:t>
            </w:r>
            <w:r w:rsidR="00F06355" w:rsidRPr="00F06355">
              <w:rPr>
                <w:b/>
              </w:rPr>
              <w:t>Operation Scenarios</w:t>
            </w:r>
          </w:p>
        </w:tc>
      </w:tr>
      <w:tr w:rsidR="009D2039" w14:paraId="257E3A85" w14:textId="77777777" w:rsidTr="009D2039">
        <w:tc>
          <w:tcPr>
            <w:tcW w:w="1008" w:type="dxa"/>
          </w:tcPr>
          <w:p w14:paraId="5ED0FBD6" w14:textId="77777777" w:rsidR="009D2039" w:rsidRDefault="009D2039" w:rsidP="009D2039">
            <w:r>
              <w:t>1</w:t>
            </w:r>
          </w:p>
        </w:tc>
        <w:tc>
          <w:tcPr>
            <w:tcW w:w="9391" w:type="dxa"/>
          </w:tcPr>
          <w:p w14:paraId="125A1903" w14:textId="0839A4EA" w:rsidR="00B21733" w:rsidRDefault="00D95D17">
            <w:proofErr w:type="gramStart"/>
            <w:r>
              <w:t>User</w:t>
            </w:r>
            <w:proofErr w:type="gramEnd"/>
            <w:r w:rsidRPr="00D95D17">
              <w:t xml:space="preserve"> activat</w:t>
            </w:r>
            <w:r>
              <w:t>e Trailer Light Check</w:t>
            </w:r>
          </w:p>
        </w:tc>
      </w:tr>
      <w:tr w:rsidR="009D2039" w14:paraId="66844AAB" w14:textId="77777777" w:rsidTr="009D2039">
        <w:tc>
          <w:tcPr>
            <w:tcW w:w="1008" w:type="dxa"/>
          </w:tcPr>
          <w:p w14:paraId="7697BD28" w14:textId="77777777" w:rsidR="009D2039" w:rsidRDefault="009D2039" w:rsidP="009D2039">
            <w:r>
              <w:t>2</w:t>
            </w:r>
          </w:p>
        </w:tc>
        <w:tc>
          <w:tcPr>
            <w:tcW w:w="9391" w:type="dxa"/>
          </w:tcPr>
          <w:p w14:paraId="36409441" w14:textId="78C381BA" w:rsidR="00B21733" w:rsidRDefault="00B517DE">
            <w:r>
              <w:t>Provide Speed Status</w:t>
            </w:r>
          </w:p>
        </w:tc>
      </w:tr>
      <w:tr w:rsidR="00B517DE" w14:paraId="478D7F09" w14:textId="77777777" w:rsidTr="009D2039">
        <w:tc>
          <w:tcPr>
            <w:tcW w:w="1008" w:type="dxa"/>
          </w:tcPr>
          <w:p w14:paraId="7735C6AE" w14:textId="0BF87669" w:rsidR="00B517DE" w:rsidRDefault="00B517DE" w:rsidP="009D2039">
            <w:r>
              <w:t>3</w:t>
            </w:r>
          </w:p>
        </w:tc>
        <w:tc>
          <w:tcPr>
            <w:tcW w:w="9391" w:type="dxa"/>
          </w:tcPr>
          <w:p w14:paraId="6513E6E3" w14:textId="7E9072BA" w:rsidR="00B517DE" w:rsidRDefault="00B517DE">
            <w:r>
              <w:t>Provide Ignition Status</w:t>
            </w:r>
          </w:p>
        </w:tc>
      </w:tr>
      <w:tr w:rsidR="00B517DE" w14:paraId="15B99792" w14:textId="77777777" w:rsidTr="009D2039">
        <w:tc>
          <w:tcPr>
            <w:tcW w:w="1008" w:type="dxa"/>
          </w:tcPr>
          <w:p w14:paraId="5D5D9BD0" w14:textId="55E360BA" w:rsidR="00B517DE" w:rsidRDefault="00B517DE" w:rsidP="009D2039">
            <w:r>
              <w:t>4</w:t>
            </w:r>
          </w:p>
        </w:tc>
        <w:tc>
          <w:tcPr>
            <w:tcW w:w="9391" w:type="dxa"/>
          </w:tcPr>
          <w:p w14:paraId="6B2F6EC6" w14:textId="57DFBC1A" w:rsidR="00B517DE" w:rsidRDefault="00B517DE">
            <w:r>
              <w:t>Provide Battery Status</w:t>
            </w:r>
          </w:p>
        </w:tc>
      </w:tr>
      <w:tr w:rsidR="00B517DE" w14:paraId="5478BFA7" w14:textId="77777777" w:rsidTr="009D2039">
        <w:tc>
          <w:tcPr>
            <w:tcW w:w="1008" w:type="dxa"/>
          </w:tcPr>
          <w:p w14:paraId="4CF5DC28" w14:textId="6759F4AA" w:rsidR="00B517DE" w:rsidRDefault="00B517DE" w:rsidP="009D2039">
            <w:r>
              <w:t>5</w:t>
            </w:r>
          </w:p>
        </w:tc>
        <w:tc>
          <w:tcPr>
            <w:tcW w:w="9391" w:type="dxa"/>
          </w:tcPr>
          <w:p w14:paraId="0F0BD861" w14:textId="7F3B4B07" w:rsidR="00B517DE" w:rsidRDefault="00CD6AF2">
            <w:r>
              <w:t>System detect</w:t>
            </w:r>
            <w:r w:rsidR="00EC67DB">
              <w:t>s</w:t>
            </w:r>
            <w:r>
              <w:t xml:space="preserve"> Pre-</w:t>
            </w:r>
            <w:proofErr w:type="spellStart"/>
            <w:r>
              <w:t>Condictions</w:t>
            </w:r>
            <w:proofErr w:type="spellEnd"/>
            <w:r>
              <w:t xml:space="preserve"> Status</w:t>
            </w:r>
          </w:p>
        </w:tc>
      </w:tr>
      <w:tr w:rsidR="00B517DE" w14:paraId="4B85CEC3" w14:textId="77777777" w:rsidTr="009D2039">
        <w:tc>
          <w:tcPr>
            <w:tcW w:w="1008" w:type="dxa"/>
          </w:tcPr>
          <w:p w14:paraId="321278C8" w14:textId="010C1832" w:rsidR="00B517DE" w:rsidRDefault="00B517DE" w:rsidP="009D2039">
            <w:r>
              <w:t>6</w:t>
            </w:r>
          </w:p>
        </w:tc>
        <w:tc>
          <w:tcPr>
            <w:tcW w:w="9391" w:type="dxa"/>
          </w:tcPr>
          <w:p w14:paraId="09B04CFA" w14:textId="72CA7C3B" w:rsidR="00B517DE" w:rsidRDefault="00EC67DB">
            <w:r>
              <w:t xml:space="preserve">Trailer </w:t>
            </w:r>
            <w:proofErr w:type="spellStart"/>
            <w:r>
              <w:t>Ligh</w:t>
            </w:r>
            <w:proofErr w:type="spellEnd"/>
            <w:r>
              <w:t xml:space="preserve"> Check Sequence starts</w:t>
            </w:r>
          </w:p>
        </w:tc>
      </w:tr>
      <w:tr w:rsidR="000E0C4D" w14:paraId="6C4E8DCC" w14:textId="77777777" w:rsidTr="009D2039">
        <w:tc>
          <w:tcPr>
            <w:tcW w:w="1008" w:type="dxa"/>
          </w:tcPr>
          <w:p w14:paraId="6D98AD0A" w14:textId="1CA2B80F" w:rsidR="000E0C4D" w:rsidRDefault="000E0C4D" w:rsidP="009D2039">
            <w:r>
              <w:t>7</w:t>
            </w:r>
          </w:p>
        </w:tc>
        <w:tc>
          <w:tcPr>
            <w:tcW w:w="9391" w:type="dxa"/>
          </w:tcPr>
          <w:p w14:paraId="15334E46" w14:textId="28466796" w:rsidR="000E0C4D" w:rsidRDefault="000E0C4D">
            <w:r>
              <w:t>Display Test Results</w:t>
            </w:r>
          </w:p>
        </w:tc>
      </w:tr>
    </w:tbl>
    <w:p w14:paraId="4756923D" w14:textId="475ABE8D" w:rsidR="002F0C25" w:rsidRDefault="002F0C25" w:rsidP="002F0C25">
      <w:pPr>
        <w:pStyle w:val="Caption"/>
      </w:pPr>
      <w:bookmarkStart w:id="382" w:name="_Toc70599950"/>
      <w:r w:rsidRPr="00041150">
        <w:t xml:space="preserve">Table </w:t>
      </w:r>
      <w:r>
        <w:rPr>
          <w:noProof/>
        </w:rPr>
        <w:fldChar w:fldCharType="begin"/>
      </w:r>
      <w:r>
        <w:rPr>
          <w:noProof/>
        </w:rPr>
        <w:instrText xml:space="preserve"> SEQ Table \* ARABIC </w:instrText>
      </w:r>
      <w:r>
        <w:rPr>
          <w:noProof/>
        </w:rPr>
        <w:fldChar w:fldCharType="separate"/>
      </w:r>
      <w:r w:rsidR="00BC4DEA">
        <w:rPr>
          <w:noProof/>
        </w:rPr>
        <w:t>12</w:t>
      </w:r>
      <w:r>
        <w:rPr>
          <w:noProof/>
        </w:rPr>
        <w:fldChar w:fldCharType="end"/>
      </w:r>
      <w:r w:rsidRPr="00041150">
        <w:t xml:space="preserve">: List of </w:t>
      </w:r>
      <w:r w:rsidR="00F06355" w:rsidRPr="00F06355">
        <w:t>Operation Scenarios</w:t>
      </w:r>
      <w:bookmarkEnd w:id="382"/>
    </w:p>
    <w:p w14:paraId="7F4CFE70" w14:textId="47C9F903" w:rsidR="00B11DDE" w:rsidRDefault="00B11DDE" w:rsidP="00B11DDE"/>
    <w:p w14:paraId="2A62B857" w14:textId="2846A9B0" w:rsidR="00B11DDE" w:rsidRDefault="00B11DDE" w:rsidP="00B11DDE"/>
    <w:p w14:paraId="39E894BD" w14:textId="77777777" w:rsidR="00B11DDE" w:rsidRPr="00B11DDE" w:rsidRDefault="00B11DDE" w:rsidP="00B11DDE"/>
    <w:p w14:paraId="2E537516" w14:textId="4B40D32D" w:rsidR="00B11DDE" w:rsidRDefault="00B11DDE" w:rsidP="00B11DDE"/>
    <w:p w14:paraId="10F23D51" w14:textId="38270958" w:rsidR="000540DB" w:rsidRDefault="000540DB" w:rsidP="00B11DDE"/>
    <w:p w14:paraId="4C9E424B" w14:textId="6E622277" w:rsidR="000540DB" w:rsidRDefault="000540DB" w:rsidP="00B11DDE"/>
    <w:p w14:paraId="45D12CA9" w14:textId="04AB2BEF" w:rsidR="000540DB" w:rsidRDefault="000540DB" w:rsidP="00B11DDE"/>
    <w:p w14:paraId="35C12FD0" w14:textId="47F905EA" w:rsidR="000540DB" w:rsidRDefault="000540DB" w:rsidP="00B11DDE"/>
    <w:p w14:paraId="3764C73D" w14:textId="303C31D9" w:rsidR="00DE11B4" w:rsidRDefault="00DE11B4" w:rsidP="00B11DDE"/>
    <w:p w14:paraId="10511EA3" w14:textId="13110DA9" w:rsidR="00DE11B4" w:rsidRDefault="00DE11B4" w:rsidP="00B11DDE"/>
    <w:p w14:paraId="1045D9F3" w14:textId="77777777" w:rsidR="00DE11B4" w:rsidRPr="00B11DDE" w:rsidRDefault="00DE11B4" w:rsidP="00B11DDE"/>
    <w:p w14:paraId="2B5CECF2" w14:textId="77777777" w:rsidR="006E4413" w:rsidRPr="002573C6" w:rsidRDefault="006E4413" w:rsidP="007E0B71">
      <w:pPr>
        <w:pStyle w:val="BodyText"/>
        <w:keepNext w:val="0"/>
      </w:pPr>
    </w:p>
    <w:p w14:paraId="26FAC72C" w14:textId="642EC454" w:rsidR="008736C6" w:rsidRDefault="008736C6" w:rsidP="008736C6">
      <w:pPr>
        <w:pStyle w:val="Heading2"/>
      </w:pPr>
      <w:bookmarkStart w:id="383" w:name="_Toc70599778"/>
      <w:r>
        <w:lastRenderedPageBreak/>
        <w:t>Decision Tables</w:t>
      </w:r>
      <w:bookmarkEnd w:id="383"/>
    </w:p>
    <w:p w14:paraId="712EC206" w14:textId="29D65585" w:rsidR="00903E81" w:rsidRDefault="00903E81" w:rsidP="00903E81"/>
    <w:p w14:paraId="5190596A" w14:textId="77777777" w:rsidR="00903E81" w:rsidRDefault="00903E81" w:rsidP="00903E81">
      <w:pPr>
        <w:pStyle w:val="BodyText"/>
      </w:pPr>
      <w:r>
        <w:t>Not applicable.</w:t>
      </w:r>
    </w:p>
    <w:p w14:paraId="1E9B942E" w14:textId="3C4A8E79" w:rsidR="00903E81" w:rsidRDefault="00903E81" w:rsidP="00903E81"/>
    <w:p w14:paraId="13487FF7" w14:textId="77777777" w:rsidR="00FB0DDB" w:rsidRPr="00903E81" w:rsidRDefault="00FB0DDB" w:rsidP="00903E81"/>
    <w:p w14:paraId="3E872CFE" w14:textId="77777777" w:rsidR="0027671B" w:rsidRDefault="00D808DC" w:rsidP="0027671B">
      <w:pPr>
        <w:pStyle w:val="Heading1"/>
      </w:pPr>
      <w:bookmarkStart w:id="384" w:name="_Ref300051457"/>
      <w:bookmarkStart w:id="385" w:name="_Toc397081459"/>
      <w:bookmarkStart w:id="386" w:name="_Ref357774543"/>
      <w:bookmarkStart w:id="387" w:name="_Toc70599779"/>
      <w:bookmarkEnd w:id="152"/>
      <w:bookmarkEnd w:id="153"/>
      <w:bookmarkEnd w:id="154"/>
      <w:commentRangeStart w:id="388"/>
      <w:commentRangeStart w:id="389"/>
      <w:r>
        <w:lastRenderedPageBreak/>
        <w:t>Feature Requirements</w:t>
      </w:r>
      <w:bookmarkEnd w:id="384"/>
      <w:bookmarkEnd w:id="385"/>
      <w:bookmarkEnd w:id="386"/>
      <w:commentRangeEnd w:id="388"/>
      <w:r w:rsidR="006165FC">
        <w:rPr>
          <w:rStyle w:val="CommentReference"/>
          <w:rFonts w:ascii="Times New Roman" w:hAnsi="Times New Roman" w:cs="Times New Roman"/>
          <w:b w:val="0"/>
          <w:bCs w:val="0"/>
          <w:caps w:val="0"/>
          <w:kern w:val="0"/>
        </w:rPr>
        <w:commentReference w:id="388"/>
      </w:r>
      <w:commentRangeEnd w:id="389"/>
      <w:r w:rsidR="00FF1F98">
        <w:rPr>
          <w:rStyle w:val="CommentReference"/>
          <w:rFonts w:ascii="Times New Roman" w:hAnsi="Times New Roman" w:cs="Times New Roman"/>
          <w:b w:val="0"/>
          <w:bCs w:val="0"/>
          <w:caps w:val="0"/>
          <w:kern w:val="0"/>
        </w:rPr>
        <w:commentReference w:id="389"/>
      </w:r>
      <w:bookmarkEnd w:id="387"/>
    </w:p>
    <w:p w14:paraId="33B3941C" w14:textId="18466643" w:rsidR="0027671B" w:rsidRDefault="0027671B" w:rsidP="00094F0D">
      <w:pPr>
        <w:pStyle w:val="Heading2"/>
      </w:pPr>
      <w:bookmarkStart w:id="390" w:name="_Functional_Requirements"/>
      <w:bookmarkStart w:id="391" w:name="_Toc397081466"/>
      <w:bookmarkStart w:id="392" w:name="_Toc70599780"/>
      <w:bookmarkEnd w:id="390"/>
      <w:r w:rsidRPr="007C20FA">
        <w:t>Functional Requirements</w:t>
      </w:r>
      <w:bookmarkEnd w:id="391"/>
      <w:bookmarkEnd w:id="392"/>
    </w:p>
    <w:p w14:paraId="58501219" w14:textId="77777777" w:rsidR="007A03E0" w:rsidRDefault="007A03E0" w:rsidP="009A277F"/>
    <w:p w14:paraId="72FE410D" w14:textId="77777777" w:rsidR="00E11189" w:rsidRPr="0017445F" w:rsidRDefault="00E11189" w:rsidP="00E11189">
      <w:pPr>
        <w:pStyle w:val="RERequirement"/>
        <w:shd w:val="clear" w:color="auto" w:fill="F2F2F2" w:themeFill="background1" w:themeFillShade="F2"/>
      </w:pPr>
      <w:bookmarkStart w:id="393" w:name="_c6cf14c408548428653adabe1f79f02c"/>
      <w:r>
        <w:t>00001</w:t>
      </w:r>
      <w:bookmarkEnd w:id="393"/>
      <w:r>
        <w:t xml:space="preserve"> ###R_F_Trailer Light Check_00001### Feature Start / Stop</w:t>
      </w:r>
    </w:p>
    <w:p w14:paraId="2384C72A" w14:textId="77777777" w:rsidR="00E11189" w:rsidRDefault="00E11189" w:rsidP="00E11189">
      <w:pPr>
        <w:rPr>
          <w:rFonts w:cs="Arial"/>
        </w:rPr>
      </w:pPr>
      <w:r>
        <w:rPr>
          <w:rFonts w:cs="Arial"/>
        </w:rPr>
        <w:t>Trailer Light Check feature shall enable the user to Start or Stop the Trailer Light Check by pressing a control element.</w:t>
      </w:r>
    </w:p>
    <w:p w14:paraId="27449395" w14:textId="1DA3E12F"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923918" w:rsidRPr="00B3499B" w14:paraId="487FB586"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531600" w14:textId="77777777" w:rsidR="00923918" w:rsidRPr="00B3499B" w:rsidRDefault="00923918"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00001</w:t>
            </w:r>
          </w:p>
        </w:tc>
      </w:tr>
      <w:tr w:rsidR="00923918" w:rsidRPr="00B3499B" w14:paraId="386C663B"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663A002" w14:textId="77777777" w:rsidR="00923918" w:rsidRPr="00B3499B" w:rsidRDefault="00923918"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FE64C4" w14:textId="177D3AE7" w:rsidR="00923918" w:rsidRDefault="00C42B94" w:rsidP="00A05616">
            <w:r w:rsidRPr="00AA4711">
              <w:rPr>
                <w:rFonts w:cs="Arial"/>
                <w:color w:val="000000" w:themeColor="text1"/>
                <w:sz w:val="16"/>
                <w:szCs w:val="14"/>
              </w:rPr>
              <w:t xml:space="preserve">To activate/deactivate </w:t>
            </w:r>
            <w:r w:rsidR="00AA4711" w:rsidRPr="00AA4711">
              <w:rPr>
                <w:rFonts w:cs="Arial"/>
                <w:color w:val="000000" w:themeColor="text1"/>
                <w:sz w:val="16"/>
                <w:szCs w:val="14"/>
              </w:rPr>
              <w:t>the feature</w:t>
            </w:r>
            <w:r w:rsidR="00E924C7">
              <w:rPr>
                <w:rFonts w:cs="Arial"/>
                <w:color w:val="000000" w:themeColor="text1"/>
                <w:sz w:val="16"/>
                <w:szCs w:val="14"/>
              </w:rPr>
              <w:t xml:space="preserve"> operation</w:t>
            </w:r>
          </w:p>
        </w:tc>
      </w:tr>
      <w:tr w:rsidR="00923918" w:rsidRPr="00B3499B" w14:paraId="56234BC8"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19AB3A9" w14:textId="77777777" w:rsidR="00923918" w:rsidRPr="00B3499B" w:rsidRDefault="00923918"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EB2626" w14:textId="147D1EDE" w:rsidR="00923918" w:rsidRPr="00090849" w:rsidRDefault="003A73B6" w:rsidP="00A05616">
            <w:pPr>
              <w:rPr>
                <w:rFonts w:cs="Arial"/>
                <w:color w:val="000000" w:themeColor="text1"/>
                <w:sz w:val="16"/>
                <w:szCs w:val="14"/>
              </w:rPr>
            </w:pPr>
            <w:r>
              <w:rPr>
                <w:rFonts w:cs="Arial"/>
                <w:color w:val="000000" w:themeColor="text1"/>
                <w:sz w:val="16"/>
                <w:szCs w:val="14"/>
              </w:rPr>
              <w:t>Meet</w:t>
            </w:r>
          </w:p>
        </w:tc>
      </w:tr>
      <w:tr w:rsidR="00923918" w:rsidRPr="00B3499B" w14:paraId="5FBFEE4F"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1F188A" w14:textId="77777777" w:rsidR="00923918" w:rsidRPr="00B3499B" w:rsidRDefault="00923918"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FD3AA6" w14:textId="50BC4863" w:rsidR="00923918" w:rsidRDefault="002F6436" w:rsidP="00A05616">
            <w:r w:rsidRPr="002F6436">
              <w:rPr>
                <w:rFonts w:cs="Arial"/>
                <w:color w:val="000000" w:themeColor="text1"/>
                <w:sz w:val="16"/>
                <w:szCs w:val="14"/>
              </w:rPr>
              <w:t>N</w:t>
            </w:r>
            <w:r>
              <w:rPr>
                <w:rFonts w:cs="Arial"/>
                <w:color w:val="000000" w:themeColor="text1"/>
                <w:sz w:val="16"/>
                <w:szCs w:val="14"/>
              </w:rPr>
              <w:t>/</w:t>
            </w:r>
            <w:r w:rsidRPr="002F6436">
              <w:rPr>
                <w:rFonts w:cs="Arial"/>
                <w:color w:val="000000" w:themeColor="text1"/>
                <w:sz w:val="16"/>
                <w:szCs w:val="14"/>
              </w:rPr>
              <w:t>A</w:t>
            </w:r>
          </w:p>
        </w:tc>
      </w:tr>
      <w:tr w:rsidR="00923918" w:rsidRPr="00B3499B" w14:paraId="7EC523F6"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263E37" w14:textId="77777777" w:rsidR="00923918" w:rsidRPr="00B3499B" w:rsidRDefault="00923918"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DA4F1" w14:textId="1A7E5AAC" w:rsidR="00923918" w:rsidRDefault="00C43B4C" w:rsidP="00A05616">
            <w:r>
              <w:rPr>
                <w:rFonts w:cs="Arial"/>
                <w:color w:val="000000" w:themeColor="text1"/>
                <w:sz w:val="16"/>
                <w:szCs w:val="14"/>
              </w:rPr>
              <w:t>HMI</w:t>
            </w:r>
            <w:r w:rsidR="009C2FB7" w:rsidRPr="00DC24CD">
              <w:rPr>
                <w:rFonts w:cs="Arial"/>
                <w:color w:val="000000" w:themeColor="text1"/>
                <w:sz w:val="16"/>
                <w:szCs w:val="14"/>
              </w:rPr>
              <w:t xml:space="preserve"> </w:t>
            </w:r>
            <w:r w:rsidR="000F5E97" w:rsidRPr="00DC24CD">
              <w:rPr>
                <w:rFonts w:cs="Arial"/>
                <w:color w:val="000000" w:themeColor="text1"/>
                <w:sz w:val="16"/>
                <w:szCs w:val="14"/>
              </w:rPr>
              <w:t>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91D66AC" w14:textId="77777777" w:rsidR="00923918" w:rsidRPr="00B3499B" w:rsidRDefault="00923918"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F8CC5E" w14:textId="2F0FE83A" w:rsidR="00923918" w:rsidRDefault="00B06AF9" w:rsidP="00A05616">
            <w:r>
              <w:rPr>
                <w:rFonts w:cs="Arial"/>
                <w:color w:val="000000" w:themeColor="text1"/>
                <w:sz w:val="16"/>
                <w:szCs w:val="14"/>
              </w:rPr>
              <w:t xml:space="preserve"> </w:t>
            </w:r>
            <w:r w:rsidR="009B4DF1" w:rsidRPr="00DC24CD">
              <w:rPr>
                <w:rFonts w:cs="Arial"/>
                <w:color w:val="000000" w:themeColor="text1"/>
                <w:sz w:val="16"/>
                <w:szCs w:val="14"/>
              </w:rPr>
              <w:t>abatis38</w:t>
            </w:r>
          </w:p>
        </w:tc>
      </w:tr>
      <w:tr w:rsidR="00923918" w:rsidRPr="00B3499B" w14:paraId="463E8696"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19132" w14:textId="77777777" w:rsidR="00923918" w:rsidRPr="00B3499B" w:rsidRDefault="00923918" w:rsidP="00A05616">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2C1CAF" w14:textId="3B186E5C" w:rsidR="00923918" w:rsidRPr="00BA227A" w:rsidRDefault="00B701A5" w:rsidP="00A05616">
            <w:pPr>
              <w:rPr>
                <w:rFonts w:cs="Arial"/>
                <w:sz w:val="16"/>
                <w:szCs w:val="16"/>
              </w:rPr>
            </w:pPr>
            <w:hyperlink r:id="rId32" w:history="1">
              <w:r w:rsidR="00DC24CD"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55203F" w14:textId="77777777" w:rsidR="00923918" w:rsidRPr="00B3499B" w:rsidRDefault="00923918" w:rsidP="00A05616">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C2CCFB" w14:textId="39554DBD" w:rsidR="00F73ABD" w:rsidRPr="00DC6D9F" w:rsidRDefault="00DC6D9F" w:rsidP="00A05616">
            <w:pPr>
              <w:rPr>
                <w:rFonts w:cs="Arial"/>
                <w:color w:val="000000" w:themeColor="text1"/>
                <w:sz w:val="16"/>
                <w:szCs w:val="14"/>
              </w:rPr>
            </w:pPr>
            <w:r>
              <w:rPr>
                <w:rFonts w:cs="Arial"/>
                <w:color w:val="000000" w:themeColor="text1"/>
                <w:sz w:val="16"/>
                <w:szCs w:val="14"/>
              </w:rPr>
              <w:t xml:space="preserve"> </w:t>
            </w:r>
            <w:r w:rsidR="00A8680E" w:rsidRPr="00A8680E">
              <w:rPr>
                <w:rFonts w:cs="Arial"/>
                <w:color w:val="000000" w:themeColor="text1"/>
                <w:sz w:val="16"/>
                <w:szCs w:val="14"/>
              </w:rPr>
              <w:t>Verify by</w:t>
            </w:r>
            <w:r w:rsidR="00F73ABD">
              <w:rPr>
                <w:rFonts w:cs="Arial"/>
                <w:color w:val="000000" w:themeColor="text1"/>
                <w:sz w:val="16"/>
                <w:szCs w:val="14"/>
              </w:rPr>
              <w:t xml:space="preserve"> </w:t>
            </w:r>
            <w:hyperlink r:id="rId33" w:history="1">
              <w:proofErr w:type="spellStart"/>
              <w:r w:rsidR="00F73ABD">
                <w:rPr>
                  <w:rStyle w:val="Hyperlink"/>
                  <w:rFonts w:cs="Arial"/>
                  <w:sz w:val="16"/>
                  <w:szCs w:val="14"/>
                </w:rPr>
                <w:t>VSEM_Link</w:t>
              </w:r>
              <w:proofErr w:type="spellEnd"/>
            </w:hyperlink>
          </w:p>
        </w:tc>
      </w:tr>
      <w:tr w:rsidR="00923918" w:rsidRPr="00B3499B" w14:paraId="3FDF9612"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BDF451" w14:textId="77777777" w:rsidR="00923918" w:rsidRPr="00B3499B" w:rsidRDefault="00923918" w:rsidP="00A05616">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D52C0BB" w14:textId="73772ABB" w:rsidR="00923918" w:rsidRDefault="000046CB" w:rsidP="00A05616">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8C90E" w14:textId="77777777" w:rsidR="00923918" w:rsidRPr="00B3499B" w:rsidRDefault="00923918" w:rsidP="00A05616">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06197E" w14:textId="07ACAEB4" w:rsidR="00923918" w:rsidRDefault="006720C9" w:rsidP="00A05616">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0CD6D5" w14:textId="77777777" w:rsidR="00923918" w:rsidRPr="00B3499B" w:rsidRDefault="00923918" w:rsidP="00A05616">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9A7DFA" w14:textId="4A17BDE4" w:rsidR="00923918" w:rsidRPr="00B3499B" w:rsidRDefault="001323F0" w:rsidP="0092100C">
            <w:pPr>
              <w:rPr>
                <w:rFonts w:cs="Arial"/>
                <w:color w:val="000000" w:themeColor="text1"/>
                <w:sz w:val="16"/>
                <w:szCs w:val="14"/>
              </w:rPr>
            </w:pPr>
            <w:r>
              <w:rPr>
                <w:rFonts w:cs="Arial"/>
                <w:color w:val="000000" w:themeColor="text1"/>
                <w:sz w:val="16"/>
                <w:szCs w:val="14"/>
              </w:rPr>
              <w:t xml:space="preserve"> </w:t>
            </w:r>
            <w:r w:rsidRPr="001323F0">
              <w:rPr>
                <w:rFonts w:cs="Arial"/>
                <w:color w:val="000000" w:themeColor="text1"/>
                <w:sz w:val="16"/>
                <w:szCs w:val="14"/>
              </w:rPr>
              <w:t>Approved</w:t>
            </w:r>
          </w:p>
        </w:tc>
      </w:tr>
      <w:tr w:rsidR="00923918" w:rsidRPr="00B3499B" w14:paraId="5EE40423"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8CF77E" w14:textId="77777777" w:rsidR="00923918" w:rsidRPr="00B3499B" w:rsidRDefault="00B701A5" w:rsidP="00A05616">
            <w:pPr>
              <w:rPr>
                <w:rFonts w:cs="Arial"/>
                <w:bCs/>
                <w:color w:val="808080" w:themeColor="background1" w:themeShade="80"/>
                <w:sz w:val="16"/>
                <w:szCs w:val="14"/>
              </w:rPr>
            </w:pPr>
            <w:hyperlink r:id="rId34" w:history="1">
              <w:r w:rsidR="00923918" w:rsidRPr="00B3499B">
                <w:rPr>
                  <w:rStyle w:val="Hyperlink"/>
                  <w:rFonts w:cs="Arial"/>
                  <w:bCs/>
                  <w:sz w:val="16"/>
                  <w:szCs w:val="14"/>
                </w:rPr>
                <w:t>Req. Template</w:t>
              </w:r>
            </w:hyperlink>
            <w:r w:rsidR="00923918"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FF9D80" w14:textId="77777777" w:rsidR="00923918" w:rsidRPr="00B3499B" w:rsidRDefault="00923918" w:rsidP="00A05616">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24A13BD" w14:textId="77777777" w:rsidR="00923918" w:rsidRPr="00B3499B" w:rsidRDefault="00923918" w:rsidP="00A05616">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028272" w14:textId="77777777" w:rsidR="00923918" w:rsidRDefault="00923918" w:rsidP="00E11189">
      <w:pPr>
        <w:rPr>
          <w:rFonts w:cs="Arial"/>
        </w:rPr>
      </w:pPr>
    </w:p>
    <w:p w14:paraId="0F60E9FC" w14:textId="77777777" w:rsidR="006D5A3A" w:rsidRDefault="006D5A3A" w:rsidP="009A277F"/>
    <w:p w14:paraId="31041EDB" w14:textId="77777777" w:rsidR="00E11189" w:rsidRPr="0017445F" w:rsidRDefault="00E11189" w:rsidP="00E11189">
      <w:pPr>
        <w:pStyle w:val="RERequirement"/>
        <w:shd w:val="clear" w:color="auto" w:fill="F2F2F2" w:themeFill="background1" w:themeFillShade="F2"/>
      </w:pPr>
      <w:bookmarkStart w:id="394" w:name="_2abd8ab0de43ccbea7e5d794c3014d53"/>
      <w:r>
        <w:t>00002</w:t>
      </w:r>
      <w:bookmarkEnd w:id="394"/>
      <w:r>
        <w:t xml:space="preserve"> ###R_F_Trailer Light Check_00002### Feature operation</w:t>
      </w:r>
    </w:p>
    <w:p w14:paraId="75CA92C2" w14:textId="77777777" w:rsidR="00D13D8F" w:rsidRPr="00487082" w:rsidRDefault="00D13D8F" w:rsidP="00D13D8F">
      <w:pPr>
        <w:rPr>
          <w:rFonts w:cs="Arial"/>
          <w:color w:val="000000" w:themeColor="text1"/>
          <w:rPrChange w:id="395" w:author="SM Fairus Hasan" w:date="2020-02-27T16:11:00Z">
            <w:rPr>
              <w:rFonts w:cs="Arial"/>
            </w:rPr>
          </w:rPrChange>
        </w:rPr>
      </w:pPr>
      <w:r w:rsidRPr="00487082">
        <w:rPr>
          <w:rFonts w:cs="Arial"/>
          <w:color w:val="000000" w:themeColor="text1"/>
          <w:rPrChange w:id="396" w:author="SM Fairus Hasan" w:date="2020-02-27T16:11:00Z">
            <w:rPr>
              <w:rFonts w:cs="Arial"/>
            </w:rPr>
          </w:rPrChange>
        </w:rPr>
        <w:t xml:space="preserve">Upon selection of Trailer Light Check </w:t>
      </w:r>
      <w:del w:id="397" w:author="Hasan, SM Fairus (S.)" w:date="2020-03-04T12:01:00Z">
        <w:r w:rsidRPr="00487082" w:rsidDel="00264659">
          <w:rPr>
            <w:rFonts w:cs="Arial"/>
            <w:color w:val="000000" w:themeColor="text1"/>
            <w:rPrChange w:id="398" w:author="SM Fairus Hasan" w:date="2020-02-27T16:11:00Z">
              <w:rPr>
                <w:rFonts w:cs="Arial"/>
              </w:rPr>
            </w:rPrChange>
          </w:rPr>
          <w:delText>feature</w:delText>
        </w:r>
      </w:del>
      <w:ins w:id="399" w:author="Hasan, SM Fairus (S.)" w:date="2020-03-04T12:01:00Z">
        <w:r w:rsidRPr="00487082">
          <w:rPr>
            <w:rFonts w:cs="Arial"/>
            <w:color w:val="000000" w:themeColor="text1"/>
          </w:rPr>
          <w:t>Feature</w:t>
        </w:r>
      </w:ins>
      <w:r w:rsidRPr="00487082">
        <w:rPr>
          <w:rFonts w:cs="Arial"/>
          <w:color w:val="000000" w:themeColor="text1"/>
          <w:rPrChange w:id="400" w:author="SM Fairus Hasan" w:date="2020-02-27T16:11:00Z">
            <w:rPr>
              <w:rFonts w:cs="Arial"/>
            </w:rPr>
          </w:rPrChange>
        </w:rPr>
        <w:t xml:space="preserve"> Start button and all preconditions are met, the vehicle and trailer lights shall exhibit the below behavior:</w:t>
      </w:r>
    </w:p>
    <w:p w14:paraId="776D0573"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
      </w:pPr>
      <w:proofErr w:type="gramStart"/>
      <w:r w:rsidRPr="00487082">
        <w:rPr>
          <w:rFonts w:ascii="Arial" w:hAnsi="Arial" w:cs="Arial"/>
          <w:color w:val="000000" w:themeColor="text1"/>
        </w:rPr>
        <w:t xml:space="preserve">Tail </w:t>
      </w:r>
      <w:r w:rsidRPr="00487082">
        <w:rPr>
          <w:rFonts w:ascii="Arial" w:hAnsi="Arial" w:cs="Arial"/>
          <w:color w:val="000000" w:themeColor="text1"/>
          <w:rPrChange w:id="401" w:author="SM Fairus Hasan" w:date="2020-02-27T16:11:00Z">
            <w:rPr>
              <w:rFonts w:cs="Arial"/>
            </w:rPr>
          </w:rPrChange>
        </w:rPr>
        <w:t>lights</w:t>
      </w:r>
      <w:proofErr w:type="gramEnd"/>
      <w:r w:rsidRPr="00487082">
        <w:rPr>
          <w:rFonts w:ascii="Arial" w:hAnsi="Arial" w:cs="Arial"/>
          <w:color w:val="000000" w:themeColor="text1"/>
        </w:rPr>
        <w:t xml:space="preserve"> (including front and rear side markers)</w:t>
      </w:r>
      <w:r w:rsidRPr="00487082">
        <w:rPr>
          <w:rFonts w:ascii="Arial" w:hAnsi="Arial" w:cs="Arial"/>
          <w:color w:val="000000" w:themeColor="text1"/>
          <w:rPrChange w:id="402" w:author="SM Fairus Hasan" w:date="2020-02-27T16:11:00Z">
            <w:rPr>
              <w:rFonts w:cs="Arial"/>
            </w:rPr>
          </w:rPrChange>
        </w:rPr>
        <w:t xml:space="preserve"> will turn ON and remain on through test sequences 1-7</w:t>
      </w:r>
    </w:p>
    <w:p w14:paraId="2C76F90D" w14:textId="77777777" w:rsidR="00D13D8F" w:rsidRPr="00487082" w:rsidRDefault="00D13D8F" w:rsidP="00D13D8F">
      <w:pPr>
        <w:ind w:left="720"/>
        <w:rPr>
          <w:rFonts w:cs="Arial"/>
          <w:color w:val="000000" w:themeColor="text1"/>
          <w:rPrChange w:id="403" w:author="SM Fairus Hasan" w:date="2020-02-27T16:11:00Z">
            <w:rPr>
              <w:rFonts w:cs="Arial"/>
            </w:rPr>
          </w:rPrChange>
        </w:rPr>
      </w:pPr>
      <w:r w:rsidRPr="00487082">
        <w:rPr>
          <w:rFonts w:cs="Arial"/>
          <w:color w:val="000000" w:themeColor="text1"/>
        </w:rPr>
        <w:t xml:space="preserve">        1.1 Turn on license plate lights.</w:t>
      </w:r>
    </w:p>
    <w:p w14:paraId="6B3D2D54"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04" w:author="SM Fairus Hasan" w:date="2020-02-27T16:11:00Z">
            <w:rPr>
              <w:rFonts w:cs="Arial"/>
            </w:rPr>
          </w:rPrChange>
        </w:rPr>
      </w:pPr>
      <w:r w:rsidRPr="00487082">
        <w:rPr>
          <w:rFonts w:ascii="Arial" w:hAnsi="Arial" w:cs="Arial"/>
          <w:color w:val="000000" w:themeColor="text1"/>
          <w:rPrChange w:id="405" w:author="SM Fairus Hasan" w:date="2020-02-27T16:11:00Z">
            <w:rPr>
              <w:rFonts w:cs="Arial"/>
            </w:rPr>
          </w:rPrChange>
        </w:rPr>
        <w:t xml:space="preserve">Wait 2.3* seconds with only </w:t>
      </w:r>
      <w:proofErr w:type="gramStart"/>
      <w:r w:rsidRPr="00487082">
        <w:rPr>
          <w:rFonts w:ascii="Arial" w:hAnsi="Arial" w:cs="Arial"/>
          <w:color w:val="000000" w:themeColor="text1"/>
        </w:rPr>
        <w:t>tail</w:t>
      </w:r>
      <w:r w:rsidRPr="00487082">
        <w:rPr>
          <w:rFonts w:ascii="Arial" w:hAnsi="Arial" w:cs="Arial"/>
          <w:color w:val="000000" w:themeColor="text1"/>
          <w:rPrChange w:id="406" w:author="SM Fairus Hasan" w:date="2020-02-27T16:11:00Z">
            <w:rPr>
              <w:rFonts w:cs="Arial"/>
            </w:rPr>
          </w:rPrChange>
        </w:rPr>
        <w:t xml:space="preserve"> lights</w:t>
      </w:r>
      <w:proofErr w:type="gramEnd"/>
      <w:r w:rsidRPr="00487082">
        <w:rPr>
          <w:rFonts w:ascii="Arial" w:hAnsi="Arial" w:cs="Arial"/>
          <w:color w:val="000000" w:themeColor="text1"/>
          <w:rPrChange w:id="407" w:author="SM Fairus Hasan" w:date="2020-02-27T16:11:00Z">
            <w:rPr>
              <w:rFonts w:cs="Arial"/>
            </w:rPr>
          </w:rPrChange>
        </w:rPr>
        <w:t xml:space="preserve"> ON</w:t>
      </w:r>
      <w:r w:rsidRPr="00487082">
        <w:rPr>
          <w:rFonts w:ascii="Arial" w:hAnsi="Arial" w:cs="Arial"/>
          <w:color w:val="000000" w:themeColor="text1"/>
        </w:rPr>
        <w:t xml:space="preserve"> (including front and rear side markers)</w:t>
      </w:r>
    </w:p>
    <w:p w14:paraId="2500E5E7"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08" w:author="SM Fairus Hasan" w:date="2020-02-27T16:11:00Z">
            <w:rPr>
              <w:rFonts w:cs="Arial"/>
            </w:rPr>
          </w:rPrChange>
        </w:rPr>
      </w:pPr>
      <w:r w:rsidRPr="00487082">
        <w:rPr>
          <w:rFonts w:ascii="Arial" w:hAnsi="Arial" w:cs="Arial"/>
          <w:color w:val="000000" w:themeColor="text1"/>
          <w:rPrChange w:id="409" w:author="SM Fairus Hasan" w:date="2020-02-27T16:11:00Z">
            <w:rPr>
              <w:rFonts w:cs="Arial"/>
            </w:rPr>
          </w:rPrChange>
        </w:rPr>
        <w:t xml:space="preserve">Left turn light on vehicle and trailer will flash </w:t>
      </w:r>
      <w:ins w:id="410" w:author="Timothy Dunbar" w:date="2019-05-20T15:50:00Z">
        <w:r w:rsidRPr="00487082">
          <w:rPr>
            <w:rFonts w:ascii="Arial" w:hAnsi="Arial" w:cs="Arial"/>
            <w:color w:val="000000" w:themeColor="text1"/>
            <w:rPrChange w:id="411" w:author="SM Fairus Hasan" w:date="2020-02-27T16:11:00Z">
              <w:rPr>
                <w:rFonts w:cs="Arial"/>
              </w:rPr>
            </w:rPrChange>
          </w:rPr>
          <w:t>on and off 6* times</w:t>
        </w:r>
        <w:r w:rsidRPr="00487082" w:rsidDel="00CD6C1F">
          <w:rPr>
            <w:rFonts w:ascii="Arial" w:hAnsi="Arial" w:cs="Arial"/>
            <w:color w:val="000000" w:themeColor="text1"/>
            <w:rPrChange w:id="412" w:author="SM Fairus Hasan" w:date="2020-02-27T16:11:00Z">
              <w:rPr>
                <w:rFonts w:cs="Arial"/>
              </w:rPr>
            </w:rPrChange>
          </w:rPr>
          <w:t xml:space="preserve"> </w:t>
        </w:r>
      </w:ins>
      <w:del w:id="413" w:author="Timothy Dunbar" w:date="2019-05-20T15:50:00Z">
        <w:r w:rsidRPr="00487082" w:rsidDel="00CD6C1F">
          <w:rPr>
            <w:rFonts w:ascii="Arial" w:hAnsi="Arial" w:cs="Arial"/>
            <w:color w:val="000000" w:themeColor="text1"/>
            <w:rPrChange w:id="414" w:author="SM Fairus Hasan" w:date="2020-02-27T16:11:00Z">
              <w:rPr>
                <w:rFonts w:cs="Arial"/>
              </w:rPr>
            </w:rPrChange>
          </w:rPr>
          <w:delText>for 4.5* seconds</w:delText>
        </w:r>
      </w:del>
    </w:p>
    <w:p w14:paraId="2E80A875"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15" w:author="SM Fairus Hasan" w:date="2020-02-27T16:11:00Z">
            <w:rPr>
              <w:rFonts w:cs="Arial"/>
            </w:rPr>
          </w:rPrChange>
        </w:rPr>
      </w:pPr>
      <w:r w:rsidRPr="00487082">
        <w:rPr>
          <w:rFonts w:ascii="Arial" w:hAnsi="Arial" w:cs="Arial"/>
          <w:color w:val="000000" w:themeColor="text1"/>
          <w:rPrChange w:id="416" w:author="SM Fairus Hasan" w:date="2020-02-27T16:11:00Z">
            <w:rPr>
              <w:rFonts w:cs="Arial"/>
            </w:rPr>
          </w:rPrChange>
        </w:rPr>
        <w:t xml:space="preserve">Right turn light on vehicle and trailer will flash </w:t>
      </w:r>
      <w:ins w:id="417" w:author="Timothy Dunbar" w:date="2019-05-20T15:50:00Z">
        <w:r w:rsidRPr="00487082">
          <w:rPr>
            <w:rFonts w:ascii="Arial" w:hAnsi="Arial" w:cs="Arial"/>
            <w:color w:val="000000" w:themeColor="text1"/>
            <w:rPrChange w:id="418" w:author="SM Fairus Hasan" w:date="2020-02-27T16:11:00Z">
              <w:rPr>
                <w:rFonts w:cs="Arial"/>
              </w:rPr>
            </w:rPrChange>
          </w:rPr>
          <w:t>on and off 6* times</w:t>
        </w:r>
        <w:r w:rsidRPr="00487082" w:rsidDel="00CD6C1F">
          <w:rPr>
            <w:rFonts w:ascii="Arial" w:hAnsi="Arial" w:cs="Arial"/>
            <w:color w:val="000000" w:themeColor="text1"/>
            <w:rPrChange w:id="419" w:author="SM Fairus Hasan" w:date="2020-02-27T16:11:00Z">
              <w:rPr>
                <w:rFonts w:cs="Arial"/>
              </w:rPr>
            </w:rPrChange>
          </w:rPr>
          <w:t xml:space="preserve"> </w:t>
        </w:r>
      </w:ins>
      <w:del w:id="420" w:author="Timothy Dunbar" w:date="2019-05-20T15:50:00Z">
        <w:r w:rsidRPr="00487082" w:rsidDel="00CD6C1F">
          <w:rPr>
            <w:rFonts w:ascii="Arial" w:hAnsi="Arial" w:cs="Arial"/>
            <w:color w:val="000000" w:themeColor="text1"/>
            <w:rPrChange w:id="421" w:author="SM Fairus Hasan" w:date="2020-02-27T16:11:00Z">
              <w:rPr>
                <w:rFonts w:cs="Arial"/>
              </w:rPr>
            </w:rPrChange>
          </w:rPr>
          <w:delText>for 4.5* seconds</w:delText>
        </w:r>
      </w:del>
    </w:p>
    <w:p w14:paraId="18CB6CAB"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22" w:author="SM Fairus Hasan" w:date="2020-02-27T16:11:00Z">
            <w:rPr>
              <w:rFonts w:cs="Arial"/>
            </w:rPr>
          </w:rPrChange>
        </w:rPr>
      </w:pPr>
      <w:r w:rsidRPr="00487082">
        <w:rPr>
          <w:rFonts w:ascii="Arial" w:hAnsi="Arial" w:cs="Arial"/>
          <w:color w:val="000000" w:themeColor="text1"/>
          <w:rPrChange w:id="423" w:author="SM Fairus Hasan" w:date="2020-02-27T16:11:00Z">
            <w:rPr>
              <w:rFonts w:cs="Arial"/>
            </w:rPr>
          </w:rPrChange>
        </w:rPr>
        <w:t>Brake lights on vehicle and trailer will turn ON for 4.5* seconds</w:t>
      </w:r>
    </w:p>
    <w:p w14:paraId="4F149FA2"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ins w:id="424" w:author="Winters, Fred (F.)" w:date="2019-11-27T10:31:00Z"/>
          <w:rFonts w:ascii="Arial" w:hAnsi="Arial" w:cs="Arial"/>
          <w:color w:val="000000" w:themeColor="text1"/>
          <w:rPrChange w:id="425" w:author="SM Fairus Hasan" w:date="2020-02-27T16:11:00Z">
            <w:rPr>
              <w:ins w:id="426" w:author="Winters, Fred (F.)" w:date="2019-11-27T10:31:00Z"/>
              <w:rFonts w:cs="Arial"/>
            </w:rPr>
          </w:rPrChange>
        </w:rPr>
      </w:pPr>
      <w:r w:rsidRPr="00487082">
        <w:rPr>
          <w:rFonts w:ascii="Arial" w:hAnsi="Arial" w:cs="Arial"/>
          <w:color w:val="000000" w:themeColor="text1"/>
          <w:rPrChange w:id="427" w:author="SM Fairus Hasan" w:date="2020-02-27T16:11:00Z">
            <w:rPr>
              <w:rFonts w:cs="Arial"/>
            </w:rPr>
          </w:rPrChange>
        </w:rPr>
        <w:t>Reverse lights on vehicle and trailer will turn ON for 4.5* seconds</w:t>
      </w:r>
      <w:r w:rsidRPr="00487082">
        <w:rPr>
          <w:rFonts w:ascii="Arial" w:hAnsi="Arial" w:cs="Arial"/>
          <w:color w:val="000000" w:themeColor="text1"/>
        </w:rPr>
        <w:t>**</w:t>
      </w:r>
    </w:p>
    <w:p w14:paraId="653CD694"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28" w:author="SM Fairus Hasan" w:date="2020-02-27T16:11:00Z">
            <w:rPr/>
          </w:rPrChange>
        </w:rPr>
      </w:pPr>
      <w:r w:rsidRPr="00487082">
        <w:rPr>
          <w:rFonts w:ascii="Arial" w:hAnsi="Arial" w:cs="Arial"/>
          <w:color w:val="000000" w:themeColor="text1"/>
        </w:rPr>
        <w:t xml:space="preserve">Rear </w:t>
      </w:r>
      <w:ins w:id="429" w:author="Winters, Fred (F.)" w:date="2019-11-27T10:31:00Z">
        <w:r w:rsidRPr="00487082">
          <w:rPr>
            <w:rFonts w:ascii="Arial" w:hAnsi="Arial" w:cs="Arial"/>
            <w:color w:val="000000" w:themeColor="text1"/>
            <w:rPrChange w:id="430" w:author="SM Fairus Hasan" w:date="2020-02-27T16:11:00Z">
              <w:rPr>
                <w:rFonts w:cs="Arial"/>
              </w:rPr>
            </w:rPrChange>
          </w:rPr>
          <w:t>Fog Lights on trailer will turn ON for 4.5* seconds**</w:t>
        </w:r>
      </w:ins>
      <w:r w:rsidRPr="00487082">
        <w:rPr>
          <w:rFonts w:ascii="Arial" w:hAnsi="Arial" w:cs="Arial"/>
          <w:color w:val="000000" w:themeColor="text1"/>
        </w:rPr>
        <w:t>*</w:t>
      </w:r>
    </w:p>
    <w:p w14:paraId="6A00C59A"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31" w:author="SM Fairus Hasan" w:date="2020-02-27T16:11:00Z">
            <w:rPr>
              <w:rFonts w:cs="Arial"/>
            </w:rPr>
          </w:rPrChange>
        </w:rPr>
      </w:pPr>
      <w:r w:rsidRPr="00487082">
        <w:rPr>
          <w:rFonts w:ascii="Arial" w:hAnsi="Arial" w:cs="Arial"/>
          <w:color w:val="000000" w:themeColor="text1"/>
          <w:rPrChange w:id="432" w:author="SM Fairus Hasan" w:date="2020-02-27T16:11:00Z">
            <w:rPr>
              <w:rFonts w:cs="Arial"/>
            </w:rPr>
          </w:rPrChange>
        </w:rPr>
        <w:t xml:space="preserve">Wait 2.3* seconds with only </w:t>
      </w:r>
      <w:proofErr w:type="gramStart"/>
      <w:r w:rsidRPr="00487082">
        <w:rPr>
          <w:rFonts w:ascii="Arial" w:hAnsi="Arial" w:cs="Arial"/>
          <w:color w:val="000000" w:themeColor="text1"/>
        </w:rPr>
        <w:t>tail</w:t>
      </w:r>
      <w:r w:rsidRPr="00487082">
        <w:rPr>
          <w:rFonts w:ascii="Arial" w:hAnsi="Arial" w:cs="Arial"/>
          <w:color w:val="000000" w:themeColor="text1"/>
          <w:rPrChange w:id="433" w:author="SM Fairus Hasan" w:date="2020-02-27T16:11:00Z">
            <w:rPr>
              <w:rFonts w:cs="Arial"/>
            </w:rPr>
          </w:rPrChange>
        </w:rPr>
        <w:t xml:space="preserve"> lights</w:t>
      </w:r>
      <w:proofErr w:type="gramEnd"/>
      <w:r w:rsidRPr="00487082">
        <w:rPr>
          <w:rFonts w:ascii="Arial" w:hAnsi="Arial" w:cs="Arial"/>
          <w:color w:val="000000" w:themeColor="text1"/>
          <w:rPrChange w:id="434" w:author="SM Fairus Hasan" w:date="2020-02-27T16:11:00Z">
            <w:rPr>
              <w:rFonts w:cs="Arial"/>
            </w:rPr>
          </w:rPrChange>
        </w:rPr>
        <w:t xml:space="preserve"> ON</w:t>
      </w:r>
      <w:r w:rsidRPr="00487082">
        <w:rPr>
          <w:rFonts w:ascii="Arial" w:hAnsi="Arial" w:cs="Arial"/>
          <w:color w:val="000000" w:themeColor="text1"/>
        </w:rPr>
        <w:t xml:space="preserve"> (including front and rear side markers)</w:t>
      </w:r>
    </w:p>
    <w:p w14:paraId="3AA99CFB"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
      </w:pPr>
      <w:r w:rsidRPr="00487082">
        <w:rPr>
          <w:rFonts w:ascii="Arial" w:hAnsi="Arial" w:cs="Arial"/>
          <w:color w:val="000000" w:themeColor="text1"/>
          <w:rPrChange w:id="435" w:author="SM Fairus Hasan" w:date="2020-02-27T16:11:00Z">
            <w:rPr>
              <w:rFonts w:cs="Arial"/>
            </w:rPr>
          </w:rPrChange>
        </w:rPr>
        <w:t xml:space="preserve">Turn off all </w:t>
      </w:r>
      <w:r w:rsidRPr="00487082">
        <w:rPr>
          <w:rFonts w:ascii="Arial" w:hAnsi="Arial" w:cs="Arial"/>
          <w:color w:val="000000" w:themeColor="text1"/>
        </w:rPr>
        <w:t>tail</w:t>
      </w:r>
      <w:r w:rsidRPr="00487082">
        <w:rPr>
          <w:rFonts w:ascii="Arial" w:hAnsi="Arial" w:cs="Arial"/>
          <w:color w:val="000000" w:themeColor="text1"/>
          <w:rPrChange w:id="436" w:author="SM Fairus Hasan" w:date="2020-02-27T16:11:00Z">
            <w:rPr>
              <w:rFonts w:cs="Arial"/>
            </w:rPr>
          </w:rPrChange>
        </w:rPr>
        <w:t xml:space="preserve"> lights</w:t>
      </w:r>
      <w:r w:rsidRPr="00487082">
        <w:rPr>
          <w:rFonts w:ascii="Arial" w:hAnsi="Arial" w:cs="Arial"/>
          <w:color w:val="000000" w:themeColor="text1"/>
        </w:rPr>
        <w:t xml:space="preserve"> (including front and rear side </w:t>
      </w:r>
      <w:proofErr w:type="gramStart"/>
      <w:r w:rsidRPr="00487082">
        <w:rPr>
          <w:rFonts w:ascii="Arial" w:hAnsi="Arial" w:cs="Arial"/>
          <w:color w:val="000000" w:themeColor="text1"/>
        </w:rPr>
        <w:t>markers)</w:t>
      </w:r>
      <w:r w:rsidRPr="00487082">
        <w:rPr>
          <w:rFonts w:ascii="Arial" w:hAnsi="Arial" w:cs="Arial"/>
          <w:color w:val="000000" w:themeColor="text1"/>
          <w:rPrChange w:id="437" w:author="SM Fairus Hasan" w:date="2020-02-27T16:11:00Z">
            <w:rPr>
              <w:rFonts w:cs="Arial"/>
            </w:rPr>
          </w:rPrChange>
        </w:rPr>
        <w:t>*</w:t>
      </w:r>
      <w:proofErr w:type="gramEnd"/>
      <w:ins w:id="438" w:author="Winters, Fred (F.)" w:date="2019-11-27T10:31:00Z">
        <w:r w:rsidRPr="00487082">
          <w:rPr>
            <w:rFonts w:ascii="Arial" w:hAnsi="Arial" w:cs="Arial"/>
            <w:color w:val="000000" w:themeColor="text1"/>
            <w:rPrChange w:id="439" w:author="SM Fairus Hasan" w:date="2020-02-27T16:11:00Z">
              <w:rPr>
                <w:rFonts w:cs="Arial"/>
              </w:rPr>
            </w:rPrChange>
          </w:rPr>
          <w:t>*</w:t>
        </w:r>
      </w:ins>
      <w:r w:rsidRPr="00487082">
        <w:rPr>
          <w:rFonts w:ascii="Arial" w:hAnsi="Arial" w:cs="Arial"/>
          <w:color w:val="000000" w:themeColor="text1"/>
          <w:rPrChange w:id="440" w:author="SM Fairus Hasan" w:date="2020-02-27T16:11:00Z">
            <w:rPr>
              <w:rFonts w:cs="Arial"/>
            </w:rPr>
          </w:rPrChange>
        </w:rPr>
        <w:t>*</w:t>
      </w:r>
      <w:r w:rsidRPr="00487082">
        <w:rPr>
          <w:rFonts w:ascii="Arial" w:hAnsi="Arial" w:cs="Arial"/>
          <w:color w:val="000000" w:themeColor="text1"/>
        </w:rPr>
        <w:t>*</w:t>
      </w:r>
    </w:p>
    <w:p w14:paraId="17F82293" w14:textId="77777777" w:rsidR="00D13D8F" w:rsidRPr="00487082" w:rsidRDefault="00D13D8F" w:rsidP="00D13D8F">
      <w:pPr>
        <w:rPr>
          <w:rFonts w:cs="Arial"/>
          <w:color w:val="000000" w:themeColor="text1"/>
        </w:rPr>
      </w:pPr>
      <w:r w:rsidRPr="00487082">
        <w:rPr>
          <w:rFonts w:cs="Arial"/>
          <w:color w:val="000000" w:themeColor="text1"/>
        </w:rPr>
        <w:t xml:space="preserve">                     9.1 Turn off license plate lights</w:t>
      </w:r>
      <w:r w:rsidRPr="00487082">
        <w:rPr>
          <w:rFonts w:cs="Arial"/>
          <w:color w:val="000000" w:themeColor="text1"/>
        </w:rPr>
        <w:tab/>
      </w:r>
    </w:p>
    <w:p w14:paraId="25532FA1" w14:textId="77777777" w:rsidR="00D13D8F" w:rsidRPr="00487082" w:rsidRDefault="00D13D8F" w:rsidP="00D13D8F">
      <w:pPr>
        <w:rPr>
          <w:rFonts w:cs="Arial"/>
          <w:color w:val="000000" w:themeColor="text1"/>
          <w:rPrChange w:id="441" w:author="SM Fairus Hasan" w:date="2020-02-27T16:11:00Z">
            <w:rPr>
              <w:rFonts w:cs="Arial"/>
            </w:rPr>
          </w:rPrChange>
        </w:rPr>
      </w:pPr>
      <w:r w:rsidRPr="00487082">
        <w:rPr>
          <w:rFonts w:cs="Arial"/>
          <w:color w:val="000000" w:themeColor="text1"/>
        </w:rPr>
        <w:t xml:space="preserve">                     9.2 Wait 2.3 seconds*</w:t>
      </w:r>
    </w:p>
    <w:p w14:paraId="0356FF3F" w14:textId="77777777" w:rsidR="00D13D8F" w:rsidRPr="00487082" w:rsidRDefault="00D13D8F" w:rsidP="00D13D8F">
      <w:pPr>
        <w:pStyle w:val="ListParagraph"/>
        <w:numPr>
          <w:ilvl w:val="0"/>
          <w:numId w:val="30"/>
        </w:numPr>
        <w:overflowPunct w:val="0"/>
        <w:autoSpaceDE w:val="0"/>
        <w:autoSpaceDN w:val="0"/>
        <w:adjustRightInd w:val="0"/>
        <w:contextualSpacing w:val="0"/>
        <w:textAlignment w:val="baseline"/>
        <w:rPr>
          <w:rFonts w:ascii="Arial" w:hAnsi="Arial" w:cs="Arial"/>
          <w:color w:val="000000" w:themeColor="text1"/>
          <w:rPrChange w:id="442" w:author="SM Fairus Hasan" w:date="2020-02-27T16:11:00Z">
            <w:rPr>
              <w:rFonts w:cs="Arial"/>
            </w:rPr>
          </w:rPrChange>
        </w:rPr>
      </w:pPr>
      <w:r w:rsidRPr="00487082">
        <w:rPr>
          <w:rFonts w:ascii="Arial" w:hAnsi="Arial" w:cs="Arial"/>
          <w:color w:val="000000" w:themeColor="text1"/>
          <w:rPrChange w:id="443" w:author="SM Fairus Hasan" w:date="2020-02-27T16:11:00Z">
            <w:rPr>
              <w:rFonts w:cs="Arial"/>
            </w:rPr>
          </w:rPrChange>
        </w:rPr>
        <w:t>Repeat steps 1-8 for 5* times or until user exits out</w:t>
      </w:r>
    </w:p>
    <w:p w14:paraId="3B8AB980" w14:textId="77777777" w:rsidR="00D13D8F" w:rsidRPr="00487082" w:rsidRDefault="00D13D8F" w:rsidP="00D13D8F">
      <w:pPr>
        <w:ind w:left="360"/>
        <w:rPr>
          <w:rFonts w:cs="Arial"/>
          <w:i/>
          <w:color w:val="000000" w:themeColor="text1"/>
        </w:rPr>
      </w:pPr>
      <w:r w:rsidRPr="00487082">
        <w:rPr>
          <w:rFonts w:cs="Arial"/>
          <w:i/>
          <w:color w:val="000000" w:themeColor="text1"/>
          <w:rPrChange w:id="444" w:author="SM Fairus Hasan" w:date="2020-02-27T16:11:00Z">
            <w:rPr>
              <w:rFonts w:cs="Arial"/>
              <w:i/>
            </w:rPr>
          </w:rPrChange>
        </w:rPr>
        <w:t>* Duration for each step shall be individually calibratable in addition to number of sequence repetitions</w:t>
      </w:r>
      <w:r w:rsidRPr="00487082">
        <w:rPr>
          <w:rFonts w:cs="Arial"/>
          <w:i/>
          <w:color w:val="000000" w:themeColor="text1"/>
        </w:rPr>
        <w:t>.</w:t>
      </w:r>
    </w:p>
    <w:p w14:paraId="53FB4462" w14:textId="77777777" w:rsidR="00D13D8F" w:rsidRPr="00487082" w:rsidRDefault="00D13D8F" w:rsidP="00D13D8F">
      <w:pPr>
        <w:ind w:left="360"/>
        <w:rPr>
          <w:ins w:id="445" w:author="Winters, Fred (F.)" w:date="2019-11-27T10:30:00Z"/>
          <w:rFonts w:cs="Arial"/>
          <w:i/>
          <w:color w:val="000000" w:themeColor="text1"/>
          <w:rPrChange w:id="446" w:author="SM Fairus Hasan" w:date="2020-02-27T16:11:00Z">
            <w:rPr>
              <w:ins w:id="447" w:author="Winters, Fred (F.)" w:date="2019-11-27T10:30:00Z"/>
              <w:rFonts w:cs="Arial"/>
              <w:i/>
            </w:rPr>
          </w:rPrChange>
        </w:rPr>
      </w:pPr>
      <w:r w:rsidRPr="00487082">
        <w:rPr>
          <w:rFonts w:cs="Arial"/>
          <w:i/>
          <w:iCs/>
        </w:rPr>
        <w:t>** If reverse lights are ON prior to entering step 6, this step shall be skipped.</w:t>
      </w:r>
    </w:p>
    <w:p w14:paraId="697B381E" w14:textId="77777777" w:rsidR="00D13D8F" w:rsidRPr="00487082" w:rsidRDefault="00D13D8F" w:rsidP="00D13D8F">
      <w:pPr>
        <w:ind w:left="360"/>
        <w:rPr>
          <w:rFonts w:cs="Arial"/>
          <w:i/>
          <w:color w:val="000000" w:themeColor="text1"/>
          <w:rPrChange w:id="448" w:author="SM Fairus Hasan" w:date="2020-02-27T16:11:00Z">
            <w:rPr>
              <w:rFonts w:cs="Arial"/>
              <w:i/>
            </w:rPr>
          </w:rPrChange>
        </w:rPr>
      </w:pPr>
      <w:ins w:id="449" w:author="Winters, Fred (F.)" w:date="2019-11-27T10:30:00Z">
        <w:r w:rsidRPr="00487082">
          <w:rPr>
            <w:rFonts w:cs="Arial"/>
            <w:i/>
            <w:color w:val="000000" w:themeColor="text1"/>
            <w:rPrChange w:id="450" w:author="SM Fairus Hasan" w:date="2020-02-27T16:11:00Z">
              <w:rPr>
                <w:rFonts w:cs="Arial"/>
                <w:i/>
              </w:rPr>
            </w:rPrChange>
          </w:rPr>
          <w:t>**</w:t>
        </w:r>
      </w:ins>
      <w:r w:rsidRPr="00487082">
        <w:rPr>
          <w:rFonts w:cs="Arial"/>
          <w:i/>
          <w:color w:val="000000" w:themeColor="text1"/>
        </w:rPr>
        <w:t>*</w:t>
      </w:r>
      <w:ins w:id="451" w:author="Winters, Fred (F.)" w:date="2019-11-27T10:30:00Z">
        <w:r w:rsidRPr="00487082">
          <w:rPr>
            <w:rFonts w:cs="Arial"/>
            <w:i/>
            <w:color w:val="000000" w:themeColor="text1"/>
            <w:rPrChange w:id="452" w:author="SM Fairus Hasan" w:date="2020-02-27T16:11:00Z">
              <w:rPr>
                <w:rFonts w:cs="Arial"/>
                <w:i/>
              </w:rPr>
            </w:rPrChange>
          </w:rPr>
          <w:t xml:space="preserve">Step 7 is applicable only to </w:t>
        </w:r>
        <w:del w:id="453" w:author="Gonzalez-sanchez, Mario (M.)" w:date="2020-04-28T18:41:00Z">
          <w:r w:rsidRPr="00487082" w:rsidDel="00DD3D1A">
            <w:rPr>
              <w:rFonts w:cs="Arial"/>
              <w:i/>
              <w:color w:val="000000" w:themeColor="text1"/>
              <w:rPrChange w:id="454" w:author="SM Fairus Hasan" w:date="2020-02-27T16:11:00Z">
                <w:rPr>
                  <w:rFonts w:cs="Arial"/>
                  <w:i/>
                </w:rPr>
              </w:rPrChange>
            </w:rPr>
            <w:delText>ECE vehicles</w:delText>
          </w:r>
        </w:del>
      </w:ins>
      <w:ins w:id="455" w:author="Gonzalez-sanchez, Mario (M.)" w:date="2020-04-28T18:44:00Z">
        <w:r w:rsidRPr="00487082">
          <w:rPr>
            <w:rFonts w:cs="Arial"/>
            <w:i/>
            <w:color w:val="000000" w:themeColor="text1"/>
          </w:rPr>
          <w:t>v</w:t>
        </w:r>
      </w:ins>
      <w:ins w:id="456" w:author="Gonzalez-sanchez, Mario (M.)" w:date="2020-04-28T18:41:00Z">
        <w:r w:rsidRPr="00487082">
          <w:rPr>
            <w:rFonts w:cs="Arial"/>
            <w:i/>
            <w:color w:val="000000" w:themeColor="text1"/>
          </w:rPr>
          <w:t>ehicles in ECE homologated markets</w:t>
        </w:r>
      </w:ins>
      <w:r w:rsidRPr="00487082">
        <w:rPr>
          <w:rFonts w:cs="Arial"/>
          <w:i/>
          <w:color w:val="000000" w:themeColor="text1"/>
        </w:rPr>
        <w:t>, in ECE homologated markets, the vehicle rear fog light will not be lit if the trailer is connected.</w:t>
      </w:r>
    </w:p>
    <w:p w14:paraId="3724D2E8" w14:textId="77777777" w:rsidR="00D13D8F" w:rsidRPr="00487082" w:rsidRDefault="00D13D8F" w:rsidP="00D13D8F">
      <w:pPr>
        <w:ind w:left="360"/>
        <w:rPr>
          <w:rFonts w:cs="Arial"/>
          <w:i/>
          <w:color w:val="000000" w:themeColor="text1"/>
        </w:rPr>
      </w:pPr>
      <w:r w:rsidRPr="00487082">
        <w:rPr>
          <w:rFonts w:cs="Arial"/>
          <w:i/>
          <w:color w:val="000000" w:themeColor="text1"/>
          <w:rPrChange w:id="457" w:author="SM Fairus Hasan" w:date="2020-02-27T16:11:00Z">
            <w:rPr>
              <w:rFonts w:cs="Arial"/>
              <w:i/>
            </w:rPr>
          </w:rPrChange>
        </w:rPr>
        <w:t>**</w:t>
      </w:r>
      <w:r w:rsidRPr="00487082">
        <w:rPr>
          <w:rFonts w:cs="Arial"/>
          <w:i/>
          <w:color w:val="000000" w:themeColor="text1"/>
        </w:rPr>
        <w:t>*</w:t>
      </w:r>
      <w:ins w:id="458" w:author="Winters, Fred (F.)" w:date="2019-11-27T10:31:00Z">
        <w:r w:rsidRPr="00487082">
          <w:rPr>
            <w:rFonts w:cs="Arial"/>
            <w:i/>
            <w:color w:val="000000" w:themeColor="text1"/>
            <w:rPrChange w:id="459" w:author="SM Fairus Hasan" w:date="2020-02-27T16:11:00Z">
              <w:rPr>
                <w:rFonts w:cs="Arial"/>
                <w:i/>
              </w:rPr>
            </w:rPrChange>
          </w:rPr>
          <w:t>*</w:t>
        </w:r>
      </w:ins>
      <w:r w:rsidRPr="00487082">
        <w:rPr>
          <w:rFonts w:cs="Arial"/>
          <w:i/>
          <w:color w:val="000000" w:themeColor="text1"/>
          <w:rPrChange w:id="460" w:author="SM Fairus Hasan" w:date="2020-02-27T16:11:00Z">
            <w:rPr>
              <w:rFonts w:cs="Arial"/>
              <w:i/>
            </w:rPr>
          </w:rPrChange>
        </w:rPr>
        <w:t xml:space="preserve"> If </w:t>
      </w:r>
      <w:proofErr w:type="gramStart"/>
      <w:r w:rsidRPr="00487082">
        <w:rPr>
          <w:rFonts w:cs="Arial"/>
          <w:i/>
          <w:color w:val="000000" w:themeColor="text1"/>
        </w:rPr>
        <w:t>tail</w:t>
      </w:r>
      <w:r w:rsidRPr="00487082">
        <w:rPr>
          <w:rFonts w:cs="Arial"/>
          <w:i/>
          <w:color w:val="000000" w:themeColor="text1"/>
          <w:rPrChange w:id="461" w:author="SM Fairus Hasan" w:date="2020-02-27T16:11:00Z">
            <w:rPr>
              <w:rFonts w:cs="Arial"/>
              <w:i/>
            </w:rPr>
          </w:rPrChange>
        </w:rPr>
        <w:t xml:space="preserve"> lights</w:t>
      </w:r>
      <w:proofErr w:type="gramEnd"/>
      <w:r w:rsidRPr="00487082">
        <w:rPr>
          <w:rFonts w:cs="Arial"/>
          <w:i/>
          <w:color w:val="000000" w:themeColor="text1"/>
          <w:rPrChange w:id="462" w:author="SM Fairus Hasan" w:date="2020-02-27T16:11:00Z">
            <w:rPr>
              <w:rFonts w:cs="Arial"/>
              <w:i/>
            </w:rPr>
          </w:rPrChange>
        </w:rPr>
        <w:t xml:space="preserve"> have been turned on through hard switch in vehicle,</w:t>
      </w:r>
      <w:r w:rsidRPr="00487082">
        <w:rPr>
          <w:rFonts w:cs="Arial"/>
          <w:i/>
          <w:color w:val="000000" w:themeColor="text1"/>
        </w:rPr>
        <w:t xml:space="preserve"> tail</w:t>
      </w:r>
      <w:r w:rsidRPr="00487082">
        <w:rPr>
          <w:rFonts w:cs="Arial"/>
          <w:i/>
          <w:color w:val="000000" w:themeColor="text1"/>
          <w:rPrChange w:id="463" w:author="SM Fairus Hasan" w:date="2020-02-27T16:11:00Z">
            <w:rPr>
              <w:rFonts w:cs="Arial"/>
              <w:i/>
            </w:rPr>
          </w:rPrChange>
        </w:rPr>
        <w:t xml:space="preserve"> lights shall remain on during this step.</w:t>
      </w:r>
    </w:p>
    <w:p w14:paraId="318E255A" w14:textId="08146C96"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253"/>
        <w:gridCol w:w="990"/>
        <w:gridCol w:w="1260"/>
        <w:gridCol w:w="1800"/>
        <w:gridCol w:w="2790"/>
      </w:tblGrid>
      <w:tr w:rsidR="002C7445" w:rsidRPr="00B3499B" w14:paraId="65A24966"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6B9E3D" w14:textId="77777777" w:rsidR="002C7445" w:rsidRPr="00B3499B" w:rsidRDefault="002C7445"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00002</w:t>
            </w:r>
          </w:p>
        </w:tc>
      </w:tr>
      <w:tr w:rsidR="001C1DCA" w:rsidRPr="00B3499B" w14:paraId="09A5F79F"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6B396" w14:textId="77777777" w:rsidR="001C1DCA" w:rsidRPr="00B3499B" w:rsidRDefault="001C1DCA" w:rsidP="001C1DC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8439B0" w14:textId="18F0BC5B" w:rsidR="001C1DCA" w:rsidRPr="00A03F32" w:rsidRDefault="001C1DCA" w:rsidP="001C1DCA">
            <w:pPr>
              <w:rPr>
                <w:rFonts w:cs="Arial"/>
                <w:color w:val="000000" w:themeColor="text1"/>
                <w:sz w:val="16"/>
                <w:szCs w:val="14"/>
              </w:rPr>
            </w:pPr>
            <w:r w:rsidRPr="00A03F32">
              <w:rPr>
                <w:rFonts w:cs="Arial"/>
                <w:color w:val="000000" w:themeColor="text1"/>
                <w:sz w:val="16"/>
                <w:szCs w:val="14"/>
              </w:rPr>
              <w:t>Show preconditions for user in order to instruct start Trailer Light Check</w:t>
            </w:r>
          </w:p>
        </w:tc>
      </w:tr>
      <w:tr w:rsidR="002C7445" w:rsidRPr="00B3499B" w14:paraId="5028556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194AB4" w14:textId="77777777" w:rsidR="002C7445" w:rsidRPr="00B3499B" w:rsidRDefault="002C7445"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53C138" w14:textId="1C33596B" w:rsidR="002C7445" w:rsidRDefault="00A03F32" w:rsidP="00A05616">
            <w:r w:rsidRPr="00C62972">
              <w:rPr>
                <w:rFonts w:cs="Arial"/>
                <w:color w:val="000000" w:themeColor="text1"/>
                <w:sz w:val="16"/>
                <w:szCs w:val="14"/>
              </w:rPr>
              <w:t>Meet</w:t>
            </w:r>
          </w:p>
        </w:tc>
      </w:tr>
      <w:tr w:rsidR="002C7445" w:rsidRPr="00B3499B" w14:paraId="4BFC9BE8"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6195B4" w14:textId="77777777" w:rsidR="002C7445" w:rsidRPr="00B3499B" w:rsidRDefault="002C7445"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B8FE32" w14:textId="00ABECB1" w:rsidR="002C7445" w:rsidRDefault="00812BC3" w:rsidP="00A05616">
            <w:r w:rsidRPr="00812BC3">
              <w:rPr>
                <w:rFonts w:cs="Arial"/>
                <w:color w:val="000000" w:themeColor="text1"/>
                <w:sz w:val="16"/>
                <w:szCs w:val="14"/>
              </w:rPr>
              <w:t>N/A</w:t>
            </w:r>
          </w:p>
        </w:tc>
      </w:tr>
      <w:tr w:rsidR="002C7445" w:rsidRPr="00B3499B" w14:paraId="74C1A68C"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F5E1A8" w14:textId="77777777" w:rsidR="002C7445" w:rsidRPr="00B3499B" w:rsidRDefault="002C7445"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DEC3B8" w14:textId="417C9769" w:rsidR="002C7445" w:rsidRDefault="002C7445" w:rsidP="00A05616">
            <w:r w:rsidRPr="00DC24CD">
              <w:rPr>
                <w:rFonts w:cs="Arial"/>
                <w:color w:val="000000" w:themeColor="text1"/>
                <w:sz w:val="16"/>
                <w:szCs w:val="14"/>
              </w:rPr>
              <w:t>ECU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0753F2" w14:textId="77777777" w:rsidR="002C7445" w:rsidRPr="00B3499B" w:rsidRDefault="002C7445"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2C262E" w14:textId="164706E5" w:rsidR="002C7445" w:rsidRDefault="000775B4" w:rsidP="00A05616">
            <w:r>
              <w:rPr>
                <w:rFonts w:cs="Arial"/>
                <w:color w:val="000000" w:themeColor="text1"/>
                <w:sz w:val="16"/>
                <w:szCs w:val="14"/>
              </w:rPr>
              <w:t xml:space="preserve">  </w:t>
            </w:r>
            <w:r w:rsidR="00DC24CD" w:rsidRPr="00DC24CD">
              <w:rPr>
                <w:rFonts w:cs="Arial"/>
                <w:color w:val="000000" w:themeColor="text1"/>
                <w:sz w:val="16"/>
                <w:szCs w:val="14"/>
              </w:rPr>
              <w:t>abatis38</w:t>
            </w:r>
          </w:p>
        </w:tc>
      </w:tr>
      <w:tr w:rsidR="000775B4" w:rsidRPr="00B3499B" w14:paraId="1FC90EC2"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F422B" w14:textId="77777777" w:rsidR="000775B4" w:rsidRPr="00B3499B" w:rsidRDefault="000775B4" w:rsidP="000775B4">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3A4874" w14:textId="653CBE2E" w:rsidR="000775B4" w:rsidRPr="00BA227A" w:rsidRDefault="00B701A5" w:rsidP="000775B4">
            <w:pPr>
              <w:rPr>
                <w:rFonts w:cs="Arial"/>
                <w:sz w:val="16"/>
                <w:szCs w:val="16"/>
              </w:rPr>
            </w:pPr>
            <w:hyperlink r:id="rId35" w:history="1">
              <w:r w:rsidR="000775B4"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A8C5E" w14:textId="77777777" w:rsidR="000775B4" w:rsidRPr="00B3499B" w:rsidRDefault="000775B4" w:rsidP="000775B4">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2E7C04C" w14:textId="29E12BAC" w:rsidR="000775B4" w:rsidRDefault="000775B4" w:rsidP="000775B4">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36" w:history="1">
              <w:proofErr w:type="spellStart"/>
              <w:r>
                <w:rPr>
                  <w:rStyle w:val="Hyperlink"/>
                  <w:rFonts w:cs="Arial"/>
                  <w:sz w:val="16"/>
                  <w:szCs w:val="14"/>
                </w:rPr>
                <w:t>VSEM_Link</w:t>
              </w:r>
              <w:proofErr w:type="spellEnd"/>
            </w:hyperlink>
          </w:p>
        </w:tc>
      </w:tr>
      <w:tr w:rsidR="000775B4" w:rsidRPr="00B3499B" w14:paraId="5B487E13" w14:textId="77777777" w:rsidTr="005C11B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47F892" w14:textId="77777777" w:rsidR="000775B4" w:rsidRPr="00B3499B" w:rsidRDefault="000775B4" w:rsidP="000775B4">
            <w:pPr>
              <w:rPr>
                <w:rFonts w:eastAsiaTheme="minorHAnsi" w:cs="Arial"/>
                <w:b/>
                <w:bCs/>
                <w:sz w:val="16"/>
                <w:szCs w:val="14"/>
              </w:rPr>
            </w:pPr>
            <w:r w:rsidRPr="00B3499B">
              <w:rPr>
                <w:rFonts w:cs="Arial"/>
                <w:b/>
                <w:bCs/>
                <w:sz w:val="16"/>
                <w:szCs w:val="14"/>
              </w:rPr>
              <w:t>Type</w:t>
            </w:r>
          </w:p>
        </w:tc>
        <w:tc>
          <w:tcPr>
            <w:tcW w:w="153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17FFEA" w14:textId="435F2330" w:rsidR="000775B4" w:rsidRDefault="000775B4" w:rsidP="000775B4">
            <w:r w:rsidRPr="005C11B8">
              <w:rPr>
                <w:rFonts w:cs="Arial"/>
                <w:color w:val="000000" w:themeColor="text1"/>
                <w:sz w:val="16"/>
                <w:szCs w:val="14"/>
              </w:rPr>
              <w:t xml:space="preserve">HMI </w:t>
            </w:r>
            <w:r>
              <w:rPr>
                <w:rFonts w:cs="Arial"/>
                <w:color w:val="000000" w:themeColor="text1"/>
                <w:sz w:val="16"/>
                <w:szCs w:val="14"/>
              </w:rPr>
              <w:t>R</w:t>
            </w:r>
            <w:r w:rsidRPr="005C11B8">
              <w:rPr>
                <w:rFonts w:cs="Arial"/>
                <w:color w:val="000000" w:themeColor="text1"/>
                <w:sz w:val="16"/>
                <w:szCs w:val="14"/>
              </w:rPr>
              <w:t>equirement</w:t>
            </w:r>
          </w:p>
        </w:tc>
        <w:tc>
          <w:tcPr>
            <w:tcW w:w="9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C165B0" w14:textId="77777777" w:rsidR="000775B4" w:rsidRPr="00B3499B" w:rsidRDefault="000775B4" w:rsidP="000775B4">
            <w:pPr>
              <w:rPr>
                <w:rFonts w:cs="Arial"/>
                <w:b/>
                <w:bCs/>
                <w:sz w:val="16"/>
                <w:szCs w:val="14"/>
              </w:rPr>
            </w:pPr>
            <w:r w:rsidRPr="00B3499B">
              <w:rPr>
                <w:rFonts w:cs="Arial"/>
                <w:b/>
                <w:bCs/>
                <w:sz w:val="16"/>
                <w:szCs w:val="14"/>
              </w:rPr>
              <w:t>Priority</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66D4D3" w14:textId="520C270B" w:rsidR="000775B4" w:rsidRDefault="000775B4" w:rsidP="000775B4">
            <w:r>
              <w:rPr>
                <w:rFonts w:cs="Arial"/>
                <w:color w:val="000000" w:themeColor="text1"/>
                <w:sz w:val="16"/>
                <w:szCs w:val="14"/>
              </w:rPr>
              <w:t>2</w:t>
            </w:r>
            <w:r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FF6BDC" w14:textId="77777777" w:rsidR="000775B4" w:rsidRPr="00B3499B" w:rsidRDefault="000775B4" w:rsidP="000775B4">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4D99C27" w14:textId="06B62E9C" w:rsidR="000775B4" w:rsidRPr="00B3499B" w:rsidRDefault="000775B4" w:rsidP="000775B4">
            <w:pPr>
              <w:ind w:left="141"/>
              <w:rPr>
                <w:rFonts w:cs="Arial"/>
                <w:color w:val="000000" w:themeColor="text1"/>
                <w:sz w:val="16"/>
                <w:szCs w:val="14"/>
              </w:rPr>
            </w:pPr>
            <w:r>
              <w:rPr>
                <w:rFonts w:cs="Arial"/>
                <w:color w:val="000000" w:themeColor="text1"/>
                <w:sz w:val="16"/>
                <w:szCs w:val="14"/>
              </w:rPr>
              <w:t xml:space="preserve"> </w:t>
            </w:r>
            <w:r w:rsidRPr="001323F0">
              <w:rPr>
                <w:rFonts w:cs="Arial"/>
                <w:color w:val="000000" w:themeColor="text1"/>
                <w:sz w:val="16"/>
                <w:szCs w:val="14"/>
              </w:rPr>
              <w:t>Approved</w:t>
            </w:r>
          </w:p>
        </w:tc>
      </w:tr>
      <w:tr w:rsidR="000775B4" w:rsidRPr="00B3499B" w14:paraId="4DB03E8A"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7198D20" w14:textId="77777777" w:rsidR="000775B4" w:rsidRPr="00B3499B" w:rsidRDefault="00B701A5" w:rsidP="000775B4">
            <w:pPr>
              <w:rPr>
                <w:rFonts w:cs="Arial"/>
                <w:bCs/>
                <w:color w:val="808080" w:themeColor="background1" w:themeShade="80"/>
                <w:sz w:val="16"/>
                <w:szCs w:val="14"/>
              </w:rPr>
            </w:pPr>
            <w:hyperlink r:id="rId37" w:history="1">
              <w:r w:rsidR="000775B4" w:rsidRPr="00B3499B">
                <w:rPr>
                  <w:rStyle w:val="Hyperlink"/>
                  <w:rFonts w:cs="Arial"/>
                  <w:bCs/>
                  <w:sz w:val="16"/>
                  <w:szCs w:val="14"/>
                </w:rPr>
                <w:t>Req. Template</w:t>
              </w:r>
            </w:hyperlink>
            <w:r w:rsidR="000775B4"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47BF84" w14:textId="77777777" w:rsidR="000775B4" w:rsidRPr="00B3499B" w:rsidRDefault="000775B4" w:rsidP="000775B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8B2251" w14:textId="77777777" w:rsidR="000775B4" w:rsidRPr="00B3499B" w:rsidRDefault="000775B4" w:rsidP="000775B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967DFA" w14:textId="0D1439FD" w:rsidR="002C7445" w:rsidRDefault="002C7445" w:rsidP="00E11189">
      <w:pPr>
        <w:rPr>
          <w:rFonts w:cs="Arial"/>
        </w:rPr>
      </w:pPr>
    </w:p>
    <w:p w14:paraId="5C0163FE" w14:textId="3C65F33F" w:rsidR="000775B4" w:rsidRDefault="000775B4" w:rsidP="00E11189">
      <w:pPr>
        <w:rPr>
          <w:rFonts w:cs="Arial"/>
        </w:rPr>
      </w:pPr>
    </w:p>
    <w:p w14:paraId="2E3187E9" w14:textId="3D37CF2F" w:rsidR="000775B4" w:rsidRDefault="000775B4" w:rsidP="00E11189">
      <w:pPr>
        <w:rPr>
          <w:rFonts w:cs="Arial"/>
        </w:rPr>
      </w:pPr>
    </w:p>
    <w:p w14:paraId="21141A3D" w14:textId="1B3F59AC" w:rsidR="000775B4" w:rsidRDefault="000775B4" w:rsidP="00E11189">
      <w:pPr>
        <w:rPr>
          <w:rFonts w:cs="Arial"/>
        </w:rPr>
      </w:pPr>
    </w:p>
    <w:p w14:paraId="685FE835" w14:textId="425C3975" w:rsidR="000775B4" w:rsidRDefault="000775B4" w:rsidP="00E11189">
      <w:pPr>
        <w:rPr>
          <w:rFonts w:cs="Arial"/>
        </w:rPr>
      </w:pPr>
    </w:p>
    <w:p w14:paraId="67150F2C" w14:textId="2DF40ABD" w:rsidR="000775B4" w:rsidRDefault="000775B4" w:rsidP="00E11189">
      <w:pPr>
        <w:rPr>
          <w:rFonts w:cs="Arial"/>
        </w:rPr>
      </w:pPr>
    </w:p>
    <w:p w14:paraId="064CC2E4" w14:textId="49DD4A38" w:rsidR="000775B4" w:rsidRDefault="000775B4" w:rsidP="00E11189">
      <w:pPr>
        <w:rPr>
          <w:rFonts w:cs="Arial"/>
        </w:rPr>
      </w:pPr>
    </w:p>
    <w:p w14:paraId="49751252" w14:textId="77777777" w:rsidR="000775B4" w:rsidRDefault="000775B4" w:rsidP="00E11189">
      <w:pPr>
        <w:rPr>
          <w:rFonts w:cs="Arial"/>
        </w:rPr>
      </w:pPr>
    </w:p>
    <w:p w14:paraId="7DD7AC3A" w14:textId="77777777" w:rsidR="006D5A3A" w:rsidRDefault="006D5A3A" w:rsidP="009A277F"/>
    <w:p w14:paraId="55F72927" w14:textId="77777777" w:rsidR="00E11189" w:rsidRPr="0017445F" w:rsidRDefault="00E11189" w:rsidP="00E11189">
      <w:pPr>
        <w:pStyle w:val="RERequirement"/>
        <w:shd w:val="clear" w:color="auto" w:fill="F2F2F2" w:themeFill="background1" w:themeFillShade="F2"/>
      </w:pPr>
      <w:bookmarkStart w:id="464" w:name="_0facbd7a8f25d425eb5b06813646c361"/>
      <w:r>
        <w:lastRenderedPageBreak/>
        <w:t>00003</w:t>
      </w:r>
      <w:bookmarkEnd w:id="464"/>
      <w:r>
        <w:t xml:space="preserve"> ###R_F_Trailer Light Check_00003### Vehicle stationary status (Automatic transmission vehicles only)</w:t>
      </w:r>
    </w:p>
    <w:p w14:paraId="05F28F38" w14:textId="12F9A7B2" w:rsidR="00E11189" w:rsidRDefault="00E11189" w:rsidP="00E11189">
      <w:pPr>
        <w:rPr>
          <w:rFonts w:cs="Arial"/>
        </w:rPr>
      </w:pPr>
      <w:r>
        <w:rPr>
          <w:rFonts w:cs="Arial"/>
        </w:rPr>
        <w:t>For Trailer Light Check Feature, vehicle shall be defined as stationary if gearshift position is in park and vehicle speed less than or equal to 4 KPH (automatic transmission vehicles only).</w:t>
      </w:r>
    </w:p>
    <w:p w14:paraId="0EA303F3" w14:textId="1EDB422B" w:rsidR="00BA227A" w:rsidRDefault="00BA227A" w:rsidP="00E11189">
      <w:pPr>
        <w:rPr>
          <w:rFonts w:cs="Arial"/>
        </w:rPr>
      </w:pPr>
    </w:p>
    <w:p w14:paraId="5C862AA2" w14:textId="77777777" w:rsidR="00BA227A" w:rsidRDefault="00BA227A"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A227A" w:rsidRPr="00B3499B" w14:paraId="297346A2"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2C7AE4" w14:textId="071B1FAB" w:rsidR="00BA227A" w:rsidRPr="00B3499B" w:rsidRDefault="00BA227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3</w:t>
            </w:r>
          </w:p>
        </w:tc>
      </w:tr>
      <w:tr w:rsidR="00BA227A" w:rsidRPr="00B3499B" w14:paraId="7249798C"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98B78" w14:textId="77777777" w:rsidR="00BA227A" w:rsidRPr="00B3499B" w:rsidRDefault="00BA227A"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85388" w14:textId="040C8A67" w:rsidR="00BA227A" w:rsidRPr="00750E92" w:rsidRDefault="00327409" w:rsidP="00A05616">
            <w:pPr>
              <w:rPr>
                <w:rFonts w:cs="Arial"/>
                <w:color w:val="000000" w:themeColor="text1"/>
                <w:sz w:val="16"/>
                <w:szCs w:val="14"/>
              </w:rPr>
            </w:pPr>
            <w:r w:rsidRPr="00750E92">
              <w:rPr>
                <w:rFonts w:cs="Arial"/>
                <w:color w:val="000000" w:themeColor="text1"/>
                <w:sz w:val="16"/>
                <w:szCs w:val="14"/>
              </w:rPr>
              <w:t xml:space="preserve">Speed restriction in order to guarantee the vehicle </w:t>
            </w:r>
            <w:r w:rsidR="00750E92" w:rsidRPr="00750E92">
              <w:rPr>
                <w:rFonts w:cs="Arial"/>
                <w:color w:val="000000" w:themeColor="text1"/>
                <w:sz w:val="16"/>
                <w:szCs w:val="14"/>
              </w:rPr>
              <w:t>is in stationary status</w:t>
            </w:r>
          </w:p>
        </w:tc>
      </w:tr>
      <w:tr w:rsidR="00BA227A" w:rsidRPr="00B3499B" w14:paraId="5602ADC3"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C8D458" w14:textId="77777777" w:rsidR="00BA227A" w:rsidRPr="00B3499B" w:rsidRDefault="00BA227A"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86D769" w14:textId="203DDB54" w:rsidR="00BA227A" w:rsidRDefault="00402EB2" w:rsidP="00A05616">
            <w:r w:rsidRPr="00402EB2">
              <w:rPr>
                <w:rFonts w:cs="Arial"/>
                <w:color w:val="000000" w:themeColor="text1"/>
                <w:sz w:val="16"/>
                <w:szCs w:val="14"/>
              </w:rPr>
              <w:t>Meet</w:t>
            </w:r>
          </w:p>
        </w:tc>
      </w:tr>
      <w:tr w:rsidR="00BA227A" w:rsidRPr="00B3499B" w14:paraId="406217CE"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D0EAC8" w14:textId="77777777" w:rsidR="00BA227A" w:rsidRPr="00B3499B" w:rsidRDefault="00BA227A"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CBC56F" w14:textId="33EC9698" w:rsidR="00BA227A" w:rsidRPr="0059549D" w:rsidRDefault="0059549D" w:rsidP="00A05616">
            <w:pPr>
              <w:rPr>
                <w:rFonts w:cs="Arial"/>
                <w:color w:val="000000" w:themeColor="text1"/>
                <w:sz w:val="16"/>
                <w:szCs w:val="14"/>
              </w:rPr>
            </w:pPr>
            <w:r w:rsidRPr="0059549D">
              <w:rPr>
                <w:rFonts w:cs="Arial"/>
                <w:color w:val="000000" w:themeColor="text1"/>
                <w:sz w:val="16"/>
                <w:szCs w:val="14"/>
              </w:rPr>
              <w:t>N/A</w:t>
            </w:r>
          </w:p>
        </w:tc>
      </w:tr>
      <w:tr w:rsidR="00BA227A" w:rsidRPr="00B3499B" w14:paraId="3F12199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80392" w14:textId="77777777" w:rsidR="00BA227A" w:rsidRPr="00B3499B" w:rsidRDefault="00BA227A"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5EDA154" w14:textId="77777777" w:rsidR="00BA227A" w:rsidRDefault="00BA227A" w:rsidP="00A05616">
            <w:r w:rsidRPr="00DC24CD">
              <w:rPr>
                <w:rFonts w:cs="Arial"/>
                <w:color w:val="000000" w:themeColor="text1"/>
                <w:sz w:val="16"/>
                <w:szCs w:val="14"/>
              </w:rPr>
              <w:t>ECU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52CA36" w14:textId="77777777" w:rsidR="00BA227A" w:rsidRPr="00B3499B" w:rsidRDefault="00BA227A"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246A62" w14:textId="77777777" w:rsidR="00BA227A" w:rsidRDefault="00BA227A" w:rsidP="00A05616">
            <w:r w:rsidRPr="00DC24CD">
              <w:rPr>
                <w:rFonts w:cs="Arial"/>
                <w:color w:val="000000" w:themeColor="text1"/>
                <w:sz w:val="16"/>
                <w:szCs w:val="14"/>
              </w:rPr>
              <w:t>abatis38</w:t>
            </w:r>
          </w:p>
        </w:tc>
      </w:tr>
      <w:tr w:rsidR="009A6EF0" w:rsidRPr="00B3499B" w14:paraId="6CC4EDEF"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D0748" w14:textId="77777777" w:rsidR="009A6EF0" w:rsidRPr="00B3499B" w:rsidRDefault="009A6EF0" w:rsidP="009A6EF0">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BD22EE" w14:textId="77777777" w:rsidR="009A6EF0" w:rsidRPr="00BA227A" w:rsidRDefault="00B701A5" w:rsidP="009A6EF0">
            <w:pPr>
              <w:rPr>
                <w:rFonts w:cs="Arial"/>
                <w:sz w:val="16"/>
                <w:szCs w:val="16"/>
              </w:rPr>
            </w:pPr>
            <w:hyperlink r:id="rId38" w:history="1">
              <w:r w:rsidR="009A6EF0"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F1F321" w14:textId="77777777" w:rsidR="009A6EF0" w:rsidRPr="00B3499B" w:rsidRDefault="009A6EF0" w:rsidP="009A6EF0">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091DB2" w14:textId="499B21C4" w:rsidR="009A6EF0" w:rsidRDefault="009A6EF0" w:rsidP="009A6EF0">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39" w:history="1">
              <w:proofErr w:type="spellStart"/>
              <w:r>
                <w:rPr>
                  <w:rStyle w:val="Hyperlink"/>
                  <w:rFonts w:cs="Arial"/>
                  <w:sz w:val="16"/>
                  <w:szCs w:val="14"/>
                </w:rPr>
                <w:t>VSEM_Link</w:t>
              </w:r>
              <w:proofErr w:type="spellEnd"/>
            </w:hyperlink>
          </w:p>
        </w:tc>
      </w:tr>
      <w:tr w:rsidR="00022BDE" w:rsidRPr="00B3499B" w14:paraId="23079425"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E8D379" w14:textId="77777777" w:rsidR="00022BDE" w:rsidRPr="00B3499B" w:rsidRDefault="00022BDE" w:rsidP="00022BDE">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405A74A" w14:textId="4188DC45" w:rsidR="00022BDE" w:rsidRDefault="00022BDE" w:rsidP="00022BDE">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FB605" w14:textId="77777777" w:rsidR="00022BDE" w:rsidRPr="00B3499B" w:rsidRDefault="00022BDE" w:rsidP="00022BDE">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26CC7C" w14:textId="281AC0F7" w:rsidR="00022BDE" w:rsidRDefault="00022BDE" w:rsidP="00022BDE">
            <w:r>
              <w:rPr>
                <w:rFonts w:cs="Arial"/>
                <w:color w:val="000000" w:themeColor="text1"/>
                <w:sz w:val="16"/>
                <w:szCs w:val="14"/>
              </w:rPr>
              <w:t>2</w:t>
            </w:r>
            <w:r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7F95D3" w14:textId="77777777" w:rsidR="00022BDE" w:rsidRPr="00B3499B" w:rsidRDefault="00022BDE" w:rsidP="00022BDE">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A3A541" w14:textId="63C165F0" w:rsidR="00022BDE" w:rsidRPr="00B3499B" w:rsidRDefault="00022BDE" w:rsidP="00022BDE">
            <w:pPr>
              <w:ind w:left="141"/>
              <w:rPr>
                <w:rFonts w:cs="Arial"/>
                <w:color w:val="000000" w:themeColor="text1"/>
                <w:sz w:val="16"/>
                <w:szCs w:val="14"/>
              </w:rPr>
            </w:pPr>
            <w:r w:rsidRPr="001323F0">
              <w:rPr>
                <w:rFonts w:cs="Arial"/>
                <w:color w:val="000000" w:themeColor="text1"/>
                <w:sz w:val="16"/>
                <w:szCs w:val="14"/>
              </w:rPr>
              <w:t>Approved</w:t>
            </w:r>
          </w:p>
        </w:tc>
      </w:tr>
      <w:tr w:rsidR="009A6EF0" w:rsidRPr="00B3499B" w14:paraId="73E77ED5"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CB07A2" w14:textId="77777777" w:rsidR="009A6EF0" w:rsidRPr="00B3499B" w:rsidRDefault="00B701A5" w:rsidP="009A6EF0">
            <w:pPr>
              <w:rPr>
                <w:rFonts w:cs="Arial"/>
                <w:bCs/>
                <w:color w:val="808080" w:themeColor="background1" w:themeShade="80"/>
                <w:sz w:val="16"/>
                <w:szCs w:val="14"/>
              </w:rPr>
            </w:pPr>
            <w:hyperlink r:id="rId40" w:history="1">
              <w:r w:rsidR="009A6EF0" w:rsidRPr="00B3499B">
                <w:rPr>
                  <w:rStyle w:val="Hyperlink"/>
                  <w:rFonts w:cs="Arial"/>
                  <w:bCs/>
                  <w:sz w:val="16"/>
                  <w:szCs w:val="14"/>
                </w:rPr>
                <w:t>Req. Template</w:t>
              </w:r>
            </w:hyperlink>
            <w:r w:rsidR="009A6EF0"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F0DAE6" w14:textId="77777777" w:rsidR="009A6EF0" w:rsidRPr="00B3499B" w:rsidRDefault="009A6EF0" w:rsidP="009A6EF0">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0A6592" w14:textId="77777777" w:rsidR="009A6EF0" w:rsidRPr="00B3499B" w:rsidRDefault="009A6EF0" w:rsidP="009A6EF0">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6D06D9" w14:textId="77777777" w:rsidR="00E11189" w:rsidRDefault="00E11189" w:rsidP="00E11189">
      <w:pPr>
        <w:rPr>
          <w:rFonts w:cs="Arial"/>
        </w:rPr>
      </w:pPr>
    </w:p>
    <w:p w14:paraId="6A450734" w14:textId="77777777" w:rsidR="006D5A3A" w:rsidRDefault="006D5A3A" w:rsidP="009A277F"/>
    <w:p w14:paraId="75323BA4" w14:textId="77777777" w:rsidR="00E11189" w:rsidRPr="0017445F" w:rsidRDefault="00E11189" w:rsidP="00E11189">
      <w:pPr>
        <w:pStyle w:val="RERequirement"/>
        <w:shd w:val="clear" w:color="auto" w:fill="F2F2F2" w:themeFill="background1" w:themeFillShade="F2"/>
      </w:pPr>
      <w:bookmarkStart w:id="465" w:name="_23d05bba2727cf60ef4b2e3251d5f1fa"/>
      <w:r>
        <w:t>00004</w:t>
      </w:r>
      <w:bookmarkEnd w:id="465"/>
      <w:r>
        <w:t xml:space="preserve"> ###R_F_Trailer Light Check_00004### Vehicle stationary status (Manual transmission vehicles only)</w:t>
      </w:r>
    </w:p>
    <w:p w14:paraId="2326F60B" w14:textId="77777777" w:rsidR="00E11189" w:rsidRDefault="00E11189" w:rsidP="00E11189">
      <w:pPr>
        <w:rPr>
          <w:rFonts w:cs="Arial"/>
        </w:rPr>
      </w:pPr>
      <w:r>
        <w:rPr>
          <w:rFonts w:cs="Arial"/>
        </w:rPr>
        <w:t>For Trailer Light Check Feature, vehicle shall be defined as stationary if electric parking brake is applied and vehicle speed is less than or equal to 4 KPH (manual transmission vehicles only).</w:t>
      </w:r>
    </w:p>
    <w:p w14:paraId="28B9DA64"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A227A" w:rsidRPr="00B3499B" w14:paraId="64B84FEE"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9A9E51" w14:textId="0F37FDEF" w:rsidR="00BA227A" w:rsidRPr="00B3499B" w:rsidRDefault="00BA227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4</w:t>
            </w:r>
          </w:p>
        </w:tc>
      </w:tr>
      <w:tr w:rsidR="00022BDE" w:rsidRPr="00B3499B" w14:paraId="0977779E"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DF5ABF" w14:textId="77777777" w:rsidR="00022BDE" w:rsidRPr="00B3499B" w:rsidRDefault="00022BDE" w:rsidP="00022BDE">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A8F979" w14:textId="356B6014" w:rsidR="00022BDE" w:rsidRDefault="00022BDE" w:rsidP="00022BDE">
            <w:r w:rsidRPr="00750E92">
              <w:rPr>
                <w:rFonts w:cs="Arial"/>
                <w:color w:val="000000" w:themeColor="text1"/>
                <w:sz w:val="16"/>
                <w:szCs w:val="14"/>
              </w:rPr>
              <w:t>Speed restriction in order to guarantee the vehicle is in stationary status</w:t>
            </w:r>
          </w:p>
        </w:tc>
      </w:tr>
      <w:tr w:rsidR="00022BDE" w:rsidRPr="00B3499B" w14:paraId="09E6520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734A803" w14:textId="77777777" w:rsidR="00022BDE" w:rsidRPr="00B3499B" w:rsidRDefault="00022BDE" w:rsidP="00022BDE">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1E5D19" w14:textId="76DF258C" w:rsidR="00022BDE" w:rsidRDefault="00022BDE" w:rsidP="00022BDE">
            <w:r w:rsidRPr="00402EB2">
              <w:rPr>
                <w:rFonts w:cs="Arial"/>
                <w:color w:val="000000" w:themeColor="text1"/>
                <w:sz w:val="16"/>
                <w:szCs w:val="14"/>
              </w:rPr>
              <w:t>Meet</w:t>
            </w:r>
          </w:p>
        </w:tc>
      </w:tr>
      <w:tr w:rsidR="00FA603B" w:rsidRPr="00B3499B" w14:paraId="0E7F1A3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607D2" w14:textId="77777777" w:rsidR="00FA603B" w:rsidRPr="00B3499B" w:rsidRDefault="00FA603B" w:rsidP="00FA603B">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C6FA5B" w14:textId="148C69E5" w:rsidR="00FA603B" w:rsidRDefault="00FA603B" w:rsidP="00FA603B">
            <w:r>
              <w:rPr>
                <w:rFonts w:cs="Arial"/>
                <w:color w:val="000000" w:themeColor="text1"/>
                <w:sz w:val="16"/>
                <w:szCs w:val="14"/>
              </w:rPr>
              <w:t>N/A</w:t>
            </w:r>
          </w:p>
        </w:tc>
      </w:tr>
      <w:tr w:rsidR="00022BDE" w:rsidRPr="00B3499B" w14:paraId="7CAB2CB4"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1DDA25" w14:textId="77777777" w:rsidR="00022BDE" w:rsidRPr="00B3499B" w:rsidRDefault="00022BDE" w:rsidP="00022BDE">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468453" w14:textId="77777777" w:rsidR="00022BDE" w:rsidRDefault="00022BDE" w:rsidP="00022BDE">
            <w:r w:rsidRPr="00DC24CD">
              <w:rPr>
                <w:rFonts w:cs="Arial"/>
                <w:color w:val="000000" w:themeColor="text1"/>
                <w:sz w:val="16"/>
                <w:szCs w:val="14"/>
              </w:rPr>
              <w:t>ECU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4F378C" w14:textId="77777777" w:rsidR="00022BDE" w:rsidRPr="00B3499B" w:rsidRDefault="00022BDE" w:rsidP="00022BDE">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12D611" w14:textId="77777777" w:rsidR="00022BDE" w:rsidRDefault="00022BDE" w:rsidP="00022BDE">
            <w:r w:rsidRPr="00DC24CD">
              <w:rPr>
                <w:rFonts w:cs="Arial"/>
                <w:color w:val="000000" w:themeColor="text1"/>
                <w:sz w:val="16"/>
                <w:szCs w:val="14"/>
              </w:rPr>
              <w:t>abatis38</w:t>
            </w:r>
          </w:p>
        </w:tc>
      </w:tr>
      <w:tr w:rsidR="00022BDE" w:rsidRPr="00B3499B" w14:paraId="49EBEE0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DEF01F" w14:textId="77777777" w:rsidR="00022BDE" w:rsidRPr="00B3499B" w:rsidRDefault="00022BDE" w:rsidP="00022BDE">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AEC37A" w14:textId="77777777" w:rsidR="00022BDE" w:rsidRPr="00BA227A" w:rsidRDefault="00B701A5" w:rsidP="00022BDE">
            <w:pPr>
              <w:rPr>
                <w:rFonts w:cs="Arial"/>
                <w:sz w:val="16"/>
                <w:szCs w:val="16"/>
              </w:rPr>
            </w:pPr>
            <w:hyperlink r:id="rId41" w:history="1">
              <w:r w:rsidR="00022BDE"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8E26F0" w14:textId="77777777" w:rsidR="00022BDE" w:rsidRPr="00B3499B" w:rsidRDefault="00022BDE" w:rsidP="00022BDE">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78BCB4" w14:textId="4BB1FA78" w:rsidR="00022BDE" w:rsidRDefault="00022BDE" w:rsidP="00022BDE">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42" w:history="1">
              <w:proofErr w:type="spellStart"/>
              <w:r>
                <w:rPr>
                  <w:rStyle w:val="Hyperlink"/>
                  <w:rFonts w:cs="Arial"/>
                  <w:sz w:val="16"/>
                  <w:szCs w:val="14"/>
                </w:rPr>
                <w:t>VSEM_Link</w:t>
              </w:r>
              <w:proofErr w:type="spellEnd"/>
            </w:hyperlink>
          </w:p>
        </w:tc>
      </w:tr>
      <w:tr w:rsidR="00022BDE" w:rsidRPr="00B3499B" w14:paraId="353727C5"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166112" w14:textId="77777777" w:rsidR="00022BDE" w:rsidRPr="00B3499B" w:rsidRDefault="00022BDE" w:rsidP="00022BDE">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96DF09" w14:textId="04A58705" w:rsidR="00022BDE" w:rsidRDefault="00022BDE" w:rsidP="00022BDE">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F71A89" w14:textId="77777777" w:rsidR="00022BDE" w:rsidRPr="00B3499B" w:rsidRDefault="00022BDE" w:rsidP="00022BDE">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1D171" w14:textId="6EADCE9E" w:rsidR="00022BDE" w:rsidRDefault="00E12AE4" w:rsidP="00022BDE">
            <w:r>
              <w:rPr>
                <w:rFonts w:cs="Arial"/>
                <w:color w:val="000000" w:themeColor="text1"/>
                <w:sz w:val="16"/>
                <w:szCs w:val="14"/>
              </w:rPr>
              <w:t>2</w:t>
            </w:r>
            <w:r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8C7D19" w14:textId="77777777" w:rsidR="00022BDE" w:rsidRPr="00B3499B" w:rsidRDefault="00022BDE" w:rsidP="00022BDE">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7DF88" w14:textId="607494C0" w:rsidR="00022BDE" w:rsidRPr="00B3499B" w:rsidRDefault="00022BDE" w:rsidP="00022BDE">
            <w:pPr>
              <w:ind w:left="141"/>
              <w:rPr>
                <w:rFonts w:cs="Arial"/>
                <w:color w:val="000000" w:themeColor="text1"/>
                <w:sz w:val="16"/>
                <w:szCs w:val="14"/>
              </w:rPr>
            </w:pPr>
            <w:r w:rsidRPr="001323F0">
              <w:rPr>
                <w:rFonts w:cs="Arial"/>
                <w:color w:val="000000" w:themeColor="text1"/>
                <w:sz w:val="16"/>
                <w:szCs w:val="14"/>
              </w:rPr>
              <w:t>Approved</w:t>
            </w:r>
          </w:p>
        </w:tc>
      </w:tr>
      <w:tr w:rsidR="00022BDE" w:rsidRPr="00B3499B" w14:paraId="575D166E"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FD6F5C" w14:textId="77777777" w:rsidR="00022BDE" w:rsidRPr="00B3499B" w:rsidRDefault="00B701A5" w:rsidP="00022BDE">
            <w:pPr>
              <w:rPr>
                <w:rFonts w:cs="Arial"/>
                <w:bCs/>
                <w:color w:val="808080" w:themeColor="background1" w:themeShade="80"/>
                <w:sz w:val="16"/>
                <w:szCs w:val="14"/>
              </w:rPr>
            </w:pPr>
            <w:hyperlink r:id="rId43" w:history="1">
              <w:r w:rsidR="00022BDE" w:rsidRPr="00B3499B">
                <w:rPr>
                  <w:rStyle w:val="Hyperlink"/>
                  <w:rFonts w:cs="Arial"/>
                  <w:bCs/>
                  <w:sz w:val="16"/>
                  <w:szCs w:val="14"/>
                </w:rPr>
                <w:t>Req. Template</w:t>
              </w:r>
            </w:hyperlink>
            <w:r w:rsidR="00022BDE"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A5D823" w14:textId="77777777" w:rsidR="00022BDE" w:rsidRPr="00B3499B" w:rsidRDefault="00022BDE" w:rsidP="00022BD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61AE00" w14:textId="77777777" w:rsidR="00022BDE" w:rsidRPr="00B3499B" w:rsidRDefault="00022BDE" w:rsidP="00022BD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79A27A" w14:textId="6E624528" w:rsidR="006D5A3A" w:rsidRDefault="006D5A3A" w:rsidP="009A277F"/>
    <w:p w14:paraId="664B5671" w14:textId="77777777" w:rsidR="00487082" w:rsidRDefault="00487082" w:rsidP="009A277F"/>
    <w:p w14:paraId="205AF797" w14:textId="77777777" w:rsidR="00E11189" w:rsidRPr="0017445F" w:rsidRDefault="00E11189" w:rsidP="00E11189">
      <w:pPr>
        <w:pStyle w:val="RERequirement"/>
        <w:shd w:val="clear" w:color="auto" w:fill="F2F2F2" w:themeFill="background1" w:themeFillShade="F2"/>
      </w:pPr>
      <w:bookmarkStart w:id="466" w:name="_c4d132c23341fb63c9b5de17acb25959"/>
      <w:r>
        <w:t>00005</w:t>
      </w:r>
      <w:bookmarkEnd w:id="466"/>
      <w:r>
        <w:t xml:space="preserve"> ###R_F_Trailer Light Check_00005### Feature Pre-Conditions</w:t>
      </w:r>
    </w:p>
    <w:p w14:paraId="5CD92A74" w14:textId="77777777" w:rsidR="00E11189" w:rsidRDefault="00E11189" w:rsidP="00E11189">
      <w:pPr>
        <w:rPr>
          <w:rFonts w:cs="Arial"/>
        </w:rPr>
      </w:pPr>
      <w:r>
        <w:rPr>
          <w:rFonts w:cs="Arial"/>
        </w:rPr>
        <w:t>The Trailer Light Check feature shall not allow the user to activate test and shall exit test if it has already begun if any of the below pre-conditions are not met:</w:t>
      </w:r>
    </w:p>
    <w:p w14:paraId="123E92BD" w14:textId="77777777" w:rsidR="00E11189" w:rsidRDefault="00E11189" w:rsidP="00D13D8F">
      <w:pPr>
        <w:ind w:left="720"/>
        <w:rPr>
          <w:rFonts w:cs="Arial"/>
        </w:rPr>
      </w:pPr>
      <w:r>
        <w:rPr>
          <w:rFonts w:cs="Arial"/>
        </w:rPr>
        <w:t>• Ignition is in ON or ACC state</w:t>
      </w:r>
    </w:p>
    <w:p w14:paraId="05901409" w14:textId="77777777" w:rsidR="00E11189" w:rsidRDefault="00E11189" w:rsidP="00D13D8F">
      <w:pPr>
        <w:ind w:left="720"/>
        <w:rPr>
          <w:rFonts w:cs="Arial"/>
        </w:rPr>
      </w:pPr>
      <w:r>
        <w:rPr>
          <w:rFonts w:cs="Arial"/>
        </w:rPr>
        <w:t>• Battery SOC &gt;= 75% with engine off</w:t>
      </w:r>
    </w:p>
    <w:p w14:paraId="035D59AA" w14:textId="77777777" w:rsidR="00E11189" w:rsidRDefault="00E11189" w:rsidP="00D13D8F">
      <w:pPr>
        <w:ind w:left="720"/>
        <w:rPr>
          <w:rFonts w:cs="Arial"/>
        </w:rPr>
      </w:pPr>
      <w:r>
        <w:rPr>
          <w:rFonts w:cs="Arial"/>
        </w:rPr>
        <w:t>• Vehicle is stationary</w:t>
      </w:r>
    </w:p>
    <w:p w14:paraId="2F4591AC" w14:textId="77777777" w:rsidR="00E11189" w:rsidRDefault="00E11189" w:rsidP="00D13D8F">
      <w:pPr>
        <w:ind w:left="720"/>
        <w:rPr>
          <w:rFonts w:cs="Arial"/>
        </w:rPr>
      </w:pPr>
      <w:r>
        <w:rPr>
          <w:rFonts w:cs="Arial"/>
        </w:rPr>
        <w:t>• Trailer connection to vehicle</w:t>
      </w:r>
    </w:p>
    <w:p w14:paraId="1AF22ED5" w14:textId="77777777" w:rsidR="00E11189" w:rsidRDefault="00E11189" w:rsidP="00D13D8F">
      <w:pPr>
        <w:ind w:left="720"/>
        <w:rPr>
          <w:rFonts w:cs="Arial"/>
        </w:rPr>
      </w:pPr>
      <w:r>
        <w:rPr>
          <w:rFonts w:cs="Arial"/>
        </w:rPr>
        <w:t>• All taillights are OFF (except parking lights) unless demanded by Trailer Light Check</w:t>
      </w:r>
    </w:p>
    <w:p w14:paraId="57FB4F75" w14:textId="65044442" w:rsidR="00E11189" w:rsidRDefault="00E11189" w:rsidP="00D13D8F">
      <w:pPr>
        <w:ind w:left="720"/>
        <w:rPr>
          <w:rFonts w:cs="Arial"/>
        </w:rPr>
      </w:pPr>
      <w:r>
        <w:rPr>
          <w:rFonts w:cs="Arial"/>
        </w:rPr>
        <w:t>• Other higher priority features that impact external vehicle lighting are not ON (</w:t>
      </w:r>
      <w:proofErr w:type="gramStart"/>
      <w:r>
        <w:rPr>
          <w:rFonts w:cs="Arial"/>
        </w:rPr>
        <w:t>i.e.</w:t>
      </w:r>
      <w:proofErr w:type="gramEnd"/>
      <w:r>
        <w:rPr>
          <w:rFonts w:cs="Arial"/>
        </w:rPr>
        <w:t xml:space="preserve"> Police Dark Car, Silent Car, </w:t>
      </w:r>
      <w:proofErr w:type="spellStart"/>
      <w:r>
        <w:rPr>
          <w:rFonts w:cs="Arial"/>
        </w:rPr>
        <w:t>RePA</w:t>
      </w:r>
      <w:proofErr w:type="spellEnd"/>
      <w:r>
        <w:rPr>
          <w:rFonts w:cs="Arial"/>
        </w:rPr>
        <w:t xml:space="preserve"> etc.)</w:t>
      </w:r>
    </w:p>
    <w:p w14:paraId="6FBB8D63" w14:textId="092C0102" w:rsidR="00D13D8F" w:rsidRDefault="00D13D8F" w:rsidP="00D13D8F">
      <w:pPr>
        <w:ind w:left="720"/>
        <w:rPr>
          <w:rFonts w:cs="Arial"/>
        </w:rPr>
      </w:pPr>
    </w:p>
    <w:p w14:paraId="4EBDC70A" w14:textId="77777777" w:rsidR="00D13D8F" w:rsidRPr="00FB5797" w:rsidRDefault="00D13D8F" w:rsidP="00D13D8F">
      <w:pPr>
        <w:rPr>
          <w:ins w:id="467" w:author="Winters, Fred (F.)" w:date="2019-10-30T10:39:00Z"/>
          <w:rFonts w:cs="Arial"/>
          <w:color w:val="000000" w:themeColor="text1"/>
          <w:rPrChange w:id="468" w:author="SM Fairus Hasan" w:date="2020-02-27T16:11:00Z">
            <w:rPr>
              <w:ins w:id="469" w:author="Winters, Fred (F.)" w:date="2019-10-30T10:39:00Z"/>
              <w:rFonts w:cs="Arial"/>
            </w:rPr>
          </w:rPrChange>
        </w:rPr>
      </w:pPr>
      <w:bookmarkStart w:id="470" w:name="_Hlk45029396"/>
      <w:r w:rsidRPr="002E22C8">
        <w:rPr>
          <w:rFonts w:cs="Arial"/>
          <w:i/>
          <w:color w:val="000000" w:themeColor="text1"/>
        </w:rPr>
        <w:t>Note: Trailer Connection as a precondition for TLC is not required for P702/P703/U704 MY21 at JOB 1.</w:t>
      </w:r>
    </w:p>
    <w:bookmarkEnd w:id="470"/>
    <w:p w14:paraId="782F6EE2" w14:textId="0C29A8EE" w:rsidR="00D13D8F" w:rsidRDefault="00D13D8F" w:rsidP="00BB381A">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B381A" w:rsidRPr="00B3499B" w14:paraId="4E520D3E"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BFE92" w14:textId="41748F18" w:rsidR="00BB381A" w:rsidRPr="00B3499B" w:rsidRDefault="00BB381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5</w:t>
            </w:r>
          </w:p>
        </w:tc>
      </w:tr>
      <w:tr w:rsidR="001C1DCA" w:rsidRPr="00B3499B" w14:paraId="5419B973"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CD2D412" w14:textId="77777777" w:rsidR="001C1DCA" w:rsidRPr="00B3499B" w:rsidRDefault="001C1DCA" w:rsidP="001C1DC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1E9A7D" w14:textId="598E844D" w:rsidR="001C1DCA" w:rsidRDefault="001C1DCA" w:rsidP="001C1DCA">
            <w:r w:rsidRPr="00A03F32">
              <w:rPr>
                <w:rFonts w:cs="Arial"/>
                <w:color w:val="000000" w:themeColor="text1"/>
                <w:sz w:val="16"/>
                <w:szCs w:val="14"/>
              </w:rPr>
              <w:t>Show preconditions for user in order to instruct start Trailer Light Check</w:t>
            </w:r>
          </w:p>
        </w:tc>
      </w:tr>
      <w:tr w:rsidR="001C1DCA" w:rsidRPr="00B3499B" w14:paraId="76173197"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EC5D58" w14:textId="77777777" w:rsidR="001C1DCA" w:rsidRPr="00B3499B" w:rsidRDefault="001C1DCA" w:rsidP="001C1DC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600BC" w14:textId="66FF7735" w:rsidR="001C1DCA" w:rsidRDefault="001C1DCA" w:rsidP="001C1DCA">
            <w:r w:rsidRPr="002E6C77">
              <w:rPr>
                <w:sz w:val="16"/>
                <w:szCs w:val="16"/>
              </w:rPr>
              <w:t>Meet</w:t>
            </w:r>
          </w:p>
        </w:tc>
      </w:tr>
      <w:tr w:rsidR="001C1DCA" w:rsidRPr="00B3499B" w14:paraId="3B73B1B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D67373" w14:textId="77777777" w:rsidR="001C1DCA" w:rsidRPr="00B3499B" w:rsidRDefault="001C1DCA" w:rsidP="001C1DC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17FDE3" w14:textId="3DAAD098" w:rsidR="001C1DCA" w:rsidRDefault="001C1DCA" w:rsidP="001C1DCA">
            <w:r>
              <w:rPr>
                <w:rFonts w:cs="Arial"/>
                <w:color w:val="000000" w:themeColor="text1"/>
                <w:sz w:val="16"/>
                <w:szCs w:val="14"/>
              </w:rPr>
              <w:t>N/A</w:t>
            </w:r>
          </w:p>
        </w:tc>
      </w:tr>
      <w:tr w:rsidR="001C1DCA" w:rsidRPr="00B3499B" w14:paraId="3FE17B29"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5F241" w14:textId="77777777" w:rsidR="001C1DCA" w:rsidRPr="00B3499B" w:rsidRDefault="001C1DCA" w:rsidP="001C1DC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DB7E9B" w14:textId="006DFBF1" w:rsidR="001C1DCA" w:rsidRDefault="001C1DCA" w:rsidP="001C1DCA">
            <w:r w:rsidRPr="00DC24CD">
              <w:rPr>
                <w:rFonts w:cs="Arial"/>
                <w:color w:val="000000" w:themeColor="text1"/>
                <w:sz w:val="16"/>
                <w:szCs w:val="14"/>
              </w:rPr>
              <w:t xml:space="preserve">ECU </w:t>
            </w:r>
            <w:r>
              <w:rPr>
                <w:rFonts w:cs="Arial"/>
                <w:color w:val="000000" w:themeColor="text1"/>
                <w:sz w:val="16"/>
                <w:szCs w:val="14"/>
              </w:rPr>
              <w:t xml:space="preserve">and HMI </w:t>
            </w:r>
            <w:r w:rsidRPr="00DC24CD">
              <w:rPr>
                <w:rFonts w:cs="Arial"/>
                <w:color w:val="000000" w:themeColor="text1"/>
                <w:sz w:val="16"/>
                <w:szCs w:val="14"/>
              </w:rPr>
              <w:t>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94D5BA" w14:textId="77777777" w:rsidR="001C1DCA" w:rsidRPr="00B3499B" w:rsidRDefault="001C1DCA" w:rsidP="001C1DC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81D1C" w14:textId="77777777" w:rsidR="001C1DCA" w:rsidRDefault="001C1DCA" w:rsidP="001C1DCA">
            <w:r w:rsidRPr="00DC24CD">
              <w:rPr>
                <w:rFonts w:cs="Arial"/>
                <w:color w:val="000000" w:themeColor="text1"/>
                <w:sz w:val="16"/>
                <w:szCs w:val="14"/>
              </w:rPr>
              <w:t>abatis38</w:t>
            </w:r>
          </w:p>
        </w:tc>
      </w:tr>
      <w:tr w:rsidR="001C1DCA" w:rsidRPr="00B3499B" w14:paraId="23DAF21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3EB261" w14:textId="77777777" w:rsidR="001C1DCA" w:rsidRPr="00B3499B" w:rsidRDefault="001C1DCA" w:rsidP="001C1DC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E0EF4" w14:textId="77777777" w:rsidR="001C1DCA" w:rsidRPr="00BA227A" w:rsidRDefault="00B701A5" w:rsidP="001C1DCA">
            <w:pPr>
              <w:rPr>
                <w:rFonts w:cs="Arial"/>
                <w:sz w:val="16"/>
                <w:szCs w:val="16"/>
              </w:rPr>
            </w:pPr>
            <w:hyperlink r:id="rId44" w:history="1">
              <w:r w:rsidR="001C1DCA"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066B4" w14:textId="77777777" w:rsidR="001C1DCA" w:rsidRPr="00B3499B" w:rsidRDefault="001C1DCA" w:rsidP="001C1DC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90ECD9" w14:textId="28981C47" w:rsidR="001C1DCA" w:rsidRDefault="001C1DCA" w:rsidP="001C1DCA">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45" w:history="1">
              <w:proofErr w:type="spellStart"/>
              <w:r>
                <w:rPr>
                  <w:rStyle w:val="Hyperlink"/>
                  <w:rFonts w:cs="Arial"/>
                  <w:sz w:val="16"/>
                  <w:szCs w:val="14"/>
                </w:rPr>
                <w:t>VSEM_Link</w:t>
              </w:r>
              <w:proofErr w:type="spellEnd"/>
            </w:hyperlink>
          </w:p>
        </w:tc>
      </w:tr>
      <w:tr w:rsidR="001C1DCA" w:rsidRPr="00B3499B" w14:paraId="5EF45544"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851041" w14:textId="77777777" w:rsidR="001C1DCA" w:rsidRPr="00B3499B" w:rsidRDefault="001C1DCA" w:rsidP="001C1DC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8CD492F" w14:textId="1FAAB429" w:rsidR="001C1DCA" w:rsidRDefault="001C1DCA" w:rsidP="001C1DCA">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D530F" w14:textId="77777777" w:rsidR="001C1DCA" w:rsidRPr="00B3499B" w:rsidRDefault="001C1DCA" w:rsidP="001C1DC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84F20" w14:textId="77777777" w:rsidR="001C1DCA" w:rsidRDefault="001C1DCA" w:rsidP="001C1DCA">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304EF2" w14:textId="77777777" w:rsidR="001C1DCA" w:rsidRPr="00B3499B" w:rsidRDefault="001C1DCA" w:rsidP="001C1DC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518F55" w14:textId="51CFBF48" w:rsidR="001C1DCA" w:rsidRPr="00B3499B" w:rsidRDefault="001C1DCA" w:rsidP="001C1DCA">
            <w:pPr>
              <w:ind w:left="141"/>
              <w:rPr>
                <w:rFonts w:cs="Arial"/>
                <w:color w:val="000000" w:themeColor="text1"/>
                <w:sz w:val="16"/>
                <w:szCs w:val="14"/>
              </w:rPr>
            </w:pPr>
            <w:r w:rsidRPr="001323F0">
              <w:rPr>
                <w:rFonts w:cs="Arial"/>
                <w:color w:val="000000" w:themeColor="text1"/>
                <w:sz w:val="16"/>
                <w:szCs w:val="14"/>
              </w:rPr>
              <w:t>Approved</w:t>
            </w:r>
          </w:p>
        </w:tc>
      </w:tr>
      <w:tr w:rsidR="001C1DCA" w:rsidRPr="00B3499B" w14:paraId="3C94DF9F"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78040B" w14:textId="77777777" w:rsidR="001C1DCA" w:rsidRPr="00B3499B" w:rsidRDefault="00B701A5" w:rsidP="001C1DCA">
            <w:pPr>
              <w:rPr>
                <w:rFonts w:cs="Arial"/>
                <w:bCs/>
                <w:color w:val="808080" w:themeColor="background1" w:themeShade="80"/>
                <w:sz w:val="16"/>
                <w:szCs w:val="14"/>
              </w:rPr>
            </w:pPr>
            <w:hyperlink r:id="rId46" w:history="1">
              <w:r w:rsidR="001C1DCA" w:rsidRPr="00B3499B">
                <w:rPr>
                  <w:rStyle w:val="Hyperlink"/>
                  <w:rFonts w:cs="Arial"/>
                  <w:bCs/>
                  <w:sz w:val="16"/>
                  <w:szCs w:val="14"/>
                </w:rPr>
                <w:t>Req. Template</w:t>
              </w:r>
            </w:hyperlink>
            <w:r w:rsidR="001C1DCA"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3FFAE1" w14:textId="77777777" w:rsidR="001C1DCA" w:rsidRPr="00B3499B" w:rsidRDefault="001C1DCA" w:rsidP="001C1DC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885E42" w14:textId="77777777" w:rsidR="001C1DCA" w:rsidRPr="00B3499B" w:rsidRDefault="001C1DCA" w:rsidP="001C1DC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4275BF" w14:textId="44E7F004" w:rsidR="00BB381A" w:rsidRDefault="00BB381A" w:rsidP="00BB381A">
      <w:pPr>
        <w:rPr>
          <w:rFonts w:cs="Arial"/>
        </w:rPr>
      </w:pPr>
    </w:p>
    <w:p w14:paraId="10EFB1D5" w14:textId="7D13CB66" w:rsidR="001C1DCA" w:rsidRDefault="001C1DCA" w:rsidP="00BB381A">
      <w:pPr>
        <w:rPr>
          <w:rFonts w:cs="Arial"/>
        </w:rPr>
      </w:pPr>
    </w:p>
    <w:p w14:paraId="7B6F01A9" w14:textId="6C9FA91A" w:rsidR="001C1DCA" w:rsidRDefault="001C1DCA" w:rsidP="00BB381A">
      <w:pPr>
        <w:rPr>
          <w:rFonts w:cs="Arial"/>
        </w:rPr>
      </w:pPr>
    </w:p>
    <w:p w14:paraId="44273C43" w14:textId="303FACE2" w:rsidR="001C1DCA" w:rsidRDefault="001C1DCA" w:rsidP="00BB381A">
      <w:pPr>
        <w:rPr>
          <w:rFonts w:cs="Arial"/>
        </w:rPr>
      </w:pPr>
    </w:p>
    <w:p w14:paraId="15D82C13" w14:textId="211FA3CE" w:rsidR="001C1DCA" w:rsidRDefault="001C1DCA" w:rsidP="00BB381A">
      <w:pPr>
        <w:rPr>
          <w:rFonts w:cs="Arial"/>
        </w:rPr>
      </w:pPr>
    </w:p>
    <w:p w14:paraId="55DBD393" w14:textId="77777777" w:rsidR="001C1DCA" w:rsidRDefault="001C1DCA" w:rsidP="00BB381A">
      <w:pPr>
        <w:rPr>
          <w:rFonts w:cs="Arial"/>
        </w:rPr>
      </w:pPr>
    </w:p>
    <w:p w14:paraId="5F24308A" w14:textId="77777777" w:rsidR="00E11189" w:rsidRDefault="00E11189" w:rsidP="00E11189">
      <w:pPr>
        <w:rPr>
          <w:rFonts w:cs="Arial"/>
        </w:rPr>
      </w:pPr>
    </w:p>
    <w:p w14:paraId="5C6327E1" w14:textId="77777777" w:rsidR="00E11189" w:rsidRPr="0017445F" w:rsidRDefault="00E11189" w:rsidP="00E11189">
      <w:pPr>
        <w:pStyle w:val="RERequirement"/>
        <w:shd w:val="clear" w:color="auto" w:fill="F2F2F2" w:themeFill="background1" w:themeFillShade="F2"/>
      </w:pPr>
      <w:bookmarkStart w:id="471" w:name="_6b0c350fa35552a9585d35cf509ce9c2"/>
      <w:r>
        <w:lastRenderedPageBreak/>
        <w:t>00006</w:t>
      </w:r>
      <w:bookmarkEnd w:id="471"/>
      <w:r>
        <w:t xml:space="preserve"> ###R_F_Trailer Light Check_00006### Feature feedback on change in pre-condition status</w:t>
      </w:r>
    </w:p>
    <w:p w14:paraId="62FDD321" w14:textId="77777777" w:rsidR="00E11189" w:rsidRDefault="00E11189" w:rsidP="00E11189">
      <w:pPr>
        <w:rPr>
          <w:rFonts w:cs="Arial"/>
        </w:rPr>
      </w:pPr>
      <w:r>
        <w:rPr>
          <w:rFonts w:cs="Arial"/>
        </w:rPr>
        <w:t>The Trailer Light Check feature shall indicate to the user when the test ends due to a change in feature pre-conditions:</w:t>
      </w:r>
    </w:p>
    <w:p w14:paraId="3E998483" w14:textId="77777777" w:rsidR="00E11189" w:rsidRDefault="00E11189" w:rsidP="00D13D8F">
      <w:pPr>
        <w:ind w:left="720"/>
        <w:rPr>
          <w:rFonts w:cs="Arial"/>
        </w:rPr>
      </w:pPr>
      <w:r>
        <w:rPr>
          <w:rFonts w:cs="Arial"/>
        </w:rPr>
        <w:t>1. Ignition is not in ON or ACC state</w:t>
      </w:r>
    </w:p>
    <w:p w14:paraId="227D622B" w14:textId="77777777" w:rsidR="00E11189" w:rsidRDefault="00E11189" w:rsidP="00D13D8F">
      <w:pPr>
        <w:ind w:left="720"/>
        <w:rPr>
          <w:rFonts w:cs="Arial"/>
        </w:rPr>
      </w:pPr>
      <w:r>
        <w:rPr>
          <w:rFonts w:cs="Arial"/>
        </w:rPr>
        <w:t>2. Engine start required</w:t>
      </w:r>
    </w:p>
    <w:p w14:paraId="3F2BD786" w14:textId="77777777" w:rsidR="00E11189" w:rsidRDefault="00E11189" w:rsidP="00D13D8F">
      <w:pPr>
        <w:ind w:left="720"/>
        <w:rPr>
          <w:rFonts w:cs="Arial"/>
        </w:rPr>
      </w:pPr>
      <w:r>
        <w:rPr>
          <w:rFonts w:cs="Arial"/>
        </w:rPr>
        <w:t>3. Vehicle is not stationary</w:t>
      </w:r>
    </w:p>
    <w:p w14:paraId="0FF80999" w14:textId="77777777" w:rsidR="00E11189" w:rsidRDefault="00E11189" w:rsidP="00D13D8F">
      <w:pPr>
        <w:ind w:left="720"/>
        <w:rPr>
          <w:rFonts w:cs="Arial"/>
        </w:rPr>
      </w:pPr>
      <w:r>
        <w:rPr>
          <w:rFonts w:cs="Arial"/>
        </w:rPr>
        <w:t>4. Trailer is not electrically connected</w:t>
      </w:r>
    </w:p>
    <w:p w14:paraId="3994E4DC" w14:textId="77777777" w:rsidR="00E11189" w:rsidRDefault="00E11189" w:rsidP="00D13D8F">
      <w:pPr>
        <w:ind w:left="720"/>
        <w:rPr>
          <w:rFonts w:cs="Arial"/>
        </w:rPr>
      </w:pPr>
      <w:r>
        <w:rPr>
          <w:rFonts w:cs="Arial"/>
        </w:rPr>
        <w:t>5. Request for other higher priority feature active</w:t>
      </w:r>
    </w:p>
    <w:p w14:paraId="201CA131" w14:textId="77777777" w:rsidR="00E11189" w:rsidRDefault="00E11189" w:rsidP="00D13D8F">
      <w:pPr>
        <w:ind w:left="720"/>
        <w:rPr>
          <w:rFonts w:cs="Arial"/>
        </w:rPr>
      </w:pPr>
      <w:r>
        <w:rPr>
          <w:rFonts w:cs="Arial"/>
        </w:rPr>
        <w:t>6. Any other Trailer Light Check fault/error</w:t>
      </w:r>
    </w:p>
    <w:p w14:paraId="61FD5AE3" w14:textId="77777777" w:rsidR="00D13D8F" w:rsidRDefault="00D13D8F" w:rsidP="00D13D8F">
      <w:pPr>
        <w:rPr>
          <w:i/>
          <w:lang w:val="en-AU"/>
        </w:rPr>
      </w:pPr>
    </w:p>
    <w:p w14:paraId="4C59662C" w14:textId="382E4442" w:rsidR="00D13D8F" w:rsidRPr="0090473B" w:rsidRDefault="00D13D8F" w:rsidP="00D13D8F">
      <w:pPr>
        <w:rPr>
          <w:rFonts w:cs="Arial"/>
          <w:i/>
          <w:color w:val="000000" w:themeColor="text1"/>
          <w:rPrChange w:id="472" w:author="SM Fairus Hasan" w:date="2020-02-27T16:11:00Z">
            <w:rPr>
              <w:rFonts w:cs="Arial"/>
            </w:rPr>
          </w:rPrChange>
        </w:rPr>
      </w:pPr>
      <w:r w:rsidRPr="002E22C8">
        <w:rPr>
          <w:i/>
          <w:lang w:val="en-AU"/>
        </w:rPr>
        <w:t>Note: Trailer Connection as a precondition for TLC is not required for P702/P703/U704 MY21 at JOB 1.</w:t>
      </w:r>
    </w:p>
    <w:p w14:paraId="0560A368" w14:textId="2FA26B54"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253"/>
        <w:gridCol w:w="1080"/>
        <w:gridCol w:w="1170"/>
        <w:gridCol w:w="1800"/>
        <w:gridCol w:w="2790"/>
      </w:tblGrid>
      <w:tr w:rsidR="00BB381A" w:rsidRPr="00B3499B" w14:paraId="0A820F02"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FB6BB" w14:textId="76F44DB8" w:rsidR="00BB381A" w:rsidRPr="00B3499B" w:rsidRDefault="00BB381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6</w:t>
            </w:r>
          </w:p>
        </w:tc>
      </w:tr>
      <w:tr w:rsidR="00BB381A" w:rsidRPr="00B3499B" w14:paraId="01BBEF1C"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8688DB" w14:textId="77777777" w:rsidR="00BB381A" w:rsidRPr="00B3499B" w:rsidRDefault="00BB381A"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3D1E30" w14:textId="4ADC92DE" w:rsidR="00BB381A" w:rsidRDefault="001034FC" w:rsidP="00A05616">
            <w:r w:rsidRPr="001034FC">
              <w:rPr>
                <w:sz w:val="16"/>
                <w:szCs w:val="16"/>
              </w:rPr>
              <w:t>HMI shall indicate to the user the specific precondition that was not met</w:t>
            </w:r>
          </w:p>
        </w:tc>
      </w:tr>
      <w:tr w:rsidR="00BB381A" w:rsidRPr="00B3499B" w14:paraId="05386B1D"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D0A638" w14:textId="77777777" w:rsidR="00BB381A" w:rsidRPr="00B3499B" w:rsidRDefault="00BB381A"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569CB" w14:textId="4C1391A1" w:rsidR="00BB381A" w:rsidRPr="008504DB" w:rsidRDefault="008504DB" w:rsidP="00A05616">
            <w:pPr>
              <w:rPr>
                <w:sz w:val="16"/>
                <w:szCs w:val="16"/>
              </w:rPr>
            </w:pPr>
            <w:r w:rsidRPr="008504DB">
              <w:rPr>
                <w:sz w:val="16"/>
                <w:szCs w:val="16"/>
              </w:rPr>
              <w:t>Meet</w:t>
            </w:r>
          </w:p>
        </w:tc>
      </w:tr>
      <w:tr w:rsidR="00BB381A" w:rsidRPr="00B3499B" w14:paraId="7C44B1F2"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71ED42" w14:textId="77777777" w:rsidR="00BB381A" w:rsidRPr="00B3499B" w:rsidRDefault="00BB381A"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7DFE3" w14:textId="1150995E" w:rsidR="00BB381A" w:rsidRPr="008504DB" w:rsidRDefault="008504DB" w:rsidP="00A05616">
            <w:pPr>
              <w:rPr>
                <w:sz w:val="16"/>
                <w:szCs w:val="16"/>
              </w:rPr>
            </w:pPr>
            <w:r w:rsidRPr="008504DB">
              <w:rPr>
                <w:sz w:val="16"/>
                <w:szCs w:val="16"/>
              </w:rPr>
              <w:t>N/A</w:t>
            </w:r>
          </w:p>
        </w:tc>
      </w:tr>
      <w:tr w:rsidR="00BB381A" w:rsidRPr="00B3499B" w14:paraId="2803AFA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6B90BD" w14:textId="77777777" w:rsidR="00BB381A" w:rsidRPr="00B3499B" w:rsidRDefault="00BB381A"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9C9E5E" w14:textId="3E7B57E8" w:rsidR="00BB381A" w:rsidRDefault="00B97888" w:rsidP="00A05616">
            <w:r>
              <w:rPr>
                <w:rFonts w:cs="Arial"/>
                <w:color w:val="000000" w:themeColor="text1"/>
                <w:sz w:val="16"/>
                <w:szCs w:val="14"/>
              </w:rPr>
              <w:t>HMI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7451CB" w14:textId="77777777" w:rsidR="00BB381A" w:rsidRPr="00B3499B" w:rsidRDefault="00BB381A"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72A3D2" w14:textId="77777777" w:rsidR="00BB381A" w:rsidRDefault="00BB381A" w:rsidP="00A05616">
            <w:r w:rsidRPr="00DC24CD">
              <w:rPr>
                <w:rFonts w:cs="Arial"/>
                <w:color w:val="000000" w:themeColor="text1"/>
                <w:sz w:val="16"/>
                <w:szCs w:val="14"/>
              </w:rPr>
              <w:t>abatis38</w:t>
            </w:r>
          </w:p>
        </w:tc>
      </w:tr>
      <w:tr w:rsidR="008504DB" w:rsidRPr="00B3499B" w14:paraId="7AB751D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60643" w14:textId="77777777" w:rsidR="008504DB" w:rsidRPr="00B3499B" w:rsidRDefault="008504DB" w:rsidP="008504DB">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ADB1075" w14:textId="77777777" w:rsidR="008504DB" w:rsidRPr="00BA227A" w:rsidRDefault="00B701A5" w:rsidP="008504DB">
            <w:pPr>
              <w:rPr>
                <w:rFonts w:cs="Arial"/>
                <w:sz w:val="16"/>
                <w:szCs w:val="16"/>
              </w:rPr>
            </w:pPr>
            <w:hyperlink r:id="rId47" w:history="1">
              <w:r w:rsidR="008504DB"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13235D" w14:textId="77777777" w:rsidR="008504DB" w:rsidRPr="00B3499B" w:rsidRDefault="008504DB" w:rsidP="008504DB">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404581" w14:textId="54E51207" w:rsidR="008504DB" w:rsidRDefault="008504DB" w:rsidP="008504DB">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48" w:history="1">
              <w:proofErr w:type="spellStart"/>
              <w:r>
                <w:rPr>
                  <w:rStyle w:val="Hyperlink"/>
                  <w:rFonts w:cs="Arial"/>
                  <w:sz w:val="16"/>
                  <w:szCs w:val="14"/>
                </w:rPr>
                <w:t>VSEM_Link</w:t>
              </w:r>
              <w:proofErr w:type="spellEnd"/>
            </w:hyperlink>
          </w:p>
        </w:tc>
      </w:tr>
      <w:tr w:rsidR="008504DB" w:rsidRPr="00B3499B" w14:paraId="723F852C" w14:textId="77777777" w:rsidTr="008504DB">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CB5A3A" w14:textId="77777777" w:rsidR="008504DB" w:rsidRPr="00B3499B" w:rsidRDefault="008504DB" w:rsidP="008504DB">
            <w:pPr>
              <w:rPr>
                <w:rFonts w:eastAsiaTheme="minorHAnsi" w:cs="Arial"/>
                <w:b/>
                <w:bCs/>
                <w:sz w:val="16"/>
                <w:szCs w:val="14"/>
              </w:rPr>
            </w:pPr>
            <w:r w:rsidRPr="00B3499B">
              <w:rPr>
                <w:rFonts w:cs="Arial"/>
                <w:b/>
                <w:bCs/>
                <w:sz w:val="16"/>
                <w:szCs w:val="14"/>
              </w:rPr>
              <w:t>Type</w:t>
            </w:r>
          </w:p>
        </w:tc>
        <w:tc>
          <w:tcPr>
            <w:tcW w:w="153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515B08" w14:textId="16205209" w:rsidR="008504DB" w:rsidRDefault="008504DB" w:rsidP="008504DB">
            <w:r w:rsidRPr="005C11B8">
              <w:rPr>
                <w:rFonts w:cs="Arial"/>
                <w:color w:val="000000" w:themeColor="text1"/>
                <w:sz w:val="16"/>
                <w:szCs w:val="14"/>
              </w:rPr>
              <w:t>HMI</w:t>
            </w:r>
            <w:r>
              <w:rPr>
                <w:rFonts w:cs="Arial"/>
                <w:color w:val="000000" w:themeColor="text1"/>
                <w:sz w:val="16"/>
                <w:szCs w:val="14"/>
              </w:rPr>
              <w:t xml:space="preserve"> R</w:t>
            </w:r>
            <w:r w:rsidRPr="005C11B8">
              <w:rPr>
                <w:rFonts w:cs="Arial"/>
                <w:color w:val="000000" w:themeColor="text1"/>
                <w:sz w:val="16"/>
                <w:szCs w:val="14"/>
              </w:rPr>
              <w:t>equirement</w:t>
            </w:r>
          </w:p>
        </w:tc>
        <w:tc>
          <w:tcPr>
            <w:tcW w:w="108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E1453" w14:textId="77777777" w:rsidR="008504DB" w:rsidRPr="00B3499B" w:rsidRDefault="008504DB" w:rsidP="008504DB">
            <w:pPr>
              <w:rPr>
                <w:rFonts w:cs="Arial"/>
                <w:b/>
                <w:bCs/>
                <w:sz w:val="16"/>
                <w:szCs w:val="14"/>
              </w:rPr>
            </w:pPr>
            <w:r w:rsidRPr="00B3499B">
              <w:rPr>
                <w:rFonts w:cs="Arial"/>
                <w:b/>
                <w:bCs/>
                <w:sz w:val="16"/>
                <w:szCs w:val="14"/>
              </w:rPr>
              <w:t>Priority</w:t>
            </w:r>
          </w:p>
        </w:tc>
        <w:tc>
          <w:tcPr>
            <w:tcW w:w="11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EACDC" w14:textId="77777777" w:rsidR="008504DB" w:rsidRDefault="008504DB" w:rsidP="008504DB">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3A65A9" w14:textId="77777777" w:rsidR="008504DB" w:rsidRPr="00B3499B" w:rsidRDefault="008504DB" w:rsidP="008504DB">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5AFA42" w14:textId="138DDC64" w:rsidR="008504DB" w:rsidRPr="00B3499B" w:rsidRDefault="008504DB" w:rsidP="008504DB">
            <w:pPr>
              <w:ind w:left="141"/>
              <w:rPr>
                <w:rFonts w:cs="Arial"/>
                <w:color w:val="000000" w:themeColor="text1"/>
                <w:sz w:val="16"/>
                <w:szCs w:val="14"/>
              </w:rPr>
            </w:pPr>
            <w:r w:rsidRPr="001323F0">
              <w:rPr>
                <w:rFonts w:cs="Arial"/>
                <w:color w:val="000000" w:themeColor="text1"/>
                <w:sz w:val="16"/>
                <w:szCs w:val="14"/>
              </w:rPr>
              <w:t>Approved</w:t>
            </w:r>
          </w:p>
        </w:tc>
      </w:tr>
      <w:tr w:rsidR="008504DB" w:rsidRPr="00B3499B" w14:paraId="467E58EE"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E4E8F7" w14:textId="77777777" w:rsidR="008504DB" w:rsidRPr="00B3499B" w:rsidRDefault="00B701A5" w:rsidP="008504DB">
            <w:pPr>
              <w:rPr>
                <w:rFonts w:cs="Arial"/>
                <w:bCs/>
                <w:color w:val="808080" w:themeColor="background1" w:themeShade="80"/>
                <w:sz w:val="16"/>
                <w:szCs w:val="14"/>
              </w:rPr>
            </w:pPr>
            <w:hyperlink r:id="rId49" w:history="1">
              <w:r w:rsidR="008504DB" w:rsidRPr="00B3499B">
                <w:rPr>
                  <w:rStyle w:val="Hyperlink"/>
                  <w:rFonts w:cs="Arial"/>
                  <w:bCs/>
                  <w:sz w:val="16"/>
                  <w:szCs w:val="14"/>
                </w:rPr>
                <w:t>Req. Template</w:t>
              </w:r>
            </w:hyperlink>
            <w:r w:rsidR="008504D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CA0880" w14:textId="77777777" w:rsidR="008504DB" w:rsidRPr="00B3499B" w:rsidRDefault="008504DB" w:rsidP="008504D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4D5E4" w14:textId="77777777" w:rsidR="008504DB" w:rsidRPr="00B3499B" w:rsidRDefault="008504DB" w:rsidP="008504D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4FC46AB" w14:textId="77777777" w:rsidR="00BB381A" w:rsidRDefault="00BB381A" w:rsidP="00E11189">
      <w:pPr>
        <w:rPr>
          <w:rFonts w:cs="Arial"/>
        </w:rPr>
      </w:pPr>
    </w:p>
    <w:p w14:paraId="23104535" w14:textId="77777777" w:rsidR="006D5A3A" w:rsidRDefault="006D5A3A" w:rsidP="009A277F"/>
    <w:p w14:paraId="423BCD55" w14:textId="77777777" w:rsidR="00E11189" w:rsidRPr="0017445F" w:rsidRDefault="00E11189" w:rsidP="00E11189">
      <w:pPr>
        <w:pStyle w:val="RERequirement"/>
        <w:shd w:val="clear" w:color="auto" w:fill="F2F2F2" w:themeFill="background1" w:themeFillShade="F2"/>
      </w:pPr>
      <w:bookmarkStart w:id="473" w:name="_d6ca0bf79d1b9d1a2ccacf6d92de022b"/>
      <w:r>
        <w:t>00007</w:t>
      </w:r>
      <w:bookmarkEnd w:id="473"/>
      <w:r>
        <w:t xml:space="preserve"> ###R_F_Trailer Light Check_00007### Feature behavior with multiple Start commands</w:t>
      </w:r>
    </w:p>
    <w:p w14:paraId="0B410FDF" w14:textId="77777777" w:rsidR="00E11189" w:rsidRDefault="00E11189" w:rsidP="00E11189">
      <w:pPr>
        <w:rPr>
          <w:rFonts w:cs="Arial"/>
        </w:rPr>
      </w:pPr>
      <w:r>
        <w:rPr>
          <w:rFonts w:cs="Arial"/>
        </w:rPr>
        <w:t xml:space="preserve">Once Trailer Light Check feature has been initiated, the feature shall ignore any additional lower priority feature start commands </w:t>
      </w:r>
    </w:p>
    <w:p w14:paraId="5A0A9741" w14:textId="15568D8C"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433"/>
        <w:gridCol w:w="900"/>
        <w:gridCol w:w="1170"/>
        <w:gridCol w:w="1800"/>
        <w:gridCol w:w="2790"/>
      </w:tblGrid>
      <w:tr w:rsidR="00BB381A" w:rsidRPr="00B3499B" w14:paraId="0C6805C9"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A483FB" w14:textId="3E693161" w:rsidR="00BB381A" w:rsidRPr="00B3499B" w:rsidRDefault="00BB381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7</w:t>
            </w:r>
          </w:p>
        </w:tc>
      </w:tr>
      <w:tr w:rsidR="00933EFB" w:rsidRPr="00B3499B" w14:paraId="4B51BB6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B29C15" w14:textId="77777777" w:rsidR="00933EFB" w:rsidRPr="00B3499B" w:rsidRDefault="00933EFB" w:rsidP="00933EFB">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1A7D9D" w14:textId="11563453" w:rsidR="00933EFB" w:rsidRDefault="00933EFB" w:rsidP="00933EFB">
            <w:r w:rsidRPr="001034FC">
              <w:rPr>
                <w:sz w:val="16"/>
                <w:szCs w:val="16"/>
              </w:rPr>
              <w:t xml:space="preserve">HMI shall indicate </w:t>
            </w:r>
            <w:r>
              <w:rPr>
                <w:sz w:val="16"/>
                <w:szCs w:val="16"/>
              </w:rPr>
              <w:t xml:space="preserve">TLC </w:t>
            </w:r>
            <w:r w:rsidR="00260730">
              <w:rPr>
                <w:sz w:val="16"/>
                <w:szCs w:val="16"/>
              </w:rPr>
              <w:t>operation</w:t>
            </w:r>
          </w:p>
        </w:tc>
      </w:tr>
      <w:tr w:rsidR="00933EFB" w:rsidRPr="00B3499B" w14:paraId="1B94B5D8"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98FA102" w14:textId="77777777" w:rsidR="00933EFB" w:rsidRPr="00B3499B" w:rsidRDefault="00933EFB" w:rsidP="00933EFB">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2098DA" w14:textId="397BE0DC" w:rsidR="00933EFB" w:rsidRPr="00FD6476" w:rsidRDefault="00260730" w:rsidP="00933EFB">
            <w:pPr>
              <w:rPr>
                <w:sz w:val="16"/>
                <w:szCs w:val="16"/>
              </w:rPr>
            </w:pPr>
            <w:r w:rsidRPr="00FD6476">
              <w:rPr>
                <w:sz w:val="16"/>
                <w:szCs w:val="16"/>
              </w:rPr>
              <w:t>Meet</w:t>
            </w:r>
          </w:p>
        </w:tc>
      </w:tr>
      <w:tr w:rsidR="00933EFB" w:rsidRPr="00B3499B" w14:paraId="1190E15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10E05C" w14:textId="77777777" w:rsidR="00933EFB" w:rsidRPr="00B3499B" w:rsidRDefault="00933EFB" w:rsidP="00933EFB">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7BE870" w14:textId="5AFA8FF0" w:rsidR="00933EFB" w:rsidRPr="00FD6476" w:rsidRDefault="00260730" w:rsidP="00933EFB">
            <w:pPr>
              <w:rPr>
                <w:sz w:val="16"/>
                <w:szCs w:val="16"/>
              </w:rPr>
            </w:pPr>
            <w:r w:rsidRPr="00FD6476">
              <w:rPr>
                <w:sz w:val="16"/>
                <w:szCs w:val="16"/>
              </w:rPr>
              <w:t xml:space="preserve">As HMI shall indicate TLC operation </w:t>
            </w:r>
            <w:r w:rsidR="00FD6476" w:rsidRPr="00FD6476">
              <w:rPr>
                <w:sz w:val="16"/>
                <w:szCs w:val="16"/>
              </w:rPr>
              <w:t>is not able to show other commands until deactivate the operation.</w:t>
            </w:r>
          </w:p>
        </w:tc>
      </w:tr>
      <w:tr w:rsidR="00933EFB" w:rsidRPr="00B3499B" w14:paraId="4EECE66C"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207E9E" w14:textId="77777777" w:rsidR="00933EFB" w:rsidRPr="00B3499B" w:rsidRDefault="00933EFB" w:rsidP="00933EFB">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67B52" w14:textId="1958C357" w:rsidR="00933EFB" w:rsidRDefault="00933EFB" w:rsidP="00933EFB">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D5BF72" w14:textId="77777777" w:rsidR="00933EFB" w:rsidRPr="00B3499B" w:rsidRDefault="00933EFB" w:rsidP="00933EFB">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1E5D44" w14:textId="77777777" w:rsidR="00933EFB" w:rsidRDefault="00933EFB" w:rsidP="00933EFB">
            <w:r w:rsidRPr="00DC24CD">
              <w:rPr>
                <w:rFonts w:cs="Arial"/>
                <w:color w:val="000000" w:themeColor="text1"/>
                <w:sz w:val="16"/>
                <w:szCs w:val="14"/>
              </w:rPr>
              <w:t>abatis38</w:t>
            </w:r>
          </w:p>
        </w:tc>
      </w:tr>
      <w:tr w:rsidR="00933EFB" w:rsidRPr="00B3499B" w14:paraId="20602701"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0AC93" w14:textId="77777777" w:rsidR="00933EFB" w:rsidRPr="00B3499B" w:rsidRDefault="00933EFB" w:rsidP="00933EFB">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F98075" w14:textId="77777777" w:rsidR="00933EFB" w:rsidRPr="00BA227A" w:rsidRDefault="00B701A5" w:rsidP="00933EFB">
            <w:pPr>
              <w:rPr>
                <w:rFonts w:cs="Arial"/>
                <w:sz w:val="16"/>
                <w:szCs w:val="16"/>
              </w:rPr>
            </w:pPr>
            <w:hyperlink r:id="rId50" w:history="1">
              <w:r w:rsidR="00933EFB"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C1E87E" w14:textId="77777777" w:rsidR="00933EFB" w:rsidRPr="00B3499B" w:rsidRDefault="00933EFB" w:rsidP="00933EFB">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00D10A" w14:textId="30EAF4CC" w:rsidR="00933EFB" w:rsidRDefault="00933EFB" w:rsidP="00933EFB">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51" w:history="1">
              <w:proofErr w:type="spellStart"/>
              <w:r>
                <w:rPr>
                  <w:rStyle w:val="Hyperlink"/>
                  <w:rFonts w:cs="Arial"/>
                  <w:sz w:val="16"/>
                  <w:szCs w:val="14"/>
                </w:rPr>
                <w:t>VSEM_Link</w:t>
              </w:r>
              <w:proofErr w:type="spellEnd"/>
            </w:hyperlink>
          </w:p>
        </w:tc>
      </w:tr>
      <w:tr w:rsidR="00933EFB" w:rsidRPr="00B3499B" w14:paraId="2F5D98A1" w14:textId="77777777" w:rsidTr="002E1EC8">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517F3" w14:textId="77777777" w:rsidR="00933EFB" w:rsidRPr="00B3499B" w:rsidRDefault="00933EFB" w:rsidP="00933EFB">
            <w:pPr>
              <w:rPr>
                <w:rFonts w:eastAsiaTheme="minorHAnsi" w:cs="Arial"/>
                <w:b/>
                <w:bCs/>
                <w:sz w:val="16"/>
                <w:szCs w:val="14"/>
              </w:rPr>
            </w:pPr>
            <w:r w:rsidRPr="00B3499B">
              <w:rPr>
                <w:rFonts w:cs="Arial"/>
                <w:b/>
                <w:bCs/>
                <w:sz w:val="16"/>
                <w:szCs w:val="14"/>
              </w:rPr>
              <w:t>Type</w:t>
            </w:r>
          </w:p>
        </w:tc>
        <w:tc>
          <w:tcPr>
            <w:tcW w:w="171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B347CCC" w14:textId="63227CC8" w:rsidR="00933EFB" w:rsidRDefault="00933EFB" w:rsidP="00933EFB">
            <w:r w:rsidRPr="005C11B8">
              <w:rPr>
                <w:rFonts w:cs="Arial"/>
                <w:color w:val="000000" w:themeColor="text1"/>
                <w:sz w:val="16"/>
                <w:szCs w:val="14"/>
              </w:rPr>
              <w:t>HMI</w:t>
            </w:r>
            <w:r>
              <w:rPr>
                <w:rFonts w:cs="Arial"/>
                <w:color w:val="000000" w:themeColor="text1"/>
                <w:sz w:val="16"/>
                <w:szCs w:val="14"/>
              </w:rPr>
              <w:t xml:space="preserve"> R</w:t>
            </w:r>
            <w:r w:rsidRPr="005C11B8">
              <w:rPr>
                <w:rFonts w:cs="Arial"/>
                <w:color w:val="000000" w:themeColor="text1"/>
                <w:sz w:val="16"/>
                <w:szCs w:val="14"/>
              </w:rPr>
              <w:t>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A48ECE" w14:textId="77777777" w:rsidR="00933EFB" w:rsidRPr="00B3499B" w:rsidRDefault="00933EFB" w:rsidP="00933EFB">
            <w:pPr>
              <w:rPr>
                <w:rFonts w:cs="Arial"/>
                <w:b/>
                <w:bCs/>
                <w:sz w:val="16"/>
                <w:szCs w:val="14"/>
              </w:rPr>
            </w:pPr>
            <w:r w:rsidRPr="00B3499B">
              <w:rPr>
                <w:rFonts w:cs="Arial"/>
                <w:b/>
                <w:bCs/>
                <w:sz w:val="16"/>
                <w:szCs w:val="14"/>
              </w:rPr>
              <w:t>Priority</w:t>
            </w:r>
          </w:p>
        </w:tc>
        <w:tc>
          <w:tcPr>
            <w:tcW w:w="117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072F81" w14:textId="7FC915C0" w:rsidR="00933EFB" w:rsidRDefault="00185D97" w:rsidP="00933EFB">
            <w:r>
              <w:rPr>
                <w:rFonts w:cs="Arial"/>
                <w:color w:val="000000" w:themeColor="text1"/>
                <w:sz w:val="16"/>
                <w:szCs w:val="14"/>
              </w:rPr>
              <w:t>2</w:t>
            </w:r>
            <w:r w:rsidR="00933EFB"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B64A51" w14:textId="77777777" w:rsidR="00933EFB" w:rsidRPr="00B3499B" w:rsidRDefault="00933EFB" w:rsidP="00933EFB">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4DF931" w14:textId="6E6503FA" w:rsidR="00933EFB" w:rsidRPr="00B3499B" w:rsidRDefault="00933EFB" w:rsidP="00933EFB">
            <w:pPr>
              <w:ind w:left="141"/>
              <w:rPr>
                <w:rFonts w:cs="Arial"/>
                <w:color w:val="000000" w:themeColor="text1"/>
                <w:sz w:val="16"/>
                <w:szCs w:val="14"/>
              </w:rPr>
            </w:pPr>
            <w:r w:rsidRPr="001323F0">
              <w:rPr>
                <w:rFonts w:cs="Arial"/>
                <w:color w:val="000000" w:themeColor="text1"/>
                <w:sz w:val="16"/>
                <w:szCs w:val="14"/>
              </w:rPr>
              <w:t>Approved</w:t>
            </w:r>
          </w:p>
        </w:tc>
      </w:tr>
      <w:tr w:rsidR="00933EFB" w:rsidRPr="00B3499B" w14:paraId="28D80497"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4B52B6F" w14:textId="77777777" w:rsidR="00933EFB" w:rsidRPr="00B3499B" w:rsidRDefault="00B701A5" w:rsidP="00933EFB">
            <w:pPr>
              <w:rPr>
                <w:rFonts w:cs="Arial"/>
                <w:bCs/>
                <w:color w:val="808080" w:themeColor="background1" w:themeShade="80"/>
                <w:sz w:val="16"/>
                <w:szCs w:val="14"/>
              </w:rPr>
            </w:pPr>
            <w:hyperlink r:id="rId52" w:history="1">
              <w:r w:rsidR="00933EFB" w:rsidRPr="00B3499B">
                <w:rPr>
                  <w:rStyle w:val="Hyperlink"/>
                  <w:rFonts w:cs="Arial"/>
                  <w:bCs/>
                  <w:sz w:val="16"/>
                  <w:szCs w:val="14"/>
                </w:rPr>
                <w:t>Req. Template</w:t>
              </w:r>
            </w:hyperlink>
            <w:r w:rsidR="00933EFB"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501E16" w14:textId="77777777" w:rsidR="00933EFB" w:rsidRPr="00B3499B" w:rsidRDefault="00933EFB" w:rsidP="00933EFB">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9F06E4" w14:textId="77777777" w:rsidR="00933EFB" w:rsidRPr="00B3499B" w:rsidRDefault="00933EFB" w:rsidP="00933EFB">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480F785" w14:textId="77777777" w:rsidR="00BB381A" w:rsidRDefault="00BB381A" w:rsidP="00E11189">
      <w:pPr>
        <w:rPr>
          <w:rFonts w:cs="Arial"/>
        </w:rPr>
      </w:pPr>
    </w:p>
    <w:p w14:paraId="10EC5A2E" w14:textId="77777777" w:rsidR="006D5A3A" w:rsidRDefault="006D5A3A" w:rsidP="009A277F"/>
    <w:p w14:paraId="564C4444" w14:textId="77777777" w:rsidR="00E11189" w:rsidRPr="0017445F" w:rsidRDefault="00E11189" w:rsidP="00E11189">
      <w:pPr>
        <w:pStyle w:val="RERequirement"/>
        <w:shd w:val="clear" w:color="auto" w:fill="F2F2F2" w:themeFill="background1" w:themeFillShade="F2"/>
      </w:pPr>
      <w:bookmarkStart w:id="474" w:name="_5164e2e63f468fec668b56629798f9b6"/>
      <w:r>
        <w:t>00008</w:t>
      </w:r>
      <w:bookmarkEnd w:id="474"/>
      <w:r>
        <w:t xml:space="preserve"> ###R_F_Trailer Light Check_00008### Feature behavior with reverse light</w:t>
      </w:r>
    </w:p>
    <w:p w14:paraId="46E3CF53" w14:textId="1F441768" w:rsidR="00E11189" w:rsidRDefault="00E11189" w:rsidP="00E11189">
      <w:pPr>
        <w:rPr>
          <w:rFonts w:cs="Arial"/>
        </w:rPr>
      </w:pPr>
      <w:r>
        <w:rPr>
          <w:rFonts w:cs="Arial"/>
        </w:rPr>
        <w:t>Once Trailer Light Check feature has been initiated, the activity of this feature shall skip the reverse light check if reverse lights are ON before entering the sequence</w:t>
      </w:r>
      <w:r w:rsidR="00694505">
        <w:rPr>
          <w:rFonts w:cs="Arial"/>
        </w:rPr>
        <w:t>.</w:t>
      </w:r>
    </w:p>
    <w:p w14:paraId="2C958F33" w14:textId="677BD87F"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97888" w:rsidRPr="00B3499B" w14:paraId="25E8F29E"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25EC5A" w14:textId="20B2B354" w:rsidR="00B97888" w:rsidRPr="00B3499B" w:rsidRDefault="00B97888"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8</w:t>
            </w:r>
          </w:p>
        </w:tc>
      </w:tr>
      <w:tr w:rsidR="00B97888" w:rsidRPr="00B3499B" w14:paraId="602329F9"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B05A88" w14:textId="77777777" w:rsidR="00B97888" w:rsidRPr="00B3499B" w:rsidRDefault="00B97888"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8E0A05" w14:textId="5AF4EC00" w:rsidR="00B97888" w:rsidRDefault="003D7ACA" w:rsidP="00A05616">
            <w:r w:rsidRPr="001A2658">
              <w:rPr>
                <w:sz w:val="16"/>
                <w:szCs w:val="16"/>
              </w:rPr>
              <w:t xml:space="preserve">TLC shall </w:t>
            </w:r>
            <w:r w:rsidR="001A2658" w:rsidRPr="001A2658">
              <w:rPr>
                <w:sz w:val="16"/>
                <w:szCs w:val="16"/>
              </w:rPr>
              <w:t>skip the reverse light check if the reverse lights are on before start sequence</w:t>
            </w:r>
          </w:p>
        </w:tc>
      </w:tr>
      <w:tr w:rsidR="003D7ACA" w:rsidRPr="00B3499B" w14:paraId="3E96B607"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0E0C39" w14:textId="77777777" w:rsidR="003D7ACA" w:rsidRPr="00B3499B" w:rsidRDefault="003D7ACA" w:rsidP="003D7AC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7CD95" w14:textId="7B851CE8" w:rsidR="003D7ACA" w:rsidRDefault="003D7ACA" w:rsidP="003D7ACA">
            <w:r w:rsidRPr="00FD6476">
              <w:rPr>
                <w:sz w:val="16"/>
                <w:szCs w:val="16"/>
              </w:rPr>
              <w:t>Meet</w:t>
            </w:r>
          </w:p>
        </w:tc>
      </w:tr>
      <w:tr w:rsidR="003D7ACA" w:rsidRPr="00B3499B" w14:paraId="16E33734"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20FC6" w14:textId="77777777" w:rsidR="003D7ACA" w:rsidRPr="00B3499B" w:rsidRDefault="003D7ACA" w:rsidP="003D7AC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B3E19E" w14:textId="484BA973" w:rsidR="003D7ACA" w:rsidRDefault="003D7ACA" w:rsidP="003D7ACA">
            <w:r w:rsidRPr="008504DB">
              <w:rPr>
                <w:sz w:val="16"/>
                <w:szCs w:val="16"/>
              </w:rPr>
              <w:t>N/A</w:t>
            </w:r>
          </w:p>
        </w:tc>
      </w:tr>
      <w:tr w:rsidR="003D7ACA" w:rsidRPr="00B3499B" w14:paraId="1CD373C2"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C98056" w14:textId="77777777" w:rsidR="003D7ACA" w:rsidRPr="00B3499B" w:rsidRDefault="003D7ACA" w:rsidP="003D7AC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4D30CB" w14:textId="77777777" w:rsidR="003D7ACA" w:rsidRDefault="003D7ACA" w:rsidP="003D7ACA">
            <w:r w:rsidRPr="00DC24CD">
              <w:rPr>
                <w:rFonts w:cs="Arial"/>
                <w:color w:val="000000" w:themeColor="text1"/>
                <w:sz w:val="16"/>
                <w:szCs w:val="14"/>
              </w:rPr>
              <w:t>ECU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55B583" w14:textId="77777777" w:rsidR="003D7ACA" w:rsidRPr="00B3499B" w:rsidRDefault="003D7ACA" w:rsidP="003D7AC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212D4C" w14:textId="77777777" w:rsidR="003D7ACA" w:rsidRDefault="003D7ACA" w:rsidP="003D7ACA">
            <w:r w:rsidRPr="00DC24CD">
              <w:rPr>
                <w:rFonts w:cs="Arial"/>
                <w:color w:val="000000" w:themeColor="text1"/>
                <w:sz w:val="16"/>
                <w:szCs w:val="14"/>
              </w:rPr>
              <w:t>abatis38</w:t>
            </w:r>
          </w:p>
        </w:tc>
      </w:tr>
      <w:tr w:rsidR="003D7ACA" w:rsidRPr="00B3499B" w14:paraId="507E8391"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CA753" w14:textId="77777777" w:rsidR="003D7ACA" w:rsidRPr="00B3499B" w:rsidRDefault="003D7ACA" w:rsidP="003D7AC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C10CA" w14:textId="77777777" w:rsidR="003D7ACA" w:rsidRPr="00BA227A" w:rsidRDefault="00B701A5" w:rsidP="003D7ACA">
            <w:pPr>
              <w:rPr>
                <w:rFonts w:cs="Arial"/>
                <w:sz w:val="16"/>
                <w:szCs w:val="16"/>
              </w:rPr>
            </w:pPr>
            <w:hyperlink r:id="rId53" w:history="1">
              <w:r w:rsidR="003D7ACA"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9CF61E" w14:textId="77777777" w:rsidR="003D7ACA" w:rsidRPr="00B3499B" w:rsidRDefault="003D7ACA" w:rsidP="003D7AC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AA37C" w14:textId="2B8DDB05" w:rsidR="003D7ACA" w:rsidRDefault="003D7ACA" w:rsidP="003D7ACA">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54" w:history="1">
              <w:proofErr w:type="spellStart"/>
              <w:r>
                <w:rPr>
                  <w:rStyle w:val="Hyperlink"/>
                  <w:rFonts w:cs="Arial"/>
                  <w:sz w:val="16"/>
                  <w:szCs w:val="14"/>
                </w:rPr>
                <w:t>VSEM_Link</w:t>
              </w:r>
              <w:proofErr w:type="spellEnd"/>
            </w:hyperlink>
          </w:p>
        </w:tc>
      </w:tr>
      <w:tr w:rsidR="003D7ACA" w:rsidRPr="00B3499B" w14:paraId="129217A7"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8A425F" w14:textId="77777777" w:rsidR="003D7ACA" w:rsidRPr="00B3499B" w:rsidRDefault="003D7ACA" w:rsidP="003D7AC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20F12E" w14:textId="0761C148" w:rsidR="003D7ACA" w:rsidRDefault="003D7ACA" w:rsidP="003D7ACA">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D1542A" w14:textId="77777777" w:rsidR="003D7ACA" w:rsidRPr="00B3499B" w:rsidRDefault="003D7ACA" w:rsidP="003D7AC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96C32B" w14:textId="77777777" w:rsidR="003D7ACA" w:rsidRDefault="003D7ACA" w:rsidP="003D7ACA">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CA48C0" w14:textId="77777777" w:rsidR="003D7ACA" w:rsidRPr="00B3499B" w:rsidRDefault="003D7ACA" w:rsidP="003D7AC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55B875" w14:textId="6C37442D" w:rsidR="003D7ACA" w:rsidRPr="00B3499B" w:rsidRDefault="003D7ACA" w:rsidP="003D7ACA">
            <w:pPr>
              <w:ind w:left="141"/>
              <w:rPr>
                <w:rFonts w:cs="Arial"/>
                <w:color w:val="000000" w:themeColor="text1"/>
                <w:sz w:val="16"/>
                <w:szCs w:val="14"/>
              </w:rPr>
            </w:pPr>
            <w:r w:rsidRPr="001323F0">
              <w:rPr>
                <w:rFonts w:cs="Arial"/>
                <w:color w:val="000000" w:themeColor="text1"/>
                <w:sz w:val="16"/>
                <w:szCs w:val="14"/>
              </w:rPr>
              <w:t>Approved</w:t>
            </w:r>
          </w:p>
        </w:tc>
      </w:tr>
      <w:tr w:rsidR="003D7ACA" w:rsidRPr="00B3499B" w14:paraId="5949D4B2"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A22F86" w14:textId="77777777" w:rsidR="003D7ACA" w:rsidRPr="00B3499B" w:rsidRDefault="00B701A5" w:rsidP="003D7ACA">
            <w:pPr>
              <w:rPr>
                <w:rFonts w:cs="Arial"/>
                <w:bCs/>
                <w:color w:val="808080" w:themeColor="background1" w:themeShade="80"/>
                <w:sz w:val="16"/>
                <w:szCs w:val="14"/>
              </w:rPr>
            </w:pPr>
            <w:hyperlink r:id="rId55" w:history="1">
              <w:r w:rsidR="003D7ACA" w:rsidRPr="00B3499B">
                <w:rPr>
                  <w:rStyle w:val="Hyperlink"/>
                  <w:rFonts w:cs="Arial"/>
                  <w:bCs/>
                  <w:sz w:val="16"/>
                  <w:szCs w:val="14"/>
                </w:rPr>
                <w:t>Req. Template</w:t>
              </w:r>
            </w:hyperlink>
            <w:r w:rsidR="003D7ACA"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05D098" w14:textId="77777777" w:rsidR="003D7ACA" w:rsidRPr="00B3499B" w:rsidRDefault="003D7ACA" w:rsidP="003D7AC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201170" w14:textId="77777777" w:rsidR="003D7ACA" w:rsidRPr="00B3499B" w:rsidRDefault="003D7ACA" w:rsidP="003D7AC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2D7674" w14:textId="2B95C772" w:rsidR="00B97888" w:rsidRDefault="00B97888" w:rsidP="00E11189">
      <w:pPr>
        <w:rPr>
          <w:rFonts w:cs="Arial"/>
        </w:rPr>
      </w:pPr>
    </w:p>
    <w:p w14:paraId="2C1129EC" w14:textId="2981FD7B" w:rsidR="00D90B68" w:rsidRDefault="00D90B68" w:rsidP="00E11189">
      <w:pPr>
        <w:rPr>
          <w:rFonts w:cs="Arial"/>
        </w:rPr>
      </w:pPr>
    </w:p>
    <w:p w14:paraId="7AE61ABE" w14:textId="689CDAAA" w:rsidR="00D90B68" w:rsidRDefault="00D90B68" w:rsidP="00E11189">
      <w:pPr>
        <w:rPr>
          <w:rFonts w:cs="Arial"/>
        </w:rPr>
      </w:pPr>
    </w:p>
    <w:p w14:paraId="647D9E79" w14:textId="42356551" w:rsidR="00D90B68" w:rsidRDefault="00D90B68" w:rsidP="00E11189">
      <w:pPr>
        <w:rPr>
          <w:rFonts w:cs="Arial"/>
        </w:rPr>
      </w:pPr>
    </w:p>
    <w:p w14:paraId="157CBAB5" w14:textId="6D1362E8" w:rsidR="00D90B68" w:rsidRDefault="00D90B68" w:rsidP="00E11189">
      <w:pPr>
        <w:rPr>
          <w:rFonts w:cs="Arial"/>
        </w:rPr>
      </w:pPr>
    </w:p>
    <w:p w14:paraId="1BC63E1E" w14:textId="1F49C4AA" w:rsidR="00D90B68" w:rsidRDefault="00D90B68" w:rsidP="00E11189">
      <w:pPr>
        <w:rPr>
          <w:rFonts w:cs="Arial"/>
        </w:rPr>
      </w:pPr>
    </w:p>
    <w:p w14:paraId="6C0A7756" w14:textId="68910651" w:rsidR="00D90B68" w:rsidRDefault="00D90B68" w:rsidP="00E11189">
      <w:pPr>
        <w:rPr>
          <w:rFonts w:cs="Arial"/>
        </w:rPr>
      </w:pPr>
    </w:p>
    <w:p w14:paraId="1EAC36CE" w14:textId="4FBF4D75" w:rsidR="00D90B68" w:rsidRDefault="00D90B68" w:rsidP="00E11189">
      <w:pPr>
        <w:rPr>
          <w:rFonts w:cs="Arial"/>
        </w:rPr>
      </w:pPr>
    </w:p>
    <w:p w14:paraId="790B6C6C" w14:textId="464B7327" w:rsidR="00D90B68" w:rsidRDefault="00D90B68" w:rsidP="00E11189">
      <w:pPr>
        <w:rPr>
          <w:rFonts w:cs="Arial"/>
        </w:rPr>
      </w:pPr>
    </w:p>
    <w:p w14:paraId="578D8C30" w14:textId="77777777" w:rsidR="00D90B68" w:rsidRDefault="00D90B68" w:rsidP="00E11189">
      <w:pPr>
        <w:rPr>
          <w:rFonts w:cs="Arial"/>
        </w:rPr>
      </w:pPr>
    </w:p>
    <w:p w14:paraId="2B6252EF" w14:textId="77777777" w:rsidR="00D13D8F" w:rsidRDefault="00D13D8F" w:rsidP="009A277F"/>
    <w:p w14:paraId="70D0BA73" w14:textId="77777777" w:rsidR="00E11189" w:rsidRPr="0017445F" w:rsidRDefault="00E11189" w:rsidP="00E11189">
      <w:pPr>
        <w:pStyle w:val="RERequirement"/>
        <w:shd w:val="clear" w:color="auto" w:fill="F2F2F2" w:themeFill="background1" w:themeFillShade="F2"/>
      </w:pPr>
      <w:bookmarkStart w:id="475" w:name="_fe92b34ef7b0f6415107ab428e45b2f2"/>
      <w:r>
        <w:lastRenderedPageBreak/>
        <w:t>00009</w:t>
      </w:r>
      <w:bookmarkEnd w:id="475"/>
      <w:r>
        <w:t xml:space="preserve"> ###R_F_Trailer Light Check_00009### Feature turn signal behavior</w:t>
      </w:r>
    </w:p>
    <w:p w14:paraId="128DBD6C" w14:textId="77777777" w:rsidR="00E11189" w:rsidRDefault="00E11189" w:rsidP="00E11189">
      <w:pPr>
        <w:rPr>
          <w:rFonts w:cs="Arial"/>
        </w:rPr>
      </w:pPr>
      <w:r>
        <w:rPr>
          <w:rFonts w:cs="Arial"/>
        </w:rPr>
        <w:t>When the Trailer Light Check feature is testing turn signal function, the feature shall turn on and turn off the turn signals at the same rate the vehicle would normally flash the signals had they been commanded manually</w:t>
      </w:r>
    </w:p>
    <w:p w14:paraId="62A8A496" w14:textId="02965F3C"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B97888" w:rsidRPr="00B3499B" w14:paraId="0D995C46"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237DAF" w14:textId="1FD87FAB" w:rsidR="00B97888" w:rsidRPr="00B3499B" w:rsidRDefault="00B97888"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0000</w:t>
            </w:r>
            <w:r>
              <w:rPr>
                <w:rFonts w:cs="Arial"/>
                <w:bCs/>
                <w:color w:val="808080" w:themeColor="background1" w:themeShade="80"/>
                <w:sz w:val="16"/>
                <w:szCs w:val="14"/>
              </w:rPr>
              <w:t>9</w:t>
            </w:r>
          </w:p>
        </w:tc>
      </w:tr>
      <w:tr w:rsidR="00B97888" w:rsidRPr="00B3499B" w14:paraId="7FDB12AE"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7597A9" w14:textId="77777777" w:rsidR="00B97888" w:rsidRPr="00B3499B" w:rsidRDefault="00B97888"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80B01" w14:textId="6F07E9F5" w:rsidR="00B97888" w:rsidRDefault="009E3583" w:rsidP="00A05616">
            <w:r w:rsidRPr="009E3583">
              <w:rPr>
                <w:sz w:val="16"/>
                <w:szCs w:val="16"/>
              </w:rPr>
              <w:t>How the TLC works</w:t>
            </w:r>
          </w:p>
        </w:tc>
      </w:tr>
      <w:tr w:rsidR="00B97888" w:rsidRPr="00B3499B" w14:paraId="7C7B9618"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89E04" w14:textId="77777777" w:rsidR="00B97888" w:rsidRPr="00B3499B" w:rsidRDefault="00B97888"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82BC38" w14:textId="1B391E51" w:rsidR="00B97888" w:rsidRDefault="009E3583" w:rsidP="00A05616">
            <w:r w:rsidRPr="009E3583">
              <w:rPr>
                <w:sz w:val="16"/>
                <w:szCs w:val="16"/>
              </w:rPr>
              <w:t>Meet</w:t>
            </w:r>
          </w:p>
        </w:tc>
      </w:tr>
      <w:tr w:rsidR="00B97888" w:rsidRPr="00B3499B" w14:paraId="6DB156A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3A0A2F" w14:textId="77777777" w:rsidR="00B97888" w:rsidRPr="00B3499B" w:rsidRDefault="00B97888"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A58377" w14:textId="5895CE79" w:rsidR="00B97888" w:rsidRDefault="009E3583" w:rsidP="00A05616">
            <w:r w:rsidRPr="009E3583">
              <w:rPr>
                <w:sz w:val="16"/>
                <w:szCs w:val="16"/>
              </w:rPr>
              <w:t>N/A</w:t>
            </w:r>
          </w:p>
        </w:tc>
      </w:tr>
      <w:tr w:rsidR="00B97888" w:rsidRPr="00B3499B" w14:paraId="4FBF1E4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5535A1" w14:textId="77777777" w:rsidR="00B97888" w:rsidRPr="00B3499B" w:rsidRDefault="00B97888"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F744EB" w14:textId="77777777" w:rsidR="00B97888" w:rsidRDefault="00B97888" w:rsidP="00A05616">
            <w:r w:rsidRPr="00DC24CD">
              <w:rPr>
                <w:rFonts w:cs="Arial"/>
                <w:color w:val="000000" w:themeColor="text1"/>
                <w:sz w:val="16"/>
                <w:szCs w:val="14"/>
              </w:rPr>
              <w:t>ECU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B1BC6A2" w14:textId="77777777" w:rsidR="00B97888" w:rsidRPr="00B3499B" w:rsidRDefault="00B97888"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3A017D5" w14:textId="77777777" w:rsidR="00B97888" w:rsidRDefault="00B97888" w:rsidP="00A05616">
            <w:r w:rsidRPr="00DC24CD">
              <w:rPr>
                <w:rFonts w:cs="Arial"/>
                <w:color w:val="000000" w:themeColor="text1"/>
                <w:sz w:val="16"/>
                <w:szCs w:val="14"/>
              </w:rPr>
              <w:t>abatis38</w:t>
            </w:r>
          </w:p>
        </w:tc>
      </w:tr>
      <w:tr w:rsidR="00C91789" w:rsidRPr="00B3499B" w14:paraId="3EEC670B"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91960" w14:textId="77777777" w:rsidR="00C91789" w:rsidRPr="00B3499B" w:rsidRDefault="00C91789" w:rsidP="00C9178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4F6FAF" w14:textId="77777777" w:rsidR="00C91789" w:rsidRPr="00BA227A" w:rsidRDefault="00B701A5" w:rsidP="00C91789">
            <w:pPr>
              <w:rPr>
                <w:rFonts w:cs="Arial"/>
                <w:sz w:val="16"/>
                <w:szCs w:val="16"/>
              </w:rPr>
            </w:pPr>
            <w:hyperlink r:id="rId56" w:history="1">
              <w:r w:rsidR="00C91789"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7C7780" w14:textId="77777777" w:rsidR="00C91789" w:rsidRPr="00B3499B" w:rsidRDefault="00C91789" w:rsidP="00C9178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0124C4" w14:textId="095A6A3D" w:rsidR="00C91789" w:rsidRDefault="00C91789" w:rsidP="00C91789">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57" w:history="1">
              <w:proofErr w:type="spellStart"/>
              <w:r>
                <w:rPr>
                  <w:rStyle w:val="Hyperlink"/>
                  <w:rFonts w:cs="Arial"/>
                  <w:sz w:val="16"/>
                  <w:szCs w:val="14"/>
                </w:rPr>
                <w:t>VSEM_Link</w:t>
              </w:r>
              <w:proofErr w:type="spellEnd"/>
            </w:hyperlink>
          </w:p>
        </w:tc>
      </w:tr>
      <w:tr w:rsidR="00C91789" w:rsidRPr="00B3499B" w14:paraId="75D8489F"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39E3CC" w14:textId="77777777" w:rsidR="00C91789" w:rsidRPr="00B3499B" w:rsidRDefault="00C91789" w:rsidP="00C91789">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E4B192" w14:textId="71891B73" w:rsidR="00C91789" w:rsidRDefault="00C91789" w:rsidP="00C91789">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D0B2D" w14:textId="77777777" w:rsidR="00C91789" w:rsidRPr="00B3499B" w:rsidRDefault="00C91789" w:rsidP="00C91789">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228EB8" w14:textId="77777777" w:rsidR="00C91789" w:rsidRDefault="00C91789" w:rsidP="00C91789">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CA0CB8" w14:textId="77777777" w:rsidR="00C91789" w:rsidRPr="00B3499B" w:rsidRDefault="00C91789" w:rsidP="00C9178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56F3EA" w14:textId="107998B6" w:rsidR="00C91789" w:rsidRPr="00B3499B" w:rsidRDefault="00C91789" w:rsidP="00C91789">
            <w:pPr>
              <w:ind w:left="141"/>
              <w:rPr>
                <w:rFonts w:cs="Arial"/>
                <w:color w:val="000000" w:themeColor="text1"/>
                <w:sz w:val="16"/>
                <w:szCs w:val="14"/>
              </w:rPr>
            </w:pPr>
            <w:r w:rsidRPr="001323F0">
              <w:rPr>
                <w:rFonts w:cs="Arial"/>
                <w:color w:val="000000" w:themeColor="text1"/>
                <w:sz w:val="16"/>
                <w:szCs w:val="14"/>
              </w:rPr>
              <w:t>Approved</w:t>
            </w:r>
          </w:p>
        </w:tc>
      </w:tr>
      <w:tr w:rsidR="00C91789" w:rsidRPr="00B3499B" w14:paraId="2215CA21"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66FC45" w14:textId="77777777" w:rsidR="00C91789" w:rsidRPr="00B3499B" w:rsidRDefault="00B701A5" w:rsidP="00C91789">
            <w:pPr>
              <w:rPr>
                <w:rFonts w:cs="Arial"/>
                <w:bCs/>
                <w:color w:val="808080" w:themeColor="background1" w:themeShade="80"/>
                <w:sz w:val="16"/>
                <w:szCs w:val="14"/>
              </w:rPr>
            </w:pPr>
            <w:hyperlink r:id="rId58" w:history="1">
              <w:r w:rsidR="00C91789" w:rsidRPr="00B3499B">
                <w:rPr>
                  <w:rStyle w:val="Hyperlink"/>
                  <w:rFonts w:cs="Arial"/>
                  <w:bCs/>
                  <w:sz w:val="16"/>
                  <w:szCs w:val="14"/>
                </w:rPr>
                <w:t>Req. Template</w:t>
              </w:r>
            </w:hyperlink>
            <w:r w:rsidR="00C9178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E883F5" w14:textId="77777777" w:rsidR="00C91789" w:rsidRPr="00B3499B" w:rsidRDefault="00C91789" w:rsidP="00C9178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1B443E" w14:textId="77777777" w:rsidR="00C91789" w:rsidRPr="00B3499B" w:rsidRDefault="00C91789" w:rsidP="00C9178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D024E0" w14:textId="77777777" w:rsidR="00B97888" w:rsidRDefault="00B97888" w:rsidP="00E11189">
      <w:pPr>
        <w:rPr>
          <w:rFonts w:cs="Arial"/>
        </w:rPr>
      </w:pPr>
    </w:p>
    <w:p w14:paraId="0B45D1AA" w14:textId="415D48A5" w:rsidR="00C703C2" w:rsidRDefault="00C703C2" w:rsidP="00094F0D">
      <w:pPr>
        <w:pStyle w:val="Heading3"/>
      </w:pPr>
      <w:bookmarkStart w:id="476" w:name="_Toc70599781"/>
      <w:r>
        <w:t>Error Handling</w:t>
      </w:r>
      <w:bookmarkEnd w:id="476"/>
    </w:p>
    <w:p w14:paraId="32B8C154" w14:textId="77777777" w:rsidR="00C96AAA" w:rsidRPr="00C96AAA" w:rsidRDefault="00C96AAA" w:rsidP="00C96AAA"/>
    <w:p w14:paraId="36BD274F" w14:textId="77777777" w:rsidR="007A03E0" w:rsidRDefault="007A03E0" w:rsidP="009A277F"/>
    <w:p w14:paraId="0DC4D71F" w14:textId="77777777" w:rsidR="00E11189" w:rsidRPr="0017445F" w:rsidRDefault="00E11189" w:rsidP="00E11189">
      <w:pPr>
        <w:pStyle w:val="RERequirement"/>
        <w:shd w:val="clear" w:color="auto" w:fill="F2F2F2" w:themeFill="background1" w:themeFillShade="F2"/>
      </w:pPr>
      <w:bookmarkStart w:id="477" w:name="_0a04409e5ae22b627052adb2e672fd89"/>
      <w:r>
        <w:t>00010</w:t>
      </w:r>
      <w:bookmarkEnd w:id="477"/>
      <w:r>
        <w:t xml:space="preserve"> ###R_F_Trailer Light Check_00010### Remote device out of cellular range</w:t>
      </w:r>
    </w:p>
    <w:p w14:paraId="537D67C0" w14:textId="77777777" w:rsidR="00E11189" w:rsidRDefault="00E11189" w:rsidP="00E11189">
      <w:pPr>
        <w:rPr>
          <w:rFonts w:cs="Arial"/>
        </w:rPr>
      </w:pPr>
      <w:r>
        <w:rPr>
          <w:rFonts w:cs="Arial"/>
        </w:rPr>
        <w:t>When remote app hosting device goes out of cellular range after Trailer Light Check feature has been initiated, the Trailer Light Check shall continue with normal test operation.</w:t>
      </w:r>
    </w:p>
    <w:p w14:paraId="0D020007"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96AAA" w:rsidRPr="00B3499B" w14:paraId="6E1540D0"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DD6FC1" w14:textId="0C7868BB" w:rsidR="00C96AAA" w:rsidRPr="00B3499B" w:rsidRDefault="00C96AA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10</w:t>
            </w:r>
          </w:p>
        </w:tc>
      </w:tr>
      <w:tr w:rsidR="00C96AAA" w:rsidRPr="00B3499B" w14:paraId="42114E0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645596" w14:textId="77777777" w:rsidR="00C96AAA" w:rsidRPr="00B3499B" w:rsidRDefault="00C96AAA"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34363A" w14:textId="06205D91" w:rsidR="00C96AAA" w:rsidRDefault="00F40513" w:rsidP="00A05616">
            <w:r>
              <w:rPr>
                <w:sz w:val="16"/>
                <w:szCs w:val="16"/>
              </w:rPr>
              <w:t>C</w:t>
            </w:r>
            <w:r w:rsidRPr="00F40513">
              <w:rPr>
                <w:sz w:val="16"/>
                <w:szCs w:val="16"/>
              </w:rPr>
              <w:t xml:space="preserve">ustomer activates via </w:t>
            </w:r>
            <w:proofErr w:type="spellStart"/>
            <w:r w:rsidRPr="00F40513">
              <w:rPr>
                <w:sz w:val="16"/>
                <w:szCs w:val="16"/>
              </w:rPr>
              <w:t>FordPass</w:t>
            </w:r>
            <w:proofErr w:type="spellEnd"/>
            <w:r w:rsidRPr="00F40513">
              <w:rPr>
                <w:sz w:val="16"/>
                <w:szCs w:val="16"/>
              </w:rPr>
              <w:t xml:space="preserve"> on cell Phone TLC sequence in range of </w:t>
            </w:r>
            <w:proofErr w:type="spellStart"/>
            <w:r w:rsidRPr="00F40513">
              <w:rPr>
                <w:sz w:val="16"/>
                <w:szCs w:val="16"/>
              </w:rPr>
              <w:t>bluetooth</w:t>
            </w:r>
            <w:proofErr w:type="spellEnd"/>
            <w:r w:rsidRPr="00F40513">
              <w:rPr>
                <w:sz w:val="16"/>
                <w:szCs w:val="16"/>
              </w:rPr>
              <w:t xml:space="preserve"> connection</w:t>
            </w:r>
            <w:r>
              <w:rPr>
                <w:sz w:val="16"/>
                <w:szCs w:val="16"/>
              </w:rPr>
              <w:t xml:space="preserve"> or internet</w:t>
            </w:r>
          </w:p>
        </w:tc>
      </w:tr>
      <w:tr w:rsidR="00C96AAA" w:rsidRPr="00B3499B" w14:paraId="0D132486"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EA244D" w14:textId="77777777" w:rsidR="00C96AAA" w:rsidRPr="00B3499B" w:rsidRDefault="00C96AAA"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F70B2" w14:textId="3ABBFD3D" w:rsidR="00C96AAA" w:rsidRDefault="0051545E" w:rsidP="00A05616">
            <w:r w:rsidRPr="0051545E">
              <w:rPr>
                <w:sz w:val="16"/>
                <w:szCs w:val="16"/>
              </w:rPr>
              <w:t>Meet</w:t>
            </w:r>
          </w:p>
        </w:tc>
      </w:tr>
      <w:tr w:rsidR="00C96AAA" w:rsidRPr="00B3499B" w14:paraId="7AE9E374"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6CE393" w14:textId="77777777" w:rsidR="00C96AAA" w:rsidRPr="00B3499B" w:rsidRDefault="00C96AAA"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634F67" w14:textId="4D9CA6F6" w:rsidR="00C96AAA" w:rsidRDefault="00931ABF" w:rsidP="00A05616">
            <w:r>
              <w:rPr>
                <w:sz w:val="16"/>
                <w:szCs w:val="16"/>
              </w:rPr>
              <w:t>C</w:t>
            </w:r>
            <w:r w:rsidR="00254FA7" w:rsidRPr="00254FA7">
              <w:rPr>
                <w:sz w:val="16"/>
                <w:szCs w:val="16"/>
              </w:rPr>
              <w:t>ustomer is not informed about exceeding distance</w:t>
            </w:r>
          </w:p>
        </w:tc>
      </w:tr>
      <w:tr w:rsidR="00C96AAA" w:rsidRPr="00B3499B" w14:paraId="097139A3"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C7CC74" w14:textId="77777777" w:rsidR="00C96AAA" w:rsidRPr="00B3499B" w:rsidRDefault="00C96AAA"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FB6CF7" w14:textId="7EA59D36" w:rsidR="00C96AAA" w:rsidRDefault="00BC6A5F" w:rsidP="00A05616">
            <w:r>
              <w:rPr>
                <w:rFonts w:cs="Arial"/>
                <w:color w:val="000000" w:themeColor="text1"/>
                <w:sz w:val="16"/>
                <w:szCs w:val="14"/>
              </w:rPr>
              <w:t>ECU</w:t>
            </w:r>
            <w:r w:rsidR="00C96AAA"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8FE5B8" w14:textId="77777777" w:rsidR="00C96AAA" w:rsidRPr="00B3499B" w:rsidRDefault="00C96AAA"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6CA134" w14:textId="77777777" w:rsidR="00C96AAA" w:rsidRDefault="00C96AAA" w:rsidP="00A05616">
            <w:r w:rsidRPr="00DC24CD">
              <w:rPr>
                <w:rFonts w:cs="Arial"/>
                <w:color w:val="000000" w:themeColor="text1"/>
                <w:sz w:val="16"/>
                <w:szCs w:val="14"/>
              </w:rPr>
              <w:t>abatis38</w:t>
            </w:r>
          </w:p>
        </w:tc>
      </w:tr>
      <w:tr w:rsidR="00424344" w:rsidRPr="00B3499B" w14:paraId="4F64EDC8"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BCCB59" w14:textId="77777777" w:rsidR="00424344" w:rsidRPr="00B3499B" w:rsidRDefault="00424344" w:rsidP="00424344">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D20AD3" w14:textId="77777777" w:rsidR="00424344" w:rsidRPr="00BA227A" w:rsidRDefault="00B701A5" w:rsidP="00424344">
            <w:pPr>
              <w:rPr>
                <w:rFonts w:cs="Arial"/>
                <w:sz w:val="16"/>
                <w:szCs w:val="16"/>
              </w:rPr>
            </w:pPr>
            <w:hyperlink r:id="rId59" w:history="1">
              <w:r w:rsidR="00424344"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F5ECF0" w14:textId="77777777" w:rsidR="00424344" w:rsidRPr="00B3499B" w:rsidRDefault="00424344" w:rsidP="00424344">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8F7414" w14:textId="6880E2E8" w:rsidR="00424344" w:rsidRDefault="00424344" w:rsidP="00424344">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60" w:history="1">
              <w:proofErr w:type="spellStart"/>
              <w:r>
                <w:rPr>
                  <w:rStyle w:val="Hyperlink"/>
                  <w:rFonts w:cs="Arial"/>
                  <w:sz w:val="16"/>
                  <w:szCs w:val="14"/>
                </w:rPr>
                <w:t>VSEM_Link</w:t>
              </w:r>
              <w:proofErr w:type="spellEnd"/>
            </w:hyperlink>
          </w:p>
        </w:tc>
      </w:tr>
      <w:tr w:rsidR="00424344" w:rsidRPr="00B3499B" w14:paraId="22B1409E"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02F0F6" w14:textId="77777777" w:rsidR="00424344" w:rsidRPr="00B3499B" w:rsidRDefault="00424344" w:rsidP="00424344">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1E30F5F" w14:textId="7F85FCC2" w:rsidR="00424344" w:rsidRDefault="00FC5A51" w:rsidP="00424344">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D168AE" w14:textId="77777777" w:rsidR="00424344" w:rsidRPr="00B3499B" w:rsidRDefault="00424344" w:rsidP="00424344">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A9CBC1" w14:textId="6D37CDB5" w:rsidR="00424344" w:rsidRDefault="00424344" w:rsidP="00424344">
            <w:r>
              <w:rPr>
                <w:rFonts w:cs="Arial"/>
                <w:color w:val="000000" w:themeColor="text1"/>
                <w:sz w:val="16"/>
                <w:szCs w:val="14"/>
              </w:rPr>
              <w:t>3</w:t>
            </w:r>
            <w:r w:rsidRPr="00DC24CD">
              <w:rPr>
                <w:rFonts w:cs="Arial"/>
                <w:color w:val="000000" w:themeColor="text1"/>
                <w:sz w:val="16"/>
                <w:szCs w:val="14"/>
              </w:rPr>
              <w:t xml:space="preserve"> - </w:t>
            </w:r>
            <w:r>
              <w:rPr>
                <w:rFonts w:cs="Arial"/>
                <w:color w:val="000000" w:themeColor="text1"/>
                <w:sz w:val="16"/>
                <w:szCs w:val="14"/>
              </w:rPr>
              <w:t>Low</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FA954A" w14:textId="77777777" w:rsidR="00424344" w:rsidRPr="00B3499B" w:rsidRDefault="00424344" w:rsidP="00424344">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3DFA1E" w14:textId="49D1E2E8" w:rsidR="00424344" w:rsidRPr="00B3499B" w:rsidRDefault="00424344" w:rsidP="00424344">
            <w:pPr>
              <w:ind w:left="141"/>
              <w:rPr>
                <w:rFonts w:cs="Arial"/>
                <w:color w:val="000000" w:themeColor="text1"/>
                <w:sz w:val="16"/>
                <w:szCs w:val="14"/>
              </w:rPr>
            </w:pPr>
            <w:r w:rsidRPr="001323F0">
              <w:rPr>
                <w:rFonts w:cs="Arial"/>
                <w:color w:val="000000" w:themeColor="text1"/>
                <w:sz w:val="16"/>
                <w:szCs w:val="14"/>
              </w:rPr>
              <w:t>Approved</w:t>
            </w:r>
          </w:p>
        </w:tc>
      </w:tr>
      <w:tr w:rsidR="00424344" w:rsidRPr="00B3499B" w14:paraId="38BFE5BF"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08C093" w14:textId="77777777" w:rsidR="00424344" w:rsidRPr="00B3499B" w:rsidRDefault="00B701A5" w:rsidP="00424344">
            <w:pPr>
              <w:rPr>
                <w:rFonts w:cs="Arial"/>
                <w:bCs/>
                <w:color w:val="808080" w:themeColor="background1" w:themeShade="80"/>
                <w:sz w:val="16"/>
                <w:szCs w:val="14"/>
              </w:rPr>
            </w:pPr>
            <w:hyperlink r:id="rId61" w:history="1">
              <w:r w:rsidR="00424344" w:rsidRPr="00B3499B">
                <w:rPr>
                  <w:rStyle w:val="Hyperlink"/>
                  <w:rFonts w:cs="Arial"/>
                  <w:bCs/>
                  <w:sz w:val="16"/>
                  <w:szCs w:val="14"/>
                </w:rPr>
                <w:t>Req. Template</w:t>
              </w:r>
            </w:hyperlink>
            <w:r w:rsidR="00424344"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D06C58" w14:textId="77777777" w:rsidR="00424344" w:rsidRPr="00B3499B" w:rsidRDefault="00424344" w:rsidP="00424344">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D93480" w14:textId="77777777" w:rsidR="00424344" w:rsidRPr="00B3499B" w:rsidRDefault="00424344" w:rsidP="00424344">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914129" w14:textId="582979C1" w:rsidR="006D5A3A" w:rsidRDefault="006D5A3A" w:rsidP="009A277F"/>
    <w:p w14:paraId="4A30CEA8" w14:textId="77777777" w:rsidR="00487082" w:rsidRDefault="00487082" w:rsidP="009A277F"/>
    <w:p w14:paraId="7CBE24A4" w14:textId="77777777" w:rsidR="00E11189" w:rsidRPr="0017445F" w:rsidRDefault="00E11189" w:rsidP="00E11189">
      <w:pPr>
        <w:pStyle w:val="RERequirement"/>
        <w:shd w:val="clear" w:color="auto" w:fill="F2F2F2" w:themeFill="background1" w:themeFillShade="F2"/>
      </w:pPr>
      <w:bookmarkStart w:id="478" w:name="_275b2d0b9f73b7d1f88e9cde0f6ec28e"/>
      <w:r>
        <w:t>00011</w:t>
      </w:r>
      <w:bookmarkEnd w:id="478"/>
      <w:r>
        <w:t xml:space="preserve"> ###R_F_Trailer Light Check_00011### Trailer Connection Checking</w:t>
      </w:r>
    </w:p>
    <w:p w14:paraId="2590B292" w14:textId="77777777" w:rsidR="00E11189" w:rsidRDefault="00E11189" w:rsidP="00E11189">
      <w:pPr>
        <w:rPr>
          <w:rFonts w:cs="Arial"/>
        </w:rPr>
      </w:pPr>
      <w:r>
        <w:rPr>
          <w:rFonts w:cs="Arial"/>
        </w:rPr>
        <w:t>When the trailer is electrically disconnected after Trailer Light Check feature has been initiated, the user will notify the signal in the HMI</w:t>
      </w:r>
    </w:p>
    <w:p w14:paraId="3B1F62C8" w14:textId="08B9F850"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C96AAA" w:rsidRPr="00B3499B" w14:paraId="5BB336FA"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971952" w14:textId="302309AA" w:rsidR="00C96AAA" w:rsidRPr="00B3499B" w:rsidRDefault="00C96AAA"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11</w:t>
            </w:r>
          </w:p>
        </w:tc>
      </w:tr>
      <w:tr w:rsidR="00C96AAA" w:rsidRPr="00B3499B" w14:paraId="150F3A49"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510D02" w14:textId="77777777" w:rsidR="00C96AAA" w:rsidRPr="00B3499B" w:rsidRDefault="00C96AAA"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6CC6B1" w14:textId="2341D614" w:rsidR="00C96AAA" w:rsidRDefault="00C93C8E" w:rsidP="00A05616">
            <w:r w:rsidRPr="008F463C">
              <w:rPr>
                <w:sz w:val="16"/>
                <w:szCs w:val="16"/>
              </w:rPr>
              <w:t xml:space="preserve">HMI shall display the popup with the information regarding </w:t>
            </w:r>
            <w:r w:rsidR="008F463C" w:rsidRPr="008F463C">
              <w:rPr>
                <w:sz w:val="16"/>
                <w:szCs w:val="16"/>
              </w:rPr>
              <w:t>trailer disconnected</w:t>
            </w:r>
          </w:p>
        </w:tc>
      </w:tr>
      <w:tr w:rsidR="00C96AAA" w:rsidRPr="00B3499B" w14:paraId="6232DC92"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3BCF06" w14:textId="77777777" w:rsidR="00C96AAA" w:rsidRPr="00B3499B" w:rsidRDefault="00C96AAA"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81DE1E" w14:textId="2D0EC5A3" w:rsidR="00C96AAA" w:rsidRDefault="00C93C8E" w:rsidP="00A05616">
            <w:r w:rsidRPr="00C93C8E">
              <w:rPr>
                <w:sz w:val="16"/>
                <w:szCs w:val="16"/>
              </w:rPr>
              <w:t>Meet</w:t>
            </w:r>
          </w:p>
        </w:tc>
      </w:tr>
      <w:tr w:rsidR="00C96AAA" w:rsidRPr="00B3499B" w14:paraId="0A0800D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44A54E" w14:textId="77777777" w:rsidR="00C96AAA" w:rsidRPr="00B3499B" w:rsidRDefault="00C96AAA"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867A20" w14:textId="752EAD51" w:rsidR="00C96AAA" w:rsidRDefault="00BC6A5F" w:rsidP="00A05616">
            <w:r w:rsidRPr="00BC6A5F">
              <w:rPr>
                <w:sz w:val="16"/>
                <w:szCs w:val="16"/>
              </w:rPr>
              <w:t>N/A</w:t>
            </w:r>
          </w:p>
        </w:tc>
      </w:tr>
      <w:tr w:rsidR="00C96AAA" w:rsidRPr="00B3499B" w14:paraId="20D4F143"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14B1BC" w14:textId="77777777" w:rsidR="00C96AAA" w:rsidRPr="00B3499B" w:rsidRDefault="00C96AAA"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F368A3" w14:textId="5511C61D" w:rsidR="00C96AAA" w:rsidRDefault="00C96AAA" w:rsidP="00A05616">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02326B" w14:textId="77777777" w:rsidR="00C96AAA" w:rsidRPr="00B3499B" w:rsidRDefault="00C96AAA"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5520B8" w14:textId="77777777" w:rsidR="00C96AAA" w:rsidRDefault="00C96AAA" w:rsidP="00A05616">
            <w:r w:rsidRPr="00DC24CD">
              <w:rPr>
                <w:rFonts w:cs="Arial"/>
                <w:color w:val="000000" w:themeColor="text1"/>
                <w:sz w:val="16"/>
                <w:szCs w:val="14"/>
              </w:rPr>
              <w:t>abatis38</w:t>
            </w:r>
          </w:p>
        </w:tc>
      </w:tr>
      <w:tr w:rsidR="00BC6A5F" w:rsidRPr="00B3499B" w14:paraId="43A78F42"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385695" w14:textId="77777777" w:rsidR="00BC6A5F" w:rsidRPr="00B3499B" w:rsidRDefault="00BC6A5F" w:rsidP="00BC6A5F">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5E514C" w14:textId="77777777" w:rsidR="00BC6A5F" w:rsidRPr="00BA227A" w:rsidRDefault="00B701A5" w:rsidP="00BC6A5F">
            <w:pPr>
              <w:rPr>
                <w:rFonts w:cs="Arial"/>
                <w:sz w:val="16"/>
                <w:szCs w:val="16"/>
              </w:rPr>
            </w:pPr>
            <w:hyperlink r:id="rId62" w:history="1">
              <w:r w:rsidR="00BC6A5F"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6188CE" w14:textId="77777777" w:rsidR="00BC6A5F" w:rsidRPr="00B3499B" w:rsidRDefault="00BC6A5F" w:rsidP="00BC6A5F">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A2985" w14:textId="09684A3E" w:rsidR="00BC6A5F" w:rsidRDefault="00BC6A5F" w:rsidP="00BC6A5F">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63" w:history="1">
              <w:proofErr w:type="spellStart"/>
              <w:r>
                <w:rPr>
                  <w:rStyle w:val="Hyperlink"/>
                  <w:rFonts w:cs="Arial"/>
                  <w:sz w:val="16"/>
                  <w:szCs w:val="14"/>
                </w:rPr>
                <w:t>VSEM_Link</w:t>
              </w:r>
              <w:proofErr w:type="spellEnd"/>
            </w:hyperlink>
          </w:p>
        </w:tc>
      </w:tr>
      <w:tr w:rsidR="00BC6A5F" w:rsidRPr="00B3499B" w14:paraId="765471A5"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FBCCF" w14:textId="77777777" w:rsidR="00BC6A5F" w:rsidRPr="00B3499B" w:rsidRDefault="00BC6A5F" w:rsidP="00BC6A5F">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6B15E8" w14:textId="0636C328" w:rsidR="00BC6A5F" w:rsidRDefault="00BC6A5F" w:rsidP="00BC6A5F">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454C7" w14:textId="77777777" w:rsidR="00BC6A5F" w:rsidRPr="00B3499B" w:rsidRDefault="00BC6A5F" w:rsidP="00BC6A5F">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A5148F" w14:textId="6034A44B" w:rsidR="00BC6A5F" w:rsidRDefault="00BC6A5F" w:rsidP="00BC6A5F">
            <w:r>
              <w:rPr>
                <w:rFonts w:cs="Arial"/>
                <w:color w:val="000000" w:themeColor="text1"/>
                <w:sz w:val="16"/>
                <w:szCs w:val="14"/>
              </w:rPr>
              <w:t>1</w:t>
            </w:r>
            <w:r w:rsidRPr="00DC24CD">
              <w:rPr>
                <w:rFonts w:cs="Arial"/>
                <w:color w:val="000000" w:themeColor="text1"/>
                <w:sz w:val="16"/>
                <w:szCs w:val="14"/>
              </w:rPr>
              <w:t xml:space="preserve"> - </w:t>
            </w:r>
            <w:r>
              <w:rPr>
                <w:rFonts w:cs="Arial"/>
                <w:color w:val="000000" w:themeColor="text1"/>
                <w:sz w:val="16"/>
                <w:szCs w:val="14"/>
              </w:rPr>
              <w:t>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12899E" w14:textId="77777777" w:rsidR="00BC6A5F" w:rsidRPr="00B3499B" w:rsidRDefault="00BC6A5F" w:rsidP="00BC6A5F">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3639CD" w14:textId="7A13627B" w:rsidR="00BC6A5F" w:rsidRPr="00B3499B" w:rsidRDefault="00BC6A5F" w:rsidP="00BC6A5F">
            <w:pPr>
              <w:ind w:left="141"/>
              <w:rPr>
                <w:rFonts w:cs="Arial"/>
                <w:color w:val="000000" w:themeColor="text1"/>
                <w:sz w:val="16"/>
                <w:szCs w:val="14"/>
              </w:rPr>
            </w:pPr>
            <w:r w:rsidRPr="001323F0">
              <w:rPr>
                <w:rFonts w:cs="Arial"/>
                <w:color w:val="000000" w:themeColor="text1"/>
                <w:sz w:val="16"/>
                <w:szCs w:val="14"/>
              </w:rPr>
              <w:t>Approved</w:t>
            </w:r>
          </w:p>
        </w:tc>
      </w:tr>
      <w:tr w:rsidR="00BC6A5F" w:rsidRPr="00B3499B" w14:paraId="45157462"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98B0AB" w14:textId="77777777" w:rsidR="00BC6A5F" w:rsidRPr="00B3499B" w:rsidRDefault="00B701A5" w:rsidP="00BC6A5F">
            <w:pPr>
              <w:rPr>
                <w:rFonts w:cs="Arial"/>
                <w:bCs/>
                <w:color w:val="808080" w:themeColor="background1" w:themeShade="80"/>
                <w:sz w:val="16"/>
                <w:szCs w:val="14"/>
              </w:rPr>
            </w:pPr>
            <w:hyperlink r:id="rId64" w:history="1">
              <w:r w:rsidR="00BC6A5F" w:rsidRPr="00B3499B">
                <w:rPr>
                  <w:rStyle w:val="Hyperlink"/>
                  <w:rFonts w:cs="Arial"/>
                  <w:bCs/>
                  <w:sz w:val="16"/>
                  <w:szCs w:val="14"/>
                </w:rPr>
                <w:t>Req. Template</w:t>
              </w:r>
            </w:hyperlink>
            <w:r w:rsidR="00BC6A5F"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BE4EFD" w14:textId="77777777" w:rsidR="00BC6A5F" w:rsidRPr="00B3499B" w:rsidRDefault="00BC6A5F" w:rsidP="00BC6A5F">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E90299" w14:textId="77777777" w:rsidR="00BC6A5F" w:rsidRPr="00B3499B" w:rsidRDefault="00BC6A5F" w:rsidP="00BC6A5F">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177D0EE" w14:textId="77777777" w:rsidR="00C96AAA" w:rsidRDefault="00C96AAA" w:rsidP="00E11189">
      <w:pPr>
        <w:rPr>
          <w:rFonts w:cs="Arial"/>
        </w:rPr>
      </w:pPr>
    </w:p>
    <w:p w14:paraId="75812FD2" w14:textId="77777777" w:rsidR="00B44510" w:rsidRDefault="00B44510">
      <w:pPr>
        <w:pStyle w:val="Heading2"/>
      </w:pPr>
      <w:bookmarkStart w:id="479" w:name="_Toc70599782"/>
      <w:r>
        <w:t>Non</w:t>
      </w:r>
      <w:r w:rsidR="003A1067">
        <w:t>-F</w:t>
      </w:r>
      <w:r>
        <w:t>unctional Requirements</w:t>
      </w:r>
      <w:bookmarkEnd w:id="479"/>
    </w:p>
    <w:p w14:paraId="6F993B8A" w14:textId="77777777" w:rsidR="003E2365" w:rsidRDefault="003E2365" w:rsidP="008759BF">
      <w:pPr>
        <w:pStyle w:val="Heading3"/>
      </w:pPr>
      <w:bookmarkStart w:id="480" w:name="_Toc70599783"/>
      <w:bookmarkStart w:id="481" w:name="_Toc435447961"/>
      <w:r>
        <w:t>Safety</w:t>
      </w:r>
      <w:bookmarkEnd w:id="480"/>
    </w:p>
    <w:p w14:paraId="430F9C8C" w14:textId="67AC68F3" w:rsidR="008759BF" w:rsidRDefault="008759BF" w:rsidP="008759BF">
      <w:pPr>
        <w:pStyle w:val="Heading3"/>
      </w:pPr>
      <w:bookmarkStart w:id="482" w:name="_Toc70599784"/>
      <w:r>
        <w:t>Security</w:t>
      </w:r>
      <w:bookmarkEnd w:id="481"/>
      <w:bookmarkEnd w:id="482"/>
    </w:p>
    <w:p w14:paraId="0B127ED4" w14:textId="77777777" w:rsidR="00B61E09" w:rsidRDefault="00B61E09" w:rsidP="00B61E09">
      <w:pPr>
        <w:pStyle w:val="Heading3"/>
      </w:pPr>
      <w:bookmarkStart w:id="483" w:name="_Toc435447962"/>
      <w:bookmarkStart w:id="484" w:name="_Toc70599785"/>
      <w:r>
        <w:t>Reliability</w:t>
      </w:r>
      <w:bookmarkEnd w:id="483"/>
      <w:bookmarkEnd w:id="484"/>
    </w:p>
    <w:p w14:paraId="4AC885EA" w14:textId="77777777" w:rsidR="007A03E0" w:rsidRDefault="007A03E0" w:rsidP="009A277F"/>
    <w:p w14:paraId="01829A3E" w14:textId="2FBE85F3" w:rsidR="009A277F" w:rsidRDefault="009A277F" w:rsidP="009A277F">
      <w:pPr>
        <w:rPr>
          <w:color w:val="7F7F7F" w:themeColor="text1" w:themeTint="80"/>
        </w:rPr>
      </w:pPr>
    </w:p>
    <w:p w14:paraId="3B257619" w14:textId="77777777" w:rsidR="008F463C" w:rsidRPr="00D63FB5" w:rsidRDefault="008F463C" w:rsidP="009A277F">
      <w:pPr>
        <w:rPr>
          <w:color w:val="7F7F7F" w:themeColor="text1" w:themeTint="80"/>
        </w:rPr>
      </w:pPr>
    </w:p>
    <w:p w14:paraId="6CD64E23" w14:textId="77777777" w:rsidR="008759BF" w:rsidRDefault="008759BF" w:rsidP="008759BF">
      <w:pPr>
        <w:pStyle w:val="Heading2"/>
      </w:pPr>
      <w:bookmarkStart w:id="485" w:name="_HMI_Requirements"/>
      <w:bookmarkStart w:id="486" w:name="_Toc70599786"/>
      <w:bookmarkEnd w:id="485"/>
      <w:r>
        <w:lastRenderedPageBreak/>
        <w:t>HMI Requirements</w:t>
      </w:r>
      <w:bookmarkEnd w:id="486"/>
    </w:p>
    <w:p w14:paraId="15349C5C" w14:textId="77777777" w:rsidR="007A03E0" w:rsidRDefault="007A03E0" w:rsidP="009A277F"/>
    <w:p w14:paraId="6D1DF60C" w14:textId="701D081A" w:rsidR="00E11189" w:rsidRPr="0017445F" w:rsidRDefault="00E11189" w:rsidP="00E11189">
      <w:pPr>
        <w:pStyle w:val="RERequirement"/>
        <w:shd w:val="clear" w:color="auto" w:fill="F2F2F2" w:themeFill="background1" w:themeFillShade="F2"/>
      </w:pPr>
      <w:bookmarkStart w:id="487" w:name="_7792b72241118e20e7d77f23ef5f8f29"/>
      <w:r>
        <w:t>0001</w:t>
      </w:r>
      <w:bookmarkEnd w:id="487"/>
      <w:r w:rsidR="004428B3">
        <w:t>2</w:t>
      </w:r>
      <w:r>
        <w:t xml:space="preserve"> ###R_F_Trailer Light Check_00013### Feature UI</w:t>
      </w:r>
    </w:p>
    <w:p w14:paraId="31750AB8" w14:textId="77777777" w:rsidR="00E11189" w:rsidRDefault="00E11189" w:rsidP="00E11189">
      <w:pPr>
        <w:rPr>
          <w:rFonts w:cs="Arial"/>
        </w:rPr>
      </w:pPr>
      <w:r>
        <w:rPr>
          <w:rFonts w:cs="Arial"/>
        </w:rPr>
        <w:t>The Trailer Light Check feature shall have a dedicated user interface screen on the in-vehicle and remote app displays</w:t>
      </w:r>
    </w:p>
    <w:p w14:paraId="7228FF18" w14:textId="77777777"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253"/>
        <w:gridCol w:w="990"/>
        <w:gridCol w:w="1260"/>
        <w:gridCol w:w="1800"/>
        <w:gridCol w:w="2790"/>
      </w:tblGrid>
      <w:tr w:rsidR="004428B3" w:rsidRPr="00B3499B" w14:paraId="5D3ADED2"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1BB4B" w14:textId="71DB4CC1" w:rsidR="004428B3" w:rsidRPr="00B3499B" w:rsidRDefault="004428B3"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12</w:t>
            </w:r>
          </w:p>
        </w:tc>
      </w:tr>
      <w:tr w:rsidR="004428B3" w:rsidRPr="00B3499B" w14:paraId="1475D81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30F6F" w14:textId="77777777" w:rsidR="004428B3" w:rsidRPr="00B3499B" w:rsidRDefault="004428B3"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F3EA71" w14:textId="30D0AA65" w:rsidR="004428B3" w:rsidRDefault="00CF5039" w:rsidP="00A05616">
            <w:r w:rsidRPr="00CF5039">
              <w:rPr>
                <w:sz w:val="16"/>
                <w:szCs w:val="16"/>
              </w:rPr>
              <w:t>HMI shall have a dedicated screen for TLC</w:t>
            </w:r>
          </w:p>
        </w:tc>
      </w:tr>
      <w:tr w:rsidR="004428B3" w:rsidRPr="00B3499B" w14:paraId="715F75BD"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EF47BE" w14:textId="77777777" w:rsidR="004428B3" w:rsidRPr="00B3499B" w:rsidRDefault="004428B3"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9FFAA6" w14:textId="2FEB5E01" w:rsidR="004428B3" w:rsidRPr="0069444A" w:rsidRDefault="0069444A" w:rsidP="00A05616">
            <w:pPr>
              <w:rPr>
                <w:sz w:val="16"/>
                <w:szCs w:val="16"/>
              </w:rPr>
            </w:pPr>
            <w:r w:rsidRPr="0069444A">
              <w:rPr>
                <w:sz w:val="16"/>
                <w:szCs w:val="16"/>
              </w:rPr>
              <w:t>Meet</w:t>
            </w:r>
          </w:p>
        </w:tc>
      </w:tr>
      <w:tr w:rsidR="004428B3" w:rsidRPr="00B3499B" w14:paraId="18A2BFB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34BFC8" w14:textId="77777777" w:rsidR="004428B3" w:rsidRPr="00B3499B" w:rsidRDefault="004428B3"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AE453B" w14:textId="7FA1A924" w:rsidR="004428B3" w:rsidRPr="0069444A" w:rsidRDefault="0069444A" w:rsidP="00A05616">
            <w:pPr>
              <w:rPr>
                <w:sz w:val="16"/>
                <w:szCs w:val="16"/>
              </w:rPr>
            </w:pPr>
            <w:r w:rsidRPr="0069444A">
              <w:rPr>
                <w:sz w:val="16"/>
                <w:szCs w:val="16"/>
              </w:rPr>
              <w:t>N/A</w:t>
            </w:r>
          </w:p>
        </w:tc>
      </w:tr>
      <w:tr w:rsidR="004428B3" w:rsidRPr="00B3499B" w14:paraId="66B46BFE"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A20D80" w14:textId="77777777" w:rsidR="004428B3" w:rsidRPr="00B3499B" w:rsidRDefault="004428B3"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ECB38E" w14:textId="69881F60" w:rsidR="004428B3" w:rsidRDefault="005D325C" w:rsidP="00A05616">
            <w:r>
              <w:rPr>
                <w:rFonts w:cs="Arial"/>
                <w:color w:val="000000" w:themeColor="text1"/>
                <w:sz w:val="16"/>
                <w:szCs w:val="14"/>
              </w:rPr>
              <w:t xml:space="preserve">HMI </w:t>
            </w:r>
            <w:r w:rsidR="004428B3" w:rsidRPr="00DC24CD">
              <w:rPr>
                <w:rFonts w:cs="Arial"/>
                <w:color w:val="000000" w:themeColor="text1"/>
                <w:sz w:val="16"/>
                <w:szCs w:val="14"/>
              </w:rPr>
              <w:t>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B11012" w14:textId="77777777" w:rsidR="004428B3" w:rsidRPr="00B3499B" w:rsidRDefault="004428B3"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C2794D" w14:textId="77777777" w:rsidR="004428B3" w:rsidRDefault="004428B3" w:rsidP="00A05616">
            <w:r w:rsidRPr="00DC24CD">
              <w:rPr>
                <w:rFonts w:cs="Arial"/>
                <w:color w:val="000000" w:themeColor="text1"/>
                <w:sz w:val="16"/>
                <w:szCs w:val="14"/>
              </w:rPr>
              <w:t>abatis38</w:t>
            </w:r>
          </w:p>
        </w:tc>
      </w:tr>
      <w:tr w:rsidR="0069444A" w:rsidRPr="00B3499B" w14:paraId="772DD5B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9FD421" w14:textId="77777777" w:rsidR="0069444A" w:rsidRPr="00B3499B" w:rsidRDefault="0069444A" w:rsidP="0069444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99BC32" w14:textId="77777777" w:rsidR="0069444A" w:rsidRPr="00BA227A" w:rsidRDefault="00B701A5" w:rsidP="0069444A">
            <w:pPr>
              <w:rPr>
                <w:rFonts w:cs="Arial"/>
                <w:sz w:val="16"/>
                <w:szCs w:val="16"/>
              </w:rPr>
            </w:pPr>
            <w:hyperlink r:id="rId65" w:history="1">
              <w:r w:rsidR="0069444A"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D5AB91" w14:textId="77777777" w:rsidR="0069444A" w:rsidRPr="00B3499B" w:rsidRDefault="0069444A" w:rsidP="0069444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23DEFA" w14:textId="0957BEDB" w:rsidR="0069444A" w:rsidRDefault="0069444A" w:rsidP="0069444A">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66" w:history="1">
              <w:proofErr w:type="spellStart"/>
              <w:r>
                <w:rPr>
                  <w:rStyle w:val="Hyperlink"/>
                  <w:rFonts w:cs="Arial"/>
                  <w:sz w:val="16"/>
                  <w:szCs w:val="14"/>
                </w:rPr>
                <w:t>VSEM_Link</w:t>
              </w:r>
              <w:proofErr w:type="spellEnd"/>
            </w:hyperlink>
          </w:p>
        </w:tc>
      </w:tr>
      <w:tr w:rsidR="0069444A" w:rsidRPr="00B3499B" w14:paraId="432EDFEB" w14:textId="77777777" w:rsidTr="0069444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6BBBF9" w14:textId="77777777" w:rsidR="0069444A" w:rsidRPr="00B3499B" w:rsidRDefault="0069444A" w:rsidP="0069444A">
            <w:pPr>
              <w:rPr>
                <w:rFonts w:eastAsiaTheme="minorHAnsi" w:cs="Arial"/>
                <w:b/>
                <w:bCs/>
                <w:sz w:val="16"/>
                <w:szCs w:val="14"/>
              </w:rPr>
            </w:pPr>
            <w:r w:rsidRPr="00B3499B">
              <w:rPr>
                <w:rFonts w:cs="Arial"/>
                <w:b/>
                <w:bCs/>
                <w:sz w:val="16"/>
                <w:szCs w:val="14"/>
              </w:rPr>
              <w:t>Type</w:t>
            </w:r>
          </w:p>
        </w:tc>
        <w:tc>
          <w:tcPr>
            <w:tcW w:w="153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16FCD3" w14:textId="49AD8E8C" w:rsidR="0069444A" w:rsidRDefault="0069444A" w:rsidP="0069444A">
            <w:r w:rsidRPr="005C11B8">
              <w:rPr>
                <w:rFonts w:cs="Arial"/>
                <w:color w:val="000000" w:themeColor="text1"/>
                <w:sz w:val="16"/>
                <w:szCs w:val="14"/>
              </w:rPr>
              <w:t>HMI</w:t>
            </w:r>
            <w:r>
              <w:rPr>
                <w:rFonts w:cs="Arial"/>
                <w:color w:val="000000" w:themeColor="text1"/>
                <w:sz w:val="16"/>
                <w:szCs w:val="14"/>
              </w:rPr>
              <w:t xml:space="preserve"> R</w:t>
            </w:r>
            <w:r w:rsidRPr="005C11B8">
              <w:rPr>
                <w:rFonts w:cs="Arial"/>
                <w:color w:val="000000" w:themeColor="text1"/>
                <w:sz w:val="16"/>
                <w:szCs w:val="14"/>
              </w:rPr>
              <w:t>equirement</w:t>
            </w:r>
          </w:p>
        </w:tc>
        <w:tc>
          <w:tcPr>
            <w:tcW w:w="9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DFB6D" w14:textId="77777777" w:rsidR="0069444A" w:rsidRPr="00B3499B" w:rsidRDefault="0069444A" w:rsidP="0069444A">
            <w:pPr>
              <w:rPr>
                <w:rFonts w:cs="Arial"/>
                <w:b/>
                <w:bCs/>
                <w:sz w:val="16"/>
                <w:szCs w:val="14"/>
              </w:rPr>
            </w:pPr>
            <w:r w:rsidRPr="00B3499B">
              <w:rPr>
                <w:rFonts w:cs="Arial"/>
                <w:b/>
                <w:bCs/>
                <w:sz w:val="16"/>
                <w:szCs w:val="14"/>
              </w:rPr>
              <w:t>Priority</w:t>
            </w:r>
          </w:p>
        </w:tc>
        <w:tc>
          <w:tcPr>
            <w:tcW w:w="126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D35717" w14:textId="7675328F" w:rsidR="0069444A" w:rsidRDefault="0069444A" w:rsidP="0069444A">
            <w:r>
              <w:rPr>
                <w:rFonts w:cs="Arial"/>
                <w:color w:val="000000" w:themeColor="text1"/>
                <w:sz w:val="16"/>
                <w:szCs w:val="14"/>
              </w:rPr>
              <w:t>2</w:t>
            </w:r>
            <w:r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C10D09" w14:textId="77777777" w:rsidR="0069444A" w:rsidRPr="00B3499B" w:rsidRDefault="0069444A" w:rsidP="0069444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1DD986" w14:textId="74BDA246" w:rsidR="0069444A" w:rsidRPr="00B3499B" w:rsidRDefault="0069444A" w:rsidP="0069444A">
            <w:pPr>
              <w:ind w:left="141"/>
              <w:rPr>
                <w:rFonts w:cs="Arial"/>
                <w:color w:val="000000" w:themeColor="text1"/>
                <w:sz w:val="16"/>
                <w:szCs w:val="14"/>
              </w:rPr>
            </w:pPr>
            <w:r w:rsidRPr="001323F0">
              <w:rPr>
                <w:rFonts w:cs="Arial"/>
                <w:color w:val="000000" w:themeColor="text1"/>
                <w:sz w:val="16"/>
                <w:szCs w:val="14"/>
              </w:rPr>
              <w:t>Approved</w:t>
            </w:r>
          </w:p>
        </w:tc>
      </w:tr>
      <w:tr w:rsidR="0069444A" w:rsidRPr="00B3499B" w14:paraId="4C09AA47"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51061F" w14:textId="77777777" w:rsidR="0069444A" w:rsidRPr="00B3499B" w:rsidRDefault="00B701A5" w:rsidP="0069444A">
            <w:pPr>
              <w:rPr>
                <w:rFonts w:cs="Arial"/>
                <w:bCs/>
                <w:color w:val="808080" w:themeColor="background1" w:themeShade="80"/>
                <w:sz w:val="16"/>
                <w:szCs w:val="14"/>
              </w:rPr>
            </w:pPr>
            <w:hyperlink r:id="rId67" w:history="1">
              <w:r w:rsidR="0069444A" w:rsidRPr="00B3499B">
                <w:rPr>
                  <w:rStyle w:val="Hyperlink"/>
                  <w:rFonts w:cs="Arial"/>
                  <w:bCs/>
                  <w:sz w:val="16"/>
                  <w:szCs w:val="14"/>
                </w:rPr>
                <w:t>Req. Template</w:t>
              </w:r>
            </w:hyperlink>
            <w:r w:rsidR="0069444A"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64C59A" w14:textId="77777777" w:rsidR="0069444A" w:rsidRPr="00B3499B" w:rsidRDefault="0069444A" w:rsidP="0069444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FD85FA" w14:textId="77777777" w:rsidR="0069444A" w:rsidRPr="00B3499B" w:rsidRDefault="0069444A" w:rsidP="0069444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C05ADD" w14:textId="54E58269" w:rsidR="006D5A3A" w:rsidRDefault="006D5A3A" w:rsidP="009A277F"/>
    <w:p w14:paraId="03C8CA4B" w14:textId="77777777" w:rsidR="00006C98" w:rsidRDefault="00006C98" w:rsidP="009A277F"/>
    <w:p w14:paraId="1976D0FF" w14:textId="77777777" w:rsidR="004428B3" w:rsidRDefault="004428B3" w:rsidP="009A277F"/>
    <w:p w14:paraId="23BA3B19" w14:textId="70627283" w:rsidR="00E11189" w:rsidRPr="0017445F" w:rsidRDefault="00E11189" w:rsidP="00E11189">
      <w:pPr>
        <w:pStyle w:val="RERequirement"/>
        <w:shd w:val="clear" w:color="auto" w:fill="F2F2F2" w:themeFill="background1" w:themeFillShade="F2"/>
      </w:pPr>
      <w:bookmarkStart w:id="488" w:name="_ee1c7dd38ff2071529fea56c90a92105"/>
      <w:r>
        <w:t>0001</w:t>
      </w:r>
      <w:bookmarkEnd w:id="488"/>
      <w:r w:rsidR="00006C98">
        <w:t>3</w:t>
      </w:r>
      <w:r>
        <w:t xml:space="preserve"> ###R_F_Trailer Light Check_00014### Feature feedback upon pre-condition violation</w:t>
      </w:r>
    </w:p>
    <w:p w14:paraId="3A79EA2D" w14:textId="77777777" w:rsidR="00E11189" w:rsidRDefault="00E11189" w:rsidP="00E11189">
      <w:pPr>
        <w:rPr>
          <w:rFonts w:cs="Arial"/>
        </w:rPr>
      </w:pPr>
      <w:r>
        <w:rPr>
          <w:rFonts w:cs="Arial"/>
        </w:rPr>
        <w:t>When the user selects start test and pre-conditions are not met, HMI feedback shall display the pre-condition that was not met:</w:t>
      </w:r>
    </w:p>
    <w:p w14:paraId="6DEB2379" w14:textId="31CD8000" w:rsidR="00D13D8F" w:rsidRPr="00D13D8F" w:rsidRDefault="00D13D8F" w:rsidP="00D13D8F">
      <w:pPr>
        <w:ind w:left="720"/>
        <w:rPr>
          <w:rFonts w:cs="Arial"/>
        </w:rPr>
      </w:pPr>
      <w:r w:rsidRPr="00D13D8F">
        <w:rPr>
          <w:rFonts w:cs="Arial"/>
        </w:rPr>
        <w:t>1.</w:t>
      </w:r>
      <w:r>
        <w:rPr>
          <w:rFonts w:cs="Arial"/>
        </w:rPr>
        <w:t xml:space="preserve"> </w:t>
      </w:r>
      <w:r w:rsidRPr="00D13D8F">
        <w:rPr>
          <w:rFonts w:cs="Arial"/>
        </w:rPr>
        <w:t>Ignition is not in ON or ACC state</w:t>
      </w:r>
    </w:p>
    <w:p w14:paraId="70BCCD9E" w14:textId="0AEEB0AC" w:rsidR="00D13D8F" w:rsidRPr="00D13D8F" w:rsidRDefault="00D13D8F" w:rsidP="00D13D8F">
      <w:pPr>
        <w:ind w:left="720"/>
        <w:rPr>
          <w:rFonts w:cs="Arial"/>
        </w:rPr>
      </w:pPr>
      <w:r w:rsidRPr="00D13D8F">
        <w:rPr>
          <w:rFonts w:cs="Arial"/>
        </w:rPr>
        <w:t>2.</w:t>
      </w:r>
      <w:r>
        <w:rPr>
          <w:rFonts w:cs="Arial"/>
        </w:rPr>
        <w:t xml:space="preserve"> </w:t>
      </w:r>
      <w:r w:rsidRPr="00D13D8F">
        <w:rPr>
          <w:rFonts w:cs="Arial"/>
        </w:rPr>
        <w:t>Engine start required</w:t>
      </w:r>
    </w:p>
    <w:p w14:paraId="16291F8F" w14:textId="6C8888DD" w:rsidR="00D13D8F" w:rsidRPr="00D13D8F" w:rsidRDefault="00D13D8F" w:rsidP="00D13D8F">
      <w:pPr>
        <w:ind w:left="720"/>
        <w:rPr>
          <w:rFonts w:cs="Arial"/>
        </w:rPr>
      </w:pPr>
      <w:r w:rsidRPr="00D13D8F">
        <w:rPr>
          <w:rFonts w:cs="Arial"/>
        </w:rPr>
        <w:t>3.Trailer is not connected</w:t>
      </w:r>
    </w:p>
    <w:p w14:paraId="42AC7FD9" w14:textId="712D4EFE" w:rsidR="00D13D8F" w:rsidRPr="00D13D8F" w:rsidRDefault="00D13D8F" w:rsidP="00D13D8F">
      <w:pPr>
        <w:ind w:left="720"/>
        <w:rPr>
          <w:rFonts w:cs="Arial"/>
        </w:rPr>
      </w:pPr>
      <w:r w:rsidRPr="00D13D8F">
        <w:rPr>
          <w:rFonts w:cs="Arial"/>
        </w:rPr>
        <w:t>4.</w:t>
      </w:r>
      <w:r>
        <w:rPr>
          <w:rFonts w:cs="Arial"/>
        </w:rPr>
        <w:t xml:space="preserve"> </w:t>
      </w:r>
      <w:r w:rsidRPr="00D13D8F">
        <w:rPr>
          <w:rFonts w:cs="Arial"/>
        </w:rPr>
        <w:t>Vehicle is not stationary</w:t>
      </w:r>
    </w:p>
    <w:p w14:paraId="6EB18BEF" w14:textId="1C07C56B" w:rsidR="00D13D8F" w:rsidRPr="00D13D8F" w:rsidRDefault="00D13D8F" w:rsidP="00D13D8F">
      <w:pPr>
        <w:ind w:left="720"/>
        <w:rPr>
          <w:rFonts w:cs="Arial"/>
        </w:rPr>
      </w:pPr>
      <w:r w:rsidRPr="00D13D8F">
        <w:rPr>
          <w:rFonts w:cs="Arial"/>
        </w:rPr>
        <w:t>5.</w:t>
      </w:r>
      <w:r>
        <w:rPr>
          <w:rFonts w:cs="Arial"/>
        </w:rPr>
        <w:t xml:space="preserve"> </w:t>
      </w:r>
      <w:r w:rsidRPr="00D13D8F">
        <w:rPr>
          <w:rFonts w:cs="Arial"/>
        </w:rPr>
        <w:t>Vehicle is not in Park (P)</w:t>
      </w:r>
    </w:p>
    <w:p w14:paraId="569B90F9" w14:textId="412AA4F9" w:rsidR="00E11189" w:rsidRDefault="00D13D8F" w:rsidP="00D13D8F">
      <w:pPr>
        <w:ind w:left="720"/>
        <w:rPr>
          <w:rFonts w:cs="Arial"/>
        </w:rPr>
      </w:pPr>
      <w:r w:rsidRPr="00D13D8F">
        <w:rPr>
          <w:rFonts w:cs="Arial"/>
        </w:rPr>
        <w:t>6.</w:t>
      </w:r>
      <w:r>
        <w:rPr>
          <w:rFonts w:cs="Arial"/>
        </w:rPr>
        <w:t xml:space="preserve"> </w:t>
      </w:r>
      <w:r w:rsidRPr="00D13D8F">
        <w:rPr>
          <w:rFonts w:cs="Arial"/>
        </w:rPr>
        <w:t>Other higher priority features interaction</w:t>
      </w:r>
    </w:p>
    <w:p w14:paraId="6190EF9C" w14:textId="43DF2F5E" w:rsidR="00D13D8F" w:rsidRDefault="00D13D8F" w:rsidP="00D13D8F">
      <w:pPr>
        <w:rPr>
          <w:rFonts w:cs="Arial"/>
        </w:rPr>
      </w:pPr>
    </w:p>
    <w:p w14:paraId="11E6524C" w14:textId="77777777" w:rsidR="00D13D8F" w:rsidRPr="0090473B" w:rsidRDefault="00D13D8F" w:rsidP="00D13D8F">
      <w:pPr>
        <w:rPr>
          <w:rFonts w:cs="Arial"/>
          <w:i/>
          <w:color w:val="000000" w:themeColor="text1"/>
          <w:rPrChange w:id="489" w:author="SM Fairus Hasan" w:date="2020-02-27T16:11:00Z">
            <w:rPr>
              <w:rFonts w:cs="Arial"/>
            </w:rPr>
          </w:rPrChange>
        </w:rPr>
      </w:pPr>
      <w:r w:rsidRPr="0090473B">
        <w:rPr>
          <w:rFonts w:cs="Arial"/>
          <w:i/>
          <w:color w:val="000000" w:themeColor="text1"/>
        </w:rPr>
        <w:t xml:space="preserve">Note: </w:t>
      </w:r>
      <w:r w:rsidRPr="0090473B">
        <w:rPr>
          <w:i/>
          <w:lang w:val="en-AU"/>
        </w:rPr>
        <w:t>Trailer Connection as a precondition for TLC is</w:t>
      </w:r>
      <w:r>
        <w:rPr>
          <w:i/>
          <w:lang w:val="en-AU"/>
        </w:rPr>
        <w:t xml:space="preserve"> not required </w:t>
      </w:r>
      <w:r w:rsidRPr="0090473B">
        <w:rPr>
          <w:i/>
          <w:lang w:val="en-AU"/>
        </w:rPr>
        <w:t>for P702/P703/U704</w:t>
      </w:r>
      <w:r>
        <w:rPr>
          <w:i/>
          <w:lang w:val="en-AU"/>
        </w:rPr>
        <w:t xml:space="preserve"> MY21 at JOB 1</w:t>
      </w:r>
      <w:r w:rsidRPr="0090473B">
        <w:rPr>
          <w:i/>
          <w:lang w:val="en-AU"/>
        </w:rPr>
        <w:t>.</w:t>
      </w:r>
    </w:p>
    <w:p w14:paraId="6428F25A" w14:textId="77777777" w:rsidR="00D13D8F" w:rsidRDefault="00D13D8F" w:rsidP="00D13D8F">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006C98" w:rsidRPr="00B3499B" w14:paraId="6C29760A"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05520C" w14:textId="0F2CD358" w:rsidR="00006C98" w:rsidRPr="00B3499B" w:rsidRDefault="00006C98"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13</w:t>
            </w:r>
          </w:p>
        </w:tc>
      </w:tr>
      <w:tr w:rsidR="00931ABF" w:rsidRPr="00B3499B" w14:paraId="31EDB46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DA25C1D" w14:textId="77777777" w:rsidR="00931ABF" w:rsidRPr="00B3499B" w:rsidRDefault="00931ABF" w:rsidP="00931ABF">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B48F64" w14:textId="105E8EFF" w:rsidR="00931ABF" w:rsidRDefault="00931ABF" w:rsidP="00931ABF">
            <w:r w:rsidRPr="001034FC">
              <w:rPr>
                <w:sz w:val="16"/>
                <w:szCs w:val="16"/>
              </w:rPr>
              <w:t>HMI shall indicate to the user the specific precondition that was not met</w:t>
            </w:r>
          </w:p>
        </w:tc>
      </w:tr>
      <w:tr w:rsidR="00931ABF" w:rsidRPr="00B3499B" w14:paraId="55D9F946"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F0C1F" w14:textId="77777777" w:rsidR="00931ABF" w:rsidRPr="00B3499B" w:rsidRDefault="00931ABF" w:rsidP="00931ABF">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F0AAEC" w14:textId="7266A7BC" w:rsidR="00931ABF" w:rsidRDefault="00931ABF" w:rsidP="00931ABF">
            <w:r w:rsidRPr="00931ABF">
              <w:rPr>
                <w:sz w:val="16"/>
                <w:szCs w:val="16"/>
              </w:rPr>
              <w:t>Meet</w:t>
            </w:r>
          </w:p>
        </w:tc>
      </w:tr>
      <w:tr w:rsidR="00931ABF" w:rsidRPr="00B3499B" w14:paraId="5961B2A9"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3CCE98" w14:textId="77777777" w:rsidR="00931ABF" w:rsidRPr="00B3499B" w:rsidRDefault="00931ABF" w:rsidP="00931ABF">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CE60BC" w14:textId="736F6B50" w:rsidR="00931ABF" w:rsidRDefault="00931ABF" w:rsidP="00931ABF">
            <w:r w:rsidRPr="00931ABF">
              <w:rPr>
                <w:sz w:val="16"/>
                <w:szCs w:val="16"/>
              </w:rPr>
              <w:t>N/A</w:t>
            </w:r>
          </w:p>
        </w:tc>
      </w:tr>
      <w:tr w:rsidR="00931ABF" w:rsidRPr="00B3499B" w14:paraId="065C2AB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FD73D" w14:textId="77777777" w:rsidR="00931ABF" w:rsidRPr="00B3499B" w:rsidRDefault="00931ABF" w:rsidP="00931ABF">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0EA78" w14:textId="266D2F97" w:rsidR="00931ABF" w:rsidRDefault="00931ABF" w:rsidP="00931ABF">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EFD6FD" w14:textId="77777777" w:rsidR="00931ABF" w:rsidRPr="00B3499B" w:rsidRDefault="00931ABF" w:rsidP="00931ABF">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1174FC5" w14:textId="77777777" w:rsidR="00931ABF" w:rsidRDefault="00931ABF" w:rsidP="00931ABF">
            <w:r w:rsidRPr="00DC24CD">
              <w:rPr>
                <w:rFonts w:cs="Arial"/>
                <w:color w:val="000000" w:themeColor="text1"/>
                <w:sz w:val="16"/>
                <w:szCs w:val="14"/>
              </w:rPr>
              <w:t>abatis38</w:t>
            </w:r>
          </w:p>
        </w:tc>
      </w:tr>
      <w:tr w:rsidR="00931ABF" w:rsidRPr="00B3499B" w14:paraId="6A3A0CF8"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DE478E" w14:textId="77777777" w:rsidR="00931ABF" w:rsidRPr="00B3499B" w:rsidRDefault="00931ABF" w:rsidP="00931ABF">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6BCD1B" w14:textId="77777777" w:rsidR="00931ABF" w:rsidRPr="00BA227A" w:rsidRDefault="00B701A5" w:rsidP="00931ABF">
            <w:pPr>
              <w:rPr>
                <w:rFonts w:cs="Arial"/>
                <w:sz w:val="16"/>
                <w:szCs w:val="16"/>
              </w:rPr>
            </w:pPr>
            <w:hyperlink r:id="rId68" w:history="1">
              <w:r w:rsidR="00931ABF"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A85955" w14:textId="77777777" w:rsidR="00931ABF" w:rsidRPr="00B3499B" w:rsidRDefault="00931ABF" w:rsidP="00931ABF">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77C12A" w14:textId="3F4AE5F1" w:rsidR="00931ABF" w:rsidRDefault="00931ABF" w:rsidP="00931ABF">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69" w:history="1">
              <w:proofErr w:type="spellStart"/>
              <w:r>
                <w:rPr>
                  <w:rStyle w:val="Hyperlink"/>
                  <w:rFonts w:cs="Arial"/>
                  <w:sz w:val="16"/>
                  <w:szCs w:val="14"/>
                </w:rPr>
                <w:t>VSEM_Link</w:t>
              </w:r>
              <w:proofErr w:type="spellEnd"/>
            </w:hyperlink>
          </w:p>
        </w:tc>
      </w:tr>
      <w:tr w:rsidR="00931ABF" w:rsidRPr="00B3499B" w14:paraId="699AAC6C"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108672" w14:textId="77777777" w:rsidR="00931ABF" w:rsidRPr="00B3499B" w:rsidRDefault="00931ABF" w:rsidP="00931ABF">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02AE7D" w14:textId="0EA3F2C1" w:rsidR="00931ABF" w:rsidRDefault="00931ABF" w:rsidP="00931ABF">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ECBA8A" w14:textId="77777777" w:rsidR="00931ABF" w:rsidRPr="00B3499B" w:rsidRDefault="00931ABF" w:rsidP="00931ABF">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BD24C2" w14:textId="77777777" w:rsidR="00931ABF" w:rsidRDefault="00931ABF" w:rsidP="00931ABF">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9382495" w14:textId="77777777" w:rsidR="00931ABF" w:rsidRPr="00B3499B" w:rsidRDefault="00931ABF" w:rsidP="00931ABF">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E03694" w14:textId="0B04C124" w:rsidR="00931ABF" w:rsidRPr="00B3499B" w:rsidRDefault="00931ABF" w:rsidP="00931ABF">
            <w:pPr>
              <w:ind w:left="141"/>
              <w:rPr>
                <w:rFonts w:cs="Arial"/>
                <w:color w:val="000000" w:themeColor="text1"/>
                <w:sz w:val="16"/>
                <w:szCs w:val="14"/>
              </w:rPr>
            </w:pPr>
            <w:r w:rsidRPr="001323F0">
              <w:rPr>
                <w:rFonts w:cs="Arial"/>
                <w:color w:val="000000" w:themeColor="text1"/>
                <w:sz w:val="16"/>
                <w:szCs w:val="14"/>
              </w:rPr>
              <w:t>Approved</w:t>
            </w:r>
          </w:p>
        </w:tc>
      </w:tr>
      <w:tr w:rsidR="00931ABF" w:rsidRPr="00B3499B" w14:paraId="74436DD1"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DD59136" w14:textId="77777777" w:rsidR="00931ABF" w:rsidRPr="00B3499B" w:rsidRDefault="00B701A5" w:rsidP="00931ABF">
            <w:pPr>
              <w:rPr>
                <w:rFonts w:cs="Arial"/>
                <w:bCs/>
                <w:color w:val="808080" w:themeColor="background1" w:themeShade="80"/>
                <w:sz w:val="16"/>
                <w:szCs w:val="14"/>
              </w:rPr>
            </w:pPr>
            <w:hyperlink r:id="rId70" w:history="1">
              <w:r w:rsidR="00931ABF" w:rsidRPr="00B3499B">
                <w:rPr>
                  <w:rStyle w:val="Hyperlink"/>
                  <w:rFonts w:cs="Arial"/>
                  <w:bCs/>
                  <w:sz w:val="16"/>
                  <w:szCs w:val="14"/>
                </w:rPr>
                <w:t>Req. Template</w:t>
              </w:r>
            </w:hyperlink>
            <w:r w:rsidR="00931ABF"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30A6A0" w14:textId="77777777" w:rsidR="00931ABF" w:rsidRPr="00B3499B" w:rsidRDefault="00931ABF" w:rsidP="00931ABF">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751215" w14:textId="77777777" w:rsidR="00931ABF" w:rsidRPr="00B3499B" w:rsidRDefault="00931ABF" w:rsidP="00931ABF">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9BF20D" w14:textId="77777777" w:rsidR="006D5A3A" w:rsidRDefault="006D5A3A" w:rsidP="009A277F"/>
    <w:p w14:paraId="34A1DCA0" w14:textId="1ACA1280" w:rsidR="00E11189" w:rsidRPr="0017445F" w:rsidRDefault="00E11189" w:rsidP="00E11189">
      <w:pPr>
        <w:pStyle w:val="RERequirement"/>
        <w:shd w:val="clear" w:color="auto" w:fill="F2F2F2" w:themeFill="background1" w:themeFillShade="F2"/>
      </w:pPr>
      <w:bookmarkStart w:id="490" w:name="_a60406b693fbdbe456b952f4d0649274"/>
      <w:r>
        <w:t>0001</w:t>
      </w:r>
      <w:bookmarkEnd w:id="490"/>
      <w:r w:rsidR="00B653DF">
        <w:t>4</w:t>
      </w:r>
      <w:r>
        <w:t xml:space="preserve"> ###R_F_Trailer Light Check_00015### Feature feedback upon Start/Stop command</w:t>
      </w:r>
    </w:p>
    <w:p w14:paraId="4099C25D" w14:textId="77777777" w:rsidR="00E11189" w:rsidRDefault="00E11189" w:rsidP="00E11189">
      <w:pPr>
        <w:rPr>
          <w:rFonts w:cs="Arial"/>
        </w:rPr>
      </w:pPr>
      <w:r>
        <w:rPr>
          <w:rFonts w:cs="Arial"/>
        </w:rPr>
        <w:t xml:space="preserve">When the user presses the Trailer Light Check </w:t>
      </w:r>
      <w:proofErr w:type="gramStart"/>
      <w:r>
        <w:rPr>
          <w:rFonts w:cs="Arial"/>
        </w:rPr>
        <w:t>feature</w:t>
      </w:r>
      <w:proofErr w:type="gramEnd"/>
      <w:r>
        <w:rPr>
          <w:rFonts w:cs="Arial"/>
        </w:rPr>
        <w:t xml:space="preserve"> Start or Stop control element on in-vehicle UI or remote app, HMI shall behave as follows:</w:t>
      </w:r>
    </w:p>
    <w:p w14:paraId="65C23443" w14:textId="77777777" w:rsidR="00E11189" w:rsidRDefault="00E11189" w:rsidP="00D13D8F">
      <w:pPr>
        <w:ind w:firstLine="720"/>
        <w:rPr>
          <w:rFonts w:cs="Arial"/>
        </w:rPr>
      </w:pPr>
      <w:r>
        <w:rPr>
          <w:rFonts w:cs="Arial"/>
        </w:rPr>
        <w:t>1. Upon a valid Start test command, the Start test control element will no longer be selectable and Stop test control element will be selectable</w:t>
      </w:r>
    </w:p>
    <w:p w14:paraId="6D45F9E9" w14:textId="10F5165A" w:rsidR="00E11189" w:rsidRDefault="00E11189" w:rsidP="00D13D8F">
      <w:pPr>
        <w:ind w:firstLine="720"/>
        <w:rPr>
          <w:rFonts w:cs="Arial"/>
        </w:rPr>
      </w:pPr>
      <w:r>
        <w:rPr>
          <w:rFonts w:cs="Arial"/>
        </w:rPr>
        <w:t>2. Upon a valid Stop test command, the Stop test control element will no longer be selectable and Start test</w:t>
      </w:r>
      <w:r w:rsidR="00D13D8F">
        <w:rPr>
          <w:rFonts w:cs="Arial"/>
        </w:rPr>
        <w:t xml:space="preserve"> </w:t>
      </w:r>
      <w:r>
        <w:rPr>
          <w:rFonts w:cs="Arial"/>
        </w:rPr>
        <w:t>control element will be selectable</w:t>
      </w:r>
    </w:p>
    <w:p w14:paraId="30915429" w14:textId="7AFF2F05"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A77335" w:rsidRPr="00B3499B" w14:paraId="2D968E52"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727244" w14:textId="1D352F14" w:rsidR="00A77335" w:rsidRPr="00B3499B" w:rsidRDefault="00A77335"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14</w:t>
            </w:r>
          </w:p>
        </w:tc>
      </w:tr>
      <w:tr w:rsidR="00A77335" w:rsidRPr="00B3499B" w14:paraId="4646E011"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E9DAF" w14:textId="77777777" w:rsidR="00A77335" w:rsidRPr="00B3499B" w:rsidRDefault="00A77335" w:rsidP="00A05616">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53F767" w14:textId="31FE494A" w:rsidR="00A77335" w:rsidRDefault="004514EC" w:rsidP="00A05616">
            <w:r w:rsidRPr="0012117F">
              <w:rPr>
                <w:sz w:val="16"/>
                <w:szCs w:val="16"/>
              </w:rPr>
              <w:t xml:space="preserve">HMI shall </w:t>
            </w:r>
            <w:r w:rsidR="00C55EE9" w:rsidRPr="0012117F">
              <w:rPr>
                <w:sz w:val="16"/>
                <w:szCs w:val="16"/>
              </w:rPr>
              <w:t>interchange between start and stop b</w:t>
            </w:r>
            <w:r w:rsidR="0012117F" w:rsidRPr="0012117F">
              <w:rPr>
                <w:sz w:val="16"/>
                <w:szCs w:val="16"/>
              </w:rPr>
              <w:t>utton</w:t>
            </w:r>
          </w:p>
        </w:tc>
      </w:tr>
      <w:tr w:rsidR="00A77335" w:rsidRPr="00B3499B" w14:paraId="124E8EF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0EC81D" w14:textId="77777777" w:rsidR="00A77335" w:rsidRPr="00B3499B" w:rsidRDefault="00A77335" w:rsidP="00A05616">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1FD581" w14:textId="2F277DDD" w:rsidR="00A77335" w:rsidRDefault="00C502A6" w:rsidP="00A05616">
            <w:r w:rsidRPr="00C502A6">
              <w:rPr>
                <w:sz w:val="16"/>
                <w:szCs w:val="16"/>
              </w:rPr>
              <w:t>Meet</w:t>
            </w:r>
          </w:p>
        </w:tc>
      </w:tr>
      <w:tr w:rsidR="00A77335" w:rsidRPr="00B3499B" w14:paraId="525B882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CEFF5A" w14:textId="77777777" w:rsidR="00A77335" w:rsidRPr="00B3499B" w:rsidRDefault="00A77335" w:rsidP="00A05616">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27224C" w14:textId="0C08464C" w:rsidR="00A77335" w:rsidRDefault="00C502A6" w:rsidP="00A05616">
            <w:r w:rsidRPr="00C502A6">
              <w:rPr>
                <w:sz w:val="16"/>
                <w:szCs w:val="16"/>
              </w:rPr>
              <w:t>N/A</w:t>
            </w:r>
          </w:p>
        </w:tc>
      </w:tr>
      <w:tr w:rsidR="00A77335" w:rsidRPr="00B3499B" w14:paraId="510C4D8E"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8382D6" w14:textId="77777777" w:rsidR="00A77335" w:rsidRPr="00B3499B" w:rsidRDefault="00A77335" w:rsidP="00A05616">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3EFB78" w14:textId="527AC5E1" w:rsidR="00A77335" w:rsidRDefault="00A77335" w:rsidP="00A05616">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421F7C" w14:textId="77777777" w:rsidR="00A77335" w:rsidRPr="00B3499B" w:rsidRDefault="00A77335" w:rsidP="00A05616">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E994F" w14:textId="77777777" w:rsidR="00A77335" w:rsidRDefault="00A77335" w:rsidP="00A05616">
            <w:r w:rsidRPr="00DC24CD">
              <w:rPr>
                <w:rFonts w:cs="Arial"/>
                <w:color w:val="000000" w:themeColor="text1"/>
                <w:sz w:val="16"/>
                <w:szCs w:val="14"/>
              </w:rPr>
              <w:t>abatis38</w:t>
            </w:r>
          </w:p>
        </w:tc>
      </w:tr>
      <w:tr w:rsidR="00C502A6" w:rsidRPr="00B3499B" w14:paraId="7953A4C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822F7" w14:textId="77777777" w:rsidR="00C502A6" w:rsidRPr="00B3499B" w:rsidRDefault="00C502A6" w:rsidP="00C502A6">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324A87" w14:textId="77777777" w:rsidR="00C502A6" w:rsidRPr="00BA227A" w:rsidRDefault="00B701A5" w:rsidP="00C502A6">
            <w:pPr>
              <w:rPr>
                <w:rFonts w:cs="Arial"/>
                <w:sz w:val="16"/>
                <w:szCs w:val="16"/>
              </w:rPr>
            </w:pPr>
            <w:hyperlink r:id="rId71" w:history="1">
              <w:r w:rsidR="00C502A6"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61ECFE" w14:textId="77777777" w:rsidR="00C502A6" w:rsidRPr="00B3499B" w:rsidRDefault="00C502A6" w:rsidP="00C502A6">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CD9ED8" w14:textId="58FB90FF" w:rsidR="00C502A6" w:rsidRDefault="00C502A6" w:rsidP="00C502A6">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72" w:history="1">
              <w:proofErr w:type="spellStart"/>
              <w:r>
                <w:rPr>
                  <w:rStyle w:val="Hyperlink"/>
                  <w:rFonts w:cs="Arial"/>
                  <w:sz w:val="16"/>
                  <w:szCs w:val="14"/>
                </w:rPr>
                <w:t>VSEM_Link</w:t>
              </w:r>
              <w:proofErr w:type="spellEnd"/>
            </w:hyperlink>
          </w:p>
        </w:tc>
      </w:tr>
      <w:tr w:rsidR="00C502A6" w:rsidRPr="00B3499B" w14:paraId="216AA246"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44340" w14:textId="77777777" w:rsidR="00C502A6" w:rsidRPr="00B3499B" w:rsidRDefault="00C502A6" w:rsidP="00C502A6">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F4BE80" w14:textId="4DA3F775" w:rsidR="00C502A6" w:rsidRDefault="00C502A6" w:rsidP="00C502A6">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33CFC95" w14:textId="77777777" w:rsidR="00C502A6" w:rsidRPr="00B3499B" w:rsidRDefault="00C502A6" w:rsidP="00C502A6">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B2AFED" w14:textId="77777777" w:rsidR="00C502A6" w:rsidRDefault="00C502A6" w:rsidP="00C502A6">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3140219" w14:textId="77777777" w:rsidR="00C502A6" w:rsidRPr="00B3499B" w:rsidRDefault="00C502A6" w:rsidP="00C502A6">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A13B3F" w14:textId="73168CBB" w:rsidR="00C502A6" w:rsidRPr="00B3499B" w:rsidRDefault="00C502A6" w:rsidP="00C502A6">
            <w:pPr>
              <w:ind w:left="141"/>
              <w:rPr>
                <w:rFonts w:cs="Arial"/>
                <w:color w:val="000000" w:themeColor="text1"/>
                <w:sz w:val="16"/>
                <w:szCs w:val="14"/>
              </w:rPr>
            </w:pPr>
            <w:r w:rsidRPr="001323F0">
              <w:rPr>
                <w:rFonts w:cs="Arial"/>
                <w:color w:val="000000" w:themeColor="text1"/>
                <w:sz w:val="16"/>
                <w:szCs w:val="14"/>
              </w:rPr>
              <w:t>Approved</w:t>
            </w:r>
          </w:p>
        </w:tc>
      </w:tr>
      <w:tr w:rsidR="00C502A6" w:rsidRPr="00B3499B" w14:paraId="6200F14E"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E02EBA" w14:textId="77777777" w:rsidR="00C502A6" w:rsidRPr="00B3499B" w:rsidRDefault="00B701A5" w:rsidP="00C502A6">
            <w:pPr>
              <w:rPr>
                <w:rFonts w:cs="Arial"/>
                <w:bCs/>
                <w:color w:val="808080" w:themeColor="background1" w:themeShade="80"/>
                <w:sz w:val="16"/>
                <w:szCs w:val="14"/>
              </w:rPr>
            </w:pPr>
            <w:hyperlink r:id="rId73" w:history="1">
              <w:r w:rsidR="00C502A6" w:rsidRPr="00B3499B">
                <w:rPr>
                  <w:rStyle w:val="Hyperlink"/>
                  <w:rFonts w:cs="Arial"/>
                  <w:bCs/>
                  <w:sz w:val="16"/>
                  <w:szCs w:val="14"/>
                </w:rPr>
                <w:t>Req. Template</w:t>
              </w:r>
            </w:hyperlink>
            <w:r w:rsidR="00C502A6"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6D45A3" w14:textId="77777777" w:rsidR="00C502A6" w:rsidRPr="00B3499B" w:rsidRDefault="00C502A6" w:rsidP="00C502A6">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1558EB" w14:textId="77777777" w:rsidR="00C502A6" w:rsidRPr="00B3499B" w:rsidRDefault="00C502A6" w:rsidP="00C502A6">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ABBD51E" w14:textId="77777777" w:rsidR="00A77335" w:rsidRDefault="00A77335" w:rsidP="00E11189">
      <w:pPr>
        <w:rPr>
          <w:rFonts w:cs="Arial"/>
        </w:rPr>
      </w:pPr>
    </w:p>
    <w:p w14:paraId="292C3536" w14:textId="73744F0D" w:rsidR="006D5A3A" w:rsidRDefault="006D5A3A" w:rsidP="009A277F"/>
    <w:p w14:paraId="50099F08" w14:textId="77777777" w:rsidR="0012117F" w:rsidRDefault="0012117F" w:rsidP="009A277F"/>
    <w:p w14:paraId="1E354287" w14:textId="7C45F926" w:rsidR="00DC44A1" w:rsidRDefault="00DC44A1" w:rsidP="009A277F"/>
    <w:p w14:paraId="23742B48" w14:textId="77777777" w:rsidR="00DC44A1" w:rsidRDefault="00DC44A1" w:rsidP="009A277F"/>
    <w:p w14:paraId="20022BDD" w14:textId="591ED079" w:rsidR="00E11189" w:rsidRPr="0017445F" w:rsidRDefault="00E11189" w:rsidP="00E11189">
      <w:pPr>
        <w:pStyle w:val="RERequirement"/>
        <w:shd w:val="clear" w:color="auto" w:fill="F2F2F2" w:themeFill="background1" w:themeFillShade="F2"/>
      </w:pPr>
      <w:bookmarkStart w:id="491" w:name="_165e6e7000aed16e348073f25fa77d9a"/>
      <w:r>
        <w:lastRenderedPageBreak/>
        <w:t>0001</w:t>
      </w:r>
      <w:bookmarkEnd w:id="491"/>
      <w:r w:rsidR="00B653DF">
        <w:t>5</w:t>
      </w:r>
      <w:r>
        <w:t xml:space="preserve"> ###R_F_Trailer Light Check_00016### Feature feedback upon pre-condition</w:t>
      </w:r>
    </w:p>
    <w:p w14:paraId="0E598F8F" w14:textId="77777777" w:rsidR="00E11189" w:rsidRDefault="00E11189" w:rsidP="00E11189">
      <w:pPr>
        <w:rPr>
          <w:rFonts w:cs="Arial"/>
        </w:rPr>
      </w:pPr>
      <w:r>
        <w:rPr>
          <w:rFonts w:cs="Arial"/>
        </w:rPr>
        <w:t>When the user selects start test and pre-conditions are not met, HMI feedback shall display the pre-condition that was not met:</w:t>
      </w:r>
    </w:p>
    <w:p w14:paraId="1CE5255C" w14:textId="77777777" w:rsidR="00E11189" w:rsidRDefault="00E11189" w:rsidP="00E11189">
      <w:pPr>
        <w:rPr>
          <w:rFonts w:cs="Arial"/>
        </w:rPr>
      </w:pPr>
    </w:p>
    <w:p w14:paraId="39D1978E" w14:textId="4B061863"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253"/>
        <w:gridCol w:w="900"/>
        <w:gridCol w:w="1350"/>
        <w:gridCol w:w="1800"/>
        <w:gridCol w:w="2790"/>
      </w:tblGrid>
      <w:tr w:rsidR="00A77335" w:rsidRPr="00B3499B" w14:paraId="47C0ECEA"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30B5F2" w14:textId="26BED543" w:rsidR="00A77335" w:rsidRPr="00B3499B" w:rsidRDefault="00A77335"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15</w:t>
            </w:r>
          </w:p>
        </w:tc>
      </w:tr>
      <w:tr w:rsidR="00566639" w:rsidRPr="00B3499B" w14:paraId="7F6293B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DAB58" w14:textId="77777777" w:rsidR="00566639" w:rsidRPr="00B3499B" w:rsidRDefault="00566639" w:rsidP="00566639">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B31CBE" w14:textId="71C4A8B7" w:rsidR="00566639" w:rsidRDefault="00566639" w:rsidP="00566639">
            <w:r w:rsidRPr="001034FC">
              <w:rPr>
                <w:sz w:val="16"/>
                <w:szCs w:val="16"/>
              </w:rPr>
              <w:t>HMI shall indicate to the user the specific precondition that was not met</w:t>
            </w:r>
          </w:p>
        </w:tc>
      </w:tr>
      <w:tr w:rsidR="00566639" w:rsidRPr="00B3499B" w14:paraId="3585C00C"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C8D215" w14:textId="77777777" w:rsidR="00566639" w:rsidRPr="00B3499B" w:rsidRDefault="00566639" w:rsidP="00566639">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A302EF1" w14:textId="2572D5DA" w:rsidR="00566639" w:rsidRPr="00AE4F07" w:rsidRDefault="00566639" w:rsidP="00566639">
            <w:pPr>
              <w:rPr>
                <w:sz w:val="16"/>
                <w:szCs w:val="16"/>
              </w:rPr>
            </w:pPr>
            <w:r w:rsidRPr="00AE4F07">
              <w:rPr>
                <w:sz w:val="16"/>
                <w:szCs w:val="16"/>
              </w:rPr>
              <w:t>Meet</w:t>
            </w:r>
          </w:p>
        </w:tc>
      </w:tr>
      <w:tr w:rsidR="00566639" w:rsidRPr="00B3499B" w14:paraId="1FE5C10B"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566CC" w14:textId="77777777" w:rsidR="00566639" w:rsidRPr="00B3499B" w:rsidRDefault="00566639" w:rsidP="00566639">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5832B" w14:textId="5943E91F" w:rsidR="00566639" w:rsidRPr="00AE4F07" w:rsidRDefault="00566639" w:rsidP="00566639">
            <w:pPr>
              <w:rPr>
                <w:sz w:val="16"/>
                <w:szCs w:val="16"/>
              </w:rPr>
            </w:pPr>
            <w:r w:rsidRPr="00AE4F07">
              <w:rPr>
                <w:sz w:val="16"/>
                <w:szCs w:val="16"/>
              </w:rPr>
              <w:t>N/A</w:t>
            </w:r>
          </w:p>
        </w:tc>
      </w:tr>
      <w:tr w:rsidR="00566639" w:rsidRPr="00B3499B" w14:paraId="7788B40C"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B9438" w14:textId="77777777" w:rsidR="00566639" w:rsidRPr="00B3499B" w:rsidRDefault="00566639" w:rsidP="00566639">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E1FE49" w14:textId="32E69D27" w:rsidR="00566639" w:rsidRDefault="00566639" w:rsidP="00566639">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E51D78" w14:textId="77777777" w:rsidR="00566639" w:rsidRPr="00B3499B" w:rsidRDefault="00566639" w:rsidP="00566639">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A87476" w14:textId="77777777" w:rsidR="00566639" w:rsidRDefault="00566639" w:rsidP="00566639">
            <w:r w:rsidRPr="00DC24CD">
              <w:rPr>
                <w:rFonts w:cs="Arial"/>
                <w:color w:val="000000" w:themeColor="text1"/>
                <w:sz w:val="16"/>
                <w:szCs w:val="14"/>
              </w:rPr>
              <w:t>abatis38</w:t>
            </w:r>
          </w:p>
        </w:tc>
      </w:tr>
      <w:tr w:rsidR="00566639" w:rsidRPr="00B3499B" w14:paraId="74E46166"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7020C0" w14:textId="77777777" w:rsidR="00566639" w:rsidRPr="00B3499B" w:rsidRDefault="00566639" w:rsidP="00566639">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A55146" w14:textId="77777777" w:rsidR="00566639" w:rsidRPr="00BA227A" w:rsidRDefault="00B701A5" w:rsidP="00566639">
            <w:pPr>
              <w:rPr>
                <w:rFonts w:cs="Arial"/>
                <w:sz w:val="16"/>
                <w:szCs w:val="16"/>
              </w:rPr>
            </w:pPr>
            <w:hyperlink r:id="rId74" w:history="1">
              <w:r w:rsidR="00566639"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BB703" w14:textId="77777777" w:rsidR="00566639" w:rsidRPr="00B3499B" w:rsidRDefault="00566639" w:rsidP="00566639">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1893A1" w14:textId="718C27C9" w:rsidR="00566639" w:rsidRDefault="00566639" w:rsidP="00566639">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75" w:history="1">
              <w:proofErr w:type="spellStart"/>
              <w:r>
                <w:rPr>
                  <w:rStyle w:val="Hyperlink"/>
                  <w:rFonts w:cs="Arial"/>
                  <w:sz w:val="16"/>
                  <w:szCs w:val="14"/>
                </w:rPr>
                <w:t>VSEM_Link</w:t>
              </w:r>
              <w:proofErr w:type="spellEnd"/>
            </w:hyperlink>
          </w:p>
        </w:tc>
      </w:tr>
      <w:tr w:rsidR="00566639" w:rsidRPr="00B3499B" w14:paraId="22CBDC80" w14:textId="77777777" w:rsidTr="00C3615C">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9850E" w14:textId="77777777" w:rsidR="00566639" w:rsidRPr="00B3499B" w:rsidRDefault="00566639" w:rsidP="00566639">
            <w:pPr>
              <w:rPr>
                <w:rFonts w:eastAsiaTheme="minorHAnsi" w:cs="Arial"/>
                <w:b/>
                <w:bCs/>
                <w:sz w:val="16"/>
                <w:szCs w:val="14"/>
              </w:rPr>
            </w:pPr>
            <w:r w:rsidRPr="00B3499B">
              <w:rPr>
                <w:rFonts w:cs="Arial"/>
                <w:b/>
                <w:bCs/>
                <w:sz w:val="16"/>
                <w:szCs w:val="14"/>
              </w:rPr>
              <w:t>Type</w:t>
            </w:r>
          </w:p>
        </w:tc>
        <w:tc>
          <w:tcPr>
            <w:tcW w:w="153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8F265CA" w14:textId="5DF78FC2" w:rsidR="00566639" w:rsidRDefault="00566639" w:rsidP="00566639">
            <w:r w:rsidRPr="005C11B8">
              <w:rPr>
                <w:rFonts w:cs="Arial"/>
                <w:color w:val="000000" w:themeColor="text1"/>
                <w:sz w:val="16"/>
                <w:szCs w:val="14"/>
              </w:rPr>
              <w:t>HMI</w:t>
            </w:r>
            <w:r>
              <w:rPr>
                <w:rFonts w:cs="Arial"/>
                <w:color w:val="000000" w:themeColor="text1"/>
                <w:sz w:val="16"/>
                <w:szCs w:val="14"/>
              </w:rPr>
              <w:t xml:space="preserve"> R</w:t>
            </w:r>
            <w:r w:rsidRPr="005C11B8">
              <w:rPr>
                <w:rFonts w:cs="Arial"/>
                <w:color w:val="000000" w:themeColor="text1"/>
                <w:sz w:val="16"/>
                <w:szCs w:val="14"/>
              </w:rPr>
              <w:t>equirement</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7F264" w14:textId="77777777" w:rsidR="00566639" w:rsidRPr="00B3499B" w:rsidRDefault="00566639" w:rsidP="00566639">
            <w:pPr>
              <w:rPr>
                <w:rFonts w:cs="Arial"/>
                <w:b/>
                <w:bCs/>
                <w:sz w:val="16"/>
                <w:szCs w:val="14"/>
              </w:rPr>
            </w:pPr>
            <w:r w:rsidRPr="00B3499B">
              <w:rPr>
                <w:rFonts w:cs="Arial"/>
                <w:b/>
                <w:bCs/>
                <w:sz w:val="16"/>
                <w:szCs w:val="14"/>
              </w:rPr>
              <w:t>Priority</w:t>
            </w:r>
          </w:p>
        </w:tc>
        <w:tc>
          <w:tcPr>
            <w:tcW w:w="135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AB169" w14:textId="5A7DC474" w:rsidR="00566639" w:rsidRDefault="00566639" w:rsidP="00566639">
            <w:r>
              <w:rPr>
                <w:rFonts w:cs="Arial"/>
                <w:color w:val="000000" w:themeColor="text1"/>
                <w:sz w:val="16"/>
                <w:szCs w:val="14"/>
              </w:rPr>
              <w:t>2</w:t>
            </w:r>
            <w:r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154BCC6" w14:textId="77777777" w:rsidR="00566639" w:rsidRPr="00B3499B" w:rsidRDefault="00566639" w:rsidP="00566639">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ADAB12D" w14:textId="033D955E" w:rsidR="00566639" w:rsidRPr="00B3499B" w:rsidRDefault="00566639" w:rsidP="00566639">
            <w:pPr>
              <w:rPr>
                <w:rFonts w:cs="Arial"/>
                <w:color w:val="000000" w:themeColor="text1"/>
                <w:sz w:val="16"/>
                <w:szCs w:val="14"/>
              </w:rPr>
            </w:pPr>
            <w:r w:rsidRPr="001323F0">
              <w:rPr>
                <w:rFonts w:cs="Arial"/>
                <w:color w:val="000000" w:themeColor="text1"/>
                <w:sz w:val="16"/>
                <w:szCs w:val="14"/>
              </w:rPr>
              <w:t>Approved</w:t>
            </w:r>
          </w:p>
        </w:tc>
      </w:tr>
      <w:tr w:rsidR="00566639" w:rsidRPr="00B3499B" w14:paraId="09615237"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D6CE9E" w14:textId="77777777" w:rsidR="00566639" w:rsidRPr="00B3499B" w:rsidRDefault="00B701A5" w:rsidP="00566639">
            <w:pPr>
              <w:rPr>
                <w:rFonts w:cs="Arial"/>
                <w:bCs/>
                <w:color w:val="808080" w:themeColor="background1" w:themeShade="80"/>
                <w:sz w:val="16"/>
                <w:szCs w:val="14"/>
              </w:rPr>
            </w:pPr>
            <w:hyperlink r:id="rId76" w:history="1">
              <w:r w:rsidR="00566639" w:rsidRPr="00B3499B">
                <w:rPr>
                  <w:rStyle w:val="Hyperlink"/>
                  <w:rFonts w:cs="Arial"/>
                  <w:bCs/>
                  <w:sz w:val="16"/>
                  <w:szCs w:val="14"/>
                </w:rPr>
                <w:t>Req. Template</w:t>
              </w:r>
            </w:hyperlink>
            <w:r w:rsidR="00566639"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8C13065" w14:textId="77777777" w:rsidR="00566639" w:rsidRPr="00B3499B" w:rsidRDefault="00566639" w:rsidP="00566639">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6A5C3D" w14:textId="77777777" w:rsidR="00566639" w:rsidRPr="00B3499B" w:rsidRDefault="00566639" w:rsidP="00566639">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E26B07" w14:textId="77777777" w:rsidR="00A77335" w:rsidRDefault="00A77335" w:rsidP="00E11189">
      <w:pPr>
        <w:rPr>
          <w:rFonts w:cs="Arial"/>
        </w:rPr>
      </w:pPr>
    </w:p>
    <w:p w14:paraId="1021D13A" w14:textId="7C6447BA" w:rsidR="00A77335" w:rsidRDefault="00A77335" w:rsidP="009A277F"/>
    <w:p w14:paraId="2E20AA79" w14:textId="77777777" w:rsidR="00A77335" w:rsidRDefault="00A77335" w:rsidP="009A277F"/>
    <w:p w14:paraId="1D27EF0E" w14:textId="223E5713" w:rsidR="00E11189" w:rsidRPr="0017445F" w:rsidRDefault="00E11189" w:rsidP="00E11189">
      <w:pPr>
        <w:pStyle w:val="RERequirement"/>
        <w:shd w:val="clear" w:color="auto" w:fill="F2F2F2" w:themeFill="background1" w:themeFillShade="F2"/>
      </w:pPr>
      <w:bookmarkStart w:id="492" w:name="_5fbdf695f28f684c3a40539685a7a0b3"/>
      <w:r>
        <w:t>0001</w:t>
      </w:r>
      <w:bookmarkEnd w:id="492"/>
      <w:r w:rsidR="00A77335">
        <w:t>6</w:t>
      </w:r>
      <w:r>
        <w:t xml:space="preserve"> ###R_F_Trailer Light Check_00017### Trailer not Connected</w:t>
      </w:r>
    </w:p>
    <w:p w14:paraId="200AA8A1" w14:textId="479FC215" w:rsidR="00E11189" w:rsidRDefault="00E11189" w:rsidP="00E11189">
      <w:pPr>
        <w:rPr>
          <w:rFonts w:cs="Arial"/>
        </w:rPr>
      </w:pPr>
      <w:r>
        <w:rPr>
          <w:rFonts w:cs="Arial"/>
        </w:rPr>
        <w:t xml:space="preserve">When the trailer is electrically disconnected with the vehicle after Trailer Light Check feature has been initiated, HMI feedback shall display the error message as like </w:t>
      </w:r>
      <w:proofErr w:type="gramStart"/>
      <w:r>
        <w:rPr>
          <w:rFonts w:cs="Arial"/>
        </w:rPr>
        <w:t xml:space="preserve">below </w:t>
      </w:r>
      <w:r w:rsidR="00084463">
        <w:rPr>
          <w:rFonts w:cs="Arial"/>
        </w:rPr>
        <w:t>:</w:t>
      </w:r>
      <w:proofErr w:type="gramEnd"/>
    </w:p>
    <w:p w14:paraId="53F3F956" w14:textId="77777777" w:rsidR="00E11189" w:rsidRDefault="00E11189" w:rsidP="00E11189">
      <w:pPr>
        <w:rPr>
          <w:rFonts w:cs="Arial"/>
        </w:rPr>
      </w:pPr>
    </w:p>
    <w:p w14:paraId="15CCC1F3" w14:textId="3A69B98A" w:rsidR="00E11189" w:rsidRDefault="00E11189" w:rsidP="00E11189">
      <w:pPr>
        <w:rPr>
          <w:rFonts w:cs="Arial"/>
        </w:rPr>
      </w:pPr>
      <w:r>
        <w:rPr>
          <w:rFonts w:cs="Arial"/>
        </w:rPr>
        <w:t>• Unable to perform Trailer Light Check</w:t>
      </w:r>
      <w:r w:rsidR="00D13D8F">
        <w:rPr>
          <w:rFonts w:cs="Arial"/>
        </w:rPr>
        <w:t xml:space="preserve"> </w:t>
      </w:r>
      <w:r>
        <w:rPr>
          <w:rFonts w:cs="Arial"/>
        </w:rPr>
        <w:t>Trailer is not connected</w:t>
      </w:r>
    </w:p>
    <w:p w14:paraId="6B394EE8" w14:textId="1F27561D"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A77335" w:rsidRPr="00B3499B" w14:paraId="5B71CFFC"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9CE7B4" w14:textId="25183C21" w:rsidR="00A77335" w:rsidRPr="00B3499B" w:rsidRDefault="00A77335"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16</w:t>
            </w:r>
          </w:p>
        </w:tc>
      </w:tr>
      <w:tr w:rsidR="00084463" w:rsidRPr="00B3499B" w14:paraId="184B4AD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44F075" w14:textId="77777777" w:rsidR="00084463" w:rsidRPr="00B3499B" w:rsidRDefault="00084463" w:rsidP="00084463">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C98049" w14:textId="6B93FE36" w:rsidR="00084463" w:rsidRDefault="00084463" w:rsidP="00084463">
            <w:r w:rsidRPr="001034FC">
              <w:rPr>
                <w:sz w:val="16"/>
                <w:szCs w:val="16"/>
              </w:rPr>
              <w:t xml:space="preserve">HMI shall indicate to the user the </w:t>
            </w:r>
            <w:r w:rsidR="00E74B53">
              <w:rPr>
                <w:sz w:val="16"/>
                <w:szCs w:val="16"/>
              </w:rPr>
              <w:t>error message related trailer not connected</w:t>
            </w:r>
          </w:p>
        </w:tc>
      </w:tr>
      <w:tr w:rsidR="00084463" w:rsidRPr="00B3499B" w14:paraId="4F5B709D"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81BC52" w14:textId="77777777" w:rsidR="00084463" w:rsidRPr="00B3499B" w:rsidRDefault="00084463" w:rsidP="00084463">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225673" w14:textId="517B0E22" w:rsidR="00084463" w:rsidRDefault="00084463" w:rsidP="00084463">
            <w:r w:rsidRPr="00AE4F07">
              <w:rPr>
                <w:sz w:val="16"/>
                <w:szCs w:val="16"/>
              </w:rPr>
              <w:t>Meet</w:t>
            </w:r>
          </w:p>
        </w:tc>
      </w:tr>
      <w:tr w:rsidR="00084463" w:rsidRPr="00B3499B" w14:paraId="0BE08C2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FC1406" w14:textId="77777777" w:rsidR="00084463" w:rsidRPr="00B3499B" w:rsidRDefault="00084463" w:rsidP="00084463">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98ED9E" w14:textId="3141743B" w:rsidR="00084463" w:rsidRDefault="00084463" w:rsidP="00084463">
            <w:r w:rsidRPr="00AE4F07">
              <w:rPr>
                <w:sz w:val="16"/>
                <w:szCs w:val="16"/>
              </w:rPr>
              <w:t>N/A</w:t>
            </w:r>
          </w:p>
        </w:tc>
      </w:tr>
      <w:tr w:rsidR="00084463" w:rsidRPr="00B3499B" w14:paraId="604754D5"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6DCF7F" w14:textId="77777777" w:rsidR="00084463" w:rsidRPr="00B3499B" w:rsidRDefault="00084463" w:rsidP="00084463">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E035E" w14:textId="48E8A47E" w:rsidR="00084463" w:rsidRDefault="00084463" w:rsidP="00084463">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940AE2" w14:textId="77777777" w:rsidR="00084463" w:rsidRPr="00B3499B" w:rsidRDefault="00084463" w:rsidP="00084463">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7262DC" w14:textId="77777777" w:rsidR="00084463" w:rsidRDefault="00084463" w:rsidP="00084463">
            <w:r w:rsidRPr="00DC24CD">
              <w:rPr>
                <w:rFonts w:cs="Arial"/>
                <w:color w:val="000000" w:themeColor="text1"/>
                <w:sz w:val="16"/>
                <w:szCs w:val="14"/>
              </w:rPr>
              <w:t>abatis38</w:t>
            </w:r>
          </w:p>
        </w:tc>
      </w:tr>
      <w:tr w:rsidR="00084463" w:rsidRPr="00B3499B" w14:paraId="29EBF32A"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E5116" w14:textId="77777777" w:rsidR="00084463" w:rsidRPr="00B3499B" w:rsidRDefault="00084463" w:rsidP="00084463">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C98D71" w14:textId="77777777" w:rsidR="00084463" w:rsidRPr="00BA227A" w:rsidRDefault="00B701A5" w:rsidP="00084463">
            <w:pPr>
              <w:rPr>
                <w:rFonts w:cs="Arial"/>
                <w:sz w:val="16"/>
                <w:szCs w:val="16"/>
              </w:rPr>
            </w:pPr>
            <w:hyperlink r:id="rId77" w:history="1">
              <w:r w:rsidR="00084463"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843D05E" w14:textId="77777777" w:rsidR="00084463" w:rsidRPr="00B3499B" w:rsidRDefault="00084463" w:rsidP="00084463">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9D4EFC" w14:textId="30CA35BF" w:rsidR="00084463" w:rsidRDefault="00084463" w:rsidP="00084463">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78" w:history="1">
              <w:proofErr w:type="spellStart"/>
              <w:r>
                <w:rPr>
                  <w:rStyle w:val="Hyperlink"/>
                  <w:rFonts w:cs="Arial"/>
                  <w:sz w:val="16"/>
                  <w:szCs w:val="14"/>
                </w:rPr>
                <w:t>VSEM_Link</w:t>
              </w:r>
              <w:proofErr w:type="spellEnd"/>
            </w:hyperlink>
          </w:p>
        </w:tc>
      </w:tr>
      <w:tr w:rsidR="00084463" w:rsidRPr="00B3499B" w14:paraId="45B7AAC2"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DC4F06" w14:textId="77777777" w:rsidR="00084463" w:rsidRPr="00B3499B" w:rsidRDefault="00084463" w:rsidP="00084463">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DD07EEF" w14:textId="75C8990C" w:rsidR="00084463" w:rsidRDefault="00084463" w:rsidP="00084463">
            <w:pPr>
              <w:tabs>
                <w:tab w:val="left" w:pos="698"/>
              </w:tabs>
            </w:pPr>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A263ED" w14:textId="77777777" w:rsidR="00084463" w:rsidRPr="00B3499B" w:rsidRDefault="00084463" w:rsidP="00084463">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E0516B" w14:textId="17A8B7ED" w:rsidR="00084463" w:rsidRDefault="00084463" w:rsidP="00084463">
            <w:r>
              <w:rPr>
                <w:rFonts w:cs="Arial"/>
                <w:color w:val="000000" w:themeColor="text1"/>
                <w:sz w:val="16"/>
                <w:szCs w:val="14"/>
              </w:rPr>
              <w:t>2</w:t>
            </w:r>
            <w:r w:rsidRPr="00DC24CD">
              <w:rPr>
                <w:rFonts w:cs="Arial"/>
                <w:color w:val="000000" w:themeColor="text1"/>
                <w:sz w:val="16"/>
                <w:szCs w:val="14"/>
              </w:rPr>
              <w:t xml:space="preserve"> - </w:t>
            </w:r>
            <w:r>
              <w:rPr>
                <w:rFonts w:cs="Arial"/>
                <w:color w:val="000000" w:themeColor="text1"/>
                <w:sz w:val="16"/>
                <w:szCs w:val="14"/>
              </w:rPr>
              <w:t>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AA032F0" w14:textId="77777777" w:rsidR="00084463" w:rsidRPr="00B3499B" w:rsidRDefault="00084463" w:rsidP="00084463">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CEFC73" w14:textId="562A610C" w:rsidR="00084463" w:rsidRPr="00B3499B" w:rsidRDefault="00084463" w:rsidP="00084463">
            <w:pPr>
              <w:ind w:left="141"/>
              <w:rPr>
                <w:rFonts w:cs="Arial"/>
                <w:color w:val="000000" w:themeColor="text1"/>
                <w:sz w:val="16"/>
                <w:szCs w:val="14"/>
              </w:rPr>
            </w:pPr>
            <w:r w:rsidRPr="001323F0">
              <w:rPr>
                <w:rFonts w:cs="Arial"/>
                <w:color w:val="000000" w:themeColor="text1"/>
                <w:sz w:val="16"/>
                <w:szCs w:val="14"/>
              </w:rPr>
              <w:t>Approved</w:t>
            </w:r>
          </w:p>
        </w:tc>
      </w:tr>
      <w:tr w:rsidR="00084463" w:rsidRPr="00B3499B" w14:paraId="68AC75B5"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21EAC4B" w14:textId="77777777" w:rsidR="00084463" w:rsidRPr="00B3499B" w:rsidRDefault="00B701A5" w:rsidP="00084463">
            <w:pPr>
              <w:rPr>
                <w:rFonts w:cs="Arial"/>
                <w:bCs/>
                <w:color w:val="808080" w:themeColor="background1" w:themeShade="80"/>
                <w:sz w:val="16"/>
                <w:szCs w:val="14"/>
              </w:rPr>
            </w:pPr>
            <w:hyperlink r:id="rId79" w:history="1">
              <w:r w:rsidR="00084463" w:rsidRPr="00B3499B">
                <w:rPr>
                  <w:rStyle w:val="Hyperlink"/>
                  <w:rFonts w:cs="Arial"/>
                  <w:bCs/>
                  <w:sz w:val="16"/>
                  <w:szCs w:val="14"/>
                </w:rPr>
                <w:t>Req. Template</w:t>
              </w:r>
            </w:hyperlink>
            <w:r w:rsidR="0008446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C48E97" w14:textId="77777777" w:rsidR="00084463" w:rsidRPr="00B3499B" w:rsidRDefault="00084463" w:rsidP="0008446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9F0C6C" w14:textId="77777777" w:rsidR="00084463" w:rsidRPr="00B3499B" w:rsidRDefault="00084463" w:rsidP="0008446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1F50AE" w14:textId="77777777" w:rsidR="00A77335" w:rsidRDefault="00A77335" w:rsidP="00E11189">
      <w:pPr>
        <w:rPr>
          <w:rFonts w:cs="Arial"/>
        </w:rPr>
      </w:pPr>
    </w:p>
    <w:p w14:paraId="24CB38FF" w14:textId="77777777" w:rsidR="00D13D8F" w:rsidRDefault="00D13D8F" w:rsidP="009A277F"/>
    <w:p w14:paraId="19800B41" w14:textId="14B5D7E0" w:rsidR="00E11189" w:rsidRPr="0017445F" w:rsidRDefault="00E11189" w:rsidP="00E11189">
      <w:pPr>
        <w:pStyle w:val="RERequirement"/>
        <w:shd w:val="clear" w:color="auto" w:fill="F2F2F2" w:themeFill="background1" w:themeFillShade="F2"/>
      </w:pPr>
      <w:bookmarkStart w:id="493" w:name="_bef1361782771bc2e44a9005a3e1fc7b"/>
      <w:r>
        <w:t>0001</w:t>
      </w:r>
      <w:bookmarkEnd w:id="493"/>
      <w:r w:rsidR="00A77335">
        <w:t>7</w:t>
      </w:r>
      <w:r>
        <w:t xml:space="preserve"> ###R_F_Trailer Light Check_00018### Did lights function properly</w:t>
      </w:r>
    </w:p>
    <w:p w14:paraId="603C7BED" w14:textId="14D0B3BA" w:rsidR="00E11189" w:rsidRDefault="00E11189" w:rsidP="00E11189">
      <w:pPr>
        <w:rPr>
          <w:rFonts w:cs="Arial"/>
        </w:rPr>
      </w:pPr>
      <w:r>
        <w:rPr>
          <w:rFonts w:cs="Arial"/>
        </w:rPr>
        <w:t>After message “Test has completed” or “Test has ended” message has timed out, the feature shall ask the question “Did all trailer lights illuminate properly?” and behave as indicated in Table based on user response:</w:t>
      </w:r>
    </w:p>
    <w:p w14:paraId="0B6B1F99" w14:textId="77777777" w:rsidR="00E11189" w:rsidRDefault="00E11189" w:rsidP="00E11189">
      <w:pPr>
        <w:rPr>
          <w:rFonts w:cs="Arial"/>
        </w:rPr>
      </w:pPr>
    </w:p>
    <w:tbl>
      <w:tblPr>
        <w:tblStyle w:val="TableGrid"/>
        <w:tblW w:w="0" w:type="auto"/>
        <w:tblLook w:val="04A0" w:firstRow="1" w:lastRow="0" w:firstColumn="1" w:lastColumn="0" w:noHBand="0" w:noVBand="1"/>
      </w:tblPr>
      <w:tblGrid>
        <w:gridCol w:w="2875"/>
        <w:gridCol w:w="7297"/>
      </w:tblGrid>
      <w:tr w:rsidR="00A927C4" w:rsidRPr="00FB5797" w14:paraId="15B23A39" w14:textId="77777777" w:rsidTr="006F61F6">
        <w:tc>
          <w:tcPr>
            <w:tcW w:w="2875" w:type="dxa"/>
          </w:tcPr>
          <w:p w14:paraId="4C674318" w14:textId="77777777" w:rsidR="00A927C4" w:rsidRPr="00FB5797" w:rsidRDefault="00A927C4" w:rsidP="006F61F6">
            <w:pPr>
              <w:rPr>
                <w:rFonts w:cs="Arial"/>
                <w:b/>
                <w:color w:val="000000" w:themeColor="text1"/>
                <w:rPrChange w:id="494" w:author="SM Fairus Hasan" w:date="2020-02-27T16:11:00Z">
                  <w:rPr>
                    <w:rFonts w:cs="Arial"/>
                    <w:b/>
                  </w:rPr>
                </w:rPrChange>
              </w:rPr>
            </w:pPr>
            <w:r w:rsidRPr="00FB5797">
              <w:rPr>
                <w:rFonts w:cs="Arial"/>
                <w:b/>
                <w:color w:val="000000" w:themeColor="text1"/>
                <w:rPrChange w:id="495" w:author="SM Fairus Hasan" w:date="2020-02-27T16:11:00Z">
                  <w:rPr>
                    <w:rFonts w:cs="Arial"/>
                    <w:b/>
                  </w:rPr>
                </w:rPrChange>
              </w:rPr>
              <w:t>User response</w:t>
            </w:r>
          </w:p>
        </w:tc>
        <w:tc>
          <w:tcPr>
            <w:tcW w:w="7297" w:type="dxa"/>
          </w:tcPr>
          <w:p w14:paraId="3085BD0C" w14:textId="77777777" w:rsidR="00A927C4" w:rsidRPr="00FB5797" w:rsidRDefault="00A927C4" w:rsidP="006F61F6">
            <w:pPr>
              <w:rPr>
                <w:rFonts w:cs="Arial"/>
                <w:b/>
                <w:color w:val="000000" w:themeColor="text1"/>
                <w:rPrChange w:id="496" w:author="SM Fairus Hasan" w:date="2020-02-27T16:11:00Z">
                  <w:rPr>
                    <w:rFonts w:cs="Arial"/>
                    <w:b/>
                  </w:rPr>
                </w:rPrChange>
              </w:rPr>
            </w:pPr>
            <w:r w:rsidRPr="00FB5797">
              <w:rPr>
                <w:rFonts w:cs="Arial"/>
                <w:b/>
                <w:color w:val="000000" w:themeColor="text1"/>
                <w:rPrChange w:id="497" w:author="SM Fairus Hasan" w:date="2020-02-27T16:11:00Z">
                  <w:rPr>
                    <w:rFonts w:cs="Arial"/>
                    <w:b/>
                  </w:rPr>
                </w:rPrChange>
              </w:rPr>
              <w:t>Behavior</w:t>
            </w:r>
          </w:p>
        </w:tc>
      </w:tr>
      <w:tr w:rsidR="00A927C4" w:rsidRPr="00FB5797" w14:paraId="2019E6E6" w14:textId="77777777" w:rsidTr="006F61F6">
        <w:tc>
          <w:tcPr>
            <w:tcW w:w="2875" w:type="dxa"/>
          </w:tcPr>
          <w:p w14:paraId="71704D68" w14:textId="77777777" w:rsidR="00A927C4" w:rsidRPr="00FB5797" w:rsidRDefault="00A927C4" w:rsidP="006F61F6">
            <w:pPr>
              <w:rPr>
                <w:rFonts w:cs="Arial"/>
                <w:color w:val="000000" w:themeColor="text1"/>
                <w:rPrChange w:id="498" w:author="SM Fairus Hasan" w:date="2020-02-27T16:11:00Z">
                  <w:rPr>
                    <w:rFonts w:cs="Arial"/>
                  </w:rPr>
                </w:rPrChange>
              </w:rPr>
            </w:pPr>
            <w:r w:rsidRPr="00FB5797">
              <w:rPr>
                <w:rFonts w:cs="Arial"/>
                <w:color w:val="000000" w:themeColor="text1"/>
                <w:rPrChange w:id="499" w:author="SM Fairus Hasan" w:date="2020-02-27T16:11:00Z">
                  <w:rPr>
                    <w:rFonts w:cs="Arial"/>
                  </w:rPr>
                </w:rPrChange>
              </w:rPr>
              <w:t>Yes</w:t>
            </w:r>
          </w:p>
        </w:tc>
        <w:tc>
          <w:tcPr>
            <w:tcW w:w="7297" w:type="dxa"/>
          </w:tcPr>
          <w:p w14:paraId="7C569187" w14:textId="77777777" w:rsidR="00A927C4" w:rsidRPr="00FB5797" w:rsidRDefault="00A927C4" w:rsidP="006F61F6">
            <w:pPr>
              <w:rPr>
                <w:rFonts w:cs="Arial"/>
                <w:color w:val="000000" w:themeColor="text1"/>
                <w:rPrChange w:id="500" w:author="SM Fairus Hasan" w:date="2020-02-27T16:11:00Z">
                  <w:rPr>
                    <w:rFonts w:cs="Arial"/>
                  </w:rPr>
                </w:rPrChange>
              </w:rPr>
            </w:pPr>
            <w:r w:rsidRPr="00FB5797">
              <w:rPr>
                <w:rFonts w:cs="Arial"/>
                <w:color w:val="000000" w:themeColor="text1"/>
                <w:rPrChange w:id="501" w:author="SM Fairus Hasan" w:date="2020-02-27T16:11:00Z">
                  <w:rPr>
                    <w:rFonts w:cs="Arial"/>
                  </w:rPr>
                </w:rPrChange>
              </w:rPr>
              <w:t>Exit screen</w:t>
            </w:r>
          </w:p>
        </w:tc>
      </w:tr>
      <w:tr w:rsidR="00A927C4" w:rsidRPr="00FB5797" w14:paraId="68829350" w14:textId="77777777" w:rsidTr="006F61F6">
        <w:tc>
          <w:tcPr>
            <w:tcW w:w="2875" w:type="dxa"/>
          </w:tcPr>
          <w:p w14:paraId="1CBBCCF7" w14:textId="77777777" w:rsidR="00A927C4" w:rsidRPr="00FB5797" w:rsidRDefault="00A927C4" w:rsidP="006F61F6">
            <w:pPr>
              <w:rPr>
                <w:rFonts w:cs="Arial"/>
                <w:color w:val="000000" w:themeColor="text1"/>
                <w:rPrChange w:id="502" w:author="SM Fairus Hasan" w:date="2020-02-27T16:11:00Z">
                  <w:rPr>
                    <w:rFonts w:cs="Arial"/>
                  </w:rPr>
                </w:rPrChange>
              </w:rPr>
            </w:pPr>
            <w:r w:rsidRPr="00FB5797">
              <w:rPr>
                <w:rFonts w:cs="Arial"/>
                <w:color w:val="000000" w:themeColor="text1"/>
                <w:rPrChange w:id="503" w:author="SM Fairus Hasan" w:date="2020-02-27T16:11:00Z">
                  <w:rPr>
                    <w:rFonts w:cs="Arial"/>
                  </w:rPr>
                </w:rPrChange>
              </w:rPr>
              <w:t>No</w:t>
            </w:r>
          </w:p>
        </w:tc>
        <w:tc>
          <w:tcPr>
            <w:tcW w:w="7297" w:type="dxa"/>
          </w:tcPr>
          <w:p w14:paraId="6BB2D72D" w14:textId="77777777" w:rsidR="00A927C4" w:rsidRPr="00FB5797" w:rsidRDefault="00A927C4" w:rsidP="006F61F6">
            <w:pPr>
              <w:rPr>
                <w:rFonts w:cs="Arial"/>
                <w:color w:val="000000" w:themeColor="text1"/>
                <w:rPrChange w:id="504" w:author="SM Fairus Hasan" w:date="2020-02-27T16:11:00Z">
                  <w:rPr>
                    <w:rFonts w:cs="Arial"/>
                  </w:rPr>
                </w:rPrChange>
              </w:rPr>
            </w:pPr>
            <w:r w:rsidRPr="00FB5797">
              <w:rPr>
                <w:rFonts w:cs="Arial"/>
                <w:color w:val="000000" w:themeColor="text1"/>
                <w:rPrChange w:id="505" w:author="SM Fairus Hasan" w:date="2020-02-27T16:11:00Z">
                  <w:rPr>
                    <w:rFonts w:cs="Arial"/>
                  </w:rPr>
                </w:rPrChange>
              </w:rPr>
              <w:t>Display troubleshooting text:</w:t>
            </w:r>
          </w:p>
          <w:p w14:paraId="46F5C312" w14:textId="77777777" w:rsidR="00A927C4" w:rsidRDefault="00A927C4" w:rsidP="00A927C4">
            <w:pPr>
              <w:pStyle w:val="ListParagraph"/>
              <w:numPr>
                <w:ilvl w:val="0"/>
                <w:numId w:val="31"/>
              </w:numPr>
              <w:overflowPunct w:val="0"/>
              <w:autoSpaceDE w:val="0"/>
              <w:autoSpaceDN w:val="0"/>
              <w:adjustRightInd w:val="0"/>
              <w:contextualSpacing w:val="0"/>
              <w:textAlignment w:val="baseline"/>
              <w:rPr>
                <w:ins w:id="506" w:author="Hasan, SM Fairus (S.)" w:date="2020-03-10T14:07:00Z"/>
                <w:rFonts w:cs="Arial"/>
                <w:color w:val="000000" w:themeColor="text1"/>
              </w:rPr>
            </w:pPr>
            <w:r w:rsidRPr="00FB5797">
              <w:rPr>
                <w:rFonts w:cs="Arial"/>
                <w:color w:val="000000" w:themeColor="text1"/>
                <w:rPrChange w:id="507" w:author="SM Fairus Hasan" w:date="2020-02-27T16:11:00Z">
                  <w:rPr>
                    <w:rFonts w:cs="Arial"/>
                  </w:rPr>
                </w:rPrChange>
              </w:rPr>
              <w:t>Check trailer wiring harness connection at vehicle</w:t>
            </w:r>
          </w:p>
          <w:p w14:paraId="5D496EC4" w14:textId="77777777" w:rsidR="00A927C4" w:rsidRPr="00FB5797" w:rsidDel="00A24444" w:rsidRDefault="00A927C4" w:rsidP="00A927C4">
            <w:pPr>
              <w:pStyle w:val="ListParagraph"/>
              <w:numPr>
                <w:ilvl w:val="0"/>
                <w:numId w:val="31"/>
              </w:numPr>
              <w:overflowPunct w:val="0"/>
              <w:autoSpaceDE w:val="0"/>
              <w:autoSpaceDN w:val="0"/>
              <w:adjustRightInd w:val="0"/>
              <w:textAlignment w:val="baseline"/>
              <w:rPr>
                <w:del w:id="508" w:author="Hasan, SM Fairus (S.)" w:date="2020-03-10T14:08:00Z"/>
                <w:rFonts w:cs="Arial"/>
                <w:color w:val="000000" w:themeColor="text1"/>
                <w:rPrChange w:id="509" w:author="SM Fairus Hasan" w:date="2020-02-27T16:11:00Z">
                  <w:rPr>
                    <w:del w:id="510" w:author="Hasan, SM Fairus (S.)" w:date="2020-03-10T14:08:00Z"/>
                    <w:rFonts w:cs="Arial"/>
                  </w:rPr>
                </w:rPrChange>
              </w:rPr>
            </w:pPr>
          </w:p>
          <w:p w14:paraId="652B3E40" w14:textId="77777777" w:rsidR="00A927C4" w:rsidRPr="00FB5797" w:rsidRDefault="00A927C4" w:rsidP="00A927C4">
            <w:pPr>
              <w:pStyle w:val="ListParagraph"/>
              <w:numPr>
                <w:ilvl w:val="0"/>
                <w:numId w:val="31"/>
              </w:numPr>
              <w:overflowPunct w:val="0"/>
              <w:autoSpaceDE w:val="0"/>
              <w:autoSpaceDN w:val="0"/>
              <w:adjustRightInd w:val="0"/>
              <w:contextualSpacing w:val="0"/>
              <w:textAlignment w:val="baseline"/>
              <w:rPr>
                <w:rFonts w:cs="Arial"/>
                <w:color w:val="000000" w:themeColor="text1"/>
                <w:rPrChange w:id="511" w:author="SM Fairus Hasan" w:date="2020-02-27T16:11:00Z">
                  <w:rPr>
                    <w:rFonts w:cs="Arial"/>
                  </w:rPr>
                </w:rPrChange>
              </w:rPr>
            </w:pPr>
            <w:r w:rsidRPr="00FB5797">
              <w:rPr>
                <w:rFonts w:cs="Arial"/>
                <w:color w:val="000000" w:themeColor="text1"/>
                <w:rPrChange w:id="512" w:author="SM Fairus Hasan" w:date="2020-02-27T16:11:00Z">
                  <w:rPr>
                    <w:rFonts w:cs="Arial"/>
                  </w:rPr>
                </w:rPrChange>
              </w:rPr>
              <w:t xml:space="preserve">Check </w:t>
            </w:r>
            <w:del w:id="513" w:author="Dunbar, Timothy (T.)" w:date="2019-05-31T09:40:00Z">
              <w:r w:rsidRPr="00FB5797" w:rsidDel="00710906">
                <w:rPr>
                  <w:rFonts w:cs="Arial"/>
                  <w:color w:val="000000" w:themeColor="text1"/>
                  <w:rPrChange w:id="514" w:author="SM Fairus Hasan" w:date="2020-02-27T16:11:00Z">
                    <w:rPr>
                      <w:rFonts w:cs="Arial"/>
                    </w:rPr>
                  </w:rPrChange>
                </w:rPr>
                <w:delText>fuse X (trailer lights fuse)</w:delText>
              </w:r>
            </w:del>
            <w:ins w:id="515" w:author="Dunbar, Timothy (T.)" w:date="2019-05-31T09:40:00Z">
              <w:r w:rsidRPr="00FB5797">
                <w:rPr>
                  <w:rFonts w:cs="Arial"/>
                  <w:color w:val="000000" w:themeColor="text1"/>
                  <w:rPrChange w:id="516" w:author="SM Fairus Hasan" w:date="2020-02-27T16:11:00Z">
                    <w:rPr>
                      <w:rFonts w:cs="Arial"/>
                    </w:rPr>
                  </w:rPrChange>
                </w:rPr>
                <w:t>trailer tow fuses in power distribution box. See owner</w:t>
              </w:r>
            </w:ins>
            <w:ins w:id="517" w:author="Dunbar, Timothy (T.)" w:date="2019-05-31T09:41:00Z">
              <w:r w:rsidRPr="00FB5797">
                <w:rPr>
                  <w:rFonts w:cs="Arial"/>
                  <w:color w:val="000000" w:themeColor="text1"/>
                  <w:rPrChange w:id="518" w:author="SM Fairus Hasan" w:date="2020-02-27T16:11:00Z">
                    <w:rPr>
                      <w:rFonts w:cs="Arial"/>
                    </w:rPr>
                  </w:rPrChange>
                </w:rPr>
                <w:t>’s manual</w:t>
              </w:r>
            </w:ins>
          </w:p>
          <w:p w14:paraId="4700106A" w14:textId="77777777" w:rsidR="00A927C4" w:rsidRPr="00FB5797" w:rsidRDefault="00A927C4" w:rsidP="00A927C4">
            <w:pPr>
              <w:pStyle w:val="ListParagraph"/>
              <w:numPr>
                <w:ilvl w:val="0"/>
                <w:numId w:val="31"/>
              </w:numPr>
              <w:overflowPunct w:val="0"/>
              <w:autoSpaceDE w:val="0"/>
              <w:autoSpaceDN w:val="0"/>
              <w:adjustRightInd w:val="0"/>
              <w:contextualSpacing w:val="0"/>
              <w:textAlignment w:val="baseline"/>
              <w:rPr>
                <w:rFonts w:cs="Arial"/>
                <w:color w:val="000000" w:themeColor="text1"/>
                <w:rPrChange w:id="519" w:author="SM Fairus Hasan" w:date="2020-02-27T16:11:00Z">
                  <w:rPr>
                    <w:rFonts w:cs="Arial"/>
                  </w:rPr>
                </w:rPrChange>
              </w:rPr>
            </w:pPr>
            <w:r w:rsidRPr="00FB5797">
              <w:rPr>
                <w:rFonts w:cs="Arial"/>
                <w:color w:val="000000" w:themeColor="text1"/>
                <w:rPrChange w:id="520" w:author="SM Fairus Hasan" w:date="2020-02-27T16:11:00Z">
                  <w:rPr>
                    <w:rFonts w:cs="Arial"/>
                  </w:rPr>
                </w:rPrChange>
              </w:rPr>
              <w:t>Replace faulty bulb or take vehicle/trailer in for service</w:t>
            </w:r>
          </w:p>
        </w:tc>
      </w:tr>
    </w:tbl>
    <w:p w14:paraId="4041CF26" w14:textId="43FF8D29" w:rsidR="00E11189" w:rsidRDefault="00E11189" w:rsidP="00E11189">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A77335" w:rsidRPr="00B3499B" w14:paraId="59A1E83D" w14:textId="77777777" w:rsidTr="00A05616">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7BE236" w14:textId="6CB6B095" w:rsidR="00A77335" w:rsidRPr="00B3499B" w:rsidRDefault="00A77335" w:rsidP="00A05616">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Requirement ID: 000</w:t>
            </w:r>
            <w:r>
              <w:rPr>
                <w:rFonts w:cs="Arial"/>
                <w:bCs/>
                <w:color w:val="808080" w:themeColor="background1" w:themeShade="80"/>
                <w:sz w:val="16"/>
                <w:szCs w:val="14"/>
              </w:rPr>
              <w:t>17</w:t>
            </w:r>
          </w:p>
        </w:tc>
      </w:tr>
      <w:tr w:rsidR="00E74B53" w:rsidRPr="00B3499B" w14:paraId="0E9E9D97"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5755F6" w14:textId="77777777" w:rsidR="00E74B53" w:rsidRPr="00B3499B" w:rsidRDefault="00E74B53" w:rsidP="00E74B53">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898420" w14:textId="28DB314C" w:rsidR="00E74B53" w:rsidRDefault="00E74B53" w:rsidP="00E74B53">
            <w:r w:rsidRPr="001034FC">
              <w:rPr>
                <w:sz w:val="16"/>
                <w:szCs w:val="16"/>
              </w:rPr>
              <w:t xml:space="preserve">HMI shall indicate to the user the </w:t>
            </w:r>
            <w:r>
              <w:rPr>
                <w:sz w:val="16"/>
                <w:szCs w:val="16"/>
              </w:rPr>
              <w:t xml:space="preserve">message related </w:t>
            </w:r>
            <w:r w:rsidR="003D7ACA">
              <w:rPr>
                <w:sz w:val="16"/>
                <w:szCs w:val="16"/>
              </w:rPr>
              <w:t>if the test works properly</w:t>
            </w:r>
          </w:p>
        </w:tc>
      </w:tr>
      <w:tr w:rsidR="00E74B53" w:rsidRPr="00B3499B" w14:paraId="4DA56E13"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1054C9" w14:textId="77777777" w:rsidR="00E74B53" w:rsidRPr="00B3499B" w:rsidRDefault="00E74B53" w:rsidP="00E74B53">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91A64B" w14:textId="10308C3F" w:rsidR="00E74B53" w:rsidRDefault="00E74B53" w:rsidP="00E74B53">
            <w:r w:rsidRPr="00AE4F07">
              <w:rPr>
                <w:sz w:val="16"/>
                <w:szCs w:val="16"/>
              </w:rPr>
              <w:t>Meet</w:t>
            </w:r>
          </w:p>
        </w:tc>
      </w:tr>
      <w:tr w:rsidR="00E74B53" w:rsidRPr="00B3499B" w14:paraId="648F6740"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7CBF38" w14:textId="77777777" w:rsidR="00E74B53" w:rsidRPr="00B3499B" w:rsidRDefault="00E74B53" w:rsidP="00E74B53">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0ABE5" w14:textId="5782AE04" w:rsidR="00E74B53" w:rsidRDefault="00E74B53" w:rsidP="00E74B53">
            <w:r w:rsidRPr="00AE4F07">
              <w:rPr>
                <w:sz w:val="16"/>
                <w:szCs w:val="16"/>
              </w:rPr>
              <w:t>N/A</w:t>
            </w:r>
          </w:p>
        </w:tc>
      </w:tr>
      <w:tr w:rsidR="00E74B53" w:rsidRPr="00B3499B" w14:paraId="5C3F0329"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78F437" w14:textId="77777777" w:rsidR="00E74B53" w:rsidRPr="00B3499B" w:rsidRDefault="00E74B53" w:rsidP="00E74B53">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73DC662" w14:textId="657C5CDA" w:rsidR="00E74B53" w:rsidRDefault="00E74B53" w:rsidP="00E74B53">
            <w:r>
              <w:rPr>
                <w:rFonts w:cs="Arial"/>
                <w:color w:val="000000" w:themeColor="text1"/>
                <w:sz w:val="16"/>
                <w:szCs w:val="14"/>
              </w:rPr>
              <w:t>HMI</w:t>
            </w:r>
            <w:r w:rsidRPr="00DC24CD">
              <w:rPr>
                <w:rFonts w:cs="Arial"/>
                <w:color w:val="000000" w:themeColor="text1"/>
                <w:sz w:val="16"/>
                <w:szCs w:val="14"/>
              </w:rPr>
              <w:t xml:space="preserve"> owners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F086BB" w14:textId="77777777" w:rsidR="00E74B53" w:rsidRPr="00B3499B" w:rsidRDefault="00E74B53" w:rsidP="00E74B53">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6D616B" w14:textId="77777777" w:rsidR="00E74B53" w:rsidRDefault="00E74B53" w:rsidP="00E74B53">
            <w:r w:rsidRPr="00DC24CD">
              <w:rPr>
                <w:rFonts w:cs="Arial"/>
                <w:color w:val="000000" w:themeColor="text1"/>
                <w:sz w:val="16"/>
                <w:szCs w:val="14"/>
              </w:rPr>
              <w:t>abatis38</w:t>
            </w:r>
          </w:p>
        </w:tc>
      </w:tr>
      <w:tr w:rsidR="00E74B53" w:rsidRPr="00B3499B" w14:paraId="097D9DEE" w14:textId="77777777" w:rsidTr="00A05616">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692C0F" w14:textId="77777777" w:rsidR="00E74B53" w:rsidRPr="00B3499B" w:rsidRDefault="00E74B53" w:rsidP="00E74B53">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CC43E4" w14:textId="77777777" w:rsidR="00E74B53" w:rsidRPr="00BA227A" w:rsidRDefault="00B701A5" w:rsidP="00E74B53">
            <w:pPr>
              <w:rPr>
                <w:rFonts w:cs="Arial"/>
                <w:sz w:val="16"/>
                <w:szCs w:val="16"/>
              </w:rPr>
            </w:pPr>
            <w:hyperlink r:id="rId80" w:history="1">
              <w:r w:rsidR="00E74B53" w:rsidRPr="00BA227A">
                <w:rPr>
                  <w:rStyle w:val="Hyperlink"/>
                  <w:rFonts w:cs="Arial"/>
                  <w:sz w:val="16"/>
                  <w:szCs w:val="16"/>
                  <w:shd w:val="clear" w:color="auto" w:fill="FFFFFF"/>
                </w:rPr>
                <w:t>VSEM Link</w:t>
              </w:r>
            </w:hyperlink>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557931" w14:textId="77777777" w:rsidR="00E74B53" w:rsidRPr="00B3499B" w:rsidRDefault="00E74B53" w:rsidP="00E74B53">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170DEA" w14:textId="7AE698D5" w:rsidR="00E74B53" w:rsidRDefault="00E74B53" w:rsidP="00E74B53">
            <w:r>
              <w:rPr>
                <w:rFonts w:cs="Arial"/>
                <w:color w:val="000000" w:themeColor="text1"/>
                <w:sz w:val="16"/>
                <w:szCs w:val="14"/>
              </w:rPr>
              <w:t xml:space="preserve"> </w:t>
            </w:r>
            <w:r w:rsidRPr="00A8680E">
              <w:rPr>
                <w:rFonts w:cs="Arial"/>
                <w:color w:val="000000" w:themeColor="text1"/>
                <w:sz w:val="16"/>
                <w:szCs w:val="14"/>
              </w:rPr>
              <w:t>Verify by</w:t>
            </w:r>
            <w:r>
              <w:rPr>
                <w:rFonts w:cs="Arial"/>
                <w:color w:val="000000" w:themeColor="text1"/>
                <w:sz w:val="16"/>
                <w:szCs w:val="14"/>
              </w:rPr>
              <w:t xml:space="preserve"> </w:t>
            </w:r>
            <w:hyperlink r:id="rId81" w:history="1">
              <w:proofErr w:type="spellStart"/>
              <w:r>
                <w:rPr>
                  <w:rStyle w:val="Hyperlink"/>
                  <w:rFonts w:cs="Arial"/>
                  <w:sz w:val="16"/>
                  <w:szCs w:val="14"/>
                </w:rPr>
                <w:t>VSEM_Link</w:t>
              </w:r>
              <w:proofErr w:type="spellEnd"/>
            </w:hyperlink>
          </w:p>
        </w:tc>
      </w:tr>
      <w:tr w:rsidR="00E74B53" w:rsidRPr="00B3499B" w14:paraId="6DC4887B" w14:textId="77777777" w:rsidTr="00A05616">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2077B9" w14:textId="77777777" w:rsidR="00E74B53" w:rsidRPr="00B3499B" w:rsidRDefault="00E74B53" w:rsidP="00E74B53">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9DB9E3" w14:textId="58EEC6DA" w:rsidR="00E74B53" w:rsidRDefault="00E74B53" w:rsidP="00E74B53">
            <w:r w:rsidRPr="000046CB">
              <w:rPr>
                <w:rFonts w:cs="Arial"/>
                <w:color w:val="000000" w:themeColor="text1"/>
                <w:sz w:val="16"/>
                <w:szCs w:val="14"/>
              </w:rPr>
              <w:t>Functional</w:t>
            </w:r>
          </w:p>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136D1" w14:textId="77777777" w:rsidR="00E74B53" w:rsidRPr="00B3499B" w:rsidRDefault="00E74B53" w:rsidP="00E74B53">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D0EBC9" w14:textId="77777777" w:rsidR="00E74B53" w:rsidRDefault="00E74B53" w:rsidP="00E74B53">
            <w:r w:rsidRPr="00DC24CD">
              <w:rPr>
                <w:rFonts w:cs="Arial"/>
                <w:color w:val="000000" w:themeColor="text1"/>
                <w:sz w:val="16"/>
                <w:szCs w:val="14"/>
              </w:rPr>
              <w:t>1 - High</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F23B2A" w14:textId="77777777" w:rsidR="00E74B53" w:rsidRPr="00B3499B" w:rsidRDefault="00E74B53" w:rsidP="00E74B53">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D47621" w14:textId="248E6F86" w:rsidR="00E74B53" w:rsidRPr="00B3499B" w:rsidRDefault="00E74B53" w:rsidP="00E74B53">
            <w:pPr>
              <w:ind w:left="141"/>
              <w:rPr>
                <w:rFonts w:cs="Arial"/>
                <w:color w:val="000000" w:themeColor="text1"/>
                <w:sz w:val="16"/>
                <w:szCs w:val="14"/>
              </w:rPr>
            </w:pPr>
            <w:r w:rsidRPr="001323F0">
              <w:rPr>
                <w:rFonts w:cs="Arial"/>
                <w:color w:val="000000" w:themeColor="text1"/>
                <w:sz w:val="16"/>
                <w:szCs w:val="14"/>
              </w:rPr>
              <w:t>Approved</w:t>
            </w:r>
          </w:p>
        </w:tc>
      </w:tr>
      <w:tr w:rsidR="00E74B53" w:rsidRPr="00B3499B" w14:paraId="4B674B77" w14:textId="77777777" w:rsidTr="00A05616">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B4D53D" w14:textId="77777777" w:rsidR="00E74B53" w:rsidRPr="00B3499B" w:rsidRDefault="00B701A5" w:rsidP="00E74B53">
            <w:pPr>
              <w:rPr>
                <w:rFonts w:cs="Arial"/>
                <w:bCs/>
                <w:color w:val="808080" w:themeColor="background1" w:themeShade="80"/>
                <w:sz w:val="16"/>
                <w:szCs w:val="14"/>
              </w:rPr>
            </w:pPr>
            <w:hyperlink r:id="rId82" w:history="1">
              <w:r w:rsidR="00E74B53" w:rsidRPr="00B3499B">
                <w:rPr>
                  <w:rStyle w:val="Hyperlink"/>
                  <w:rFonts w:cs="Arial"/>
                  <w:bCs/>
                  <w:sz w:val="16"/>
                  <w:szCs w:val="14"/>
                </w:rPr>
                <w:t>Req. Template</w:t>
              </w:r>
            </w:hyperlink>
            <w:r w:rsidR="00E74B53"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5570E" w14:textId="77777777" w:rsidR="00E74B53" w:rsidRPr="00B3499B" w:rsidRDefault="00E74B53" w:rsidP="00E74B53">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C9A261" w14:textId="77777777" w:rsidR="00E74B53" w:rsidRPr="00B3499B" w:rsidRDefault="00E74B53" w:rsidP="00E74B53">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DD744EC" w14:textId="77777777" w:rsidR="00A77335" w:rsidRDefault="00A77335" w:rsidP="00E11189">
      <w:pPr>
        <w:rPr>
          <w:rFonts w:cs="Arial"/>
        </w:rPr>
      </w:pPr>
    </w:p>
    <w:p w14:paraId="5135D075" w14:textId="23EE425D" w:rsidR="001A180F" w:rsidRPr="001A180F" w:rsidRDefault="008759BF" w:rsidP="001A180F">
      <w:pPr>
        <w:pStyle w:val="Heading2"/>
      </w:pPr>
      <w:bookmarkStart w:id="521" w:name="_Toc435447963"/>
      <w:bookmarkStart w:id="522" w:name="_Toc70599787"/>
      <w:r>
        <w:lastRenderedPageBreak/>
        <w:t>Other Requirements</w:t>
      </w:r>
      <w:bookmarkEnd w:id="521"/>
      <w:bookmarkEnd w:id="522"/>
    </w:p>
    <w:p w14:paraId="188B03CE" w14:textId="77777777" w:rsidR="001A180F" w:rsidRDefault="001A180F" w:rsidP="008759BF">
      <w:pPr>
        <w:pStyle w:val="Heading3"/>
      </w:pPr>
      <w:bookmarkStart w:id="523" w:name="_Toc70599788"/>
      <w:bookmarkStart w:id="524" w:name="_Toc435447964"/>
      <w:r>
        <w:t>Design Requirements</w:t>
      </w:r>
      <w:bookmarkEnd w:id="523"/>
    </w:p>
    <w:p w14:paraId="3D35B690" w14:textId="77777777" w:rsidR="008759BF" w:rsidRDefault="008759BF" w:rsidP="008759BF">
      <w:pPr>
        <w:pStyle w:val="Heading3"/>
      </w:pPr>
      <w:bookmarkStart w:id="525" w:name="_Toc70599789"/>
      <w:r>
        <w:t>Manufacturing Requirements</w:t>
      </w:r>
      <w:bookmarkEnd w:id="524"/>
      <w:bookmarkEnd w:id="525"/>
    </w:p>
    <w:p w14:paraId="14D9D5AD" w14:textId="77777777" w:rsidR="008759BF" w:rsidRDefault="008759BF" w:rsidP="008759BF">
      <w:pPr>
        <w:pStyle w:val="Heading3"/>
      </w:pPr>
      <w:bookmarkStart w:id="526" w:name="_Toc435447965"/>
      <w:bookmarkStart w:id="527" w:name="_Toc70599790"/>
      <w:r>
        <w:t>Service Requirements</w:t>
      </w:r>
      <w:bookmarkEnd w:id="526"/>
      <w:bookmarkEnd w:id="527"/>
    </w:p>
    <w:p w14:paraId="2F0C94AA" w14:textId="77777777" w:rsidR="008759BF" w:rsidRDefault="008759BF" w:rsidP="008759BF">
      <w:pPr>
        <w:pStyle w:val="Heading3"/>
      </w:pPr>
      <w:bookmarkStart w:id="528" w:name="_Toc435447966"/>
      <w:bookmarkStart w:id="529" w:name="_Toc70599791"/>
      <w:r>
        <w:t>After Sales Requirements</w:t>
      </w:r>
      <w:bookmarkEnd w:id="528"/>
      <w:bookmarkEnd w:id="529"/>
    </w:p>
    <w:p w14:paraId="434024FE" w14:textId="044B51A8" w:rsidR="008759BF" w:rsidRDefault="008759BF" w:rsidP="008759BF">
      <w:pPr>
        <w:pStyle w:val="Heading3"/>
      </w:pPr>
      <w:bookmarkStart w:id="530" w:name="_Toc273425167"/>
      <w:bookmarkStart w:id="531" w:name="_Toc435447967"/>
      <w:bookmarkStart w:id="532" w:name="_Toc70599792"/>
      <w:r>
        <w:t xml:space="preserve">Process </w:t>
      </w:r>
      <w:r w:rsidR="00D71A31">
        <w:t>R</w:t>
      </w:r>
      <w:r>
        <w:t>equirements</w:t>
      </w:r>
      <w:bookmarkEnd w:id="530"/>
      <w:bookmarkEnd w:id="531"/>
      <w:bookmarkEnd w:id="532"/>
    </w:p>
    <w:p w14:paraId="3A35E746" w14:textId="77777777" w:rsidR="006B31EB" w:rsidRDefault="006B31EB" w:rsidP="006B31EB">
      <w:pPr>
        <w:pStyle w:val="Heading3"/>
      </w:pPr>
      <w:bookmarkStart w:id="533" w:name="_Toc70599793"/>
      <w:r>
        <w:t>Uncategorized Requirements</w:t>
      </w:r>
      <w:bookmarkEnd w:id="533"/>
    </w:p>
    <w:p w14:paraId="6BAAFFF0" w14:textId="77777777" w:rsidR="00E11189" w:rsidRDefault="00E11189" w:rsidP="00E11189">
      <w:pPr>
        <w:rPr>
          <w:rFonts w:cs="Arial"/>
        </w:rPr>
      </w:pPr>
      <w:bookmarkStart w:id="534" w:name="_6f8d1c7ec57d6fa3989cea1296d7904e"/>
      <w:bookmarkEnd w:id="534"/>
    </w:p>
    <w:p w14:paraId="1EDBAAC5" w14:textId="77777777" w:rsidR="00B15B4B" w:rsidRDefault="00B15B4B" w:rsidP="006B31EB"/>
    <w:p w14:paraId="1E71419A" w14:textId="77777777" w:rsidR="00B924AD" w:rsidRDefault="00D808DC" w:rsidP="0059666E">
      <w:pPr>
        <w:pStyle w:val="Heading1"/>
      </w:pPr>
      <w:bookmarkStart w:id="535" w:name="_Ref513649114"/>
      <w:bookmarkStart w:id="536" w:name="_Ref513649109"/>
      <w:bookmarkStart w:id="537" w:name="_Toc70599794"/>
      <w:r>
        <w:lastRenderedPageBreak/>
        <w:t>Functional Safety</w:t>
      </w:r>
      <w:bookmarkEnd w:id="535"/>
      <w:bookmarkEnd w:id="536"/>
      <w:bookmarkEnd w:id="537"/>
    </w:p>
    <w:p w14:paraId="4DA338AD" w14:textId="77777777" w:rsidR="00B924AD" w:rsidRDefault="00B924AD" w:rsidP="0059666E">
      <w:pPr>
        <w:pStyle w:val="Heading2"/>
      </w:pPr>
      <w:bookmarkStart w:id="538" w:name="_Toc457382175"/>
      <w:bookmarkStart w:id="539" w:name="_Toc454970192"/>
      <w:bookmarkStart w:id="540" w:name="_Toc70599795"/>
      <w:r>
        <w:t>System Behaviors for HARA</w:t>
      </w:r>
      <w:bookmarkEnd w:id="538"/>
      <w:bookmarkEnd w:id="539"/>
      <w:bookmarkEnd w:id="540"/>
    </w:p>
    <w:p w14:paraId="60F7BE61" w14:textId="77777777" w:rsidR="009A277F" w:rsidRPr="000E3810" w:rsidRDefault="009A277F" w:rsidP="009A277F">
      <w:pPr>
        <w:rPr>
          <w:rFonts w:cs="Arial"/>
          <w:szCs w:val="22"/>
        </w:rPr>
      </w:pPr>
    </w:p>
    <w:tbl>
      <w:tblPr>
        <w:tblStyle w:val="TableGrid"/>
        <w:tblW w:w="10297" w:type="dxa"/>
        <w:tblInd w:w="85" w:type="dxa"/>
        <w:tblLayout w:type="fixed"/>
        <w:tblCellMar>
          <w:left w:w="115" w:type="dxa"/>
          <w:right w:w="115" w:type="dxa"/>
        </w:tblCellMar>
        <w:tblLook w:val="0620" w:firstRow="1" w:lastRow="0" w:firstColumn="0" w:lastColumn="0" w:noHBand="1" w:noVBand="1"/>
      </w:tblPr>
      <w:tblGrid>
        <w:gridCol w:w="2628"/>
        <w:gridCol w:w="7669"/>
      </w:tblGrid>
      <w:tr w:rsidR="009A277F" w14:paraId="42ACB90C" w14:textId="77777777" w:rsidTr="009A277F">
        <w:trPr>
          <w:trHeight w:val="350"/>
        </w:trPr>
        <w:tc>
          <w:tcPr>
            <w:tcW w:w="2628" w:type="dxa"/>
            <w:shd w:val="clear" w:color="auto" w:fill="D9D9D9" w:themeFill="background1" w:themeFillShade="D9"/>
            <w:vAlign w:val="center"/>
          </w:tcPr>
          <w:p w14:paraId="1B4F863A" w14:textId="77777777" w:rsidR="009A277F" w:rsidRPr="00643D15" w:rsidRDefault="009A277F" w:rsidP="00A8009D">
            <w:pPr>
              <w:jc w:val="center"/>
              <w:rPr>
                <w:b/>
                <w:lang w:val="en-GB"/>
              </w:rPr>
            </w:pPr>
            <w:r w:rsidRPr="00643D15">
              <w:rPr>
                <w:b/>
                <w:lang w:val="en-GB"/>
              </w:rPr>
              <w:t>ID</w:t>
            </w:r>
          </w:p>
        </w:tc>
        <w:tc>
          <w:tcPr>
            <w:tcW w:w="7669" w:type="dxa"/>
            <w:shd w:val="clear" w:color="auto" w:fill="D9D9D9" w:themeFill="background1" w:themeFillShade="D9"/>
            <w:vAlign w:val="center"/>
          </w:tcPr>
          <w:p w14:paraId="54DD23A1" w14:textId="77777777" w:rsidR="009A277F" w:rsidRPr="00643D15" w:rsidRDefault="009A277F" w:rsidP="00A8009D">
            <w:pPr>
              <w:jc w:val="center"/>
              <w:rPr>
                <w:b/>
                <w:lang w:val="en-GB"/>
              </w:rPr>
            </w:pPr>
            <w:r w:rsidRPr="00643D15">
              <w:rPr>
                <w:b/>
                <w:lang w:val="en-GB"/>
              </w:rPr>
              <w:t>Name</w:t>
            </w:r>
          </w:p>
        </w:tc>
      </w:tr>
      <w:tr w:rsidR="009A277F" w14:paraId="04410D49" w14:textId="77777777" w:rsidTr="009A277F">
        <w:trPr>
          <w:trHeight w:val="323"/>
        </w:trPr>
        <w:tc>
          <w:tcPr>
            <w:tcW w:w="2628" w:type="dxa"/>
            <w:vAlign w:val="center"/>
          </w:tcPr>
          <w:p w14:paraId="15FF926E" w14:textId="2F9DBCD2" w:rsidR="00266A64" w:rsidRDefault="00266A64">
            <w:r>
              <w:t>A1</w:t>
            </w:r>
          </w:p>
        </w:tc>
        <w:tc>
          <w:tcPr>
            <w:tcW w:w="7669" w:type="dxa"/>
            <w:vAlign w:val="center"/>
          </w:tcPr>
          <w:p w14:paraId="7FB69A4C" w14:textId="77777777" w:rsidR="00563177" w:rsidRDefault="00563177" w:rsidP="00A8009D">
            <w:r w:rsidRPr="00563177">
              <w:t>Activate Trailer Light Check</w:t>
            </w:r>
          </w:p>
          <w:p w14:paraId="030B3320" w14:textId="22731CD3" w:rsidR="009A277F" w:rsidRDefault="009A131D" w:rsidP="00A8009D">
            <w:pPr>
              <w:rPr>
                <w:color w:val="808080" w:themeColor="background1" w:themeShade="80"/>
              </w:rPr>
            </w:pPr>
            <w:r w:rsidRPr="009A131D">
              <w:rPr>
                <w:color w:val="808080" w:themeColor="background1" w:themeShade="80"/>
              </w:rPr>
              <w:t>This function conducts a test of the trailer lights by illuminating each light in conjunction with the vehicle lights. Upon initiation of the test, the lights will be illuminated in the sequence</w:t>
            </w:r>
            <w:r w:rsidR="009A277F" w:rsidRPr="00A6533E">
              <w:rPr>
                <w:color w:val="808080" w:themeColor="background1" w:themeShade="80"/>
              </w:rPr>
              <w:t xml:space="preserve">. </w:t>
            </w:r>
          </w:p>
        </w:tc>
      </w:tr>
      <w:tr w:rsidR="00266A64" w14:paraId="6A914B99" w14:textId="77777777" w:rsidTr="009A277F">
        <w:trPr>
          <w:trHeight w:val="323"/>
        </w:trPr>
        <w:tc>
          <w:tcPr>
            <w:tcW w:w="2628" w:type="dxa"/>
            <w:vAlign w:val="center"/>
          </w:tcPr>
          <w:p w14:paraId="12A5F349" w14:textId="243C4BDE" w:rsidR="00266A64" w:rsidRDefault="00266A64">
            <w:r>
              <w:t>A2</w:t>
            </w:r>
          </w:p>
        </w:tc>
        <w:tc>
          <w:tcPr>
            <w:tcW w:w="7669" w:type="dxa"/>
            <w:vAlign w:val="center"/>
          </w:tcPr>
          <w:p w14:paraId="1F145FD2" w14:textId="77777777" w:rsidR="00266A64" w:rsidRDefault="00563177" w:rsidP="00A8009D">
            <w:r w:rsidRPr="00563177">
              <w:t>Cancel Trailer Light Check</w:t>
            </w:r>
          </w:p>
          <w:p w14:paraId="0372EA40" w14:textId="6BACCC5C" w:rsidR="007A2CAD" w:rsidRDefault="007A2CAD" w:rsidP="00A8009D">
            <w:r w:rsidRPr="007A2CAD">
              <w:rPr>
                <w:color w:val="808080" w:themeColor="background1" w:themeShade="80"/>
              </w:rPr>
              <w:t>The feature shall end test and vehicle return to normal operation when Stop Test is selected by user on remote app or in-vehicle UI.</w:t>
            </w:r>
          </w:p>
        </w:tc>
      </w:tr>
      <w:tr w:rsidR="00266A64" w14:paraId="008DA018" w14:textId="77777777" w:rsidTr="009A277F">
        <w:trPr>
          <w:trHeight w:val="323"/>
        </w:trPr>
        <w:tc>
          <w:tcPr>
            <w:tcW w:w="2628" w:type="dxa"/>
            <w:vAlign w:val="center"/>
          </w:tcPr>
          <w:p w14:paraId="3B71261B" w14:textId="3DF382A1" w:rsidR="00266A64" w:rsidRDefault="00266A64">
            <w:r>
              <w:t>A3</w:t>
            </w:r>
          </w:p>
        </w:tc>
        <w:tc>
          <w:tcPr>
            <w:tcW w:w="7669" w:type="dxa"/>
            <w:vAlign w:val="center"/>
          </w:tcPr>
          <w:p w14:paraId="31C4831E" w14:textId="77777777" w:rsidR="00266A64" w:rsidRDefault="001A7F5D" w:rsidP="00A8009D">
            <w:r>
              <w:t>Display Pre-condition Status</w:t>
            </w:r>
          </w:p>
          <w:p w14:paraId="7ECFAF86" w14:textId="1BD515C2" w:rsidR="00CF789D" w:rsidRDefault="00CF789D" w:rsidP="00A8009D">
            <w:r w:rsidRPr="00CF789D">
              <w:rPr>
                <w:color w:val="808080" w:themeColor="background1" w:themeShade="80"/>
              </w:rPr>
              <w:t>The feature shall display pre-conditions that are not met on remote app or in-vehicle UI.</w:t>
            </w:r>
          </w:p>
        </w:tc>
      </w:tr>
      <w:tr w:rsidR="00832DDF" w14:paraId="40D7522A" w14:textId="77777777" w:rsidTr="009A277F">
        <w:trPr>
          <w:trHeight w:val="323"/>
        </w:trPr>
        <w:tc>
          <w:tcPr>
            <w:tcW w:w="2628" w:type="dxa"/>
            <w:vAlign w:val="center"/>
          </w:tcPr>
          <w:p w14:paraId="71433819" w14:textId="5A68535F" w:rsidR="00832DDF" w:rsidRDefault="00266A64">
            <w:r>
              <w:t>A4</w:t>
            </w:r>
          </w:p>
        </w:tc>
        <w:tc>
          <w:tcPr>
            <w:tcW w:w="7669" w:type="dxa"/>
            <w:vAlign w:val="center"/>
          </w:tcPr>
          <w:p w14:paraId="71117738" w14:textId="7EFD9584" w:rsidR="00832DDF" w:rsidRDefault="00CE4CAA" w:rsidP="00A8009D">
            <w:r>
              <w:t xml:space="preserve">End of Test </w:t>
            </w:r>
            <w:r w:rsidR="00F15983">
              <w:t>Question</w:t>
            </w:r>
          </w:p>
          <w:p w14:paraId="3ACC0B39" w14:textId="01D8D55F" w:rsidR="00CE4CAA" w:rsidRDefault="00DC6BB1" w:rsidP="00A8009D">
            <w:r w:rsidRPr="00DC6BB1">
              <w:rPr>
                <w:color w:val="808080" w:themeColor="background1" w:themeShade="80"/>
              </w:rPr>
              <w:t>Upon end of test or test cancelation, the feature shall ask the question if all lights illuminated properly. A NO response will present a troubleshooting pop-up</w:t>
            </w:r>
          </w:p>
        </w:tc>
      </w:tr>
    </w:tbl>
    <w:p w14:paraId="4EA751AE" w14:textId="76C98A6D" w:rsidR="009A277F" w:rsidRDefault="009A277F" w:rsidP="009A277F">
      <w:pPr>
        <w:pStyle w:val="Caption"/>
      </w:pPr>
      <w:bookmarkStart w:id="541" w:name="_Toc529191308"/>
      <w:bookmarkStart w:id="542" w:name="_Toc70599951"/>
      <w:r w:rsidRPr="00FC63F6">
        <w:t xml:space="preserve">Table </w:t>
      </w:r>
      <w:r>
        <w:rPr>
          <w:noProof/>
        </w:rPr>
        <w:fldChar w:fldCharType="begin"/>
      </w:r>
      <w:r>
        <w:rPr>
          <w:noProof/>
        </w:rPr>
        <w:instrText xml:space="preserve"> SEQ Table \* ARABIC </w:instrText>
      </w:r>
      <w:r>
        <w:rPr>
          <w:noProof/>
        </w:rPr>
        <w:fldChar w:fldCharType="separate"/>
      </w:r>
      <w:r w:rsidR="00BC4DEA">
        <w:rPr>
          <w:noProof/>
        </w:rPr>
        <w:t>13</w:t>
      </w:r>
      <w:r>
        <w:rPr>
          <w:noProof/>
        </w:rPr>
        <w:fldChar w:fldCharType="end"/>
      </w:r>
      <w:r>
        <w:t xml:space="preserve">: </w:t>
      </w:r>
      <w:r w:rsidRPr="00FC63F6">
        <w:t>System Behaviors</w:t>
      </w:r>
      <w:r>
        <w:t xml:space="preserve"> for HARA</w:t>
      </w:r>
      <w:bookmarkEnd w:id="541"/>
      <w:bookmarkEnd w:id="542"/>
    </w:p>
    <w:p w14:paraId="0ECFA891" w14:textId="024FE191" w:rsidR="009A277F" w:rsidRPr="009A277F" w:rsidRDefault="009A277F" w:rsidP="009A277F"/>
    <w:p w14:paraId="75B25187" w14:textId="77777777" w:rsidR="00784A0B" w:rsidRPr="00C12D32" w:rsidRDefault="00784A0B" w:rsidP="00784A0B">
      <w:pPr>
        <w:pStyle w:val="Heading2"/>
      </w:pPr>
      <w:bookmarkStart w:id="543" w:name="_Ref519952229"/>
      <w:bookmarkStart w:id="544" w:name="_Ref519952222"/>
      <w:bookmarkStart w:id="545" w:name="_Toc70599796"/>
      <w:r w:rsidRPr="00C12D32">
        <w:rPr>
          <w:rStyle w:val="SubtleEmphasis"/>
          <w:i w:val="0"/>
          <w:color w:val="auto"/>
        </w:rPr>
        <w:t>Safety Assumptions</w:t>
      </w:r>
      <w:bookmarkEnd w:id="543"/>
      <w:bookmarkEnd w:id="544"/>
      <w:bookmarkEnd w:id="545"/>
    </w:p>
    <w:p w14:paraId="3C42A5C1" w14:textId="60E0A1EF" w:rsidR="00BE5D68" w:rsidRDefault="00BE5D68" w:rsidP="00784A0B"/>
    <w:p w14:paraId="40F3AE61" w14:textId="77777777" w:rsidR="005D132E" w:rsidRDefault="005D132E" w:rsidP="00784A0B"/>
    <w:tbl>
      <w:tblPr>
        <w:tblW w:w="1023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620" w:firstRow="1" w:lastRow="0" w:firstColumn="0" w:lastColumn="0" w:noHBand="1" w:noVBand="1"/>
      </w:tblPr>
      <w:tblGrid>
        <w:gridCol w:w="1057"/>
        <w:gridCol w:w="2160"/>
        <w:gridCol w:w="7018"/>
      </w:tblGrid>
      <w:tr w:rsidR="00996F9B" w:rsidRPr="0070553F" w14:paraId="78AD7575" w14:textId="77777777" w:rsidTr="00EA6589">
        <w:trPr>
          <w:trHeight w:val="521"/>
        </w:trPr>
        <w:tc>
          <w:tcPr>
            <w:tcW w:w="1057" w:type="dxa"/>
            <w:shd w:val="clear" w:color="auto" w:fill="D9D9D9" w:themeFill="background1" w:themeFillShade="D9"/>
          </w:tcPr>
          <w:p w14:paraId="392CB214" w14:textId="77777777" w:rsidR="00996F9B" w:rsidRPr="0070553F" w:rsidRDefault="00996F9B" w:rsidP="00465E01">
            <w:pPr>
              <w:pStyle w:val="Caption"/>
              <w:rPr>
                <w:lang w:val="en-GB"/>
              </w:rPr>
            </w:pPr>
            <w:r w:rsidRPr="0070553F">
              <w:rPr>
                <w:lang w:val="en-GB"/>
              </w:rPr>
              <w:t>ID</w:t>
            </w:r>
          </w:p>
        </w:tc>
        <w:tc>
          <w:tcPr>
            <w:tcW w:w="9178" w:type="dxa"/>
            <w:gridSpan w:val="2"/>
            <w:shd w:val="clear" w:color="auto" w:fill="D9D9D9" w:themeFill="background1" w:themeFillShade="D9"/>
          </w:tcPr>
          <w:p w14:paraId="02B87001" w14:textId="77777777" w:rsidR="00996F9B" w:rsidRPr="0070553F" w:rsidRDefault="00996F9B" w:rsidP="00465E01">
            <w:pPr>
              <w:pStyle w:val="Caption"/>
              <w:rPr>
                <w:lang w:val="en-GB"/>
              </w:rPr>
            </w:pPr>
            <w:r w:rsidRPr="0070553F">
              <w:rPr>
                <w:lang w:val="en-GB"/>
              </w:rPr>
              <w:t>Assumption</w:t>
            </w:r>
          </w:p>
        </w:tc>
      </w:tr>
      <w:tr w:rsidR="00996F9B" w:rsidRPr="0070553F" w14:paraId="68A9EA2E" w14:textId="77777777" w:rsidTr="00EA6589">
        <w:trPr>
          <w:trHeight w:val="247"/>
        </w:trPr>
        <w:tc>
          <w:tcPr>
            <w:tcW w:w="1057" w:type="dxa"/>
            <w:vMerge w:val="restart"/>
            <w:shd w:val="clear" w:color="auto" w:fill="auto"/>
          </w:tcPr>
          <w:p w14:paraId="08A13492" w14:textId="08B9BC30" w:rsidR="00B21733" w:rsidRDefault="005D132E" w:rsidP="005D132E">
            <w:pPr>
              <w:jc w:val="center"/>
            </w:pPr>
            <w:r>
              <w:t>A1</w:t>
            </w:r>
          </w:p>
        </w:tc>
        <w:tc>
          <w:tcPr>
            <w:tcW w:w="2160" w:type="dxa"/>
            <w:shd w:val="clear" w:color="auto" w:fill="E0E0E0"/>
          </w:tcPr>
          <w:p w14:paraId="14721681" w14:textId="77777777" w:rsidR="00996F9B" w:rsidRPr="0070553F" w:rsidRDefault="00996F9B" w:rsidP="00465E01">
            <w:pPr>
              <w:rPr>
                <w:b/>
              </w:rPr>
            </w:pPr>
            <w:r w:rsidRPr="0070553F">
              <w:rPr>
                <w:b/>
                <w:lang w:val="en-GB"/>
              </w:rPr>
              <w:t>Name</w:t>
            </w:r>
          </w:p>
        </w:tc>
        <w:tc>
          <w:tcPr>
            <w:tcW w:w="7018" w:type="dxa"/>
          </w:tcPr>
          <w:p w14:paraId="77D605D0" w14:textId="176812E6" w:rsidR="00996F9B" w:rsidRPr="0070553F" w:rsidRDefault="00E72900" w:rsidP="00762011">
            <w:r w:rsidRPr="00E72900">
              <w:t>Activate Trailer Light Check</w:t>
            </w:r>
          </w:p>
        </w:tc>
      </w:tr>
      <w:tr w:rsidR="00996F9B" w:rsidRPr="0070553F" w14:paraId="69CA3367" w14:textId="77777777" w:rsidTr="00EA6589">
        <w:trPr>
          <w:trHeight w:val="247"/>
        </w:trPr>
        <w:tc>
          <w:tcPr>
            <w:tcW w:w="1057" w:type="dxa"/>
            <w:vMerge/>
            <w:shd w:val="clear" w:color="auto" w:fill="auto"/>
          </w:tcPr>
          <w:p w14:paraId="5989DD05" w14:textId="77777777" w:rsidR="00996F9B" w:rsidRPr="0070553F" w:rsidRDefault="00996F9B" w:rsidP="00465E01">
            <w:pPr>
              <w:rPr>
                <w:b/>
              </w:rPr>
            </w:pPr>
          </w:p>
        </w:tc>
        <w:tc>
          <w:tcPr>
            <w:tcW w:w="2160" w:type="dxa"/>
            <w:shd w:val="clear" w:color="auto" w:fill="E0E0E0"/>
          </w:tcPr>
          <w:p w14:paraId="18F101C1" w14:textId="77777777" w:rsidR="00996F9B" w:rsidRPr="0070553F" w:rsidRDefault="00996F9B" w:rsidP="00465E01">
            <w:pPr>
              <w:rPr>
                <w:b/>
                <w:lang w:val="en-GB"/>
              </w:rPr>
            </w:pPr>
            <w:r w:rsidRPr="0070553F">
              <w:rPr>
                <w:b/>
                <w:lang w:val="en-GB"/>
              </w:rPr>
              <w:t>Description</w:t>
            </w:r>
          </w:p>
        </w:tc>
        <w:tc>
          <w:tcPr>
            <w:tcW w:w="7018" w:type="dxa"/>
          </w:tcPr>
          <w:p w14:paraId="70DD0308" w14:textId="7C5FADBC" w:rsidR="00996F9B" w:rsidRPr="0070553F" w:rsidRDefault="003A4D97" w:rsidP="00465E01">
            <w:r w:rsidRPr="003A4D97">
              <w:t xml:space="preserve">The defined lights sequence begins with turning on according </w:t>
            </w:r>
            <w:proofErr w:type="spellStart"/>
            <w:proofErr w:type="gramStart"/>
            <w:r w:rsidRPr="003A4D97">
              <w:t>pre defined</w:t>
            </w:r>
            <w:proofErr w:type="spellEnd"/>
            <w:proofErr w:type="gramEnd"/>
            <w:r w:rsidRPr="003A4D97">
              <w:t xml:space="preserve"> sequence.</w:t>
            </w:r>
          </w:p>
        </w:tc>
      </w:tr>
      <w:tr w:rsidR="00996F9B" w:rsidRPr="0070553F" w14:paraId="7B6D2AC0" w14:textId="77777777" w:rsidTr="00EA6589">
        <w:trPr>
          <w:trHeight w:val="247"/>
        </w:trPr>
        <w:tc>
          <w:tcPr>
            <w:tcW w:w="1057" w:type="dxa"/>
            <w:vMerge/>
            <w:shd w:val="clear" w:color="auto" w:fill="auto"/>
          </w:tcPr>
          <w:p w14:paraId="0D22ED08" w14:textId="77777777" w:rsidR="00996F9B" w:rsidRPr="0070553F" w:rsidRDefault="00996F9B" w:rsidP="00465E01">
            <w:pPr>
              <w:rPr>
                <w:b/>
              </w:rPr>
            </w:pPr>
          </w:p>
        </w:tc>
        <w:tc>
          <w:tcPr>
            <w:tcW w:w="2160" w:type="dxa"/>
            <w:shd w:val="clear" w:color="auto" w:fill="E0E0E0"/>
          </w:tcPr>
          <w:p w14:paraId="0FEC13FE" w14:textId="77777777" w:rsidR="00996F9B" w:rsidRPr="0070553F" w:rsidRDefault="00642892" w:rsidP="00465E01">
            <w:pPr>
              <w:rPr>
                <w:b/>
              </w:rPr>
            </w:pPr>
            <w:r w:rsidRPr="0070553F">
              <w:rPr>
                <w:b/>
              </w:rPr>
              <w:t>Purpose</w:t>
            </w:r>
          </w:p>
        </w:tc>
        <w:tc>
          <w:tcPr>
            <w:tcW w:w="7018" w:type="dxa"/>
          </w:tcPr>
          <w:p w14:paraId="6EC7A0B5" w14:textId="3DCC43B6" w:rsidR="00996F9B" w:rsidRPr="0070553F" w:rsidRDefault="003A4D97" w:rsidP="00465E01">
            <w:r w:rsidRPr="003A4D97">
              <w:t>This function conducts a test of the trailer lights by illuminating each light in conjunction with the vehicle lights. Upon initiation of the test, the lights will be illuminated in the sequence</w:t>
            </w:r>
          </w:p>
        </w:tc>
      </w:tr>
      <w:tr w:rsidR="00996F9B" w:rsidRPr="0070553F" w14:paraId="64D96D55" w14:textId="77777777" w:rsidTr="00EA6589">
        <w:trPr>
          <w:trHeight w:val="247"/>
        </w:trPr>
        <w:tc>
          <w:tcPr>
            <w:tcW w:w="1057" w:type="dxa"/>
            <w:vMerge/>
            <w:shd w:val="clear" w:color="auto" w:fill="auto"/>
          </w:tcPr>
          <w:p w14:paraId="260DF047" w14:textId="77777777" w:rsidR="00996F9B" w:rsidRPr="0070553F" w:rsidRDefault="00996F9B" w:rsidP="00465E01">
            <w:pPr>
              <w:rPr>
                <w:b/>
              </w:rPr>
            </w:pPr>
          </w:p>
        </w:tc>
        <w:tc>
          <w:tcPr>
            <w:tcW w:w="2160" w:type="dxa"/>
            <w:shd w:val="clear" w:color="auto" w:fill="E0E0E0"/>
          </w:tcPr>
          <w:p w14:paraId="7FC79640" w14:textId="77777777" w:rsidR="00996F9B" w:rsidRPr="0070553F" w:rsidRDefault="00642892" w:rsidP="00465E01">
            <w:pPr>
              <w:rPr>
                <w:b/>
                <w:lang w:val="en-GB"/>
              </w:rPr>
            </w:pPr>
            <w:r w:rsidRPr="0070553F">
              <w:rPr>
                <w:b/>
                <w:lang w:val="en-GB"/>
              </w:rPr>
              <w:t>Category</w:t>
            </w:r>
          </w:p>
        </w:tc>
        <w:tc>
          <w:tcPr>
            <w:tcW w:w="7018" w:type="dxa"/>
          </w:tcPr>
          <w:p w14:paraId="26DC19E0" w14:textId="46226C30" w:rsidR="00996F9B" w:rsidRPr="0070553F" w:rsidRDefault="0075003D" w:rsidP="00465E01">
            <w:r>
              <w:t>Behavioral</w:t>
            </w:r>
          </w:p>
        </w:tc>
      </w:tr>
      <w:tr w:rsidR="00996F9B" w:rsidRPr="0070553F" w14:paraId="3C881B9D" w14:textId="77777777" w:rsidTr="00EA6589">
        <w:trPr>
          <w:trHeight w:val="247"/>
        </w:trPr>
        <w:tc>
          <w:tcPr>
            <w:tcW w:w="1057" w:type="dxa"/>
            <w:vMerge/>
            <w:shd w:val="clear" w:color="auto" w:fill="auto"/>
          </w:tcPr>
          <w:p w14:paraId="0444303F" w14:textId="77777777" w:rsidR="00996F9B" w:rsidRPr="0070553F" w:rsidRDefault="00996F9B" w:rsidP="00465E01">
            <w:pPr>
              <w:rPr>
                <w:b/>
              </w:rPr>
            </w:pPr>
          </w:p>
        </w:tc>
        <w:tc>
          <w:tcPr>
            <w:tcW w:w="2160" w:type="dxa"/>
            <w:shd w:val="clear" w:color="auto" w:fill="E0E0E0"/>
          </w:tcPr>
          <w:p w14:paraId="46FB969C" w14:textId="3983EBC8"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2B6A77C4" w14:textId="526FB224" w:rsidR="00B21733" w:rsidRDefault="006E0DD0">
            <w:r w:rsidRPr="006E0DD0">
              <w:t>00001 ###R_F_Trailer Light Check_00001### Feature Start / Stop</w:t>
            </w:r>
          </w:p>
        </w:tc>
      </w:tr>
      <w:tr w:rsidR="00996F9B" w:rsidRPr="0070553F" w14:paraId="58F564C6" w14:textId="77777777" w:rsidTr="00EA6589">
        <w:trPr>
          <w:trHeight w:val="247"/>
        </w:trPr>
        <w:tc>
          <w:tcPr>
            <w:tcW w:w="1057" w:type="dxa"/>
            <w:vMerge w:val="restart"/>
            <w:shd w:val="clear" w:color="auto" w:fill="auto"/>
          </w:tcPr>
          <w:p w14:paraId="2E8172EB" w14:textId="2B4EA184" w:rsidR="00B21733" w:rsidRDefault="005D132E" w:rsidP="005D132E">
            <w:pPr>
              <w:jc w:val="center"/>
            </w:pPr>
            <w:r>
              <w:t>A2</w:t>
            </w:r>
          </w:p>
        </w:tc>
        <w:tc>
          <w:tcPr>
            <w:tcW w:w="2160" w:type="dxa"/>
            <w:shd w:val="clear" w:color="auto" w:fill="E0E0E0"/>
          </w:tcPr>
          <w:p w14:paraId="37227D9C" w14:textId="77777777" w:rsidR="00996F9B" w:rsidRPr="0070553F" w:rsidRDefault="00996F9B" w:rsidP="00465E01">
            <w:pPr>
              <w:rPr>
                <w:b/>
              </w:rPr>
            </w:pPr>
            <w:r w:rsidRPr="0070553F">
              <w:rPr>
                <w:b/>
                <w:lang w:val="en-GB"/>
              </w:rPr>
              <w:t>Name</w:t>
            </w:r>
          </w:p>
        </w:tc>
        <w:tc>
          <w:tcPr>
            <w:tcW w:w="7018" w:type="dxa"/>
          </w:tcPr>
          <w:p w14:paraId="41399427" w14:textId="019A8761" w:rsidR="00996F9B" w:rsidRPr="0070553F" w:rsidRDefault="006342C3" w:rsidP="00762011">
            <w:r w:rsidRPr="006342C3">
              <w:t>Cancel Trailer Light Check</w:t>
            </w:r>
          </w:p>
        </w:tc>
      </w:tr>
      <w:tr w:rsidR="00996F9B" w:rsidRPr="0070553F" w14:paraId="7FF2F575" w14:textId="77777777" w:rsidTr="00EA6589">
        <w:trPr>
          <w:trHeight w:val="247"/>
        </w:trPr>
        <w:tc>
          <w:tcPr>
            <w:tcW w:w="1057" w:type="dxa"/>
            <w:vMerge/>
            <w:shd w:val="clear" w:color="auto" w:fill="auto"/>
          </w:tcPr>
          <w:p w14:paraId="5927DA24" w14:textId="77777777" w:rsidR="00996F9B" w:rsidRPr="0070553F" w:rsidRDefault="00996F9B" w:rsidP="00465E01">
            <w:pPr>
              <w:rPr>
                <w:b/>
              </w:rPr>
            </w:pPr>
          </w:p>
        </w:tc>
        <w:tc>
          <w:tcPr>
            <w:tcW w:w="2160" w:type="dxa"/>
            <w:shd w:val="clear" w:color="auto" w:fill="E0E0E0"/>
          </w:tcPr>
          <w:p w14:paraId="68E88B97" w14:textId="77777777" w:rsidR="00996F9B" w:rsidRPr="0070553F" w:rsidRDefault="00996F9B" w:rsidP="00465E01">
            <w:pPr>
              <w:rPr>
                <w:b/>
                <w:lang w:val="en-GB"/>
              </w:rPr>
            </w:pPr>
            <w:r w:rsidRPr="0070553F">
              <w:rPr>
                <w:b/>
                <w:lang w:val="en-GB"/>
              </w:rPr>
              <w:t>Description</w:t>
            </w:r>
          </w:p>
        </w:tc>
        <w:tc>
          <w:tcPr>
            <w:tcW w:w="7018" w:type="dxa"/>
          </w:tcPr>
          <w:p w14:paraId="3C400B01" w14:textId="006FBC03" w:rsidR="00996F9B" w:rsidRPr="0070553F" w:rsidRDefault="00507DDF" w:rsidP="00465E01">
            <w:r w:rsidRPr="00507DDF">
              <w:t xml:space="preserve">The defined sequence </w:t>
            </w:r>
            <w:proofErr w:type="gramStart"/>
            <w:r w:rsidRPr="00507DDF">
              <w:t>turn</w:t>
            </w:r>
            <w:proofErr w:type="gramEnd"/>
            <w:r w:rsidRPr="00507DDF">
              <w:t xml:space="preserve"> off trailer light check as required by user.</w:t>
            </w:r>
          </w:p>
        </w:tc>
      </w:tr>
      <w:tr w:rsidR="00996F9B" w:rsidRPr="0070553F" w14:paraId="5D37362E" w14:textId="77777777" w:rsidTr="00EA6589">
        <w:trPr>
          <w:trHeight w:val="247"/>
        </w:trPr>
        <w:tc>
          <w:tcPr>
            <w:tcW w:w="1057" w:type="dxa"/>
            <w:vMerge/>
            <w:shd w:val="clear" w:color="auto" w:fill="auto"/>
          </w:tcPr>
          <w:p w14:paraId="26BF9060" w14:textId="77777777" w:rsidR="00996F9B" w:rsidRPr="0070553F" w:rsidRDefault="00996F9B" w:rsidP="00465E01">
            <w:pPr>
              <w:rPr>
                <w:b/>
              </w:rPr>
            </w:pPr>
          </w:p>
        </w:tc>
        <w:tc>
          <w:tcPr>
            <w:tcW w:w="2160" w:type="dxa"/>
            <w:shd w:val="clear" w:color="auto" w:fill="E0E0E0"/>
          </w:tcPr>
          <w:p w14:paraId="1E128AEB" w14:textId="77777777" w:rsidR="00996F9B" w:rsidRPr="0070553F" w:rsidRDefault="00642892" w:rsidP="00465E01">
            <w:pPr>
              <w:rPr>
                <w:b/>
              </w:rPr>
            </w:pPr>
            <w:r w:rsidRPr="0070553F">
              <w:rPr>
                <w:b/>
              </w:rPr>
              <w:t>Purpose</w:t>
            </w:r>
          </w:p>
        </w:tc>
        <w:tc>
          <w:tcPr>
            <w:tcW w:w="7018" w:type="dxa"/>
          </w:tcPr>
          <w:p w14:paraId="48681D42" w14:textId="149ABE78" w:rsidR="00996F9B" w:rsidRPr="0070553F" w:rsidRDefault="00BD2B99" w:rsidP="00465E01">
            <w:r w:rsidRPr="00BD2B99">
              <w:t>The feature shall end test and vehicle return to normal operation when Stop Test is selected by user on remote app or in-vehicle UI.</w:t>
            </w:r>
          </w:p>
        </w:tc>
      </w:tr>
      <w:tr w:rsidR="00996F9B" w:rsidRPr="0070553F" w14:paraId="1318726A" w14:textId="77777777" w:rsidTr="00EA6589">
        <w:trPr>
          <w:trHeight w:val="247"/>
        </w:trPr>
        <w:tc>
          <w:tcPr>
            <w:tcW w:w="1057" w:type="dxa"/>
            <w:vMerge/>
            <w:shd w:val="clear" w:color="auto" w:fill="auto"/>
          </w:tcPr>
          <w:p w14:paraId="2A266E4F" w14:textId="77777777" w:rsidR="00996F9B" w:rsidRPr="0070553F" w:rsidRDefault="00996F9B" w:rsidP="00465E01">
            <w:pPr>
              <w:rPr>
                <w:b/>
              </w:rPr>
            </w:pPr>
          </w:p>
        </w:tc>
        <w:tc>
          <w:tcPr>
            <w:tcW w:w="2160" w:type="dxa"/>
            <w:shd w:val="clear" w:color="auto" w:fill="E0E0E0"/>
          </w:tcPr>
          <w:p w14:paraId="1F62A03F" w14:textId="77777777" w:rsidR="00996F9B" w:rsidRPr="0070553F" w:rsidRDefault="00642892" w:rsidP="00465E01">
            <w:pPr>
              <w:rPr>
                <w:b/>
                <w:lang w:val="en-GB"/>
              </w:rPr>
            </w:pPr>
            <w:r w:rsidRPr="0070553F">
              <w:rPr>
                <w:b/>
                <w:lang w:val="en-GB"/>
              </w:rPr>
              <w:t>Category</w:t>
            </w:r>
          </w:p>
        </w:tc>
        <w:tc>
          <w:tcPr>
            <w:tcW w:w="7018" w:type="dxa"/>
          </w:tcPr>
          <w:p w14:paraId="25AA58AC" w14:textId="77777777" w:rsidR="00996F9B" w:rsidRPr="0070553F" w:rsidRDefault="0075003D" w:rsidP="00465E01">
            <w:r>
              <w:t>Behavioral</w:t>
            </w:r>
          </w:p>
        </w:tc>
      </w:tr>
      <w:tr w:rsidR="00996F9B" w:rsidRPr="0070553F" w14:paraId="7EA85EBF" w14:textId="77777777" w:rsidTr="00EA6589">
        <w:trPr>
          <w:trHeight w:val="247"/>
        </w:trPr>
        <w:tc>
          <w:tcPr>
            <w:tcW w:w="1057" w:type="dxa"/>
            <w:vMerge/>
            <w:shd w:val="clear" w:color="auto" w:fill="auto"/>
          </w:tcPr>
          <w:p w14:paraId="2BE9FB44" w14:textId="77777777" w:rsidR="00996F9B" w:rsidRPr="0070553F" w:rsidRDefault="00996F9B" w:rsidP="00465E01">
            <w:pPr>
              <w:rPr>
                <w:b/>
              </w:rPr>
            </w:pPr>
          </w:p>
        </w:tc>
        <w:tc>
          <w:tcPr>
            <w:tcW w:w="2160" w:type="dxa"/>
            <w:shd w:val="clear" w:color="auto" w:fill="E0E0E0"/>
          </w:tcPr>
          <w:p w14:paraId="4A59205E" w14:textId="77777777" w:rsidR="00996F9B" w:rsidRPr="0070553F" w:rsidRDefault="00996F9B" w:rsidP="00D8448F">
            <w:pPr>
              <w:rPr>
                <w:b/>
                <w:lang w:val="en-GB"/>
              </w:rPr>
            </w:pPr>
            <w:r w:rsidRPr="0070553F">
              <w:rPr>
                <w:b/>
                <w:lang w:val="en-GB"/>
              </w:rPr>
              <w:t xml:space="preserve">Related </w:t>
            </w:r>
            <w:r w:rsidR="00754519">
              <w:rPr>
                <w:b/>
                <w:lang w:val="en-GB"/>
              </w:rPr>
              <w:t>Requirement</w:t>
            </w:r>
            <w:r w:rsidR="00F13C21">
              <w:rPr>
                <w:b/>
                <w:lang w:val="en-GB"/>
              </w:rPr>
              <w:t xml:space="preserve"> ID</w:t>
            </w:r>
            <w:r w:rsidR="00754519">
              <w:rPr>
                <w:b/>
                <w:lang w:val="en-GB"/>
              </w:rPr>
              <w:t>s</w:t>
            </w:r>
          </w:p>
        </w:tc>
        <w:tc>
          <w:tcPr>
            <w:tcW w:w="7018" w:type="dxa"/>
          </w:tcPr>
          <w:p w14:paraId="583B869F" w14:textId="400EA217" w:rsidR="00B21733" w:rsidRDefault="001A2AA5">
            <w:r w:rsidRPr="001A2AA5">
              <w:t>00001 ###R_F_Trailer Light Check_00001### Feature Start / Stop</w:t>
            </w:r>
          </w:p>
        </w:tc>
      </w:tr>
      <w:tr w:rsidR="005D132E" w:rsidRPr="0070553F" w14:paraId="48D47515" w14:textId="77777777" w:rsidTr="00EA6589">
        <w:trPr>
          <w:trHeight w:val="247"/>
        </w:trPr>
        <w:tc>
          <w:tcPr>
            <w:tcW w:w="1057" w:type="dxa"/>
            <w:vMerge w:val="restart"/>
            <w:shd w:val="clear" w:color="auto" w:fill="auto"/>
          </w:tcPr>
          <w:p w14:paraId="024A525B" w14:textId="0D386562" w:rsidR="005D132E" w:rsidRPr="0070553F" w:rsidRDefault="005D132E" w:rsidP="005D132E">
            <w:pPr>
              <w:jc w:val="center"/>
              <w:rPr>
                <w:b/>
              </w:rPr>
            </w:pPr>
            <w:r>
              <w:t>A3</w:t>
            </w:r>
          </w:p>
        </w:tc>
        <w:tc>
          <w:tcPr>
            <w:tcW w:w="2160" w:type="dxa"/>
            <w:shd w:val="clear" w:color="auto" w:fill="E0E0E0"/>
          </w:tcPr>
          <w:p w14:paraId="784625A0" w14:textId="31DE0C69" w:rsidR="005D132E" w:rsidRPr="0070553F" w:rsidRDefault="005D132E" w:rsidP="005D132E">
            <w:pPr>
              <w:rPr>
                <w:b/>
                <w:lang w:val="en-GB"/>
              </w:rPr>
            </w:pPr>
            <w:r w:rsidRPr="0070553F">
              <w:rPr>
                <w:b/>
                <w:lang w:val="en-GB"/>
              </w:rPr>
              <w:t>Name</w:t>
            </w:r>
          </w:p>
        </w:tc>
        <w:tc>
          <w:tcPr>
            <w:tcW w:w="7018" w:type="dxa"/>
          </w:tcPr>
          <w:p w14:paraId="361E70A7" w14:textId="184732ED" w:rsidR="005D132E" w:rsidRDefault="00507DDF" w:rsidP="005D132E">
            <w:r>
              <w:t>Display Pre-condition Status</w:t>
            </w:r>
          </w:p>
        </w:tc>
      </w:tr>
      <w:tr w:rsidR="005D132E" w:rsidRPr="0070553F" w14:paraId="0E9FC801" w14:textId="77777777" w:rsidTr="00EA6589">
        <w:trPr>
          <w:trHeight w:val="247"/>
        </w:trPr>
        <w:tc>
          <w:tcPr>
            <w:tcW w:w="1057" w:type="dxa"/>
            <w:vMerge/>
            <w:shd w:val="clear" w:color="auto" w:fill="auto"/>
          </w:tcPr>
          <w:p w14:paraId="05837A06" w14:textId="77777777" w:rsidR="005D132E" w:rsidRDefault="005D132E" w:rsidP="005D132E"/>
        </w:tc>
        <w:tc>
          <w:tcPr>
            <w:tcW w:w="2160" w:type="dxa"/>
            <w:shd w:val="clear" w:color="auto" w:fill="E0E0E0"/>
          </w:tcPr>
          <w:p w14:paraId="1FECEB82" w14:textId="22C8757A" w:rsidR="005D132E" w:rsidRPr="0070553F" w:rsidRDefault="005D132E" w:rsidP="005D132E">
            <w:pPr>
              <w:rPr>
                <w:b/>
                <w:lang w:val="en-GB"/>
              </w:rPr>
            </w:pPr>
            <w:r w:rsidRPr="0070553F">
              <w:rPr>
                <w:b/>
                <w:lang w:val="en-GB"/>
              </w:rPr>
              <w:t>Description</w:t>
            </w:r>
          </w:p>
        </w:tc>
        <w:tc>
          <w:tcPr>
            <w:tcW w:w="7018" w:type="dxa"/>
          </w:tcPr>
          <w:p w14:paraId="5F139DF6" w14:textId="6FCCB0F9" w:rsidR="005D132E" w:rsidRPr="00762011" w:rsidRDefault="00507DDF" w:rsidP="005D132E">
            <w:r w:rsidRPr="00507DDF">
              <w:t>The feature shall display pre-conditions that are not met on remote app or in-vehicle UI.</w:t>
            </w:r>
          </w:p>
        </w:tc>
      </w:tr>
      <w:tr w:rsidR="005D132E" w:rsidRPr="0070553F" w14:paraId="7490B812" w14:textId="77777777" w:rsidTr="00EA6589">
        <w:trPr>
          <w:trHeight w:val="247"/>
        </w:trPr>
        <w:tc>
          <w:tcPr>
            <w:tcW w:w="1057" w:type="dxa"/>
            <w:vMerge/>
            <w:shd w:val="clear" w:color="auto" w:fill="auto"/>
          </w:tcPr>
          <w:p w14:paraId="7D8EED7B" w14:textId="77777777" w:rsidR="005D132E" w:rsidRDefault="005D132E" w:rsidP="005D132E"/>
        </w:tc>
        <w:tc>
          <w:tcPr>
            <w:tcW w:w="2160" w:type="dxa"/>
            <w:shd w:val="clear" w:color="auto" w:fill="E0E0E0"/>
          </w:tcPr>
          <w:p w14:paraId="6F398CC1" w14:textId="6EF27815" w:rsidR="005D132E" w:rsidRPr="0070553F" w:rsidRDefault="005D132E" w:rsidP="005D132E">
            <w:pPr>
              <w:rPr>
                <w:b/>
                <w:lang w:val="en-GB"/>
              </w:rPr>
            </w:pPr>
            <w:r w:rsidRPr="0070553F">
              <w:rPr>
                <w:b/>
              </w:rPr>
              <w:t>Purpose</w:t>
            </w:r>
          </w:p>
        </w:tc>
        <w:tc>
          <w:tcPr>
            <w:tcW w:w="7018" w:type="dxa"/>
          </w:tcPr>
          <w:p w14:paraId="0DD9B8BC" w14:textId="331A2347" w:rsidR="005D132E" w:rsidRDefault="00507DDF" w:rsidP="005D132E">
            <w:r w:rsidRPr="00507DDF">
              <w:t>The feature shall display pre-conditions that are not met on remote app or in-vehicle UI.</w:t>
            </w:r>
          </w:p>
        </w:tc>
      </w:tr>
      <w:tr w:rsidR="005D132E" w:rsidRPr="0070553F" w14:paraId="03CC9B00" w14:textId="77777777" w:rsidTr="00EA6589">
        <w:trPr>
          <w:trHeight w:val="247"/>
        </w:trPr>
        <w:tc>
          <w:tcPr>
            <w:tcW w:w="1057" w:type="dxa"/>
            <w:vMerge/>
            <w:shd w:val="clear" w:color="auto" w:fill="auto"/>
          </w:tcPr>
          <w:p w14:paraId="620A99E1" w14:textId="77777777" w:rsidR="005D132E" w:rsidRDefault="005D132E" w:rsidP="005D132E"/>
        </w:tc>
        <w:tc>
          <w:tcPr>
            <w:tcW w:w="2160" w:type="dxa"/>
            <w:shd w:val="clear" w:color="auto" w:fill="E0E0E0"/>
          </w:tcPr>
          <w:p w14:paraId="4BBE3F4E" w14:textId="5B62FF67" w:rsidR="005D132E" w:rsidRPr="0070553F" w:rsidRDefault="005D132E" w:rsidP="005D132E">
            <w:pPr>
              <w:rPr>
                <w:b/>
              </w:rPr>
            </w:pPr>
            <w:r w:rsidRPr="0070553F">
              <w:rPr>
                <w:b/>
                <w:lang w:val="en-GB"/>
              </w:rPr>
              <w:t>Category</w:t>
            </w:r>
          </w:p>
        </w:tc>
        <w:tc>
          <w:tcPr>
            <w:tcW w:w="7018" w:type="dxa"/>
          </w:tcPr>
          <w:p w14:paraId="5C8F62C2" w14:textId="7FECF94A" w:rsidR="005D132E" w:rsidRDefault="005D132E" w:rsidP="005D132E">
            <w:r>
              <w:t>Behavioral</w:t>
            </w:r>
          </w:p>
        </w:tc>
      </w:tr>
      <w:tr w:rsidR="005D132E" w:rsidRPr="0070553F" w14:paraId="1B35DF55" w14:textId="77777777" w:rsidTr="00EA6589">
        <w:trPr>
          <w:trHeight w:val="247"/>
        </w:trPr>
        <w:tc>
          <w:tcPr>
            <w:tcW w:w="1057" w:type="dxa"/>
            <w:vMerge/>
            <w:shd w:val="clear" w:color="auto" w:fill="auto"/>
          </w:tcPr>
          <w:p w14:paraId="3E6220C9" w14:textId="77777777" w:rsidR="005D132E" w:rsidRDefault="005D132E" w:rsidP="005D132E"/>
        </w:tc>
        <w:tc>
          <w:tcPr>
            <w:tcW w:w="2160" w:type="dxa"/>
            <w:shd w:val="clear" w:color="auto" w:fill="E0E0E0"/>
          </w:tcPr>
          <w:p w14:paraId="55909FE7" w14:textId="7CC58AF4" w:rsidR="005D132E" w:rsidRPr="0070553F" w:rsidRDefault="005D132E" w:rsidP="005D132E">
            <w:pPr>
              <w:rPr>
                <w:b/>
                <w:lang w:val="en-GB"/>
              </w:rPr>
            </w:pPr>
            <w:r w:rsidRPr="0070553F">
              <w:rPr>
                <w:b/>
                <w:lang w:val="en-GB"/>
              </w:rPr>
              <w:t xml:space="preserve">Related </w:t>
            </w:r>
            <w:r>
              <w:rPr>
                <w:b/>
                <w:lang w:val="en-GB"/>
              </w:rPr>
              <w:t>Requirement IDs</w:t>
            </w:r>
          </w:p>
        </w:tc>
        <w:tc>
          <w:tcPr>
            <w:tcW w:w="7018" w:type="dxa"/>
          </w:tcPr>
          <w:p w14:paraId="28533570" w14:textId="542F9618" w:rsidR="005D132E" w:rsidRDefault="00A82ADA" w:rsidP="005D132E">
            <w:r w:rsidRPr="00A82ADA">
              <w:t>00015 ###R_F_Trailer Light Check_00015### Feature feedback upon Start/Stop command</w:t>
            </w:r>
          </w:p>
        </w:tc>
      </w:tr>
      <w:tr w:rsidR="005D132E" w:rsidRPr="0070553F" w14:paraId="2949142C" w14:textId="77777777" w:rsidTr="00EA6589">
        <w:trPr>
          <w:trHeight w:val="247"/>
        </w:trPr>
        <w:tc>
          <w:tcPr>
            <w:tcW w:w="1057" w:type="dxa"/>
            <w:vMerge w:val="restart"/>
            <w:shd w:val="clear" w:color="auto" w:fill="auto"/>
          </w:tcPr>
          <w:p w14:paraId="26F9118A" w14:textId="5253880B" w:rsidR="005D132E" w:rsidRDefault="005D132E" w:rsidP="005D132E">
            <w:pPr>
              <w:jc w:val="center"/>
            </w:pPr>
            <w:r>
              <w:t>A4</w:t>
            </w:r>
          </w:p>
        </w:tc>
        <w:tc>
          <w:tcPr>
            <w:tcW w:w="2160" w:type="dxa"/>
            <w:shd w:val="clear" w:color="auto" w:fill="E0E0E0"/>
          </w:tcPr>
          <w:p w14:paraId="3C22AC35" w14:textId="7E454727" w:rsidR="005D132E" w:rsidRPr="0070553F" w:rsidRDefault="005D132E" w:rsidP="005D132E">
            <w:pPr>
              <w:rPr>
                <w:b/>
                <w:lang w:val="en-GB"/>
              </w:rPr>
            </w:pPr>
            <w:r w:rsidRPr="0070553F">
              <w:rPr>
                <w:b/>
                <w:lang w:val="en-GB"/>
              </w:rPr>
              <w:t>Name</w:t>
            </w:r>
          </w:p>
        </w:tc>
        <w:tc>
          <w:tcPr>
            <w:tcW w:w="7018" w:type="dxa"/>
          </w:tcPr>
          <w:p w14:paraId="19353543" w14:textId="4E75E4CF" w:rsidR="005D132E" w:rsidRDefault="00497C7A" w:rsidP="005D132E">
            <w:r>
              <w:t>End of Test Question</w:t>
            </w:r>
          </w:p>
        </w:tc>
      </w:tr>
      <w:tr w:rsidR="005D132E" w:rsidRPr="0070553F" w14:paraId="23FEEF36" w14:textId="77777777" w:rsidTr="00EA6589">
        <w:trPr>
          <w:trHeight w:val="247"/>
        </w:trPr>
        <w:tc>
          <w:tcPr>
            <w:tcW w:w="1057" w:type="dxa"/>
            <w:vMerge/>
            <w:shd w:val="clear" w:color="auto" w:fill="auto"/>
          </w:tcPr>
          <w:p w14:paraId="2120FEDF" w14:textId="77777777" w:rsidR="005D132E" w:rsidRDefault="005D132E" w:rsidP="005D132E"/>
        </w:tc>
        <w:tc>
          <w:tcPr>
            <w:tcW w:w="2160" w:type="dxa"/>
            <w:shd w:val="clear" w:color="auto" w:fill="E0E0E0"/>
          </w:tcPr>
          <w:p w14:paraId="09DE67CA" w14:textId="062BA2F8" w:rsidR="005D132E" w:rsidRPr="0070553F" w:rsidRDefault="005D132E" w:rsidP="005D132E">
            <w:pPr>
              <w:rPr>
                <w:b/>
                <w:lang w:val="en-GB"/>
              </w:rPr>
            </w:pPr>
            <w:r w:rsidRPr="0070553F">
              <w:rPr>
                <w:b/>
                <w:lang w:val="en-GB"/>
              </w:rPr>
              <w:t>Description</w:t>
            </w:r>
          </w:p>
        </w:tc>
        <w:tc>
          <w:tcPr>
            <w:tcW w:w="7018" w:type="dxa"/>
          </w:tcPr>
          <w:p w14:paraId="34405B65" w14:textId="5A620742" w:rsidR="005D132E" w:rsidRPr="00762011" w:rsidRDefault="00497C7A" w:rsidP="005D132E">
            <w:r w:rsidRPr="00497C7A">
              <w:t>Upon end of test or test cancelation, the feature shall ask the question if all lights illuminated properly. A NO response will present a troubleshooting pop-up</w:t>
            </w:r>
          </w:p>
        </w:tc>
      </w:tr>
      <w:tr w:rsidR="005D132E" w:rsidRPr="0070553F" w14:paraId="19123445" w14:textId="77777777" w:rsidTr="00EA6589">
        <w:trPr>
          <w:trHeight w:val="247"/>
        </w:trPr>
        <w:tc>
          <w:tcPr>
            <w:tcW w:w="1057" w:type="dxa"/>
            <w:vMerge/>
            <w:shd w:val="clear" w:color="auto" w:fill="auto"/>
          </w:tcPr>
          <w:p w14:paraId="0A1DEE25" w14:textId="77777777" w:rsidR="005D132E" w:rsidRDefault="005D132E" w:rsidP="005D132E"/>
        </w:tc>
        <w:tc>
          <w:tcPr>
            <w:tcW w:w="2160" w:type="dxa"/>
            <w:shd w:val="clear" w:color="auto" w:fill="E0E0E0"/>
          </w:tcPr>
          <w:p w14:paraId="3945C2B4" w14:textId="6A6C017F" w:rsidR="005D132E" w:rsidRPr="0070553F" w:rsidRDefault="005D132E" w:rsidP="005D132E">
            <w:pPr>
              <w:rPr>
                <w:b/>
                <w:lang w:val="en-GB"/>
              </w:rPr>
            </w:pPr>
            <w:r w:rsidRPr="0070553F">
              <w:rPr>
                <w:b/>
              </w:rPr>
              <w:t>Purpose</w:t>
            </w:r>
          </w:p>
        </w:tc>
        <w:tc>
          <w:tcPr>
            <w:tcW w:w="7018" w:type="dxa"/>
          </w:tcPr>
          <w:p w14:paraId="444B553F" w14:textId="5C381464" w:rsidR="005D132E" w:rsidRDefault="00497C7A" w:rsidP="005D132E">
            <w:r w:rsidRPr="00497C7A">
              <w:t>Upon end of test or test cancelation, the feature shall ask the question if all lights illuminated properly. A NO response will present a troubleshooting pop-up</w:t>
            </w:r>
          </w:p>
        </w:tc>
      </w:tr>
      <w:tr w:rsidR="005D132E" w:rsidRPr="0070553F" w14:paraId="44532CB1" w14:textId="77777777" w:rsidTr="00EA6589">
        <w:trPr>
          <w:trHeight w:val="247"/>
        </w:trPr>
        <w:tc>
          <w:tcPr>
            <w:tcW w:w="1057" w:type="dxa"/>
            <w:vMerge/>
            <w:shd w:val="clear" w:color="auto" w:fill="auto"/>
          </w:tcPr>
          <w:p w14:paraId="20FFFF05" w14:textId="77777777" w:rsidR="005D132E" w:rsidRDefault="005D132E" w:rsidP="005D132E"/>
        </w:tc>
        <w:tc>
          <w:tcPr>
            <w:tcW w:w="2160" w:type="dxa"/>
            <w:shd w:val="clear" w:color="auto" w:fill="E0E0E0"/>
          </w:tcPr>
          <w:p w14:paraId="17E72AE6" w14:textId="45E66AD3" w:rsidR="005D132E" w:rsidRPr="0070553F" w:rsidRDefault="005D132E" w:rsidP="005D132E">
            <w:pPr>
              <w:rPr>
                <w:b/>
              </w:rPr>
            </w:pPr>
            <w:r w:rsidRPr="0070553F">
              <w:rPr>
                <w:b/>
                <w:lang w:val="en-GB"/>
              </w:rPr>
              <w:t>Category</w:t>
            </w:r>
          </w:p>
        </w:tc>
        <w:tc>
          <w:tcPr>
            <w:tcW w:w="7018" w:type="dxa"/>
          </w:tcPr>
          <w:p w14:paraId="1A65895B" w14:textId="339D0967" w:rsidR="005D132E" w:rsidRDefault="005D132E" w:rsidP="005D132E">
            <w:r>
              <w:t>Behavioral</w:t>
            </w:r>
          </w:p>
        </w:tc>
      </w:tr>
      <w:tr w:rsidR="005D132E" w:rsidRPr="0070553F" w14:paraId="4D4FE762" w14:textId="77777777" w:rsidTr="00EA6589">
        <w:trPr>
          <w:trHeight w:val="247"/>
        </w:trPr>
        <w:tc>
          <w:tcPr>
            <w:tcW w:w="1057" w:type="dxa"/>
            <w:vMerge/>
            <w:shd w:val="clear" w:color="auto" w:fill="auto"/>
          </w:tcPr>
          <w:p w14:paraId="720CEBFE" w14:textId="77777777" w:rsidR="005D132E" w:rsidRDefault="005D132E" w:rsidP="005D132E"/>
        </w:tc>
        <w:tc>
          <w:tcPr>
            <w:tcW w:w="2160" w:type="dxa"/>
            <w:shd w:val="clear" w:color="auto" w:fill="E0E0E0"/>
          </w:tcPr>
          <w:p w14:paraId="74C66608" w14:textId="0D6C8946" w:rsidR="005D132E" w:rsidRPr="0070553F" w:rsidRDefault="005D132E" w:rsidP="005D132E">
            <w:pPr>
              <w:rPr>
                <w:b/>
                <w:lang w:val="en-GB"/>
              </w:rPr>
            </w:pPr>
            <w:r w:rsidRPr="0070553F">
              <w:rPr>
                <w:b/>
                <w:lang w:val="en-GB"/>
              </w:rPr>
              <w:t xml:space="preserve">Related </w:t>
            </w:r>
            <w:r>
              <w:rPr>
                <w:b/>
                <w:lang w:val="en-GB"/>
              </w:rPr>
              <w:t>Requirement IDs</w:t>
            </w:r>
          </w:p>
        </w:tc>
        <w:tc>
          <w:tcPr>
            <w:tcW w:w="7018" w:type="dxa"/>
          </w:tcPr>
          <w:p w14:paraId="7A453D5C" w14:textId="16F0F6A8" w:rsidR="005D132E" w:rsidRDefault="00AC0038" w:rsidP="005D132E">
            <w:r w:rsidRPr="00AC0038">
              <w:t>00001 ###R_F_Trailer Light Check_00001### Feature Start / Stop</w:t>
            </w:r>
          </w:p>
        </w:tc>
      </w:tr>
    </w:tbl>
    <w:p w14:paraId="701E10DB" w14:textId="5E0D49E2" w:rsidR="00ED34A3" w:rsidRDefault="000C2B87" w:rsidP="00F8140A">
      <w:pPr>
        <w:pStyle w:val="Caption"/>
      </w:pPr>
      <w:bookmarkStart w:id="546" w:name="_Toc70599952"/>
      <w:r w:rsidRPr="0070553F">
        <w:t xml:space="preserve">Table </w:t>
      </w:r>
      <w:r w:rsidRPr="0070553F">
        <w:rPr>
          <w:noProof/>
        </w:rPr>
        <w:fldChar w:fldCharType="begin"/>
      </w:r>
      <w:r w:rsidRPr="0070553F">
        <w:rPr>
          <w:noProof/>
        </w:rPr>
        <w:instrText xml:space="preserve"> SEQ Table \* ARABIC </w:instrText>
      </w:r>
      <w:r w:rsidRPr="0070553F">
        <w:rPr>
          <w:noProof/>
        </w:rPr>
        <w:fldChar w:fldCharType="separate"/>
      </w:r>
      <w:r w:rsidR="00BC4DEA">
        <w:rPr>
          <w:noProof/>
        </w:rPr>
        <w:t>14</w:t>
      </w:r>
      <w:r w:rsidRPr="0070553F">
        <w:rPr>
          <w:noProof/>
        </w:rPr>
        <w:fldChar w:fldCharType="end"/>
      </w:r>
      <w:r w:rsidRPr="0070553F">
        <w:t xml:space="preserve">: Functional Safety </w:t>
      </w:r>
      <w:r>
        <w:t>Assumptions</w:t>
      </w:r>
      <w:bookmarkEnd w:id="546"/>
    </w:p>
    <w:p w14:paraId="6F3CE80B" w14:textId="09F499B6" w:rsidR="003531D5" w:rsidRDefault="00B924AD" w:rsidP="0059666E">
      <w:pPr>
        <w:pStyle w:val="Heading2"/>
      </w:pPr>
      <w:bookmarkStart w:id="547" w:name="_Ref528759293"/>
      <w:bookmarkStart w:id="548" w:name="_Ref528759292"/>
      <w:bookmarkStart w:id="549" w:name="_Toc70599797"/>
      <w:r w:rsidRPr="0070553F">
        <w:t>Safety Goals</w:t>
      </w:r>
      <w:bookmarkEnd w:id="547"/>
      <w:bookmarkEnd w:id="548"/>
      <w:bookmarkEnd w:id="549"/>
    </w:p>
    <w:p w14:paraId="763F414B" w14:textId="77777777" w:rsidR="00E726D6" w:rsidRDefault="00E726D6" w:rsidP="00CE3BD6"/>
    <w:p w14:paraId="06FDCF88" w14:textId="0791A2A1" w:rsidR="003531D5" w:rsidRDefault="003531D5" w:rsidP="003531D5">
      <w:pPr>
        <w:pStyle w:val="Heading2"/>
      </w:pPr>
      <w:bookmarkStart w:id="550" w:name="_Toc70599798"/>
      <w:r w:rsidRPr="0070553F">
        <w:t>Functional Safety Requirements</w:t>
      </w:r>
      <w:bookmarkEnd w:id="550"/>
    </w:p>
    <w:p w14:paraId="7918BD19" w14:textId="77777777" w:rsidR="00006730" w:rsidRPr="00006730" w:rsidRDefault="00006730" w:rsidP="00006730"/>
    <w:p w14:paraId="39B1CA22" w14:textId="1669B254" w:rsidR="003531D5" w:rsidRPr="0070553F" w:rsidRDefault="00A63342" w:rsidP="003531D5">
      <w:pPr>
        <w:pStyle w:val="Heading3"/>
      </w:pPr>
      <w:bookmarkStart w:id="551" w:name="_Toc70599799"/>
      <w:r>
        <w:rPr>
          <w:rStyle w:val="SubtleEmphasis"/>
          <w:i w:val="0"/>
          <w:iCs w:val="0"/>
          <w:color w:val="000000" w:themeColor="text1"/>
        </w:rPr>
        <w:t>Safety Goal:  Prevent Hazard (Example)</w:t>
      </w:r>
      <w:bookmarkEnd w:id="551"/>
    </w:p>
    <w:p w14:paraId="3FAD7A0D" w14:textId="77777777" w:rsidR="005C155F" w:rsidRDefault="005C155F" w:rsidP="005C155F">
      <w:pPr>
        <w:rPr>
          <w:rFonts w:eastAsiaTheme="majorEastAsia" w:cstheme="majorBidi"/>
          <w:bCs/>
          <w:iCs/>
        </w:rPr>
      </w:pPr>
      <w:r>
        <w:rPr>
          <w:rFonts w:eastAsiaTheme="majorEastAsia" w:cstheme="majorBidi"/>
          <w:b/>
          <w:bCs/>
          <w:iCs/>
        </w:rPr>
        <w:t xml:space="preserve">Name: </w:t>
      </w:r>
      <w:r w:rsidRPr="00756CD2">
        <w:rPr>
          <w:rFonts w:eastAsiaTheme="majorEastAsia" w:cstheme="majorBidi"/>
          <w:bCs/>
          <w:iCs/>
        </w:rPr>
        <w:t>Prevent Hazard (Example)</w:t>
      </w:r>
    </w:p>
    <w:p w14:paraId="7D302C7F" w14:textId="77777777" w:rsidR="005C155F" w:rsidRDefault="005C155F" w:rsidP="005C155F">
      <w:pPr>
        <w:rPr>
          <w:rFonts w:eastAsiaTheme="majorEastAsia" w:cstheme="majorBidi"/>
          <w:bCs/>
          <w:iCs/>
        </w:rPr>
      </w:pPr>
      <w:r>
        <w:rPr>
          <w:rFonts w:eastAsiaTheme="majorEastAsia" w:cstheme="majorBidi"/>
          <w:b/>
          <w:bCs/>
          <w:iCs/>
        </w:rPr>
        <w:t xml:space="preserve">Purpose: </w:t>
      </w:r>
    </w:p>
    <w:p w14:paraId="63C5CB99" w14:textId="77777777" w:rsidR="005C155F" w:rsidRDefault="005C155F" w:rsidP="005C155F">
      <w:pPr>
        <w:rPr>
          <w:rFonts w:eastAsiaTheme="majorEastAsia" w:cstheme="majorBidi"/>
          <w:bCs/>
          <w:iCs/>
        </w:rPr>
      </w:pPr>
      <w:r>
        <w:rPr>
          <w:rFonts w:eastAsiaTheme="majorEastAsia" w:cstheme="majorBidi"/>
          <w:b/>
          <w:bCs/>
          <w:iCs/>
        </w:rPr>
        <w:t xml:space="preserve">Text: </w:t>
      </w:r>
    </w:p>
    <w:p w14:paraId="1BC5ACE5" w14:textId="77777777" w:rsidR="005C155F" w:rsidRDefault="005C155F" w:rsidP="005C155F">
      <w:pPr>
        <w:rPr>
          <w:rFonts w:eastAsiaTheme="majorEastAsia" w:cstheme="majorBidi"/>
          <w:bCs/>
          <w:iCs/>
        </w:rPr>
      </w:pPr>
      <w:r>
        <w:rPr>
          <w:rFonts w:eastAsiaTheme="majorEastAsia" w:cstheme="majorBidi"/>
          <w:b/>
          <w:bCs/>
          <w:iCs/>
        </w:rPr>
        <w:t xml:space="preserve">ASIL: </w:t>
      </w:r>
    </w:p>
    <w:p w14:paraId="0C3EA10A" w14:textId="645E4EE3" w:rsidR="005C155F" w:rsidRDefault="005C155F" w:rsidP="00EB2A73">
      <w:pPr>
        <w:pStyle w:val="Heading4"/>
      </w:pPr>
      <w:r w:rsidRPr="008E4F86">
        <w:t xml:space="preserve">Safety </w:t>
      </w:r>
      <w:r w:rsidR="00C03A7F">
        <w:t xml:space="preserve">Goal </w:t>
      </w:r>
      <w:r w:rsidRPr="008E4F86">
        <w:t>Concept</w:t>
      </w:r>
    </w:p>
    <w:p w14:paraId="56B07069" w14:textId="77777777" w:rsidR="005C155F" w:rsidRPr="00EB2A73" w:rsidRDefault="005C155F" w:rsidP="00EB2A73">
      <w:pPr>
        <w:pStyle w:val="Heading4"/>
      </w:pPr>
      <w:bookmarkStart w:id="552" w:name="_Toc503973548"/>
      <w:r w:rsidRPr="00EB2A73">
        <w:t>Warning and Recovery Concept</w:t>
      </w:r>
      <w:bookmarkEnd w:id="552"/>
    </w:p>
    <w:p w14:paraId="099C1E05" w14:textId="38A8E50B" w:rsidR="00C14DE7" w:rsidRDefault="00C14DE7" w:rsidP="00BA2C9F">
      <w:pPr>
        <w:pStyle w:val="Heading4"/>
      </w:pPr>
      <w:r>
        <w:t>FSRs for - Prevent Hazard (Example)</w:t>
      </w:r>
    </w:p>
    <w:p w14:paraId="04394C0A" w14:textId="606756E1" w:rsidR="00DE4D02" w:rsidRDefault="001917E0" w:rsidP="001917E0">
      <w:pPr>
        <w:pStyle w:val="Heading3"/>
      </w:pPr>
      <w:bookmarkStart w:id="553" w:name="_Toc70599800"/>
      <w:r w:rsidRPr="001917E0">
        <w:t xml:space="preserve">Derivation of </w:t>
      </w:r>
      <w:r w:rsidR="00202356">
        <w:t xml:space="preserve">Functional Safety </w:t>
      </w:r>
      <w:r w:rsidRPr="001917E0">
        <w:t>Requirements on Assumptions</w:t>
      </w:r>
      <w:bookmarkEnd w:id="553"/>
    </w:p>
    <w:p w14:paraId="21039223" w14:textId="2AED0D11" w:rsidR="00421A80" w:rsidRPr="00C12D32" w:rsidRDefault="00202356" w:rsidP="003C301B">
      <w:pPr>
        <w:pStyle w:val="Heading2"/>
      </w:pPr>
      <w:bookmarkStart w:id="554" w:name="_Toc70599801"/>
      <w:r>
        <w:t xml:space="preserve">ASIL </w:t>
      </w:r>
      <w:r w:rsidR="00871AE3">
        <w:t>Decomposition of</w:t>
      </w:r>
      <w:r w:rsidR="00421A80" w:rsidRPr="00C12D32">
        <w:t xml:space="preserve"> Functional Safety Requirements</w:t>
      </w:r>
      <w:bookmarkEnd w:id="554"/>
    </w:p>
    <w:p w14:paraId="468C9DB5" w14:textId="1C8AC336" w:rsidR="001A292C" w:rsidRDefault="001A292C" w:rsidP="001A292C">
      <w:pPr>
        <w:pStyle w:val="Heading3"/>
        <w:spacing w:after="120"/>
        <w:ind w:left="0" w:firstLine="0"/>
      </w:pPr>
      <w:bookmarkStart w:id="555" w:name="_Toc70599802"/>
      <w:bookmarkStart w:id="556" w:name="_Toc503973577"/>
      <w:r w:rsidRPr="008E4F86">
        <w:t xml:space="preserve">Decomposition </w:t>
      </w:r>
      <w:r w:rsidR="00AA446C">
        <w:t xml:space="preserve">of </w:t>
      </w:r>
      <w:r>
        <w:t>Functional Safety Requirement</w:t>
      </w:r>
      <w:bookmarkEnd w:id="555"/>
      <w:r>
        <w:t xml:space="preserve"> </w:t>
      </w:r>
      <w:bookmarkEnd w:id="556"/>
    </w:p>
    <w:p w14:paraId="282F9026" w14:textId="242F938A" w:rsidR="008E02BA" w:rsidRDefault="008E02BA" w:rsidP="00FB2510">
      <w:pPr>
        <w:pStyle w:val="Heading1"/>
      </w:pPr>
      <w:bookmarkStart w:id="557" w:name="_Toc70599803"/>
      <w:r>
        <w:lastRenderedPageBreak/>
        <w:t>Architecture</w:t>
      </w:r>
      <w:bookmarkEnd w:id="557"/>
    </w:p>
    <w:p w14:paraId="08EA3CD0" w14:textId="7069DC26" w:rsidR="00D454CF" w:rsidRDefault="00D454CF" w:rsidP="008E02BA">
      <w:pPr>
        <w:pStyle w:val="Heading2"/>
      </w:pPr>
      <w:bookmarkStart w:id="558" w:name="_Toc70599804"/>
      <w:r w:rsidRPr="007C20FA">
        <w:t xml:space="preserve">Functional </w:t>
      </w:r>
      <w:r w:rsidR="00DE43BF">
        <w:t>Architecture</w:t>
      </w:r>
      <w:bookmarkEnd w:id="558"/>
    </w:p>
    <w:p w14:paraId="057F71B7" w14:textId="77777777" w:rsidR="009A277F" w:rsidRDefault="009A277F" w:rsidP="008E02BA"/>
    <w:p w14:paraId="053A28FD" w14:textId="77777777" w:rsidR="009A277F" w:rsidRDefault="009A277F" w:rsidP="008E02BA">
      <w:r w:rsidRPr="00EE1C99">
        <w:t>Description of the diagram and content about Functional Architecture in Documentation field of Functional Boundary Diagram.</w:t>
      </w:r>
    </w:p>
    <w:p w14:paraId="62E9CE08" w14:textId="002C16CD" w:rsidR="009A277F" w:rsidRDefault="009A277F" w:rsidP="008E02BA"/>
    <w:p w14:paraId="367354AB" w14:textId="0E1081D4" w:rsidR="00E67690" w:rsidRDefault="00E67690" w:rsidP="008E02BA">
      <w:pPr>
        <w:rPr>
          <w:noProof/>
        </w:rPr>
      </w:pPr>
      <w:ins w:id="559" w:author="Gonzalez-sanchez, Mario (M.)" w:date="2020-04-26T21:56:00Z">
        <w:r>
          <w:rPr>
            <w:noProof/>
          </w:rPr>
          <w:drawing>
            <wp:inline distT="0" distB="0" distL="0" distR="0" wp14:anchorId="40DAB91B" wp14:editId="5A9F8600">
              <wp:extent cx="6217920" cy="586864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BEBA8EAE-BF5A-486C-A8C5-ECC9F3942E4B}">
                            <a14:imgProps xmlns:a14="http://schemas.microsoft.com/office/drawing/2010/main">
                              <a14:imgLayer r:embed="rId84">
                                <a14:imgEffect>
                                  <a14:saturation sat="200000"/>
                                </a14:imgEffect>
                                <a14:imgEffect>
                                  <a14:brightnessContrast contrast="-40000"/>
                                </a14:imgEffect>
                              </a14:imgLayer>
                            </a14:imgProps>
                          </a:ext>
                        </a:extLst>
                      </a:blip>
                      <a:stretch>
                        <a:fillRect/>
                      </a:stretch>
                    </pic:blipFill>
                    <pic:spPr>
                      <a:xfrm>
                        <a:off x="0" y="0"/>
                        <a:ext cx="6218909" cy="5869580"/>
                      </a:xfrm>
                      <a:prstGeom prst="rect">
                        <a:avLst/>
                      </a:prstGeom>
                    </pic:spPr>
                  </pic:pic>
                </a:graphicData>
              </a:graphic>
            </wp:inline>
          </w:drawing>
        </w:r>
      </w:ins>
    </w:p>
    <w:p w14:paraId="329F1F75" w14:textId="1D869277" w:rsidR="00E67690" w:rsidRPr="00C505C2" w:rsidRDefault="00E67690" w:rsidP="00E67690">
      <w:pPr>
        <w:rPr>
          <w:b/>
        </w:rPr>
      </w:pPr>
    </w:p>
    <w:p w14:paraId="7EBCFF28" w14:textId="33996CBF" w:rsidR="009A277F" w:rsidRPr="00C505C2" w:rsidRDefault="00E67690" w:rsidP="00E67690">
      <w:pPr>
        <w:tabs>
          <w:tab w:val="left" w:pos="4107"/>
        </w:tabs>
        <w:rPr>
          <w:b/>
        </w:rPr>
      </w:pPr>
      <w:r w:rsidRPr="00C505C2">
        <w:rPr>
          <w:b/>
        </w:rPr>
        <w:tab/>
      </w:r>
      <w:bookmarkStart w:id="560" w:name="_Toc529191295"/>
      <w:bookmarkStart w:id="561" w:name="_Toc70599821"/>
      <w:r w:rsidR="009A277F" w:rsidRPr="00C505C2">
        <w:rPr>
          <w:b/>
        </w:rPr>
        <w:t xml:space="preserve">Figure </w:t>
      </w:r>
      <w:r w:rsidR="009A277F" w:rsidRPr="00C505C2">
        <w:rPr>
          <w:b/>
        </w:rPr>
        <w:fldChar w:fldCharType="begin"/>
      </w:r>
      <w:r w:rsidR="009A277F" w:rsidRPr="00C505C2">
        <w:rPr>
          <w:b/>
        </w:rPr>
        <w:instrText xml:space="preserve"> SEQ Figure \* ARABIC </w:instrText>
      </w:r>
      <w:r w:rsidR="009A277F" w:rsidRPr="00C505C2">
        <w:rPr>
          <w:b/>
        </w:rPr>
        <w:fldChar w:fldCharType="separate"/>
      </w:r>
      <w:r w:rsidR="00BC4DEA" w:rsidRPr="00C505C2">
        <w:rPr>
          <w:b/>
        </w:rPr>
        <w:t>6</w:t>
      </w:r>
      <w:r w:rsidR="009A277F" w:rsidRPr="00C505C2">
        <w:rPr>
          <w:b/>
        </w:rPr>
        <w:fldChar w:fldCharType="end"/>
      </w:r>
      <w:r w:rsidR="009A277F" w:rsidRPr="00C505C2">
        <w:rPr>
          <w:b/>
        </w:rPr>
        <w:t>: Functional Architecture</w:t>
      </w:r>
      <w:bookmarkEnd w:id="560"/>
      <w:bookmarkEnd w:id="561"/>
    </w:p>
    <w:p w14:paraId="397EC25A" w14:textId="77777777" w:rsidR="00717914" w:rsidRPr="007C20FA" w:rsidRDefault="00717914" w:rsidP="00791140">
      <w:pPr>
        <w:pStyle w:val="Heading3"/>
      </w:pPr>
      <w:bookmarkStart w:id="562" w:name="_Toc70599805"/>
      <w:r w:rsidRPr="007C20FA">
        <w:lastRenderedPageBreak/>
        <w:t>List of Functions</w:t>
      </w:r>
      <w:bookmarkEnd w:id="562"/>
    </w:p>
    <w:tbl>
      <w:tblPr>
        <w:tblStyle w:val="TableGrid"/>
        <w:tblW w:w="10206" w:type="dxa"/>
        <w:tblInd w:w="-5" w:type="dxa"/>
        <w:tblLayout w:type="fixed"/>
        <w:tblLook w:val="0000" w:firstRow="0" w:lastRow="0" w:firstColumn="0" w:lastColumn="0" w:noHBand="0" w:noVBand="0"/>
      </w:tblPr>
      <w:tblGrid>
        <w:gridCol w:w="1982"/>
        <w:gridCol w:w="4228"/>
        <w:gridCol w:w="1665"/>
        <w:gridCol w:w="2331"/>
      </w:tblGrid>
      <w:tr w:rsidR="00A927C4" w:rsidRPr="007C20FA" w14:paraId="6F5AFAF5" w14:textId="77777777" w:rsidTr="006F61F6">
        <w:tc>
          <w:tcPr>
            <w:tcW w:w="1982" w:type="dxa"/>
            <w:shd w:val="clear" w:color="auto" w:fill="D9D9D9" w:themeFill="background1" w:themeFillShade="D9"/>
          </w:tcPr>
          <w:p w14:paraId="1C9C2CB2" w14:textId="77777777" w:rsidR="00A927C4" w:rsidRPr="007C20FA" w:rsidRDefault="00A927C4" w:rsidP="006F61F6">
            <w:pPr>
              <w:pStyle w:val="Caption"/>
            </w:pPr>
            <w:bookmarkStart w:id="563" w:name="_Toc529191310"/>
            <w:r w:rsidRPr="007C20FA">
              <w:t>Function Name</w:t>
            </w:r>
          </w:p>
        </w:tc>
        <w:tc>
          <w:tcPr>
            <w:tcW w:w="4228" w:type="dxa"/>
            <w:shd w:val="clear" w:color="auto" w:fill="D9D9D9" w:themeFill="background1" w:themeFillShade="D9"/>
          </w:tcPr>
          <w:p w14:paraId="2E6B6309" w14:textId="77777777" w:rsidR="00A927C4" w:rsidRPr="007C20FA" w:rsidRDefault="00A927C4" w:rsidP="006F61F6">
            <w:pPr>
              <w:pStyle w:val="Caption"/>
            </w:pPr>
            <w:r w:rsidRPr="007C20FA">
              <w:t>Description</w:t>
            </w:r>
          </w:p>
        </w:tc>
        <w:tc>
          <w:tcPr>
            <w:tcW w:w="1665" w:type="dxa"/>
            <w:shd w:val="clear" w:color="auto" w:fill="D9D9D9" w:themeFill="background1" w:themeFillShade="D9"/>
          </w:tcPr>
          <w:p w14:paraId="68C316DA" w14:textId="77777777" w:rsidR="00A927C4" w:rsidRPr="007C20FA" w:rsidRDefault="00A927C4" w:rsidP="006F61F6">
            <w:pPr>
              <w:pStyle w:val="Caption"/>
            </w:pPr>
            <w:r w:rsidRPr="007C20FA">
              <w:t>Link to Function Spec</w:t>
            </w:r>
          </w:p>
        </w:tc>
        <w:tc>
          <w:tcPr>
            <w:tcW w:w="2331" w:type="dxa"/>
            <w:shd w:val="clear" w:color="auto" w:fill="D9D9D9" w:themeFill="background1" w:themeFillShade="D9"/>
          </w:tcPr>
          <w:p w14:paraId="1F508715" w14:textId="77777777" w:rsidR="00A927C4" w:rsidRPr="007C20FA" w:rsidRDefault="00A927C4" w:rsidP="006F61F6">
            <w:pPr>
              <w:pStyle w:val="Caption"/>
            </w:pPr>
            <w:r w:rsidRPr="007C20FA">
              <w:t>Comments</w:t>
            </w:r>
          </w:p>
        </w:tc>
      </w:tr>
      <w:tr w:rsidR="00A927C4" w:rsidRPr="00BB0EAC" w14:paraId="5E86BC68" w14:textId="77777777" w:rsidTr="006F61F6">
        <w:tc>
          <w:tcPr>
            <w:tcW w:w="1982" w:type="dxa"/>
          </w:tcPr>
          <w:p w14:paraId="105A6A0A" w14:textId="77777777" w:rsidR="00A927C4" w:rsidRPr="00A6458B" w:rsidRDefault="00A927C4" w:rsidP="006F61F6">
            <w:pPr>
              <w:pStyle w:val="BodyText"/>
              <w:rPr>
                <w:lang w:val="en-US"/>
              </w:rPr>
            </w:pPr>
            <w:r w:rsidRPr="00EE51FF">
              <w:rPr>
                <w:lang w:val="en-US"/>
              </w:rPr>
              <w:t>Detect Ignition Status</w:t>
            </w:r>
          </w:p>
        </w:tc>
        <w:tc>
          <w:tcPr>
            <w:tcW w:w="4228" w:type="dxa"/>
          </w:tcPr>
          <w:p w14:paraId="77A2BDCC" w14:textId="77777777" w:rsidR="00A927C4" w:rsidRPr="00BB0EAC" w:rsidRDefault="00A927C4" w:rsidP="006F61F6">
            <w:pPr>
              <w:pStyle w:val="BodyText"/>
              <w:rPr>
                <w:lang w:val="en-US"/>
              </w:rPr>
            </w:pPr>
            <w:r w:rsidRPr="00EE51FF">
              <w:rPr>
                <w:lang w:val="en-US"/>
              </w:rPr>
              <w:t>Ignition status determination for feature pre-condition assessment</w:t>
            </w:r>
          </w:p>
        </w:tc>
        <w:tc>
          <w:tcPr>
            <w:tcW w:w="1665" w:type="dxa"/>
          </w:tcPr>
          <w:p w14:paraId="395835D8" w14:textId="77777777" w:rsidR="00A927C4" w:rsidRPr="00BB0EAC" w:rsidRDefault="00A927C4" w:rsidP="006F61F6">
            <w:pPr>
              <w:pStyle w:val="BodyText"/>
              <w:rPr>
                <w:lang w:val="en-US"/>
              </w:rPr>
            </w:pPr>
            <w:r w:rsidRPr="00EE51FF">
              <w:rPr>
                <w:lang w:val="en-US"/>
              </w:rPr>
              <w:t>N/A</w:t>
            </w:r>
          </w:p>
        </w:tc>
        <w:tc>
          <w:tcPr>
            <w:tcW w:w="2331" w:type="dxa"/>
          </w:tcPr>
          <w:p w14:paraId="08166754" w14:textId="77777777" w:rsidR="00A927C4" w:rsidRPr="00BB0EAC" w:rsidRDefault="00A927C4" w:rsidP="006F61F6">
            <w:pPr>
              <w:pStyle w:val="BodyText"/>
              <w:rPr>
                <w:lang w:val="en-US"/>
              </w:rPr>
            </w:pPr>
            <w:r w:rsidRPr="00EE51FF">
              <w:rPr>
                <w:lang w:val="en-US"/>
              </w:rPr>
              <w:t>Existing function</w:t>
            </w:r>
          </w:p>
        </w:tc>
      </w:tr>
      <w:tr w:rsidR="00A927C4" w:rsidRPr="00BB0EAC" w14:paraId="4F2BEBE4" w14:textId="77777777" w:rsidTr="006F61F6">
        <w:tc>
          <w:tcPr>
            <w:tcW w:w="1982" w:type="dxa"/>
          </w:tcPr>
          <w:p w14:paraId="71F6D924" w14:textId="77777777" w:rsidR="00A927C4" w:rsidRDefault="00A927C4" w:rsidP="006F61F6">
            <w:pPr>
              <w:pStyle w:val="BodyText"/>
              <w:rPr>
                <w:lang w:val="en-US"/>
              </w:rPr>
            </w:pPr>
            <w:r w:rsidRPr="00EE51FF">
              <w:rPr>
                <w:lang w:val="en-US"/>
              </w:rPr>
              <w:t>Detect Taillight Status</w:t>
            </w:r>
          </w:p>
        </w:tc>
        <w:tc>
          <w:tcPr>
            <w:tcW w:w="4228" w:type="dxa"/>
          </w:tcPr>
          <w:p w14:paraId="25F5217B" w14:textId="77777777" w:rsidR="00A927C4" w:rsidRPr="00BB0EAC" w:rsidRDefault="00A927C4" w:rsidP="006F61F6">
            <w:pPr>
              <w:pStyle w:val="BodyText"/>
              <w:rPr>
                <w:lang w:val="en-US"/>
              </w:rPr>
            </w:pPr>
            <w:r w:rsidRPr="00EE51FF">
              <w:rPr>
                <w:lang w:val="en-US"/>
              </w:rPr>
              <w:t>Taillight status determination for feature pre-condition assessment</w:t>
            </w:r>
          </w:p>
        </w:tc>
        <w:tc>
          <w:tcPr>
            <w:tcW w:w="1665" w:type="dxa"/>
          </w:tcPr>
          <w:p w14:paraId="481238A3" w14:textId="77777777" w:rsidR="00A927C4" w:rsidRPr="00BB0EAC" w:rsidRDefault="00A927C4" w:rsidP="006F61F6">
            <w:pPr>
              <w:pStyle w:val="BodyText"/>
              <w:rPr>
                <w:lang w:val="en-US"/>
              </w:rPr>
            </w:pPr>
            <w:r w:rsidRPr="00EE51FF">
              <w:rPr>
                <w:lang w:val="en-US"/>
              </w:rPr>
              <w:t>N/A</w:t>
            </w:r>
          </w:p>
        </w:tc>
        <w:tc>
          <w:tcPr>
            <w:tcW w:w="2331" w:type="dxa"/>
          </w:tcPr>
          <w:p w14:paraId="7E138D98" w14:textId="77777777" w:rsidR="00A927C4" w:rsidRPr="00BB0EAC" w:rsidRDefault="00A927C4" w:rsidP="006F61F6">
            <w:pPr>
              <w:pStyle w:val="BodyText"/>
              <w:rPr>
                <w:lang w:val="en-US"/>
              </w:rPr>
            </w:pPr>
            <w:r w:rsidRPr="00EE51FF">
              <w:rPr>
                <w:lang w:val="en-US"/>
              </w:rPr>
              <w:t>Existing function</w:t>
            </w:r>
          </w:p>
        </w:tc>
      </w:tr>
      <w:tr w:rsidR="00A927C4" w:rsidRPr="00BB0EAC" w14:paraId="37FCE3FE" w14:textId="77777777" w:rsidTr="006F61F6">
        <w:tc>
          <w:tcPr>
            <w:tcW w:w="1982" w:type="dxa"/>
          </w:tcPr>
          <w:p w14:paraId="6305646A" w14:textId="77777777" w:rsidR="00A927C4" w:rsidRPr="00BB0EAC" w:rsidRDefault="00A927C4" w:rsidP="006F61F6">
            <w:pPr>
              <w:pStyle w:val="BodyText"/>
              <w:rPr>
                <w:lang w:val="en-US"/>
              </w:rPr>
            </w:pPr>
            <w:r w:rsidRPr="00EE51FF">
              <w:rPr>
                <w:lang w:val="en-US"/>
              </w:rPr>
              <w:t>Detect Battery State of Charge</w:t>
            </w:r>
          </w:p>
        </w:tc>
        <w:tc>
          <w:tcPr>
            <w:tcW w:w="4228" w:type="dxa"/>
          </w:tcPr>
          <w:p w14:paraId="60EA277F" w14:textId="77777777" w:rsidR="00A927C4" w:rsidRPr="00BB0EAC" w:rsidRDefault="00A927C4" w:rsidP="006F61F6">
            <w:pPr>
              <w:pStyle w:val="BodyText"/>
              <w:rPr>
                <w:lang w:val="en-US"/>
              </w:rPr>
            </w:pPr>
            <w:r w:rsidRPr="00EE51FF">
              <w:rPr>
                <w:lang w:val="en-US"/>
              </w:rPr>
              <w:t>Vehicle battery state of charge determination for feature pre-condition assessment</w:t>
            </w:r>
          </w:p>
        </w:tc>
        <w:tc>
          <w:tcPr>
            <w:tcW w:w="1665" w:type="dxa"/>
          </w:tcPr>
          <w:p w14:paraId="11FA300C" w14:textId="77777777" w:rsidR="00A927C4" w:rsidRPr="00BB0EAC" w:rsidRDefault="00A927C4" w:rsidP="006F61F6">
            <w:pPr>
              <w:pStyle w:val="BodyText"/>
              <w:rPr>
                <w:lang w:val="en-US"/>
              </w:rPr>
            </w:pPr>
            <w:r w:rsidRPr="00EE51FF">
              <w:rPr>
                <w:lang w:val="en-US"/>
              </w:rPr>
              <w:t>N/A</w:t>
            </w:r>
          </w:p>
        </w:tc>
        <w:tc>
          <w:tcPr>
            <w:tcW w:w="2331" w:type="dxa"/>
          </w:tcPr>
          <w:p w14:paraId="4611E7F8" w14:textId="77777777" w:rsidR="00A927C4" w:rsidRPr="00BB0EAC" w:rsidRDefault="00A927C4" w:rsidP="006F61F6">
            <w:pPr>
              <w:pStyle w:val="BodyText"/>
              <w:rPr>
                <w:lang w:val="en-US"/>
              </w:rPr>
            </w:pPr>
            <w:r w:rsidRPr="00EE51FF">
              <w:rPr>
                <w:lang w:val="en-US"/>
              </w:rPr>
              <w:t>Existing function</w:t>
            </w:r>
          </w:p>
        </w:tc>
      </w:tr>
      <w:tr w:rsidR="00A927C4" w:rsidRPr="00BB0EAC" w14:paraId="2B62EDD1" w14:textId="77777777" w:rsidTr="006F61F6">
        <w:tc>
          <w:tcPr>
            <w:tcW w:w="1982" w:type="dxa"/>
          </w:tcPr>
          <w:p w14:paraId="7BC36B60" w14:textId="77777777" w:rsidR="00A927C4" w:rsidRPr="007C20FA" w:rsidRDefault="00A927C4" w:rsidP="006F61F6">
            <w:pPr>
              <w:pStyle w:val="BodyText"/>
              <w:rPr>
                <w:lang w:val="en-US"/>
              </w:rPr>
            </w:pPr>
            <w:r w:rsidRPr="00EE51FF">
              <w:rPr>
                <w:lang w:val="en-US"/>
              </w:rPr>
              <w:t xml:space="preserve">Activate </w:t>
            </w:r>
            <w:proofErr w:type="gramStart"/>
            <w:r w:rsidRPr="00EE51FF">
              <w:rPr>
                <w:lang w:val="en-US"/>
              </w:rPr>
              <w:t>Tail Lights</w:t>
            </w:r>
            <w:proofErr w:type="gramEnd"/>
          </w:p>
        </w:tc>
        <w:tc>
          <w:tcPr>
            <w:tcW w:w="4228" w:type="dxa"/>
          </w:tcPr>
          <w:p w14:paraId="12FB357E" w14:textId="77777777" w:rsidR="00A927C4" w:rsidRPr="00BB0EAC" w:rsidRDefault="00A927C4" w:rsidP="006F61F6">
            <w:pPr>
              <w:pStyle w:val="BodyText"/>
              <w:rPr>
                <w:lang w:val="en-US"/>
              </w:rPr>
            </w:pPr>
            <w:r w:rsidRPr="00EE51FF">
              <w:rPr>
                <w:lang w:val="en-US"/>
              </w:rPr>
              <w:t xml:space="preserve">Illuminate </w:t>
            </w:r>
            <w:proofErr w:type="gramStart"/>
            <w:r w:rsidRPr="00EE51FF">
              <w:rPr>
                <w:lang w:val="en-US"/>
              </w:rPr>
              <w:t>tail lights</w:t>
            </w:r>
            <w:proofErr w:type="gramEnd"/>
            <w:r w:rsidRPr="00EE51FF">
              <w:rPr>
                <w:lang w:val="en-US"/>
              </w:rPr>
              <w:t xml:space="preserve"> on vehicle and trailer</w:t>
            </w:r>
          </w:p>
        </w:tc>
        <w:tc>
          <w:tcPr>
            <w:tcW w:w="1665" w:type="dxa"/>
          </w:tcPr>
          <w:p w14:paraId="4A3FE0BD" w14:textId="77777777" w:rsidR="00A927C4" w:rsidRPr="00BB0EAC" w:rsidRDefault="00A927C4" w:rsidP="006F61F6">
            <w:pPr>
              <w:pStyle w:val="BodyText"/>
              <w:rPr>
                <w:lang w:val="en-US"/>
              </w:rPr>
            </w:pPr>
            <w:r w:rsidRPr="00EE51FF">
              <w:rPr>
                <w:lang w:val="en-US"/>
              </w:rPr>
              <w:t>N/A</w:t>
            </w:r>
          </w:p>
        </w:tc>
        <w:tc>
          <w:tcPr>
            <w:tcW w:w="2331" w:type="dxa"/>
          </w:tcPr>
          <w:p w14:paraId="0F9D94D2" w14:textId="77777777" w:rsidR="00A927C4" w:rsidRPr="00BB0EAC" w:rsidRDefault="00A927C4" w:rsidP="006F61F6">
            <w:pPr>
              <w:pStyle w:val="BodyText"/>
              <w:rPr>
                <w:lang w:val="en-US"/>
              </w:rPr>
            </w:pPr>
            <w:r w:rsidRPr="00EE51FF">
              <w:rPr>
                <w:lang w:val="en-US"/>
              </w:rPr>
              <w:t>Existing function</w:t>
            </w:r>
          </w:p>
        </w:tc>
      </w:tr>
      <w:tr w:rsidR="00A927C4" w:rsidRPr="00BB0EAC" w14:paraId="10E2D1B6" w14:textId="77777777" w:rsidTr="006F61F6">
        <w:tc>
          <w:tcPr>
            <w:tcW w:w="1982" w:type="dxa"/>
          </w:tcPr>
          <w:p w14:paraId="0D4A473E" w14:textId="77777777" w:rsidR="00A927C4" w:rsidRDefault="00A927C4" w:rsidP="006F61F6">
            <w:pPr>
              <w:pStyle w:val="BodyText"/>
              <w:rPr>
                <w:lang w:val="en-US"/>
              </w:rPr>
            </w:pPr>
            <w:r w:rsidRPr="00EE51FF">
              <w:rPr>
                <w:lang w:val="en-US"/>
              </w:rPr>
              <w:t>Activate Right Turn Signal</w:t>
            </w:r>
          </w:p>
        </w:tc>
        <w:tc>
          <w:tcPr>
            <w:tcW w:w="4228" w:type="dxa"/>
          </w:tcPr>
          <w:p w14:paraId="759BC09B" w14:textId="77777777" w:rsidR="00A927C4" w:rsidRPr="00BB0EAC" w:rsidRDefault="00A927C4" w:rsidP="006F61F6">
            <w:pPr>
              <w:pStyle w:val="BodyText"/>
              <w:rPr>
                <w:lang w:val="en-US"/>
              </w:rPr>
            </w:pPr>
            <w:r w:rsidRPr="00EE51FF">
              <w:rPr>
                <w:lang w:val="en-US"/>
              </w:rPr>
              <w:t>Illuminate right turn signal lights on vehicle and trailer</w:t>
            </w:r>
          </w:p>
        </w:tc>
        <w:tc>
          <w:tcPr>
            <w:tcW w:w="1665" w:type="dxa"/>
          </w:tcPr>
          <w:p w14:paraId="7338E527" w14:textId="77777777" w:rsidR="00A927C4" w:rsidRPr="00BB0EAC" w:rsidRDefault="00A927C4" w:rsidP="006F61F6">
            <w:pPr>
              <w:pStyle w:val="BodyText"/>
              <w:rPr>
                <w:lang w:val="en-US"/>
              </w:rPr>
            </w:pPr>
            <w:r w:rsidRPr="00EE51FF">
              <w:rPr>
                <w:lang w:val="en-US"/>
              </w:rPr>
              <w:t>N/A</w:t>
            </w:r>
          </w:p>
        </w:tc>
        <w:tc>
          <w:tcPr>
            <w:tcW w:w="2331" w:type="dxa"/>
          </w:tcPr>
          <w:p w14:paraId="68BC0A44" w14:textId="77777777" w:rsidR="00A927C4" w:rsidRPr="00BB0EAC" w:rsidRDefault="00A927C4" w:rsidP="006F61F6">
            <w:pPr>
              <w:pStyle w:val="BodyText"/>
              <w:rPr>
                <w:lang w:val="en-US"/>
              </w:rPr>
            </w:pPr>
            <w:r w:rsidRPr="00EE51FF">
              <w:rPr>
                <w:lang w:val="en-US"/>
              </w:rPr>
              <w:t>Existing function</w:t>
            </w:r>
          </w:p>
        </w:tc>
      </w:tr>
      <w:tr w:rsidR="00A927C4" w:rsidRPr="00BB0EAC" w14:paraId="4D876748" w14:textId="77777777" w:rsidTr="006F61F6">
        <w:tc>
          <w:tcPr>
            <w:tcW w:w="1982" w:type="dxa"/>
          </w:tcPr>
          <w:p w14:paraId="6893E205" w14:textId="77777777" w:rsidR="00A927C4" w:rsidRPr="007C20FA" w:rsidRDefault="00A927C4" w:rsidP="006F61F6">
            <w:pPr>
              <w:pStyle w:val="BodyText"/>
              <w:rPr>
                <w:lang w:val="en-US"/>
              </w:rPr>
            </w:pPr>
            <w:r w:rsidRPr="00EE51FF">
              <w:rPr>
                <w:lang w:val="en-US"/>
              </w:rPr>
              <w:t>Activate Left Turn Signal</w:t>
            </w:r>
          </w:p>
        </w:tc>
        <w:tc>
          <w:tcPr>
            <w:tcW w:w="4228" w:type="dxa"/>
          </w:tcPr>
          <w:p w14:paraId="0C52CEC8" w14:textId="77777777" w:rsidR="00A927C4" w:rsidRPr="00BB0EAC" w:rsidRDefault="00A927C4" w:rsidP="006F61F6">
            <w:pPr>
              <w:pStyle w:val="BodyText"/>
              <w:rPr>
                <w:lang w:val="en-US"/>
              </w:rPr>
            </w:pPr>
            <w:r w:rsidRPr="00EE51FF">
              <w:rPr>
                <w:lang w:val="en-US"/>
              </w:rPr>
              <w:t>Illuminate Left turn signal lights on vehicle and trailer</w:t>
            </w:r>
          </w:p>
        </w:tc>
        <w:tc>
          <w:tcPr>
            <w:tcW w:w="1665" w:type="dxa"/>
          </w:tcPr>
          <w:p w14:paraId="5FD396E3" w14:textId="77777777" w:rsidR="00A927C4" w:rsidRPr="00BB0EAC" w:rsidRDefault="00A927C4" w:rsidP="006F61F6">
            <w:pPr>
              <w:pStyle w:val="BodyText"/>
              <w:rPr>
                <w:lang w:val="en-US"/>
              </w:rPr>
            </w:pPr>
            <w:r w:rsidRPr="00EE51FF">
              <w:rPr>
                <w:lang w:val="en-US"/>
              </w:rPr>
              <w:t>N/A</w:t>
            </w:r>
          </w:p>
        </w:tc>
        <w:tc>
          <w:tcPr>
            <w:tcW w:w="2331" w:type="dxa"/>
          </w:tcPr>
          <w:p w14:paraId="53506033" w14:textId="77777777" w:rsidR="00A927C4" w:rsidRPr="00BB0EAC" w:rsidRDefault="00A927C4" w:rsidP="006F61F6">
            <w:pPr>
              <w:pStyle w:val="BodyText"/>
              <w:rPr>
                <w:lang w:val="en-US"/>
              </w:rPr>
            </w:pPr>
            <w:r w:rsidRPr="00EE51FF">
              <w:rPr>
                <w:lang w:val="en-US"/>
              </w:rPr>
              <w:t>Existing function</w:t>
            </w:r>
          </w:p>
        </w:tc>
      </w:tr>
      <w:tr w:rsidR="00A927C4" w:rsidRPr="00BB0EAC" w14:paraId="366873E5" w14:textId="77777777" w:rsidTr="006F61F6">
        <w:tc>
          <w:tcPr>
            <w:tcW w:w="1982" w:type="dxa"/>
          </w:tcPr>
          <w:p w14:paraId="5E921E6E" w14:textId="77777777" w:rsidR="00A927C4" w:rsidRDefault="00A927C4" w:rsidP="006F61F6">
            <w:pPr>
              <w:pStyle w:val="BodyText"/>
              <w:rPr>
                <w:lang w:val="en-US"/>
              </w:rPr>
            </w:pPr>
            <w:r w:rsidRPr="00EE51FF">
              <w:rPr>
                <w:lang w:val="en-US"/>
              </w:rPr>
              <w:t>Activate Brake Lights</w:t>
            </w:r>
          </w:p>
        </w:tc>
        <w:tc>
          <w:tcPr>
            <w:tcW w:w="4228" w:type="dxa"/>
          </w:tcPr>
          <w:p w14:paraId="26A643AB" w14:textId="77777777" w:rsidR="00A927C4" w:rsidRPr="00BB0EAC" w:rsidRDefault="00A927C4" w:rsidP="006F61F6">
            <w:pPr>
              <w:pStyle w:val="BodyText"/>
              <w:rPr>
                <w:lang w:val="en-US"/>
              </w:rPr>
            </w:pPr>
            <w:r w:rsidRPr="00EE51FF">
              <w:rPr>
                <w:lang w:val="en-US"/>
              </w:rPr>
              <w:t>Illuminate brake lights on vehicle and trailer</w:t>
            </w:r>
          </w:p>
        </w:tc>
        <w:tc>
          <w:tcPr>
            <w:tcW w:w="1665" w:type="dxa"/>
          </w:tcPr>
          <w:p w14:paraId="537ECB90" w14:textId="77777777" w:rsidR="00A927C4" w:rsidRPr="00BB0EAC" w:rsidRDefault="00A927C4" w:rsidP="006F61F6">
            <w:pPr>
              <w:pStyle w:val="BodyText"/>
              <w:rPr>
                <w:lang w:val="en-US"/>
              </w:rPr>
            </w:pPr>
            <w:r w:rsidRPr="00EE51FF">
              <w:rPr>
                <w:lang w:val="en-US"/>
              </w:rPr>
              <w:t>N/A</w:t>
            </w:r>
          </w:p>
        </w:tc>
        <w:tc>
          <w:tcPr>
            <w:tcW w:w="2331" w:type="dxa"/>
          </w:tcPr>
          <w:p w14:paraId="4254485A" w14:textId="77777777" w:rsidR="00A927C4" w:rsidRPr="00BB0EAC" w:rsidRDefault="00A927C4" w:rsidP="006F61F6">
            <w:pPr>
              <w:pStyle w:val="BodyText"/>
              <w:rPr>
                <w:lang w:val="en-US"/>
              </w:rPr>
            </w:pPr>
            <w:r w:rsidRPr="00EE51FF">
              <w:rPr>
                <w:lang w:val="en-US"/>
              </w:rPr>
              <w:t>Existing function</w:t>
            </w:r>
          </w:p>
        </w:tc>
      </w:tr>
      <w:tr w:rsidR="00A927C4" w:rsidRPr="00BB0EAC" w14:paraId="1A6A9933" w14:textId="77777777" w:rsidTr="006F61F6">
        <w:tc>
          <w:tcPr>
            <w:tcW w:w="1982" w:type="dxa"/>
          </w:tcPr>
          <w:p w14:paraId="6032F1CE" w14:textId="77777777" w:rsidR="00A927C4" w:rsidRDefault="00A927C4" w:rsidP="006F61F6">
            <w:pPr>
              <w:pStyle w:val="BodyText"/>
              <w:rPr>
                <w:lang w:val="en-US"/>
              </w:rPr>
            </w:pPr>
            <w:r w:rsidRPr="00EE51FF">
              <w:rPr>
                <w:lang w:val="en-US"/>
              </w:rPr>
              <w:t>Activate Reverse Lights</w:t>
            </w:r>
          </w:p>
        </w:tc>
        <w:tc>
          <w:tcPr>
            <w:tcW w:w="4228" w:type="dxa"/>
          </w:tcPr>
          <w:p w14:paraId="1D734EF8" w14:textId="77777777" w:rsidR="00A927C4" w:rsidRPr="00BB0EAC" w:rsidRDefault="00A927C4" w:rsidP="006F61F6">
            <w:pPr>
              <w:pStyle w:val="BodyText"/>
              <w:rPr>
                <w:lang w:val="en-US"/>
              </w:rPr>
            </w:pPr>
            <w:r w:rsidRPr="00EE51FF">
              <w:rPr>
                <w:lang w:val="en-US"/>
              </w:rPr>
              <w:t>Illuminate reverse lights on vehicle and trailer</w:t>
            </w:r>
          </w:p>
        </w:tc>
        <w:tc>
          <w:tcPr>
            <w:tcW w:w="1665" w:type="dxa"/>
          </w:tcPr>
          <w:p w14:paraId="6BA93F7B" w14:textId="77777777" w:rsidR="00A927C4" w:rsidRPr="00BB0EAC" w:rsidRDefault="00A927C4" w:rsidP="006F61F6">
            <w:pPr>
              <w:pStyle w:val="BodyText"/>
              <w:rPr>
                <w:lang w:val="en-US"/>
              </w:rPr>
            </w:pPr>
            <w:r w:rsidRPr="00EE51FF">
              <w:rPr>
                <w:lang w:val="en-US"/>
              </w:rPr>
              <w:t>N/A</w:t>
            </w:r>
          </w:p>
        </w:tc>
        <w:tc>
          <w:tcPr>
            <w:tcW w:w="2331" w:type="dxa"/>
          </w:tcPr>
          <w:p w14:paraId="56F54526" w14:textId="77777777" w:rsidR="00A927C4" w:rsidRPr="00BB0EAC" w:rsidRDefault="00A927C4" w:rsidP="006F61F6">
            <w:pPr>
              <w:pStyle w:val="BodyText"/>
              <w:rPr>
                <w:lang w:val="en-US"/>
              </w:rPr>
            </w:pPr>
            <w:r w:rsidRPr="00EE51FF">
              <w:rPr>
                <w:lang w:val="en-US"/>
              </w:rPr>
              <w:t>Existing function</w:t>
            </w:r>
          </w:p>
        </w:tc>
      </w:tr>
      <w:tr w:rsidR="00A927C4" w:rsidRPr="00BB0EAC" w14:paraId="1F80DD42" w14:textId="77777777" w:rsidTr="006F61F6">
        <w:trPr>
          <w:trHeight w:val="77"/>
        </w:trPr>
        <w:tc>
          <w:tcPr>
            <w:tcW w:w="1982" w:type="dxa"/>
          </w:tcPr>
          <w:p w14:paraId="0683FD91" w14:textId="77777777" w:rsidR="00A927C4" w:rsidRDefault="00A927C4" w:rsidP="006F61F6">
            <w:pPr>
              <w:pStyle w:val="BodyText"/>
              <w:rPr>
                <w:lang w:val="en-US"/>
              </w:rPr>
            </w:pPr>
            <w:r w:rsidRPr="00EE51FF">
              <w:rPr>
                <w:lang w:val="en-US"/>
              </w:rPr>
              <w:t>Activate Rear Fog Lights</w:t>
            </w:r>
          </w:p>
        </w:tc>
        <w:tc>
          <w:tcPr>
            <w:tcW w:w="4228" w:type="dxa"/>
          </w:tcPr>
          <w:p w14:paraId="10A35475" w14:textId="77777777" w:rsidR="00A927C4" w:rsidRPr="00EE51FF" w:rsidRDefault="00A927C4" w:rsidP="006F61F6">
            <w:r w:rsidRPr="00EE51FF">
              <w:t>Illuminate rear fog lights on vehicle and trailer</w:t>
            </w:r>
          </w:p>
          <w:p w14:paraId="64EBC97E" w14:textId="77777777" w:rsidR="00A927C4" w:rsidRPr="00BB0EAC" w:rsidRDefault="00A927C4" w:rsidP="006F61F6">
            <w:pPr>
              <w:pStyle w:val="BodyText"/>
              <w:rPr>
                <w:lang w:val="en-US"/>
              </w:rPr>
            </w:pPr>
          </w:p>
        </w:tc>
        <w:tc>
          <w:tcPr>
            <w:tcW w:w="1665" w:type="dxa"/>
          </w:tcPr>
          <w:p w14:paraId="449DE16E" w14:textId="77777777" w:rsidR="00A927C4" w:rsidRPr="00BB0EAC" w:rsidRDefault="00A927C4" w:rsidP="006F61F6">
            <w:pPr>
              <w:pStyle w:val="BodyText"/>
              <w:rPr>
                <w:lang w:val="en-US"/>
              </w:rPr>
            </w:pPr>
            <w:r w:rsidRPr="00EE51FF">
              <w:rPr>
                <w:lang w:val="en-US"/>
              </w:rPr>
              <w:t>N/A</w:t>
            </w:r>
          </w:p>
        </w:tc>
        <w:tc>
          <w:tcPr>
            <w:tcW w:w="2331" w:type="dxa"/>
          </w:tcPr>
          <w:p w14:paraId="77DE200F" w14:textId="77777777" w:rsidR="00A927C4" w:rsidRPr="00BB0EAC" w:rsidRDefault="00A927C4" w:rsidP="006F61F6">
            <w:pPr>
              <w:pStyle w:val="BodyText"/>
              <w:rPr>
                <w:lang w:val="en-US"/>
              </w:rPr>
            </w:pPr>
            <w:r w:rsidRPr="00EE51FF">
              <w:rPr>
                <w:lang w:val="en-US"/>
              </w:rPr>
              <w:t>Existing function</w:t>
            </w:r>
          </w:p>
        </w:tc>
      </w:tr>
      <w:tr w:rsidR="00A927C4" w:rsidRPr="00BB0EAC" w14:paraId="104420FA" w14:textId="77777777" w:rsidTr="006F61F6">
        <w:trPr>
          <w:trHeight w:val="77"/>
        </w:trPr>
        <w:tc>
          <w:tcPr>
            <w:tcW w:w="1982" w:type="dxa"/>
          </w:tcPr>
          <w:p w14:paraId="2DB4DF8E" w14:textId="77777777" w:rsidR="00A927C4" w:rsidRDefault="00A927C4" w:rsidP="006F61F6">
            <w:pPr>
              <w:pStyle w:val="BodyText"/>
              <w:rPr>
                <w:lang w:val="en-US"/>
              </w:rPr>
            </w:pPr>
            <w:r w:rsidRPr="00EE51FF">
              <w:rPr>
                <w:lang w:val="en-US"/>
              </w:rPr>
              <w:t>Trailer Light Check User Request</w:t>
            </w:r>
          </w:p>
        </w:tc>
        <w:tc>
          <w:tcPr>
            <w:tcW w:w="4228" w:type="dxa"/>
          </w:tcPr>
          <w:p w14:paraId="0EF1155E" w14:textId="77777777" w:rsidR="00A927C4" w:rsidRPr="00BB0EAC" w:rsidRDefault="00A927C4" w:rsidP="006F61F6">
            <w:pPr>
              <w:pStyle w:val="BodyText"/>
              <w:rPr>
                <w:lang w:val="en-US"/>
              </w:rPr>
            </w:pPr>
            <w:r w:rsidRPr="00EE51FF">
              <w:rPr>
                <w:lang w:val="en-US"/>
              </w:rPr>
              <w:t>Sends user request to initiate or end test to conduct Trailer Light Check function</w:t>
            </w:r>
          </w:p>
        </w:tc>
        <w:tc>
          <w:tcPr>
            <w:tcW w:w="1665" w:type="dxa"/>
          </w:tcPr>
          <w:p w14:paraId="51CD7543" w14:textId="6B69A447" w:rsidR="00A927C4" w:rsidRPr="00BB0EAC" w:rsidRDefault="00B701A5" w:rsidP="006F61F6">
            <w:pPr>
              <w:pStyle w:val="BodyText"/>
              <w:rPr>
                <w:lang w:val="en-US"/>
              </w:rPr>
            </w:pPr>
            <w:hyperlink r:id="rId85" w:history="1">
              <w:r w:rsidR="006C5AA1">
                <w:rPr>
                  <w:rStyle w:val="Hyperlink"/>
                  <w:rFonts w:ascii="Segoe UI" w:hAnsi="Segoe UI" w:cs="Segoe UI"/>
                  <w:sz w:val="21"/>
                  <w:szCs w:val="21"/>
                  <w:shd w:val="clear" w:color="auto" w:fill="FFFFFF"/>
                </w:rPr>
                <w:t>VSEM Link</w:t>
              </w:r>
            </w:hyperlink>
          </w:p>
        </w:tc>
        <w:tc>
          <w:tcPr>
            <w:tcW w:w="2331" w:type="dxa"/>
          </w:tcPr>
          <w:p w14:paraId="52187B6F" w14:textId="77777777" w:rsidR="00A927C4" w:rsidRPr="00BB0EAC" w:rsidRDefault="00A927C4" w:rsidP="006F61F6">
            <w:pPr>
              <w:pStyle w:val="BodyText"/>
              <w:rPr>
                <w:lang w:val="en-US"/>
              </w:rPr>
            </w:pPr>
            <w:r w:rsidRPr="00EE51FF">
              <w:rPr>
                <w:lang w:val="en-US"/>
              </w:rPr>
              <w:t>New function</w:t>
            </w:r>
          </w:p>
        </w:tc>
      </w:tr>
      <w:tr w:rsidR="00A927C4" w:rsidRPr="00BB0EAC" w14:paraId="0663379E" w14:textId="77777777" w:rsidTr="006F61F6">
        <w:trPr>
          <w:trHeight w:val="77"/>
        </w:trPr>
        <w:tc>
          <w:tcPr>
            <w:tcW w:w="1982" w:type="dxa"/>
          </w:tcPr>
          <w:p w14:paraId="20B1CD85" w14:textId="77777777" w:rsidR="00A927C4" w:rsidRDefault="00A927C4" w:rsidP="006F61F6">
            <w:pPr>
              <w:pStyle w:val="BodyText"/>
              <w:rPr>
                <w:lang w:val="en-US"/>
              </w:rPr>
            </w:pPr>
            <w:r w:rsidRPr="00EE51FF">
              <w:rPr>
                <w:lang w:val="en-US"/>
              </w:rPr>
              <w:t>Detect Vehicle Stationary Status</w:t>
            </w:r>
          </w:p>
        </w:tc>
        <w:tc>
          <w:tcPr>
            <w:tcW w:w="4228" w:type="dxa"/>
          </w:tcPr>
          <w:p w14:paraId="602631B8" w14:textId="77777777" w:rsidR="00A927C4" w:rsidRPr="00BB0EAC" w:rsidRDefault="00A927C4" w:rsidP="006F61F6">
            <w:pPr>
              <w:pStyle w:val="BodyText"/>
              <w:rPr>
                <w:lang w:val="en-US"/>
              </w:rPr>
            </w:pPr>
            <w:r w:rsidRPr="00EE51FF">
              <w:rPr>
                <w:lang w:val="en-US"/>
              </w:rPr>
              <w:t>Vehicle stationary status determination for feature pre-condition assessment</w:t>
            </w:r>
          </w:p>
        </w:tc>
        <w:tc>
          <w:tcPr>
            <w:tcW w:w="1665" w:type="dxa"/>
          </w:tcPr>
          <w:p w14:paraId="344E47D8" w14:textId="231E191D" w:rsidR="00A927C4" w:rsidRPr="00BB0EAC" w:rsidRDefault="00B701A5" w:rsidP="006F61F6">
            <w:pPr>
              <w:pStyle w:val="BodyText"/>
              <w:rPr>
                <w:lang w:val="en-US"/>
              </w:rPr>
            </w:pPr>
            <w:hyperlink r:id="rId86" w:history="1">
              <w:r w:rsidR="006C5AA1">
                <w:rPr>
                  <w:rStyle w:val="Hyperlink"/>
                  <w:rFonts w:ascii="Segoe UI" w:hAnsi="Segoe UI" w:cs="Segoe UI"/>
                  <w:sz w:val="21"/>
                  <w:szCs w:val="21"/>
                  <w:shd w:val="clear" w:color="auto" w:fill="FFFFFF"/>
                </w:rPr>
                <w:t>VSEM Link</w:t>
              </w:r>
            </w:hyperlink>
          </w:p>
        </w:tc>
        <w:tc>
          <w:tcPr>
            <w:tcW w:w="2331" w:type="dxa"/>
          </w:tcPr>
          <w:p w14:paraId="3A2707CE" w14:textId="77777777" w:rsidR="00A927C4" w:rsidRPr="00BB0EAC" w:rsidRDefault="00A927C4" w:rsidP="006F61F6">
            <w:pPr>
              <w:pStyle w:val="BodyText"/>
              <w:rPr>
                <w:lang w:val="en-US"/>
              </w:rPr>
            </w:pPr>
            <w:r w:rsidRPr="00EE51FF">
              <w:rPr>
                <w:lang w:val="en-US"/>
              </w:rPr>
              <w:t>New function</w:t>
            </w:r>
          </w:p>
        </w:tc>
      </w:tr>
      <w:tr w:rsidR="00A927C4" w:rsidRPr="00BB0EAC" w14:paraId="113A943B" w14:textId="77777777" w:rsidTr="006F61F6">
        <w:trPr>
          <w:trHeight w:val="77"/>
        </w:trPr>
        <w:tc>
          <w:tcPr>
            <w:tcW w:w="1982" w:type="dxa"/>
          </w:tcPr>
          <w:p w14:paraId="27594A58" w14:textId="77777777" w:rsidR="00A927C4" w:rsidRDefault="00A927C4" w:rsidP="006F61F6">
            <w:pPr>
              <w:pStyle w:val="BodyText"/>
              <w:rPr>
                <w:lang w:val="en-US"/>
              </w:rPr>
            </w:pPr>
            <w:r w:rsidRPr="00EE51FF">
              <w:rPr>
                <w:lang w:val="en-US"/>
              </w:rPr>
              <w:t>Assess Pre-conditions for Trailer Light Check</w:t>
            </w:r>
          </w:p>
        </w:tc>
        <w:tc>
          <w:tcPr>
            <w:tcW w:w="4228" w:type="dxa"/>
          </w:tcPr>
          <w:p w14:paraId="2785D050" w14:textId="77777777" w:rsidR="00A927C4" w:rsidRPr="00BB0EAC" w:rsidRDefault="00A927C4" w:rsidP="006F61F6">
            <w:pPr>
              <w:pStyle w:val="BodyText"/>
              <w:rPr>
                <w:lang w:val="en-US"/>
              </w:rPr>
            </w:pPr>
            <w:r w:rsidRPr="00EE51FF">
              <w:rPr>
                <w:lang w:val="en-US"/>
              </w:rPr>
              <w:t>Evaluates pre-conditions for enabling Trailer Light Check feature. Receives ignition status, battery SOC, vehicle stationary status, and exterior light status. Sends out pre-condition status message</w:t>
            </w:r>
          </w:p>
        </w:tc>
        <w:tc>
          <w:tcPr>
            <w:tcW w:w="1665" w:type="dxa"/>
          </w:tcPr>
          <w:p w14:paraId="53954555" w14:textId="6B5C5367" w:rsidR="00A927C4" w:rsidRPr="00BB0EAC" w:rsidRDefault="00B701A5" w:rsidP="006F61F6">
            <w:pPr>
              <w:pStyle w:val="BodyText"/>
              <w:rPr>
                <w:lang w:val="en-US"/>
              </w:rPr>
            </w:pPr>
            <w:hyperlink r:id="rId87" w:history="1">
              <w:r w:rsidR="006C5AA1">
                <w:rPr>
                  <w:rStyle w:val="Hyperlink"/>
                  <w:rFonts w:ascii="Segoe UI" w:hAnsi="Segoe UI" w:cs="Segoe UI"/>
                  <w:sz w:val="21"/>
                  <w:szCs w:val="21"/>
                  <w:shd w:val="clear" w:color="auto" w:fill="FFFFFF"/>
                </w:rPr>
                <w:t>VSEM Link</w:t>
              </w:r>
            </w:hyperlink>
          </w:p>
        </w:tc>
        <w:tc>
          <w:tcPr>
            <w:tcW w:w="2331" w:type="dxa"/>
          </w:tcPr>
          <w:p w14:paraId="2091B788" w14:textId="77777777" w:rsidR="00A927C4" w:rsidRPr="00BB0EAC" w:rsidRDefault="00A927C4" w:rsidP="006F61F6">
            <w:pPr>
              <w:pStyle w:val="BodyText"/>
              <w:rPr>
                <w:lang w:val="en-US"/>
              </w:rPr>
            </w:pPr>
            <w:r w:rsidRPr="00EE51FF">
              <w:rPr>
                <w:lang w:val="en-US"/>
              </w:rPr>
              <w:t>New function</w:t>
            </w:r>
          </w:p>
        </w:tc>
      </w:tr>
      <w:tr w:rsidR="00A927C4" w:rsidRPr="00BB0EAC" w14:paraId="670449CD" w14:textId="77777777" w:rsidTr="006F61F6">
        <w:trPr>
          <w:trHeight w:val="77"/>
        </w:trPr>
        <w:tc>
          <w:tcPr>
            <w:tcW w:w="1982" w:type="dxa"/>
          </w:tcPr>
          <w:p w14:paraId="0F555B47" w14:textId="77777777" w:rsidR="00A927C4" w:rsidRDefault="00A927C4" w:rsidP="006F61F6">
            <w:pPr>
              <w:pStyle w:val="BodyText"/>
              <w:rPr>
                <w:lang w:val="en-US"/>
              </w:rPr>
            </w:pPr>
            <w:r w:rsidRPr="00EE51FF">
              <w:rPr>
                <w:lang w:val="en-US"/>
              </w:rPr>
              <w:t>Conduct Trailer Light Check</w:t>
            </w:r>
          </w:p>
        </w:tc>
        <w:tc>
          <w:tcPr>
            <w:tcW w:w="4228" w:type="dxa"/>
          </w:tcPr>
          <w:p w14:paraId="589B5CFA" w14:textId="77777777" w:rsidR="00A927C4" w:rsidRPr="00BB0EAC" w:rsidRDefault="00A927C4" w:rsidP="006F61F6">
            <w:pPr>
              <w:pStyle w:val="BodyText"/>
              <w:rPr>
                <w:lang w:val="en-US"/>
              </w:rPr>
            </w:pPr>
            <w:r w:rsidRPr="00EE51FF">
              <w:rPr>
                <w:lang w:val="en-US"/>
              </w:rPr>
              <w:t>Illuminates exterior lights in feature determined sequence and sends test complete message</w:t>
            </w:r>
          </w:p>
        </w:tc>
        <w:tc>
          <w:tcPr>
            <w:tcW w:w="1665" w:type="dxa"/>
          </w:tcPr>
          <w:p w14:paraId="5B4AC6C6" w14:textId="1B6153BD" w:rsidR="00A927C4" w:rsidRPr="00BB0EAC" w:rsidRDefault="00B701A5" w:rsidP="006F61F6">
            <w:pPr>
              <w:pStyle w:val="BodyText"/>
              <w:rPr>
                <w:lang w:val="en-US"/>
              </w:rPr>
            </w:pPr>
            <w:hyperlink r:id="rId88" w:history="1">
              <w:r w:rsidR="00BC47FA">
                <w:rPr>
                  <w:rStyle w:val="Hyperlink"/>
                  <w:rFonts w:ascii="Segoe UI" w:hAnsi="Segoe UI" w:cs="Segoe UI"/>
                  <w:sz w:val="21"/>
                  <w:szCs w:val="21"/>
                  <w:shd w:val="clear" w:color="auto" w:fill="FFFFFF"/>
                </w:rPr>
                <w:t>VSEM Link</w:t>
              </w:r>
            </w:hyperlink>
          </w:p>
        </w:tc>
        <w:tc>
          <w:tcPr>
            <w:tcW w:w="2331" w:type="dxa"/>
          </w:tcPr>
          <w:p w14:paraId="5EB87F9B" w14:textId="77777777" w:rsidR="00A927C4" w:rsidRPr="00BB0EAC" w:rsidRDefault="00A927C4" w:rsidP="006F61F6">
            <w:pPr>
              <w:pStyle w:val="BodyText"/>
              <w:rPr>
                <w:lang w:val="en-US"/>
              </w:rPr>
            </w:pPr>
            <w:r w:rsidRPr="00EE51FF">
              <w:rPr>
                <w:lang w:val="en-US"/>
              </w:rPr>
              <w:t>New function</w:t>
            </w:r>
          </w:p>
        </w:tc>
      </w:tr>
      <w:tr w:rsidR="00A927C4" w:rsidRPr="00BB0EAC" w14:paraId="6210DEC2" w14:textId="77777777" w:rsidTr="006F61F6">
        <w:trPr>
          <w:trHeight w:val="77"/>
        </w:trPr>
        <w:tc>
          <w:tcPr>
            <w:tcW w:w="1982" w:type="dxa"/>
          </w:tcPr>
          <w:p w14:paraId="2A903E47" w14:textId="77777777" w:rsidR="00A927C4" w:rsidRDefault="00A927C4" w:rsidP="006F61F6">
            <w:pPr>
              <w:pStyle w:val="BodyText"/>
              <w:rPr>
                <w:lang w:val="en-US"/>
              </w:rPr>
            </w:pPr>
            <w:r w:rsidRPr="00EE51FF">
              <w:rPr>
                <w:lang w:val="en-US"/>
              </w:rPr>
              <w:t>Show Pre-condition Status</w:t>
            </w:r>
          </w:p>
        </w:tc>
        <w:tc>
          <w:tcPr>
            <w:tcW w:w="4228" w:type="dxa"/>
          </w:tcPr>
          <w:p w14:paraId="7AB1E67B" w14:textId="77777777" w:rsidR="00A927C4" w:rsidRPr="00BB0EAC" w:rsidRDefault="00A927C4" w:rsidP="006F61F6">
            <w:pPr>
              <w:pStyle w:val="BodyText"/>
              <w:rPr>
                <w:lang w:val="en-US"/>
              </w:rPr>
            </w:pPr>
            <w:r w:rsidRPr="00FB5797">
              <w:rPr>
                <w:color w:val="000000" w:themeColor="text1"/>
                <w:lang w:val="en-US"/>
                <w:rPrChange w:id="564" w:author="SM Fairus Hasan" w:date="2020-02-27T16:11:00Z">
                  <w:rPr>
                    <w:lang w:val="en-US"/>
                  </w:rPr>
                </w:rPrChange>
              </w:rPr>
              <w:t>Displays pre-condition status on UI if pre-conditions are not met</w:t>
            </w:r>
          </w:p>
        </w:tc>
        <w:tc>
          <w:tcPr>
            <w:tcW w:w="1665" w:type="dxa"/>
          </w:tcPr>
          <w:p w14:paraId="15E401D6" w14:textId="594BC9D4" w:rsidR="00A927C4" w:rsidRPr="00BB0EAC" w:rsidRDefault="00B701A5" w:rsidP="006F61F6">
            <w:pPr>
              <w:pStyle w:val="BodyText"/>
              <w:rPr>
                <w:lang w:val="en-US"/>
              </w:rPr>
            </w:pPr>
            <w:hyperlink r:id="rId89" w:history="1">
              <w:r w:rsidR="00BC47FA">
                <w:rPr>
                  <w:rStyle w:val="Hyperlink"/>
                  <w:rFonts w:ascii="Segoe UI" w:hAnsi="Segoe UI" w:cs="Segoe UI"/>
                  <w:sz w:val="21"/>
                  <w:szCs w:val="21"/>
                  <w:shd w:val="clear" w:color="auto" w:fill="FFFFFF"/>
                </w:rPr>
                <w:t>VSEM Link</w:t>
              </w:r>
            </w:hyperlink>
          </w:p>
        </w:tc>
        <w:tc>
          <w:tcPr>
            <w:tcW w:w="2331" w:type="dxa"/>
          </w:tcPr>
          <w:p w14:paraId="672719AD" w14:textId="77777777" w:rsidR="00A927C4" w:rsidRPr="00BB0EAC" w:rsidRDefault="00A927C4" w:rsidP="006F61F6">
            <w:pPr>
              <w:pStyle w:val="BodyText"/>
              <w:rPr>
                <w:lang w:val="en-US"/>
              </w:rPr>
            </w:pPr>
            <w:r w:rsidRPr="00EE51FF">
              <w:rPr>
                <w:lang w:val="en-US"/>
              </w:rPr>
              <w:t>New function</w:t>
            </w:r>
          </w:p>
        </w:tc>
      </w:tr>
      <w:tr w:rsidR="00A927C4" w:rsidRPr="00BB0EAC" w14:paraId="224D4E1C" w14:textId="77777777" w:rsidTr="006F61F6">
        <w:trPr>
          <w:trHeight w:val="77"/>
        </w:trPr>
        <w:tc>
          <w:tcPr>
            <w:tcW w:w="1982" w:type="dxa"/>
          </w:tcPr>
          <w:p w14:paraId="3C3E9B4F" w14:textId="77777777" w:rsidR="00A927C4" w:rsidRDefault="00A927C4" w:rsidP="006F61F6">
            <w:pPr>
              <w:pStyle w:val="BodyText"/>
              <w:rPr>
                <w:lang w:val="en-US"/>
              </w:rPr>
            </w:pPr>
            <w:r w:rsidRPr="00EE51FF">
              <w:rPr>
                <w:lang w:val="en-US"/>
              </w:rPr>
              <w:t>Indicate Test Complete</w:t>
            </w:r>
          </w:p>
        </w:tc>
        <w:tc>
          <w:tcPr>
            <w:tcW w:w="4228" w:type="dxa"/>
          </w:tcPr>
          <w:p w14:paraId="48D8EF94" w14:textId="77777777" w:rsidR="00A927C4" w:rsidRPr="00BB0EAC" w:rsidRDefault="00A927C4" w:rsidP="006F61F6">
            <w:pPr>
              <w:pStyle w:val="BodyText"/>
              <w:rPr>
                <w:lang w:val="en-US"/>
              </w:rPr>
            </w:pPr>
            <w:r w:rsidRPr="00EE51FF">
              <w:rPr>
                <w:lang w:val="en-US"/>
              </w:rPr>
              <w:t>Displays test complete or test ended (if user requests test cancellation) notification on UI</w:t>
            </w:r>
          </w:p>
        </w:tc>
        <w:tc>
          <w:tcPr>
            <w:tcW w:w="1665" w:type="dxa"/>
          </w:tcPr>
          <w:p w14:paraId="456BDE5A" w14:textId="253AA681" w:rsidR="00A927C4" w:rsidRPr="00BB0EAC" w:rsidRDefault="00B701A5" w:rsidP="006F61F6">
            <w:pPr>
              <w:pStyle w:val="BodyText"/>
              <w:rPr>
                <w:lang w:val="en-US"/>
              </w:rPr>
            </w:pPr>
            <w:hyperlink r:id="rId90" w:history="1">
              <w:r w:rsidR="00BC47FA">
                <w:rPr>
                  <w:rStyle w:val="Hyperlink"/>
                  <w:rFonts w:ascii="Segoe UI" w:hAnsi="Segoe UI" w:cs="Segoe UI"/>
                  <w:sz w:val="21"/>
                  <w:szCs w:val="21"/>
                  <w:shd w:val="clear" w:color="auto" w:fill="FFFFFF"/>
                </w:rPr>
                <w:t>VSEM Link</w:t>
              </w:r>
            </w:hyperlink>
          </w:p>
        </w:tc>
        <w:tc>
          <w:tcPr>
            <w:tcW w:w="2331" w:type="dxa"/>
          </w:tcPr>
          <w:p w14:paraId="563DF783" w14:textId="77777777" w:rsidR="00A927C4" w:rsidRPr="00BB0EAC" w:rsidRDefault="00A927C4" w:rsidP="006F61F6">
            <w:pPr>
              <w:pStyle w:val="BodyText"/>
              <w:rPr>
                <w:lang w:val="en-US"/>
              </w:rPr>
            </w:pPr>
            <w:r w:rsidRPr="00EE51FF">
              <w:rPr>
                <w:lang w:val="en-US"/>
              </w:rPr>
              <w:t>New function</w:t>
            </w:r>
          </w:p>
        </w:tc>
      </w:tr>
      <w:tr w:rsidR="00A927C4" w:rsidRPr="00BB0EAC" w14:paraId="1DCEB75A" w14:textId="77777777" w:rsidTr="006F61F6">
        <w:trPr>
          <w:trHeight w:val="77"/>
        </w:trPr>
        <w:tc>
          <w:tcPr>
            <w:tcW w:w="1982" w:type="dxa"/>
          </w:tcPr>
          <w:p w14:paraId="0ABA42C5" w14:textId="77777777" w:rsidR="00A927C4" w:rsidRDefault="00A927C4" w:rsidP="006F61F6">
            <w:pPr>
              <w:pStyle w:val="BodyText"/>
              <w:rPr>
                <w:lang w:val="en-US"/>
              </w:rPr>
            </w:pPr>
            <w:commentRangeStart w:id="565"/>
            <w:r w:rsidRPr="00EE51FF">
              <w:rPr>
                <w:lang w:val="en-US"/>
              </w:rPr>
              <w:t>Trailer Light Check HMI Display</w:t>
            </w:r>
            <w:commentRangeEnd w:id="565"/>
            <w:r w:rsidR="000925A6">
              <w:rPr>
                <w:rStyle w:val="CommentReference"/>
                <w:rFonts w:ascii="Times New Roman" w:hAnsi="Times New Roman"/>
                <w:lang w:val="en-US"/>
              </w:rPr>
              <w:commentReference w:id="565"/>
            </w:r>
          </w:p>
        </w:tc>
        <w:tc>
          <w:tcPr>
            <w:tcW w:w="4228" w:type="dxa"/>
          </w:tcPr>
          <w:p w14:paraId="26A034B1" w14:textId="77777777" w:rsidR="00A927C4" w:rsidRPr="00BB0EAC" w:rsidRDefault="00A927C4" w:rsidP="006F61F6">
            <w:pPr>
              <w:pStyle w:val="BodyText"/>
              <w:rPr>
                <w:lang w:val="en-US"/>
              </w:rPr>
            </w:pPr>
            <w:r w:rsidRPr="00EE51FF">
              <w:rPr>
                <w:lang w:val="en-US"/>
              </w:rPr>
              <w:t>User HMI that allows interaction with the Trailer Light Check feature</w:t>
            </w:r>
          </w:p>
        </w:tc>
        <w:tc>
          <w:tcPr>
            <w:tcW w:w="1665" w:type="dxa"/>
          </w:tcPr>
          <w:p w14:paraId="6B123BD2" w14:textId="18A3D7FD" w:rsidR="00A927C4" w:rsidRPr="00BB0EAC" w:rsidRDefault="00B701A5" w:rsidP="006F61F6">
            <w:pPr>
              <w:pStyle w:val="BodyText"/>
              <w:rPr>
                <w:lang w:val="en-US"/>
              </w:rPr>
            </w:pPr>
            <w:hyperlink r:id="rId91" w:history="1">
              <w:r w:rsidR="00BC47FA">
                <w:rPr>
                  <w:rStyle w:val="Hyperlink"/>
                  <w:rFonts w:ascii="Segoe UI" w:hAnsi="Segoe UI" w:cs="Segoe UI"/>
                  <w:sz w:val="21"/>
                  <w:szCs w:val="21"/>
                  <w:shd w:val="clear" w:color="auto" w:fill="FFFFFF"/>
                </w:rPr>
                <w:t>VSEM Link</w:t>
              </w:r>
            </w:hyperlink>
          </w:p>
        </w:tc>
        <w:tc>
          <w:tcPr>
            <w:tcW w:w="2331" w:type="dxa"/>
          </w:tcPr>
          <w:p w14:paraId="358DD91B" w14:textId="77777777" w:rsidR="00A927C4" w:rsidRPr="00BB0EAC" w:rsidRDefault="00A927C4" w:rsidP="006F61F6">
            <w:pPr>
              <w:pStyle w:val="BodyText"/>
              <w:rPr>
                <w:lang w:val="en-US"/>
              </w:rPr>
            </w:pPr>
            <w:r w:rsidRPr="00EE51FF">
              <w:rPr>
                <w:lang w:val="en-US"/>
              </w:rPr>
              <w:t>New function</w:t>
            </w:r>
          </w:p>
        </w:tc>
      </w:tr>
    </w:tbl>
    <w:p w14:paraId="7C6FC523" w14:textId="08D82E3B" w:rsidR="009A277F" w:rsidRDefault="009A277F" w:rsidP="009A277F">
      <w:pPr>
        <w:pStyle w:val="Caption"/>
      </w:pPr>
      <w:bookmarkStart w:id="566" w:name="_Toc70599953"/>
      <w:r w:rsidRPr="00A13A7B">
        <w:t xml:space="preserve">Table </w:t>
      </w:r>
      <w:r>
        <w:rPr>
          <w:noProof/>
        </w:rPr>
        <w:fldChar w:fldCharType="begin"/>
      </w:r>
      <w:r>
        <w:rPr>
          <w:noProof/>
        </w:rPr>
        <w:instrText xml:space="preserve"> SEQ Table \* ARABIC </w:instrText>
      </w:r>
      <w:r>
        <w:rPr>
          <w:noProof/>
        </w:rPr>
        <w:fldChar w:fldCharType="separate"/>
      </w:r>
      <w:r w:rsidR="00BC4DEA">
        <w:rPr>
          <w:noProof/>
        </w:rPr>
        <w:t>15</w:t>
      </w:r>
      <w:r>
        <w:rPr>
          <w:noProof/>
        </w:rPr>
        <w:fldChar w:fldCharType="end"/>
      </w:r>
      <w:r w:rsidRPr="00A13A7B">
        <w:t>: List of Functions</w:t>
      </w:r>
      <w:bookmarkEnd w:id="563"/>
      <w:bookmarkEnd w:id="566"/>
    </w:p>
    <w:p w14:paraId="4F5DBA2E" w14:textId="59BC61A2" w:rsidR="00A927C4" w:rsidRDefault="00A927C4" w:rsidP="00A927C4"/>
    <w:p w14:paraId="2AFA6569" w14:textId="1EDA9CF2" w:rsidR="00A927C4" w:rsidRDefault="00A927C4" w:rsidP="00A927C4"/>
    <w:p w14:paraId="43C3AA35" w14:textId="08320F02" w:rsidR="00A927C4" w:rsidRDefault="00A927C4" w:rsidP="00A927C4"/>
    <w:p w14:paraId="03767DEC" w14:textId="2CFAE89D" w:rsidR="00A927C4" w:rsidRDefault="00A927C4" w:rsidP="00A927C4"/>
    <w:p w14:paraId="51B22664" w14:textId="075E7FEA" w:rsidR="00A927C4" w:rsidRDefault="00A927C4" w:rsidP="00A927C4"/>
    <w:p w14:paraId="4F5DF2B9" w14:textId="49C69F70" w:rsidR="00C505C2" w:rsidRDefault="00C505C2" w:rsidP="00A927C4"/>
    <w:p w14:paraId="63DF6048" w14:textId="0B7D86C5" w:rsidR="00C505C2" w:rsidRDefault="00C505C2" w:rsidP="00A927C4"/>
    <w:p w14:paraId="69A7FA85" w14:textId="6C42C10A" w:rsidR="00C505C2" w:rsidRDefault="00C505C2" w:rsidP="00A927C4"/>
    <w:p w14:paraId="57F49F15" w14:textId="5E87CB9C" w:rsidR="00C505C2" w:rsidRDefault="00C505C2" w:rsidP="00A927C4"/>
    <w:p w14:paraId="1A9AF77E" w14:textId="46154BC1" w:rsidR="00C505C2" w:rsidRDefault="00C505C2" w:rsidP="00A927C4"/>
    <w:p w14:paraId="3A0800AF" w14:textId="600EFDAF" w:rsidR="00C505C2" w:rsidRDefault="00C505C2" w:rsidP="00A927C4"/>
    <w:p w14:paraId="3A2700AF" w14:textId="055218D0" w:rsidR="00C505C2" w:rsidRDefault="00C505C2" w:rsidP="00A927C4"/>
    <w:p w14:paraId="398E91DE" w14:textId="77777777" w:rsidR="00C505C2" w:rsidRDefault="00C505C2" w:rsidP="00A927C4"/>
    <w:p w14:paraId="64E99EA4" w14:textId="77777777" w:rsidR="003D4B91" w:rsidRPr="00A927C4" w:rsidRDefault="003D4B91" w:rsidP="00A927C4"/>
    <w:p w14:paraId="164D9E62" w14:textId="5545371E" w:rsidR="00534E51" w:rsidRDefault="00534E51" w:rsidP="008E02BA">
      <w:pPr>
        <w:pStyle w:val="Heading2"/>
      </w:pPr>
      <w:bookmarkStart w:id="567" w:name="_Toc70599806"/>
      <w:r>
        <w:lastRenderedPageBreak/>
        <w:t>Logical Architecture</w:t>
      </w:r>
      <w:bookmarkEnd w:id="567"/>
    </w:p>
    <w:p w14:paraId="7D77F9B8" w14:textId="77777777" w:rsidR="00540FAE" w:rsidRDefault="00540FAE" w:rsidP="008E02BA"/>
    <w:p w14:paraId="3C2AD10C" w14:textId="6DFF7D54" w:rsidR="00534E51" w:rsidRDefault="00534E51" w:rsidP="008E02BA">
      <w:r>
        <w:t>Description of diagram and content on logical architecture in Documentation field of Structural Boundary Diagram.</w:t>
      </w:r>
    </w:p>
    <w:p w14:paraId="62217DCA" w14:textId="77777777" w:rsidR="00534E51" w:rsidRPr="00B858AB" w:rsidRDefault="00534E51" w:rsidP="008E02BA"/>
    <w:p w14:paraId="39E38A78" w14:textId="746D091B" w:rsidR="00534E51" w:rsidRPr="00DB1AC1" w:rsidRDefault="00322DF3" w:rsidP="008E02BA">
      <w:pPr>
        <w:jc w:val="center"/>
      </w:pPr>
      <w:r>
        <w:rPr>
          <w:noProof/>
        </w:rPr>
        <w:drawing>
          <wp:inline distT="0" distB="0" distL="0" distR="0" wp14:anchorId="160346F9" wp14:editId="5A16CF7D">
            <wp:extent cx="6466205"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466205" cy="2857500"/>
                    </a:xfrm>
                    <a:prstGeom prst="rect">
                      <a:avLst/>
                    </a:prstGeom>
                  </pic:spPr>
                </pic:pic>
              </a:graphicData>
            </a:graphic>
          </wp:inline>
        </w:drawing>
      </w:r>
    </w:p>
    <w:p w14:paraId="6944007F" w14:textId="2FA9D817" w:rsidR="00534E51" w:rsidRDefault="00534E51" w:rsidP="008E02BA">
      <w:pPr>
        <w:pStyle w:val="Caption"/>
      </w:pPr>
      <w:bookmarkStart w:id="568" w:name="_Toc70599822"/>
      <w:r w:rsidRPr="00041150">
        <w:t xml:space="preserve">Figure </w:t>
      </w:r>
      <w:r>
        <w:rPr>
          <w:noProof/>
        </w:rPr>
        <w:fldChar w:fldCharType="begin"/>
      </w:r>
      <w:r>
        <w:rPr>
          <w:noProof/>
        </w:rPr>
        <w:instrText xml:space="preserve"> SEQ Figure \* ARABIC </w:instrText>
      </w:r>
      <w:r>
        <w:rPr>
          <w:noProof/>
        </w:rPr>
        <w:fldChar w:fldCharType="separate"/>
      </w:r>
      <w:r w:rsidR="000540DB">
        <w:rPr>
          <w:noProof/>
        </w:rPr>
        <w:t>8</w:t>
      </w:r>
      <w:r>
        <w:rPr>
          <w:noProof/>
        </w:rPr>
        <w:fldChar w:fldCharType="end"/>
      </w:r>
      <w:r w:rsidRPr="00041150">
        <w:t>: Logical Architecture</w:t>
      </w:r>
      <w:bookmarkEnd w:id="568"/>
    </w:p>
    <w:p w14:paraId="0C96AFBE" w14:textId="47A4CFBD" w:rsidR="00ED54B8" w:rsidRDefault="00ED54B8" w:rsidP="00ED54B8">
      <w:pPr>
        <w:pStyle w:val="Heading3"/>
      </w:pPr>
      <w:bookmarkStart w:id="569" w:name="_Toc13671997"/>
      <w:bookmarkStart w:id="570" w:name="_Toc70599807"/>
      <w:r>
        <w:t>Logical Elements</w:t>
      </w:r>
      <w:bookmarkEnd w:id="569"/>
      <w:bookmarkEnd w:id="570"/>
    </w:p>
    <w:p w14:paraId="18C257EF" w14:textId="77777777" w:rsidR="00506FD8" w:rsidRPr="00506FD8" w:rsidRDefault="00506FD8" w:rsidP="00506FD8"/>
    <w:tbl>
      <w:tblPr>
        <w:tblW w:w="1050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20" w:firstRow="1" w:lastRow="0" w:firstColumn="0" w:lastColumn="0" w:noHBand="1" w:noVBand="1"/>
      </w:tblPr>
      <w:tblGrid>
        <w:gridCol w:w="2587"/>
        <w:gridCol w:w="3780"/>
        <w:gridCol w:w="4140"/>
      </w:tblGrid>
      <w:tr w:rsidR="003639EE" w:rsidRPr="00490955" w14:paraId="2DBAFB61" w14:textId="77777777" w:rsidTr="003639EE">
        <w:trPr>
          <w:trHeight w:val="252"/>
        </w:trPr>
        <w:tc>
          <w:tcPr>
            <w:tcW w:w="2587" w:type="dxa"/>
            <w:shd w:val="clear" w:color="auto" w:fill="D9D9D9" w:themeFill="background1" w:themeFillShade="D9"/>
          </w:tcPr>
          <w:p w14:paraId="6379726B" w14:textId="77777777" w:rsidR="003639EE" w:rsidRDefault="003639EE" w:rsidP="00C1623D">
            <w:pPr>
              <w:rPr>
                <w:rFonts w:cs="Arial"/>
                <w:b/>
                <w:bCs/>
                <w:snapToGrid w:val="0"/>
                <w:lang w:val="en-GB"/>
              </w:rPr>
            </w:pPr>
            <w:r>
              <w:rPr>
                <w:rFonts w:cs="Arial"/>
                <w:b/>
                <w:bCs/>
                <w:snapToGrid w:val="0"/>
                <w:lang w:val="en-GB"/>
              </w:rPr>
              <w:t>Element Name</w:t>
            </w:r>
          </w:p>
        </w:tc>
        <w:tc>
          <w:tcPr>
            <w:tcW w:w="3780" w:type="dxa"/>
            <w:shd w:val="clear" w:color="auto" w:fill="D9D9D9" w:themeFill="background1" w:themeFillShade="D9"/>
          </w:tcPr>
          <w:p w14:paraId="452752B4" w14:textId="77777777" w:rsidR="003639EE" w:rsidRDefault="003639EE" w:rsidP="00C1623D">
            <w:pPr>
              <w:rPr>
                <w:rFonts w:cs="Arial"/>
                <w:b/>
                <w:bCs/>
                <w:snapToGrid w:val="0"/>
                <w:lang w:val="en-GB"/>
              </w:rPr>
            </w:pPr>
            <w:r>
              <w:rPr>
                <w:rFonts w:cs="Arial"/>
                <w:b/>
                <w:bCs/>
                <w:snapToGrid w:val="0"/>
                <w:lang w:val="en-GB"/>
              </w:rPr>
              <w:t>Description</w:t>
            </w:r>
          </w:p>
        </w:tc>
        <w:tc>
          <w:tcPr>
            <w:tcW w:w="4140" w:type="dxa"/>
            <w:shd w:val="clear" w:color="auto" w:fill="D9D9D9" w:themeFill="background1" w:themeFillShade="D9"/>
          </w:tcPr>
          <w:p w14:paraId="109CA972" w14:textId="77777777" w:rsidR="003639EE" w:rsidRDefault="003639EE" w:rsidP="00C1623D">
            <w:pPr>
              <w:rPr>
                <w:rFonts w:cs="Arial"/>
                <w:b/>
                <w:bCs/>
                <w:snapToGrid w:val="0"/>
                <w:lang w:val="en-GB"/>
              </w:rPr>
            </w:pPr>
            <w:r>
              <w:rPr>
                <w:rFonts w:cs="Arial"/>
                <w:b/>
                <w:bCs/>
                <w:snapToGrid w:val="0"/>
                <w:lang w:val="en-GB"/>
              </w:rPr>
              <w:t>Allocated Functions</w:t>
            </w:r>
          </w:p>
        </w:tc>
      </w:tr>
      <w:tr w:rsidR="003639EE" w:rsidRPr="00717330" w14:paraId="4356367E" w14:textId="77777777" w:rsidTr="003639EE">
        <w:trPr>
          <w:trHeight w:val="252"/>
        </w:trPr>
        <w:tc>
          <w:tcPr>
            <w:tcW w:w="2587" w:type="dxa"/>
            <w:vAlign w:val="center"/>
          </w:tcPr>
          <w:p w14:paraId="599CAB25" w14:textId="77777777" w:rsidR="003639EE" w:rsidRDefault="003639EE" w:rsidP="004217CC">
            <w:pPr>
              <w:rPr>
                <w:rFonts w:ascii="Helvetica" w:hAnsi="Helvetica" w:cs="Helvetica"/>
              </w:rPr>
            </w:pPr>
            <w:r>
              <w:rPr>
                <w:rFonts w:ascii="Helvetica" w:hAnsi="Helvetica" w:cs="Helvetica"/>
              </w:rPr>
              <w:t>Battery Logical</w:t>
            </w:r>
          </w:p>
        </w:tc>
        <w:tc>
          <w:tcPr>
            <w:tcW w:w="3780" w:type="dxa"/>
            <w:vAlign w:val="center"/>
          </w:tcPr>
          <w:p w14:paraId="159984AD" w14:textId="29C5FC65" w:rsidR="003639EE" w:rsidRDefault="003639EE">
            <w:r>
              <w:t>Check the status of battery</w:t>
            </w:r>
          </w:p>
        </w:tc>
        <w:tc>
          <w:tcPr>
            <w:tcW w:w="4140" w:type="dxa"/>
            <w:vAlign w:val="center"/>
          </w:tcPr>
          <w:p w14:paraId="3D65B41A" w14:textId="77777777" w:rsidR="003639EE" w:rsidRPr="00D24BA8" w:rsidRDefault="003639EE" w:rsidP="00CA6DF4">
            <w:pPr>
              <w:pStyle w:val="ListParagraph"/>
              <w:numPr>
                <w:ilvl w:val="0"/>
                <w:numId w:val="11"/>
              </w:numPr>
              <w:ind w:left="151" w:hanging="180"/>
              <w:rPr>
                <w:rFonts w:ascii="Arial" w:hAnsi="Arial" w:cs="Arial"/>
              </w:rPr>
            </w:pPr>
            <w:r w:rsidRPr="00D24BA8">
              <w:rPr>
                <w:rFonts w:ascii="Arial" w:hAnsi="Arial" w:cs="Arial"/>
              </w:rPr>
              <w:t>Battery Status Check</w:t>
            </w:r>
          </w:p>
          <w:p w14:paraId="3D839ED0" w14:textId="77777777" w:rsidR="003639EE" w:rsidRPr="00D24BA8" w:rsidRDefault="003639EE" w:rsidP="00CA6DF4">
            <w:pPr>
              <w:pStyle w:val="ListParagraph"/>
              <w:numPr>
                <w:ilvl w:val="0"/>
                <w:numId w:val="11"/>
              </w:numPr>
              <w:ind w:left="151" w:hanging="180"/>
              <w:rPr>
                <w:rFonts w:ascii="Arial" w:hAnsi="Arial" w:cs="Arial"/>
              </w:rPr>
            </w:pPr>
            <w:r w:rsidRPr="00D24BA8">
              <w:rPr>
                <w:rFonts w:ascii="Arial" w:hAnsi="Arial" w:cs="Arial"/>
              </w:rPr>
              <w:t>Detect Battery State of Charge</w:t>
            </w:r>
          </w:p>
        </w:tc>
      </w:tr>
      <w:tr w:rsidR="003639EE" w:rsidRPr="00717330" w14:paraId="08345DD2" w14:textId="77777777" w:rsidTr="003639EE">
        <w:trPr>
          <w:trHeight w:val="252"/>
        </w:trPr>
        <w:tc>
          <w:tcPr>
            <w:tcW w:w="2587" w:type="dxa"/>
            <w:vAlign w:val="center"/>
          </w:tcPr>
          <w:p w14:paraId="5E1431BC" w14:textId="77777777" w:rsidR="003639EE" w:rsidRDefault="003639EE" w:rsidP="00C85F57">
            <w:pPr>
              <w:rPr>
                <w:rFonts w:ascii="Helvetica" w:hAnsi="Helvetica" w:cs="Helvetica"/>
              </w:rPr>
            </w:pPr>
            <w:r>
              <w:rPr>
                <w:rFonts w:ascii="Helvetica" w:hAnsi="Helvetica" w:cs="Helvetica"/>
              </w:rPr>
              <w:t>Brake Lights Logical</w:t>
            </w:r>
          </w:p>
        </w:tc>
        <w:tc>
          <w:tcPr>
            <w:tcW w:w="3780" w:type="dxa"/>
            <w:vAlign w:val="center"/>
          </w:tcPr>
          <w:p w14:paraId="47C4D5AF" w14:textId="18DBA29F" w:rsidR="003639EE" w:rsidRDefault="003639EE" w:rsidP="00C85F57">
            <w:r>
              <w:t>Check the status of brake</w:t>
            </w:r>
          </w:p>
        </w:tc>
        <w:tc>
          <w:tcPr>
            <w:tcW w:w="4140" w:type="dxa"/>
            <w:vAlign w:val="center"/>
          </w:tcPr>
          <w:p w14:paraId="654672FD" w14:textId="77777777" w:rsidR="003639EE" w:rsidRPr="00D24BA8" w:rsidRDefault="003639EE" w:rsidP="00C85F57">
            <w:pPr>
              <w:pStyle w:val="ListParagraph"/>
              <w:numPr>
                <w:ilvl w:val="0"/>
                <w:numId w:val="11"/>
              </w:numPr>
              <w:ind w:left="151" w:hanging="180"/>
              <w:rPr>
                <w:rFonts w:ascii="Arial" w:hAnsi="Arial" w:cs="Arial"/>
              </w:rPr>
            </w:pPr>
            <w:r w:rsidRPr="00D24BA8">
              <w:rPr>
                <w:rFonts w:ascii="Arial" w:hAnsi="Arial" w:cs="Arial"/>
              </w:rPr>
              <w:t>Activate Brake Lights</w:t>
            </w:r>
          </w:p>
          <w:p w14:paraId="5AB63AA3" w14:textId="77777777" w:rsidR="003639EE" w:rsidRPr="00D24BA8" w:rsidRDefault="003639EE" w:rsidP="00C85F57">
            <w:pPr>
              <w:pStyle w:val="ListParagraph"/>
              <w:numPr>
                <w:ilvl w:val="0"/>
                <w:numId w:val="11"/>
              </w:numPr>
              <w:ind w:left="151" w:hanging="180"/>
              <w:rPr>
                <w:rFonts w:ascii="Arial" w:hAnsi="Arial" w:cs="Arial"/>
              </w:rPr>
            </w:pPr>
            <w:r w:rsidRPr="00D24BA8">
              <w:rPr>
                <w:rFonts w:ascii="Arial" w:hAnsi="Arial" w:cs="Arial"/>
              </w:rPr>
              <w:t>Brake Lights Activation</w:t>
            </w:r>
          </w:p>
        </w:tc>
      </w:tr>
      <w:tr w:rsidR="003639EE" w:rsidRPr="00717330" w14:paraId="3761EF67" w14:textId="77777777" w:rsidTr="003639EE">
        <w:trPr>
          <w:trHeight w:val="252"/>
        </w:trPr>
        <w:tc>
          <w:tcPr>
            <w:tcW w:w="2587" w:type="dxa"/>
            <w:vAlign w:val="center"/>
          </w:tcPr>
          <w:p w14:paraId="5C000339" w14:textId="77777777" w:rsidR="003639EE" w:rsidRDefault="003639EE" w:rsidP="00C85F57">
            <w:pPr>
              <w:rPr>
                <w:rFonts w:ascii="Helvetica" w:hAnsi="Helvetica" w:cs="Helvetica"/>
              </w:rPr>
            </w:pPr>
            <w:r>
              <w:rPr>
                <w:rFonts w:ascii="Helvetica" w:hAnsi="Helvetica" w:cs="Helvetica"/>
              </w:rPr>
              <w:t>Engine Logical</w:t>
            </w:r>
          </w:p>
        </w:tc>
        <w:tc>
          <w:tcPr>
            <w:tcW w:w="3780" w:type="dxa"/>
            <w:vAlign w:val="center"/>
          </w:tcPr>
          <w:p w14:paraId="07889BEB" w14:textId="677B56B5" w:rsidR="003639EE" w:rsidRDefault="003639EE" w:rsidP="00C85F57">
            <w:r>
              <w:t>Check the status of engine</w:t>
            </w:r>
          </w:p>
        </w:tc>
        <w:tc>
          <w:tcPr>
            <w:tcW w:w="4140" w:type="dxa"/>
            <w:vAlign w:val="center"/>
          </w:tcPr>
          <w:p w14:paraId="1ED243AA" w14:textId="77777777" w:rsidR="003639EE" w:rsidRPr="00D24BA8" w:rsidRDefault="003639EE" w:rsidP="00C85F57">
            <w:pPr>
              <w:pStyle w:val="ListParagraph"/>
              <w:numPr>
                <w:ilvl w:val="0"/>
                <w:numId w:val="11"/>
              </w:numPr>
              <w:ind w:left="151" w:hanging="180"/>
              <w:rPr>
                <w:rFonts w:ascii="Arial" w:hAnsi="Arial" w:cs="Arial"/>
              </w:rPr>
            </w:pPr>
            <w:r w:rsidRPr="00D24BA8">
              <w:rPr>
                <w:rFonts w:ascii="Arial" w:hAnsi="Arial" w:cs="Arial"/>
              </w:rPr>
              <w:t>Detect Vehicle Stationary Status</w:t>
            </w:r>
          </w:p>
          <w:p w14:paraId="037A9A91" w14:textId="77777777" w:rsidR="003639EE" w:rsidRPr="00D24BA8" w:rsidRDefault="003639EE" w:rsidP="00C85F57">
            <w:pPr>
              <w:pStyle w:val="ListParagraph"/>
              <w:numPr>
                <w:ilvl w:val="0"/>
                <w:numId w:val="11"/>
              </w:numPr>
              <w:ind w:left="151" w:hanging="180"/>
              <w:rPr>
                <w:rFonts w:ascii="Arial" w:hAnsi="Arial" w:cs="Arial"/>
              </w:rPr>
            </w:pPr>
            <w:r w:rsidRPr="00D24BA8">
              <w:rPr>
                <w:rFonts w:ascii="Arial" w:hAnsi="Arial" w:cs="Arial"/>
              </w:rPr>
              <w:t>Engine Parking Status</w:t>
            </w:r>
          </w:p>
        </w:tc>
      </w:tr>
      <w:tr w:rsidR="003639EE" w:rsidRPr="00717330" w14:paraId="0C0AD57E" w14:textId="77777777" w:rsidTr="003639EE">
        <w:trPr>
          <w:trHeight w:val="252"/>
        </w:trPr>
        <w:tc>
          <w:tcPr>
            <w:tcW w:w="2587" w:type="dxa"/>
            <w:vAlign w:val="center"/>
          </w:tcPr>
          <w:p w14:paraId="432A0D32" w14:textId="77777777" w:rsidR="003639EE" w:rsidRDefault="003639EE" w:rsidP="00C85F57">
            <w:pPr>
              <w:rPr>
                <w:rFonts w:ascii="Helvetica" w:hAnsi="Helvetica" w:cs="Helvetica"/>
              </w:rPr>
            </w:pPr>
            <w:r>
              <w:rPr>
                <w:rFonts w:ascii="Helvetica" w:hAnsi="Helvetica" w:cs="Helvetica"/>
              </w:rPr>
              <w:t>External Trailer Lights</w:t>
            </w:r>
          </w:p>
        </w:tc>
        <w:tc>
          <w:tcPr>
            <w:tcW w:w="3780" w:type="dxa"/>
            <w:vAlign w:val="center"/>
          </w:tcPr>
          <w:p w14:paraId="3F491BA5" w14:textId="3BCC0964" w:rsidR="003639EE" w:rsidRDefault="003639EE" w:rsidP="00C85F57">
            <w:r>
              <w:t>Check Taillight status</w:t>
            </w:r>
          </w:p>
        </w:tc>
        <w:tc>
          <w:tcPr>
            <w:tcW w:w="4140" w:type="dxa"/>
            <w:vAlign w:val="center"/>
          </w:tcPr>
          <w:p w14:paraId="72B652AB" w14:textId="77777777" w:rsidR="003639EE" w:rsidRPr="00D24BA8" w:rsidRDefault="003639EE" w:rsidP="00C85F57">
            <w:pPr>
              <w:pStyle w:val="ListParagraph"/>
              <w:numPr>
                <w:ilvl w:val="0"/>
                <w:numId w:val="11"/>
              </w:numPr>
              <w:ind w:left="151" w:hanging="180"/>
              <w:rPr>
                <w:rFonts w:ascii="Arial" w:hAnsi="Arial" w:cs="Arial"/>
              </w:rPr>
            </w:pPr>
            <w:r w:rsidRPr="00D24BA8">
              <w:rPr>
                <w:rFonts w:ascii="Arial" w:hAnsi="Arial" w:cs="Arial"/>
              </w:rPr>
              <w:t>Detect Taillight Status</w:t>
            </w:r>
          </w:p>
        </w:tc>
      </w:tr>
      <w:tr w:rsidR="003639EE" w:rsidRPr="00717330" w14:paraId="359E1F41" w14:textId="77777777" w:rsidTr="003639EE">
        <w:trPr>
          <w:trHeight w:val="252"/>
        </w:trPr>
        <w:tc>
          <w:tcPr>
            <w:tcW w:w="2587" w:type="dxa"/>
            <w:vAlign w:val="center"/>
          </w:tcPr>
          <w:p w14:paraId="16ACEDC9" w14:textId="77777777" w:rsidR="003639EE" w:rsidRDefault="003639EE" w:rsidP="00C85F57">
            <w:pPr>
              <w:rPr>
                <w:rFonts w:ascii="Helvetica" w:hAnsi="Helvetica" w:cs="Helvetica"/>
              </w:rPr>
            </w:pPr>
            <w:r>
              <w:rPr>
                <w:rFonts w:ascii="Helvetica" w:hAnsi="Helvetica" w:cs="Helvetica"/>
              </w:rPr>
              <w:t>FN01 Detect Ignition Status</w:t>
            </w:r>
          </w:p>
        </w:tc>
        <w:tc>
          <w:tcPr>
            <w:tcW w:w="3780" w:type="dxa"/>
            <w:vAlign w:val="center"/>
          </w:tcPr>
          <w:p w14:paraId="032AF58A" w14:textId="179229A7" w:rsidR="003639EE" w:rsidRDefault="003639EE" w:rsidP="00C85F57">
            <w:r>
              <w:t>Check Ignition status</w:t>
            </w:r>
          </w:p>
        </w:tc>
        <w:tc>
          <w:tcPr>
            <w:tcW w:w="4140" w:type="dxa"/>
            <w:vAlign w:val="center"/>
          </w:tcPr>
          <w:p w14:paraId="221A677B" w14:textId="77777777" w:rsidR="003639EE" w:rsidRPr="00D24BA8" w:rsidRDefault="003639EE" w:rsidP="00C85F57">
            <w:pPr>
              <w:pStyle w:val="ListParagraph"/>
              <w:numPr>
                <w:ilvl w:val="0"/>
                <w:numId w:val="11"/>
              </w:numPr>
              <w:ind w:left="151" w:hanging="180"/>
              <w:rPr>
                <w:rFonts w:ascii="Arial" w:hAnsi="Arial" w:cs="Arial"/>
              </w:rPr>
            </w:pPr>
            <w:r w:rsidRPr="00D24BA8">
              <w:rPr>
                <w:rFonts w:ascii="Arial" w:hAnsi="Arial" w:cs="Arial"/>
              </w:rPr>
              <w:t>Detect Ignition Status</w:t>
            </w:r>
          </w:p>
        </w:tc>
      </w:tr>
      <w:tr w:rsidR="003639EE" w:rsidRPr="00717330" w14:paraId="76258C7B" w14:textId="77777777" w:rsidTr="003639EE">
        <w:trPr>
          <w:trHeight w:val="252"/>
        </w:trPr>
        <w:tc>
          <w:tcPr>
            <w:tcW w:w="2587" w:type="dxa"/>
            <w:vAlign w:val="center"/>
          </w:tcPr>
          <w:p w14:paraId="0E21DE21" w14:textId="77777777" w:rsidR="003639EE" w:rsidRDefault="003639EE" w:rsidP="006F61F6">
            <w:pPr>
              <w:rPr>
                <w:rFonts w:ascii="Helvetica" w:hAnsi="Helvetica" w:cs="Helvetica"/>
              </w:rPr>
            </w:pPr>
            <w:r>
              <w:rPr>
                <w:rFonts w:ascii="Helvetica" w:hAnsi="Helvetica" w:cs="Helvetica"/>
              </w:rPr>
              <w:t>FN02 Detect Taillight Status</w:t>
            </w:r>
          </w:p>
        </w:tc>
        <w:tc>
          <w:tcPr>
            <w:tcW w:w="3780" w:type="dxa"/>
            <w:vAlign w:val="center"/>
          </w:tcPr>
          <w:p w14:paraId="44533F7A" w14:textId="5BF31941" w:rsidR="003639EE" w:rsidRPr="006F61F6" w:rsidRDefault="003639EE" w:rsidP="006F61F6">
            <w:pPr>
              <w:rPr>
                <w:rFonts w:cs="Arial"/>
              </w:rPr>
            </w:pPr>
            <w:r>
              <w:t>Check Taillight status</w:t>
            </w:r>
          </w:p>
        </w:tc>
        <w:tc>
          <w:tcPr>
            <w:tcW w:w="4140" w:type="dxa"/>
            <w:vAlign w:val="center"/>
          </w:tcPr>
          <w:p w14:paraId="48B6FA98" w14:textId="32B1199C" w:rsidR="003639EE" w:rsidRPr="006F61F6" w:rsidRDefault="003639EE" w:rsidP="006F61F6">
            <w:pPr>
              <w:pStyle w:val="ListParagraph"/>
              <w:numPr>
                <w:ilvl w:val="0"/>
                <w:numId w:val="11"/>
              </w:numPr>
              <w:ind w:left="151" w:hanging="151"/>
              <w:rPr>
                <w:rFonts w:ascii="Arial" w:hAnsi="Arial" w:cs="Arial"/>
              </w:rPr>
            </w:pPr>
            <w:r w:rsidRPr="006F61F6">
              <w:rPr>
                <w:rFonts w:ascii="Arial" w:hAnsi="Arial" w:cs="Arial"/>
              </w:rPr>
              <w:t xml:space="preserve">Detect </w:t>
            </w:r>
            <w:proofErr w:type="spellStart"/>
            <w:r>
              <w:rPr>
                <w:rFonts w:ascii="Arial" w:hAnsi="Arial" w:cs="Arial"/>
              </w:rPr>
              <w:t>Tailight</w:t>
            </w:r>
            <w:proofErr w:type="spellEnd"/>
            <w:r>
              <w:rPr>
                <w:rFonts w:ascii="Arial" w:hAnsi="Arial" w:cs="Arial"/>
              </w:rPr>
              <w:t xml:space="preserve"> Status</w:t>
            </w:r>
          </w:p>
        </w:tc>
      </w:tr>
      <w:tr w:rsidR="003639EE" w:rsidRPr="00717330" w14:paraId="1CB552D1" w14:textId="77777777" w:rsidTr="003639EE">
        <w:trPr>
          <w:trHeight w:val="252"/>
        </w:trPr>
        <w:tc>
          <w:tcPr>
            <w:tcW w:w="2587" w:type="dxa"/>
            <w:vAlign w:val="center"/>
          </w:tcPr>
          <w:p w14:paraId="198B30D0" w14:textId="77777777" w:rsidR="003639EE" w:rsidRDefault="003639EE" w:rsidP="006F61F6">
            <w:pPr>
              <w:rPr>
                <w:rFonts w:ascii="Helvetica" w:hAnsi="Helvetica" w:cs="Helvetica"/>
              </w:rPr>
            </w:pPr>
            <w:r>
              <w:rPr>
                <w:rFonts w:ascii="Helvetica" w:hAnsi="Helvetica" w:cs="Helvetica"/>
              </w:rPr>
              <w:t>FN03 Detect Battery State of Charge</w:t>
            </w:r>
          </w:p>
        </w:tc>
        <w:tc>
          <w:tcPr>
            <w:tcW w:w="3780" w:type="dxa"/>
            <w:vAlign w:val="center"/>
          </w:tcPr>
          <w:p w14:paraId="0BDC6538" w14:textId="42B3C805" w:rsidR="003639EE" w:rsidRDefault="003639EE" w:rsidP="006F61F6">
            <w:r>
              <w:t>Check Battery status</w:t>
            </w:r>
          </w:p>
        </w:tc>
        <w:tc>
          <w:tcPr>
            <w:tcW w:w="4140" w:type="dxa"/>
            <w:vAlign w:val="center"/>
          </w:tcPr>
          <w:p w14:paraId="2123DE07" w14:textId="300ADD8E" w:rsidR="003639EE" w:rsidRPr="006F61F6" w:rsidRDefault="003639EE" w:rsidP="006F61F6">
            <w:pPr>
              <w:pStyle w:val="ListParagraph"/>
              <w:numPr>
                <w:ilvl w:val="0"/>
                <w:numId w:val="11"/>
              </w:numPr>
              <w:ind w:left="151" w:hanging="151"/>
              <w:rPr>
                <w:rFonts w:ascii="Arial" w:hAnsi="Arial" w:cs="Arial"/>
              </w:rPr>
            </w:pPr>
            <w:r w:rsidRPr="006F61F6">
              <w:rPr>
                <w:rFonts w:ascii="Arial" w:hAnsi="Arial" w:cs="Arial"/>
              </w:rPr>
              <w:t xml:space="preserve">Detect </w:t>
            </w:r>
            <w:r>
              <w:rPr>
                <w:rFonts w:ascii="Arial" w:hAnsi="Arial" w:cs="Arial"/>
              </w:rPr>
              <w:t>Battery State of Charge</w:t>
            </w:r>
          </w:p>
        </w:tc>
      </w:tr>
      <w:tr w:rsidR="003639EE" w:rsidRPr="00717330" w14:paraId="7EB971A6" w14:textId="77777777" w:rsidTr="003639EE">
        <w:trPr>
          <w:trHeight w:val="252"/>
        </w:trPr>
        <w:tc>
          <w:tcPr>
            <w:tcW w:w="2587" w:type="dxa"/>
            <w:vAlign w:val="center"/>
          </w:tcPr>
          <w:p w14:paraId="7336E115" w14:textId="77777777" w:rsidR="003639EE" w:rsidRDefault="003639EE" w:rsidP="006F61F6">
            <w:pPr>
              <w:rPr>
                <w:rFonts w:ascii="Helvetica" w:hAnsi="Helvetica" w:cs="Helvetica"/>
              </w:rPr>
            </w:pPr>
            <w:r>
              <w:rPr>
                <w:rFonts w:ascii="Helvetica" w:hAnsi="Helvetica" w:cs="Helvetica"/>
              </w:rPr>
              <w:t>FN04 Detect Vehicle Stationary Status</w:t>
            </w:r>
          </w:p>
        </w:tc>
        <w:tc>
          <w:tcPr>
            <w:tcW w:w="3780" w:type="dxa"/>
            <w:vAlign w:val="center"/>
          </w:tcPr>
          <w:p w14:paraId="1B65D592" w14:textId="55417208" w:rsidR="003639EE" w:rsidRDefault="003639EE" w:rsidP="006F61F6">
            <w:r>
              <w:t>Check Vehicle status</w:t>
            </w:r>
          </w:p>
        </w:tc>
        <w:tc>
          <w:tcPr>
            <w:tcW w:w="4140" w:type="dxa"/>
            <w:vAlign w:val="center"/>
          </w:tcPr>
          <w:p w14:paraId="2CBF0E18" w14:textId="152BD282" w:rsidR="003639EE" w:rsidRPr="006F61F6" w:rsidRDefault="003639EE" w:rsidP="006F61F6">
            <w:pPr>
              <w:pStyle w:val="ListParagraph"/>
              <w:numPr>
                <w:ilvl w:val="0"/>
                <w:numId w:val="11"/>
              </w:numPr>
              <w:ind w:left="151" w:hanging="151"/>
              <w:rPr>
                <w:rFonts w:ascii="Arial" w:hAnsi="Arial" w:cs="Arial"/>
              </w:rPr>
            </w:pPr>
            <w:r w:rsidRPr="006F61F6">
              <w:rPr>
                <w:rFonts w:ascii="Arial" w:hAnsi="Arial" w:cs="Arial"/>
              </w:rPr>
              <w:t xml:space="preserve">Detect </w:t>
            </w:r>
            <w:r>
              <w:rPr>
                <w:rFonts w:ascii="Arial" w:hAnsi="Arial" w:cs="Arial"/>
              </w:rPr>
              <w:t xml:space="preserve">Vehicle </w:t>
            </w:r>
            <w:proofErr w:type="spellStart"/>
            <w:r>
              <w:rPr>
                <w:rFonts w:ascii="Arial" w:hAnsi="Arial" w:cs="Arial"/>
              </w:rPr>
              <w:t>Sationary</w:t>
            </w:r>
            <w:proofErr w:type="spellEnd"/>
            <w:r>
              <w:rPr>
                <w:rFonts w:ascii="Arial" w:hAnsi="Arial" w:cs="Arial"/>
              </w:rPr>
              <w:t xml:space="preserve"> Status</w:t>
            </w:r>
          </w:p>
        </w:tc>
      </w:tr>
      <w:tr w:rsidR="003639EE" w:rsidRPr="00717330" w14:paraId="05739C04" w14:textId="77777777" w:rsidTr="003639EE">
        <w:trPr>
          <w:trHeight w:val="252"/>
        </w:trPr>
        <w:tc>
          <w:tcPr>
            <w:tcW w:w="2587" w:type="dxa"/>
            <w:vAlign w:val="center"/>
          </w:tcPr>
          <w:p w14:paraId="2B49E9B0" w14:textId="77777777" w:rsidR="003639EE" w:rsidRDefault="003639EE" w:rsidP="001403E5">
            <w:pPr>
              <w:rPr>
                <w:rFonts w:ascii="Helvetica" w:hAnsi="Helvetica" w:cs="Helvetica"/>
              </w:rPr>
            </w:pPr>
            <w:r>
              <w:rPr>
                <w:rFonts w:ascii="Helvetica" w:hAnsi="Helvetica" w:cs="Helvetica"/>
              </w:rPr>
              <w:t>FN05 Detect Tow Connection Status</w:t>
            </w:r>
          </w:p>
        </w:tc>
        <w:tc>
          <w:tcPr>
            <w:tcW w:w="3780" w:type="dxa"/>
            <w:vAlign w:val="center"/>
          </w:tcPr>
          <w:p w14:paraId="4D96CC7E" w14:textId="3EDE4745" w:rsidR="003639EE" w:rsidRDefault="003639EE" w:rsidP="001403E5">
            <w:r>
              <w:t>Check Tow Connection status</w:t>
            </w:r>
          </w:p>
        </w:tc>
        <w:tc>
          <w:tcPr>
            <w:tcW w:w="4140" w:type="dxa"/>
            <w:vAlign w:val="center"/>
          </w:tcPr>
          <w:p w14:paraId="2D2FE986" w14:textId="19E7E9FB" w:rsidR="003639EE" w:rsidRPr="001403E5" w:rsidRDefault="003639EE" w:rsidP="001403E5">
            <w:pPr>
              <w:pStyle w:val="ListParagraph"/>
              <w:numPr>
                <w:ilvl w:val="0"/>
                <w:numId w:val="11"/>
              </w:numPr>
              <w:ind w:left="151" w:hanging="151"/>
              <w:rPr>
                <w:rFonts w:ascii="Arial" w:hAnsi="Arial" w:cs="Arial"/>
              </w:rPr>
            </w:pPr>
            <w:r w:rsidRPr="001403E5">
              <w:rPr>
                <w:rFonts w:ascii="Arial" w:hAnsi="Arial" w:cs="Arial"/>
              </w:rPr>
              <w:t xml:space="preserve">Detect </w:t>
            </w:r>
            <w:r>
              <w:rPr>
                <w:rFonts w:ascii="Arial" w:hAnsi="Arial" w:cs="Arial"/>
              </w:rPr>
              <w:t xml:space="preserve">Tow </w:t>
            </w:r>
            <w:proofErr w:type="spellStart"/>
            <w:r>
              <w:rPr>
                <w:rFonts w:ascii="Arial" w:hAnsi="Arial" w:cs="Arial"/>
              </w:rPr>
              <w:t>Conection</w:t>
            </w:r>
            <w:proofErr w:type="spellEnd"/>
            <w:r>
              <w:rPr>
                <w:rFonts w:ascii="Arial" w:hAnsi="Arial" w:cs="Arial"/>
              </w:rPr>
              <w:t xml:space="preserve"> Status</w:t>
            </w:r>
          </w:p>
        </w:tc>
      </w:tr>
      <w:tr w:rsidR="003639EE" w:rsidRPr="00717330" w14:paraId="598BA0C7" w14:textId="77777777" w:rsidTr="003639EE">
        <w:trPr>
          <w:trHeight w:val="252"/>
        </w:trPr>
        <w:tc>
          <w:tcPr>
            <w:tcW w:w="2587" w:type="dxa"/>
            <w:vAlign w:val="center"/>
          </w:tcPr>
          <w:p w14:paraId="3F34FA21" w14:textId="77777777" w:rsidR="003639EE" w:rsidRDefault="003639EE" w:rsidP="00436E7F">
            <w:pPr>
              <w:rPr>
                <w:rFonts w:ascii="Helvetica" w:hAnsi="Helvetica" w:cs="Helvetica"/>
              </w:rPr>
            </w:pPr>
            <w:r>
              <w:rPr>
                <w:rFonts w:ascii="Helvetica" w:hAnsi="Helvetica" w:cs="Helvetica"/>
              </w:rPr>
              <w:t xml:space="preserve">FN06 </w:t>
            </w:r>
            <w:proofErr w:type="gramStart"/>
            <w:r>
              <w:rPr>
                <w:rFonts w:ascii="Helvetica" w:hAnsi="Helvetica" w:cs="Helvetica"/>
              </w:rPr>
              <w:t>Asses</w:t>
            </w:r>
            <w:proofErr w:type="gramEnd"/>
            <w:r>
              <w:rPr>
                <w:rFonts w:ascii="Helvetica" w:hAnsi="Helvetica" w:cs="Helvetica"/>
              </w:rPr>
              <w:t xml:space="preserve"> Pre-conditions for trailer Light Check</w:t>
            </w:r>
          </w:p>
        </w:tc>
        <w:tc>
          <w:tcPr>
            <w:tcW w:w="3780" w:type="dxa"/>
            <w:vAlign w:val="center"/>
          </w:tcPr>
          <w:p w14:paraId="6E6C9210" w14:textId="78AFD01B" w:rsidR="003639EE" w:rsidRDefault="003639EE" w:rsidP="00436E7F">
            <w:r>
              <w:t>Check all pre-conditions for run Trailer Light Check</w:t>
            </w:r>
          </w:p>
        </w:tc>
        <w:tc>
          <w:tcPr>
            <w:tcW w:w="4140" w:type="dxa"/>
            <w:vAlign w:val="center"/>
          </w:tcPr>
          <w:p w14:paraId="562C53FE"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Assess Pre-conditions for Trailer Light Test</w:t>
            </w:r>
          </w:p>
        </w:tc>
      </w:tr>
      <w:tr w:rsidR="003639EE" w:rsidRPr="00717330" w14:paraId="1A54B8A7" w14:textId="77777777" w:rsidTr="003639EE">
        <w:trPr>
          <w:trHeight w:val="252"/>
        </w:trPr>
        <w:tc>
          <w:tcPr>
            <w:tcW w:w="2587" w:type="dxa"/>
            <w:vAlign w:val="center"/>
          </w:tcPr>
          <w:p w14:paraId="5CA3C9BC" w14:textId="77777777" w:rsidR="003639EE" w:rsidRDefault="003639EE" w:rsidP="00436E7F">
            <w:pPr>
              <w:rPr>
                <w:rFonts w:ascii="Helvetica" w:hAnsi="Helvetica" w:cs="Helvetica"/>
              </w:rPr>
            </w:pPr>
            <w:r>
              <w:rPr>
                <w:rFonts w:ascii="Helvetica" w:hAnsi="Helvetica" w:cs="Helvetica"/>
              </w:rPr>
              <w:t>FN07 Activate Parking Lights</w:t>
            </w:r>
          </w:p>
        </w:tc>
        <w:tc>
          <w:tcPr>
            <w:tcW w:w="3780" w:type="dxa"/>
            <w:vAlign w:val="center"/>
          </w:tcPr>
          <w:p w14:paraId="127F0A2A" w14:textId="3AB241B5" w:rsidR="003639EE" w:rsidRDefault="003639EE" w:rsidP="00436E7F">
            <w:r>
              <w:t>Activated Parking Lights according sequence</w:t>
            </w:r>
          </w:p>
        </w:tc>
        <w:tc>
          <w:tcPr>
            <w:tcW w:w="4140" w:type="dxa"/>
            <w:vAlign w:val="center"/>
          </w:tcPr>
          <w:p w14:paraId="2EB5B112"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Activate Parking Lights</w:t>
            </w:r>
          </w:p>
        </w:tc>
      </w:tr>
      <w:tr w:rsidR="003639EE" w:rsidRPr="00717330" w14:paraId="20C9A211" w14:textId="77777777" w:rsidTr="003639EE">
        <w:trPr>
          <w:trHeight w:val="252"/>
        </w:trPr>
        <w:tc>
          <w:tcPr>
            <w:tcW w:w="2587" w:type="dxa"/>
            <w:vAlign w:val="center"/>
          </w:tcPr>
          <w:p w14:paraId="3F3C8B7A" w14:textId="77777777" w:rsidR="003639EE" w:rsidRDefault="003639EE" w:rsidP="00436E7F">
            <w:pPr>
              <w:rPr>
                <w:rFonts w:ascii="Helvetica" w:hAnsi="Helvetica" w:cs="Helvetica"/>
              </w:rPr>
            </w:pPr>
            <w:r>
              <w:rPr>
                <w:rFonts w:ascii="Helvetica" w:hAnsi="Helvetica" w:cs="Helvetica"/>
              </w:rPr>
              <w:t>FN08 Activate Right Turn Signal</w:t>
            </w:r>
          </w:p>
        </w:tc>
        <w:tc>
          <w:tcPr>
            <w:tcW w:w="3780" w:type="dxa"/>
            <w:vAlign w:val="center"/>
          </w:tcPr>
          <w:p w14:paraId="10BF92A0" w14:textId="2E5570F1" w:rsidR="003639EE" w:rsidRDefault="003639EE" w:rsidP="00436E7F">
            <w:r>
              <w:t>Activated Right Lights according sequence</w:t>
            </w:r>
          </w:p>
        </w:tc>
        <w:tc>
          <w:tcPr>
            <w:tcW w:w="4140" w:type="dxa"/>
            <w:vAlign w:val="center"/>
          </w:tcPr>
          <w:p w14:paraId="2068CCA8"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Activate Right Turn Signal</w:t>
            </w:r>
          </w:p>
        </w:tc>
      </w:tr>
      <w:tr w:rsidR="003639EE" w:rsidRPr="00717330" w14:paraId="1833151A" w14:textId="77777777" w:rsidTr="003639EE">
        <w:trPr>
          <w:trHeight w:val="252"/>
        </w:trPr>
        <w:tc>
          <w:tcPr>
            <w:tcW w:w="2587" w:type="dxa"/>
            <w:vAlign w:val="center"/>
          </w:tcPr>
          <w:p w14:paraId="725B2ABC" w14:textId="77777777" w:rsidR="003639EE" w:rsidRDefault="003639EE" w:rsidP="00436E7F">
            <w:pPr>
              <w:rPr>
                <w:rFonts w:ascii="Helvetica" w:hAnsi="Helvetica" w:cs="Helvetica"/>
              </w:rPr>
            </w:pPr>
            <w:r>
              <w:rPr>
                <w:rFonts w:ascii="Helvetica" w:hAnsi="Helvetica" w:cs="Helvetica"/>
              </w:rPr>
              <w:t>FN09 Activate Left Turn Signal</w:t>
            </w:r>
          </w:p>
        </w:tc>
        <w:tc>
          <w:tcPr>
            <w:tcW w:w="3780" w:type="dxa"/>
            <w:vAlign w:val="center"/>
          </w:tcPr>
          <w:p w14:paraId="2E834FDB" w14:textId="21760820" w:rsidR="003639EE" w:rsidRDefault="003639EE" w:rsidP="00436E7F">
            <w:r>
              <w:t>Activated Left Lights according sequence</w:t>
            </w:r>
          </w:p>
        </w:tc>
        <w:tc>
          <w:tcPr>
            <w:tcW w:w="4140" w:type="dxa"/>
            <w:vAlign w:val="center"/>
          </w:tcPr>
          <w:p w14:paraId="7E9B4B36"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Activate Left Turn Signal</w:t>
            </w:r>
          </w:p>
        </w:tc>
      </w:tr>
      <w:tr w:rsidR="003639EE" w:rsidRPr="00717330" w14:paraId="2736692A" w14:textId="77777777" w:rsidTr="003639EE">
        <w:trPr>
          <w:trHeight w:val="252"/>
        </w:trPr>
        <w:tc>
          <w:tcPr>
            <w:tcW w:w="2587" w:type="dxa"/>
            <w:vAlign w:val="center"/>
          </w:tcPr>
          <w:p w14:paraId="7ABD4F6C" w14:textId="77777777" w:rsidR="003639EE" w:rsidRDefault="003639EE" w:rsidP="00436E7F">
            <w:pPr>
              <w:rPr>
                <w:rFonts w:ascii="Helvetica" w:hAnsi="Helvetica" w:cs="Helvetica"/>
              </w:rPr>
            </w:pPr>
            <w:r>
              <w:rPr>
                <w:rFonts w:ascii="Helvetica" w:hAnsi="Helvetica" w:cs="Helvetica"/>
              </w:rPr>
              <w:t>FN10 Activate Brake Lights</w:t>
            </w:r>
          </w:p>
        </w:tc>
        <w:tc>
          <w:tcPr>
            <w:tcW w:w="3780" w:type="dxa"/>
            <w:vAlign w:val="center"/>
          </w:tcPr>
          <w:p w14:paraId="4B9CDF4A" w14:textId="0C0E7904" w:rsidR="003639EE" w:rsidRDefault="003639EE" w:rsidP="00436E7F">
            <w:r>
              <w:t>Activated Brake Lights according sequence</w:t>
            </w:r>
          </w:p>
        </w:tc>
        <w:tc>
          <w:tcPr>
            <w:tcW w:w="4140" w:type="dxa"/>
            <w:vAlign w:val="center"/>
          </w:tcPr>
          <w:p w14:paraId="5C2EF9DD"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Activate Brake Lights</w:t>
            </w:r>
          </w:p>
        </w:tc>
      </w:tr>
      <w:tr w:rsidR="003639EE" w:rsidRPr="00717330" w14:paraId="5DCC102B" w14:textId="77777777" w:rsidTr="003639EE">
        <w:trPr>
          <w:trHeight w:val="252"/>
        </w:trPr>
        <w:tc>
          <w:tcPr>
            <w:tcW w:w="2587" w:type="dxa"/>
            <w:vAlign w:val="center"/>
          </w:tcPr>
          <w:p w14:paraId="6D6D36D6" w14:textId="77777777" w:rsidR="003639EE" w:rsidRDefault="003639EE" w:rsidP="00436E7F">
            <w:pPr>
              <w:rPr>
                <w:rFonts w:ascii="Helvetica" w:hAnsi="Helvetica" w:cs="Helvetica"/>
              </w:rPr>
            </w:pPr>
            <w:r>
              <w:rPr>
                <w:rFonts w:ascii="Helvetica" w:hAnsi="Helvetica" w:cs="Helvetica"/>
              </w:rPr>
              <w:lastRenderedPageBreak/>
              <w:t>FN11 Activate Reverse Lights</w:t>
            </w:r>
          </w:p>
        </w:tc>
        <w:tc>
          <w:tcPr>
            <w:tcW w:w="3780" w:type="dxa"/>
            <w:vAlign w:val="center"/>
          </w:tcPr>
          <w:p w14:paraId="11DDB3FE" w14:textId="45FFDAEE" w:rsidR="003639EE" w:rsidRDefault="003639EE" w:rsidP="00436E7F">
            <w:r>
              <w:t>Activated Reverse Lights according sequence</w:t>
            </w:r>
          </w:p>
        </w:tc>
        <w:tc>
          <w:tcPr>
            <w:tcW w:w="4140" w:type="dxa"/>
            <w:vAlign w:val="center"/>
          </w:tcPr>
          <w:p w14:paraId="014EE1AE"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Activate Reverse Lights</w:t>
            </w:r>
          </w:p>
        </w:tc>
      </w:tr>
      <w:tr w:rsidR="003639EE" w:rsidRPr="00717330" w14:paraId="71624D03" w14:textId="77777777" w:rsidTr="003639EE">
        <w:trPr>
          <w:trHeight w:val="252"/>
        </w:trPr>
        <w:tc>
          <w:tcPr>
            <w:tcW w:w="2587" w:type="dxa"/>
            <w:vAlign w:val="center"/>
          </w:tcPr>
          <w:p w14:paraId="78951ADC" w14:textId="77777777" w:rsidR="003639EE" w:rsidRDefault="003639EE" w:rsidP="00436E7F">
            <w:pPr>
              <w:rPr>
                <w:rFonts w:ascii="Helvetica" w:hAnsi="Helvetica" w:cs="Helvetica"/>
              </w:rPr>
            </w:pPr>
            <w:r>
              <w:rPr>
                <w:rFonts w:ascii="Helvetica" w:hAnsi="Helvetica" w:cs="Helvetica"/>
              </w:rPr>
              <w:t>FN12 Activate Rear Fog Lights</w:t>
            </w:r>
          </w:p>
        </w:tc>
        <w:tc>
          <w:tcPr>
            <w:tcW w:w="3780" w:type="dxa"/>
            <w:vAlign w:val="center"/>
          </w:tcPr>
          <w:p w14:paraId="0B345094" w14:textId="1D153AD7" w:rsidR="003639EE" w:rsidRDefault="003639EE" w:rsidP="00436E7F">
            <w:r>
              <w:t>Activated Rear Fog Lights according sequence</w:t>
            </w:r>
          </w:p>
        </w:tc>
        <w:tc>
          <w:tcPr>
            <w:tcW w:w="4140" w:type="dxa"/>
            <w:vAlign w:val="center"/>
          </w:tcPr>
          <w:p w14:paraId="7103EB8B"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Activate Rear Fog Lamps</w:t>
            </w:r>
          </w:p>
        </w:tc>
      </w:tr>
      <w:tr w:rsidR="003639EE" w:rsidRPr="00717330" w14:paraId="3278A94C" w14:textId="77777777" w:rsidTr="003639EE">
        <w:trPr>
          <w:trHeight w:val="252"/>
        </w:trPr>
        <w:tc>
          <w:tcPr>
            <w:tcW w:w="2587" w:type="dxa"/>
            <w:vAlign w:val="center"/>
          </w:tcPr>
          <w:p w14:paraId="63315224" w14:textId="77777777" w:rsidR="003639EE" w:rsidRDefault="003639EE" w:rsidP="00436E7F">
            <w:pPr>
              <w:rPr>
                <w:rFonts w:ascii="Helvetica" w:hAnsi="Helvetica" w:cs="Helvetica"/>
              </w:rPr>
            </w:pPr>
            <w:r>
              <w:rPr>
                <w:rFonts w:ascii="Helvetica" w:hAnsi="Helvetica" w:cs="Helvetica"/>
              </w:rPr>
              <w:t>FN13 Conduct Trailer Light Check</w:t>
            </w:r>
          </w:p>
        </w:tc>
        <w:tc>
          <w:tcPr>
            <w:tcW w:w="3780" w:type="dxa"/>
            <w:vAlign w:val="center"/>
          </w:tcPr>
          <w:p w14:paraId="76291833" w14:textId="06871D08" w:rsidR="003639EE" w:rsidRDefault="003639EE" w:rsidP="00436E7F">
            <w:r>
              <w:t>Conduct the Trailer Light Check Sequence</w:t>
            </w:r>
          </w:p>
        </w:tc>
        <w:tc>
          <w:tcPr>
            <w:tcW w:w="4140" w:type="dxa"/>
            <w:vAlign w:val="center"/>
          </w:tcPr>
          <w:p w14:paraId="219256AA"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Conduct Trailer Light Check</w:t>
            </w:r>
          </w:p>
        </w:tc>
      </w:tr>
      <w:tr w:rsidR="003639EE" w:rsidRPr="00717330" w14:paraId="14E77B75" w14:textId="77777777" w:rsidTr="003639EE">
        <w:trPr>
          <w:trHeight w:val="252"/>
        </w:trPr>
        <w:tc>
          <w:tcPr>
            <w:tcW w:w="2587" w:type="dxa"/>
            <w:vAlign w:val="center"/>
          </w:tcPr>
          <w:p w14:paraId="5A03969C" w14:textId="77777777" w:rsidR="003639EE" w:rsidRDefault="003639EE" w:rsidP="00436E7F">
            <w:pPr>
              <w:rPr>
                <w:rFonts w:ascii="Helvetica" w:hAnsi="Helvetica" w:cs="Helvetica"/>
              </w:rPr>
            </w:pPr>
            <w:proofErr w:type="spellStart"/>
            <w:r>
              <w:rPr>
                <w:rFonts w:ascii="Helvetica" w:hAnsi="Helvetica" w:cs="Helvetica"/>
              </w:rPr>
              <w:t>FordPass</w:t>
            </w:r>
            <w:proofErr w:type="spellEnd"/>
            <w:r>
              <w:rPr>
                <w:rFonts w:ascii="Helvetica" w:hAnsi="Helvetica" w:cs="Helvetica"/>
              </w:rPr>
              <w:t xml:space="preserve"> Logical</w:t>
            </w:r>
          </w:p>
        </w:tc>
        <w:tc>
          <w:tcPr>
            <w:tcW w:w="3780" w:type="dxa"/>
            <w:vAlign w:val="center"/>
          </w:tcPr>
          <w:p w14:paraId="56B5BBE2" w14:textId="4087AD5F" w:rsidR="003639EE" w:rsidRDefault="00773B6C" w:rsidP="00436E7F">
            <w:r>
              <w:t xml:space="preserve">Trailer Light Check process at </w:t>
            </w:r>
            <w:proofErr w:type="spellStart"/>
            <w:r>
              <w:t>FordPass</w:t>
            </w:r>
            <w:proofErr w:type="spellEnd"/>
            <w:r>
              <w:t xml:space="preserve"> app</w:t>
            </w:r>
          </w:p>
        </w:tc>
        <w:tc>
          <w:tcPr>
            <w:tcW w:w="4140" w:type="dxa"/>
            <w:vAlign w:val="center"/>
          </w:tcPr>
          <w:p w14:paraId="14F5A572" w14:textId="77777777" w:rsidR="003639EE" w:rsidRPr="00D24BA8" w:rsidRDefault="003639EE" w:rsidP="00436E7F">
            <w:pPr>
              <w:pStyle w:val="ListParagraph"/>
              <w:numPr>
                <w:ilvl w:val="0"/>
                <w:numId w:val="11"/>
              </w:numPr>
              <w:ind w:left="151" w:hanging="180"/>
              <w:rPr>
                <w:rFonts w:ascii="Arial" w:hAnsi="Arial" w:cs="Arial"/>
              </w:rPr>
            </w:pPr>
            <w:proofErr w:type="spellStart"/>
            <w:r w:rsidRPr="00D24BA8">
              <w:rPr>
                <w:rFonts w:ascii="Arial" w:hAnsi="Arial" w:cs="Arial"/>
              </w:rPr>
              <w:t>Fordpass</w:t>
            </w:r>
            <w:proofErr w:type="spellEnd"/>
            <w:r w:rsidRPr="00D24BA8">
              <w:rPr>
                <w:rFonts w:ascii="Arial" w:hAnsi="Arial" w:cs="Arial"/>
              </w:rPr>
              <w:t xml:space="preserve"> Display Pre-Condition Status</w:t>
            </w:r>
          </w:p>
          <w:p w14:paraId="2ED8BFCF" w14:textId="77777777" w:rsidR="003639EE" w:rsidRPr="00D24BA8" w:rsidRDefault="003639EE" w:rsidP="00436E7F">
            <w:pPr>
              <w:pStyle w:val="ListParagraph"/>
              <w:numPr>
                <w:ilvl w:val="0"/>
                <w:numId w:val="11"/>
              </w:numPr>
              <w:ind w:left="151" w:hanging="180"/>
              <w:rPr>
                <w:rFonts w:ascii="Arial" w:hAnsi="Arial" w:cs="Arial"/>
              </w:rPr>
            </w:pPr>
            <w:proofErr w:type="spellStart"/>
            <w:r w:rsidRPr="00D24BA8">
              <w:rPr>
                <w:rFonts w:ascii="Arial" w:hAnsi="Arial" w:cs="Arial"/>
              </w:rPr>
              <w:t>FordPass</w:t>
            </w:r>
            <w:proofErr w:type="spellEnd"/>
            <w:r w:rsidRPr="00D24BA8">
              <w:rPr>
                <w:rFonts w:ascii="Arial" w:hAnsi="Arial" w:cs="Arial"/>
              </w:rPr>
              <w:t xml:space="preserve"> Display Status</w:t>
            </w:r>
          </w:p>
          <w:p w14:paraId="4C434748" w14:textId="77777777" w:rsidR="003639EE" w:rsidRPr="00D24BA8" w:rsidRDefault="003639EE" w:rsidP="00436E7F">
            <w:pPr>
              <w:pStyle w:val="ListParagraph"/>
              <w:numPr>
                <w:ilvl w:val="0"/>
                <w:numId w:val="11"/>
              </w:numPr>
              <w:ind w:left="151" w:hanging="180"/>
              <w:rPr>
                <w:rFonts w:ascii="Arial" w:hAnsi="Arial" w:cs="Arial"/>
              </w:rPr>
            </w:pPr>
            <w:proofErr w:type="spellStart"/>
            <w:r w:rsidRPr="00D24BA8">
              <w:rPr>
                <w:rFonts w:ascii="Arial" w:hAnsi="Arial" w:cs="Arial"/>
              </w:rPr>
              <w:t>Fordpass</w:t>
            </w:r>
            <w:proofErr w:type="spellEnd"/>
            <w:r w:rsidRPr="00D24BA8">
              <w:rPr>
                <w:rFonts w:ascii="Arial" w:hAnsi="Arial" w:cs="Arial"/>
              </w:rPr>
              <w:t xml:space="preserve"> Test Complete</w:t>
            </w:r>
          </w:p>
          <w:p w14:paraId="4C128240"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Indicate Test complete</w:t>
            </w:r>
          </w:p>
          <w:p w14:paraId="7D1BBD12"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Request Trailer Light Check Test</w:t>
            </w:r>
          </w:p>
          <w:p w14:paraId="2C3143FE"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Show Pre-condition Status</w:t>
            </w:r>
          </w:p>
        </w:tc>
      </w:tr>
      <w:tr w:rsidR="003639EE" w:rsidRPr="00717330" w14:paraId="2AF1D865" w14:textId="77777777" w:rsidTr="003639EE">
        <w:trPr>
          <w:trHeight w:val="252"/>
        </w:trPr>
        <w:tc>
          <w:tcPr>
            <w:tcW w:w="2587" w:type="dxa"/>
            <w:vAlign w:val="center"/>
          </w:tcPr>
          <w:p w14:paraId="0F77F9F8" w14:textId="77777777" w:rsidR="003639EE" w:rsidRDefault="003639EE" w:rsidP="00436E7F">
            <w:pPr>
              <w:rPr>
                <w:rFonts w:ascii="Helvetica" w:hAnsi="Helvetica" w:cs="Helvetica"/>
              </w:rPr>
            </w:pPr>
            <w:r>
              <w:rPr>
                <w:rFonts w:ascii="Helvetica" w:hAnsi="Helvetica" w:cs="Helvetica"/>
              </w:rPr>
              <w:t>HMI Logical</w:t>
            </w:r>
          </w:p>
        </w:tc>
        <w:tc>
          <w:tcPr>
            <w:tcW w:w="3780" w:type="dxa"/>
            <w:vAlign w:val="center"/>
          </w:tcPr>
          <w:p w14:paraId="08BD56FE" w14:textId="7399795B" w:rsidR="003639EE" w:rsidRDefault="00773B6C" w:rsidP="00436E7F">
            <w:r>
              <w:t>Trailer Light Check process at Sync</w:t>
            </w:r>
          </w:p>
        </w:tc>
        <w:tc>
          <w:tcPr>
            <w:tcW w:w="4140" w:type="dxa"/>
            <w:vAlign w:val="center"/>
          </w:tcPr>
          <w:p w14:paraId="62BF1514"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HMI Display Pre-Condition Status</w:t>
            </w:r>
          </w:p>
          <w:p w14:paraId="5798930E"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HMI Display Status</w:t>
            </w:r>
          </w:p>
          <w:p w14:paraId="134E646B"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HMI Test Complete</w:t>
            </w:r>
          </w:p>
          <w:p w14:paraId="416F18AA"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Indicate Test complete</w:t>
            </w:r>
          </w:p>
          <w:p w14:paraId="5E1209A6"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Request Trailer Light Check Test</w:t>
            </w:r>
          </w:p>
          <w:p w14:paraId="7509019D" w14:textId="77777777" w:rsidR="003639EE" w:rsidRPr="00D24BA8" w:rsidRDefault="003639EE" w:rsidP="00436E7F">
            <w:pPr>
              <w:pStyle w:val="ListParagraph"/>
              <w:numPr>
                <w:ilvl w:val="0"/>
                <w:numId w:val="11"/>
              </w:numPr>
              <w:ind w:left="151" w:hanging="180"/>
              <w:rPr>
                <w:rFonts w:ascii="Arial" w:hAnsi="Arial" w:cs="Arial"/>
              </w:rPr>
            </w:pPr>
            <w:r w:rsidRPr="00D24BA8">
              <w:rPr>
                <w:rFonts w:ascii="Arial" w:hAnsi="Arial" w:cs="Arial"/>
              </w:rPr>
              <w:t>Show Pre-condition Status</w:t>
            </w:r>
          </w:p>
        </w:tc>
      </w:tr>
      <w:tr w:rsidR="00A21725" w:rsidRPr="00717330" w14:paraId="35F5EB2E" w14:textId="77777777" w:rsidTr="003639EE">
        <w:trPr>
          <w:trHeight w:val="252"/>
        </w:trPr>
        <w:tc>
          <w:tcPr>
            <w:tcW w:w="2587" w:type="dxa"/>
            <w:vAlign w:val="center"/>
          </w:tcPr>
          <w:p w14:paraId="1B0755F6" w14:textId="77777777" w:rsidR="00A21725" w:rsidRDefault="00A21725" w:rsidP="00A21725">
            <w:pPr>
              <w:rPr>
                <w:rFonts w:ascii="Helvetica" w:hAnsi="Helvetica" w:cs="Helvetica"/>
              </w:rPr>
            </w:pPr>
            <w:r>
              <w:rPr>
                <w:rFonts w:ascii="Helvetica" w:hAnsi="Helvetica" w:cs="Helvetica"/>
              </w:rPr>
              <w:t>Ignition Logical</w:t>
            </w:r>
          </w:p>
        </w:tc>
        <w:tc>
          <w:tcPr>
            <w:tcW w:w="3780" w:type="dxa"/>
            <w:vAlign w:val="center"/>
          </w:tcPr>
          <w:p w14:paraId="03798BD9" w14:textId="11A6AA9F" w:rsidR="00A21725" w:rsidRDefault="00A21725" w:rsidP="00A21725">
            <w:r>
              <w:t>Ignition status information</w:t>
            </w:r>
          </w:p>
        </w:tc>
        <w:tc>
          <w:tcPr>
            <w:tcW w:w="4140" w:type="dxa"/>
            <w:vAlign w:val="center"/>
          </w:tcPr>
          <w:p w14:paraId="68F6B043"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Ignition Status</w:t>
            </w:r>
          </w:p>
        </w:tc>
      </w:tr>
      <w:tr w:rsidR="00A21725" w:rsidRPr="00717330" w14:paraId="7539541C" w14:textId="77777777" w:rsidTr="003639EE">
        <w:trPr>
          <w:trHeight w:val="252"/>
        </w:trPr>
        <w:tc>
          <w:tcPr>
            <w:tcW w:w="2587" w:type="dxa"/>
            <w:vAlign w:val="center"/>
          </w:tcPr>
          <w:p w14:paraId="364C1515" w14:textId="77777777" w:rsidR="00A21725" w:rsidRDefault="00A21725" w:rsidP="00A21725">
            <w:pPr>
              <w:rPr>
                <w:rFonts w:ascii="Helvetica" w:hAnsi="Helvetica" w:cs="Helvetica"/>
              </w:rPr>
            </w:pPr>
            <w:r>
              <w:rPr>
                <w:rFonts w:ascii="Helvetica" w:hAnsi="Helvetica" w:cs="Helvetica"/>
              </w:rPr>
              <w:t>Left Turn Lights Logical</w:t>
            </w:r>
          </w:p>
        </w:tc>
        <w:tc>
          <w:tcPr>
            <w:tcW w:w="3780" w:type="dxa"/>
            <w:vAlign w:val="center"/>
          </w:tcPr>
          <w:p w14:paraId="1FD1AA83" w14:textId="5E90A60C" w:rsidR="00A21725" w:rsidRDefault="00A21725" w:rsidP="00A21725">
            <w:r>
              <w:t>Activated/Deactivated Left Lights according sequence</w:t>
            </w:r>
          </w:p>
        </w:tc>
        <w:tc>
          <w:tcPr>
            <w:tcW w:w="4140" w:type="dxa"/>
            <w:vAlign w:val="center"/>
          </w:tcPr>
          <w:p w14:paraId="49871BF0"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Activate Left Turn Signal</w:t>
            </w:r>
          </w:p>
          <w:p w14:paraId="5F479071"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Left Turn Lights Activation</w:t>
            </w:r>
          </w:p>
        </w:tc>
      </w:tr>
      <w:tr w:rsidR="00A21725" w:rsidRPr="00717330" w14:paraId="79109AE0" w14:textId="77777777" w:rsidTr="003639EE">
        <w:trPr>
          <w:trHeight w:val="252"/>
        </w:trPr>
        <w:tc>
          <w:tcPr>
            <w:tcW w:w="2587" w:type="dxa"/>
            <w:vAlign w:val="center"/>
          </w:tcPr>
          <w:p w14:paraId="335CA990" w14:textId="77777777" w:rsidR="00A21725" w:rsidRDefault="00A21725" w:rsidP="00A21725">
            <w:pPr>
              <w:rPr>
                <w:rFonts w:ascii="Helvetica" w:hAnsi="Helvetica" w:cs="Helvetica"/>
              </w:rPr>
            </w:pPr>
            <w:r>
              <w:rPr>
                <w:rFonts w:ascii="Helvetica" w:hAnsi="Helvetica" w:cs="Helvetica"/>
              </w:rPr>
              <w:t>Parking Lights Logical</w:t>
            </w:r>
          </w:p>
        </w:tc>
        <w:tc>
          <w:tcPr>
            <w:tcW w:w="3780" w:type="dxa"/>
            <w:vAlign w:val="center"/>
          </w:tcPr>
          <w:p w14:paraId="04E1C8AA" w14:textId="53A183D6" w:rsidR="00A21725" w:rsidRDefault="00A21725" w:rsidP="00A21725">
            <w:r>
              <w:t>Activated/Deactivated Parking Lights according sequence</w:t>
            </w:r>
          </w:p>
        </w:tc>
        <w:tc>
          <w:tcPr>
            <w:tcW w:w="4140" w:type="dxa"/>
            <w:vAlign w:val="center"/>
          </w:tcPr>
          <w:p w14:paraId="64DBE2F2"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Activate Parking Lights</w:t>
            </w:r>
          </w:p>
          <w:p w14:paraId="629E38CD"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Parking Lights Activation</w:t>
            </w:r>
          </w:p>
        </w:tc>
      </w:tr>
      <w:tr w:rsidR="00A21725" w:rsidRPr="00717330" w14:paraId="57CB583F" w14:textId="77777777" w:rsidTr="003639EE">
        <w:trPr>
          <w:trHeight w:val="252"/>
        </w:trPr>
        <w:tc>
          <w:tcPr>
            <w:tcW w:w="2587" w:type="dxa"/>
            <w:vAlign w:val="center"/>
          </w:tcPr>
          <w:p w14:paraId="0D127D49" w14:textId="77777777" w:rsidR="00A21725" w:rsidRDefault="00A21725" w:rsidP="00A21725">
            <w:pPr>
              <w:rPr>
                <w:rFonts w:ascii="Helvetica" w:hAnsi="Helvetica" w:cs="Helvetica"/>
              </w:rPr>
            </w:pPr>
            <w:r>
              <w:rPr>
                <w:rFonts w:ascii="Helvetica" w:hAnsi="Helvetica" w:cs="Helvetica"/>
              </w:rPr>
              <w:t>Rear Fog Lights Logical</w:t>
            </w:r>
          </w:p>
        </w:tc>
        <w:tc>
          <w:tcPr>
            <w:tcW w:w="3780" w:type="dxa"/>
            <w:vAlign w:val="center"/>
          </w:tcPr>
          <w:p w14:paraId="195D2161" w14:textId="6EBAA61C" w:rsidR="00A21725" w:rsidRDefault="00A21725" w:rsidP="00A21725">
            <w:r>
              <w:t xml:space="preserve">Activated/Deactivated Fog Lights </w:t>
            </w:r>
            <w:proofErr w:type="spellStart"/>
            <w:r>
              <w:t>Lights</w:t>
            </w:r>
            <w:proofErr w:type="spellEnd"/>
            <w:r>
              <w:t xml:space="preserve"> according sequence</w:t>
            </w:r>
          </w:p>
        </w:tc>
        <w:tc>
          <w:tcPr>
            <w:tcW w:w="4140" w:type="dxa"/>
            <w:vAlign w:val="center"/>
          </w:tcPr>
          <w:p w14:paraId="24D64122"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Activate Rear Fog Lamps</w:t>
            </w:r>
          </w:p>
          <w:p w14:paraId="4A8D8659"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Rear Fog Lights Activation</w:t>
            </w:r>
          </w:p>
        </w:tc>
      </w:tr>
      <w:tr w:rsidR="00A21725" w:rsidRPr="00717330" w14:paraId="3E1A3E19" w14:textId="77777777" w:rsidTr="003639EE">
        <w:trPr>
          <w:trHeight w:val="252"/>
        </w:trPr>
        <w:tc>
          <w:tcPr>
            <w:tcW w:w="2587" w:type="dxa"/>
            <w:vAlign w:val="center"/>
          </w:tcPr>
          <w:p w14:paraId="2F0557A2" w14:textId="77777777" w:rsidR="00A21725" w:rsidRDefault="00A21725" w:rsidP="00A21725">
            <w:pPr>
              <w:rPr>
                <w:rFonts w:ascii="Helvetica" w:hAnsi="Helvetica" w:cs="Helvetica"/>
              </w:rPr>
            </w:pPr>
            <w:r>
              <w:rPr>
                <w:rFonts w:ascii="Helvetica" w:hAnsi="Helvetica" w:cs="Helvetica"/>
              </w:rPr>
              <w:t>Reverse Lights Logical</w:t>
            </w:r>
          </w:p>
        </w:tc>
        <w:tc>
          <w:tcPr>
            <w:tcW w:w="3780" w:type="dxa"/>
            <w:vAlign w:val="center"/>
          </w:tcPr>
          <w:p w14:paraId="7AFFA728" w14:textId="2912B58B" w:rsidR="00A21725" w:rsidRDefault="00A21725" w:rsidP="00A21725">
            <w:r>
              <w:t>Activated/Deactivated Reverse Lights according sequence</w:t>
            </w:r>
          </w:p>
        </w:tc>
        <w:tc>
          <w:tcPr>
            <w:tcW w:w="4140" w:type="dxa"/>
            <w:vAlign w:val="center"/>
          </w:tcPr>
          <w:p w14:paraId="3CBCAA69"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Activate Reverse Lights</w:t>
            </w:r>
          </w:p>
          <w:p w14:paraId="2CE241CE"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Reverse Lights Activation</w:t>
            </w:r>
          </w:p>
        </w:tc>
      </w:tr>
      <w:tr w:rsidR="00A21725" w:rsidRPr="00717330" w14:paraId="5A3948A8" w14:textId="77777777" w:rsidTr="003639EE">
        <w:trPr>
          <w:trHeight w:val="252"/>
        </w:trPr>
        <w:tc>
          <w:tcPr>
            <w:tcW w:w="2587" w:type="dxa"/>
            <w:vAlign w:val="center"/>
          </w:tcPr>
          <w:p w14:paraId="0FCD1795" w14:textId="77777777" w:rsidR="00A21725" w:rsidRDefault="00A21725" w:rsidP="00A21725">
            <w:pPr>
              <w:rPr>
                <w:rFonts w:ascii="Helvetica" w:hAnsi="Helvetica" w:cs="Helvetica"/>
              </w:rPr>
            </w:pPr>
            <w:r>
              <w:rPr>
                <w:rFonts w:ascii="Helvetica" w:hAnsi="Helvetica" w:cs="Helvetica"/>
              </w:rPr>
              <w:t>Right Turn Lights Logical</w:t>
            </w:r>
          </w:p>
        </w:tc>
        <w:tc>
          <w:tcPr>
            <w:tcW w:w="3780" w:type="dxa"/>
            <w:vAlign w:val="center"/>
          </w:tcPr>
          <w:p w14:paraId="4A0E6214" w14:textId="29A4BDE9" w:rsidR="00A21725" w:rsidRDefault="00A21725" w:rsidP="00A21725">
            <w:r>
              <w:t>Activated/Deactivated Right Lights according sequence</w:t>
            </w:r>
          </w:p>
        </w:tc>
        <w:tc>
          <w:tcPr>
            <w:tcW w:w="4140" w:type="dxa"/>
            <w:vAlign w:val="center"/>
          </w:tcPr>
          <w:p w14:paraId="24D586E3"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Activate Right Turn Signal</w:t>
            </w:r>
          </w:p>
          <w:p w14:paraId="2EA48257" w14:textId="77777777" w:rsidR="00A21725" w:rsidRPr="00D24BA8" w:rsidRDefault="00A21725" w:rsidP="00A21725">
            <w:pPr>
              <w:pStyle w:val="ListParagraph"/>
              <w:numPr>
                <w:ilvl w:val="0"/>
                <w:numId w:val="11"/>
              </w:numPr>
              <w:ind w:left="151" w:hanging="180"/>
              <w:rPr>
                <w:rFonts w:ascii="Arial" w:hAnsi="Arial" w:cs="Arial"/>
              </w:rPr>
            </w:pPr>
            <w:r w:rsidRPr="00D24BA8">
              <w:rPr>
                <w:rFonts w:ascii="Arial" w:hAnsi="Arial" w:cs="Arial"/>
              </w:rPr>
              <w:t>Right Turn Lights Activation</w:t>
            </w:r>
          </w:p>
        </w:tc>
      </w:tr>
      <w:tr w:rsidR="000B2232" w:rsidRPr="00717330" w14:paraId="190CB822" w14:textId="77777777" w:rsidTr="003639EE">
        <w:trPr>
          <w:trHeight w:val="252"/>
        </w:trPr>
        <w:tc>
          <w:tcPr>
            <w:tcW w:w="2587" w:type="dxa"/>
            <w:vAlign w:val="center"/>
          </w:tcPr>
          <w:p w14:paraId="62A53E27" w14:textId="77777777" w:rsidR="000B2232" w:rsidRDefault="000B2232" w:rsidP="000B2232">
            <w:pPr>
              <w:rPr>
                <w:rFonts w:ascii="Helvetica" w:hAnsi="Helvetica" w:cs="Helvetica"/>
              </w:rPr>
            </w:pPr>
            <w:r>
              <w:rPr>
                <w:rFonts w:ascii="Helvetica" w:hAnsi="Helvetica" w:cs="Helvetica"/>
              </w:rPr>
              <w:t>Tow Connector detector</w:t>
            </w:r>
          </w:p>
        </w:tc>
        <w:tc>
          <w:tcPr>
            <w:tcW w:w="3780" w:type="dxa"/>
            <w:vAlign w:val="center"/>
          </w:tcPr>
          <w:p w14:paraId="784E584C" w14:textId="3F0CA61B" w:rsidR="000B2232" w:rsidRDefault="000B2232" w:rsidP="000B2232">
            <w:r>
              <w:t>Tow connector status information</w:t>
            </w:r>
          </w:p>
        </w:tc>
        <w:tc>
          <w:tcPr>
            <w:tcW w:w="4140" w:type="dxa"/>
            <w:vAlign w:val="center"/>
          </w:tcPr>
          <w:p w14:paraId="709E5EA8"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Trailer Connection</w:t>
            </w:r>
          </w:p>
          <w:p w14:paraId="06A24766"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Tow Connection Status</w:t>
            </w:r>
          </w:p>
        </w:tc>
      </w:tr>
      <w:tr w:rsidR="000B2232" w:rsidRPr="00717330" w14:paraId="4F1B13AB" w14:textId="77777777" w:rsidTr="003639EE">
        <w:trPr>
          <w:trHeight w:val="252"/>
        </w:trPr>
        <w:tc>
          <w:tcPr>
            <w:tcW w:w="2587" w:type="dxa"/>
            <w:vAlign w:val="center"/>
          </w:tcPr>
          <w:p w14:paraId="1800A5A1" w14:textId="77777777" w:rsidR="000B2232" w:rsidRDefault="000B2232" w:rsidP="000B2232">
            <w:pPr>
              <w:rPr>
                <w:rFonts w:ascii="Helvetica" w:hAnsi="Helvetica" w:cs="Helvetica"/>
              </w:rPr>
            </w:pPr>
            <w:r>
              <w:rPr>
                <w:rFonts w:ascii="Helvetica" w:hAnsi="Helvetica" w:cs="Helvetica"/>
              </w:rPr>
              <w:t>Trailer Light Check Logical</w:t>
            </w:r>
          </w:p>
        </w:tc>
        <w:tc>
          <w:tcPr>
            <w:tcW w:w="3780" w:type="dxa"/>
            <w:vAlign w:val="center"/>
          </w:tcPr>
          <w:p w14:paraId="6BDECA95" w14:textId="7ACADE21" w:rsidR="000B2232" w:rsidRDefault="000B2232" w:rsidP="000B2232">
            <w:r>
              <w:t>Trailer Light Check process</w:t>
            </w:r>
          </w:p>
        </w:tc>
        <w:tc>
          <w:tcPr>
            <w:tcW w:w="4140" w:type="dxa"/>
            <w:vAlign w:val="center"/>
          </w:tcPr>
          <w:p w14:paraId="5D0E9FB4"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Activate Brake Lights</w:t>
            </w:r>
          </w:p>
          <w:p w14:paraId="151193AF"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Activate Left Turn Signal</w:t>
            </w:r>
          </w:p>
          <w:p w14:paraId="5E5B6B80"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Activate Parking Lights</w:t>
            </w:r>
          </w:p>
          <w:p w14:paraId="7437FFEA"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Activate Rear Fog Lamps</w:t>
            </w:r>
          </w:p>
          <w:p w14:paraId="23619BDC"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Activate Reverse Lights</w:t>
            </w:r>
          </w:p>
          <w:p w14:paraId="72A51778"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Activate Right Turn Signal</w:t>
            </w:r>
          </w:p>
          <w:p w14:paraId="42823A8C"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Assess Pre-conditions for Trailer Light Test</w:t>
            </w:r>
          </w:p>
          <w:p w14:paraId="190CF2B1"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Conduct Trailer Light Check</w:t>
            </w:r>
          </w:p>
          <w:p w14:paraId="20C71E02"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Battery State of Charge</w:t>
            </w:r>
          </w:p>
          <w:p w14:paraId="11D704ED"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Ignition Status</w:t>
            </w:r>
          </w:p>
          <w:p w14:paraId="00E4B58B"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Taillight Status</w:t>
            </w:r>
          </w:p>
          <w:p w14:paraId="611546DF"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Trailer Connection</w:t>
            </w:r>
          </w:p>
          <w:p w14:paraId="084CCDC1"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Vehicle Stationary Status</w:t>
            </w:r>
          </w:p>
          <w:p w14:paraId="057E23E8"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Indicate Test complete</w:t>
            </w:r>
          </w:p>
          <w:p w14:paraId="53343700"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Show Light Status</w:t>
            </w:r>
          </w:p>
          <w:p w14:paraId="152ECBED"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Show Pre-condition Status</w:t>
            </w:r>
          </w:p>
          <w:p w14:paraId="3F51FD2B"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Trailer Light Check User Request</w:t>
            </w:r>
          </w:p>
        </w:tc>
      </w:tr>
      <w:tr w:rsidR="000B2232" w:rsidRPr="00717330" w14:paraId="2B3C90BD" w14:textId="77777777" w:rsidTr="003639EE">
        <w:trPr>
          <w:trHeight w:val="252"/>
        </w:trPr>
        <w:tc>
          <w:tcPr>
            <w:tcW w:w="2587" w:type="dxa"/>
            <w:vAlign w:val="center"/>
          </w:tcPr>
          <w:p w14:paraId="5CCE7650" w14:textId="77777777" w:rsidR="000B2232" w:rsidRDefault="000B2232" w:rsidP="000B2232">
            <w:pPr>
              <w:rPr>
                <w:rFonts w:ascii="Helvetica" w:hAnsi="Helvetica" w:cs="Helvetica"/>
              </w:rPr>
            </w:pPr>
            <w:r>
              <w:rPr>
                <w:rFonts w:ascii="Helvetica" w:hAnsi="Helvetica" w:cs="Helvetica"/>
              </w:rPr>
              <w:t>Vehicle Speed Logical</w:t>
            </w:r>
          </w:p>
        </w:tc>
        <w:tc>
          <w:tcPr>
            <w:tcW w:w="3780" w:type="dxa"/>
            <w:vAlign w:val="center"/>
          </w:tcPr>
          <w:p w14:paraId="779DCA2E" w14:textId="2F54ACFB" w:rsidR="000B2232" w:rsidRDefault="000B2232" w:rsidP="000B2232">
            <w:proofErr w:type="spellStart"/>
            <w:r>
              <w:t>Vechicle</w:t>
            </w:r>
            <w:proofErr w:type="spellEnd"/>
            <w:r>
              <w:t xml:space="preserve"> speed status information</w:t>
            </w:r>
          </w:p>
        </w:tc>
        <w:tc>
          <w:tcPr>
            <w:tcW w:w="4140" w:type="dxa"/>
            <w:vAlign w:val="center"/>
          </w:tcPr>
          <w:p w14:paraId="7B622EDC"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Detect Vehicle Stationary Status</w:t>
            </w:r>
          </w:p>
          <w:p w14:paraId="00AC9A59" w14:textId="77777777" w:rsidR="000B2232" w:rsidRPr="00D24BA8" w:rsidRDefault="000B2232" w:rsidP="000B2232">
            <w:pPr>
              <w:pStyle w:val="ListParagraph"/>
              <w:numPr>
                <w:ilvl w:val="0"/>
                <w:numId w:val="11"/>
              </w:numPr>
              <w:ind w:left="151" w:hanging="180"/>
              <w:rPr>
                <w:rFonts w:ascii="Arial" w:hAnsi="Arial" w:cs="Arial"/>
              </w:rPr>
            </w:pPr>
            <w:r w:rsidRPr="00D24BA8">
              <w:rPr>
                <w:rFonts w:ascii="Arial" w:hAnsi="Arial" w:cs="Arial"/>
              </w:rPr>
              <w:t>Vehicle Speed Status</w:t>
            </w:r>
          </w:p>
        </w:tc>
      </w:tr>
    </w:tbl>
    <w:p w14:paraId="00AADB91" w14:textId="0240AF74" w:rsidR="00ED54B8" w:rsidRDefault="00ED54B8" w:rsidP="00ED54B8">
      <w:pPr>
        <w:pStyle w:val="Caption"/>
      </w:pPr>
      <w:bookmarkStart w:id="571" w:name="_Toc13672026"/>
      <w:bookmarkStart w:id="572" w:name="_Toc70599954"/>
      <w:r w:rsidRPr="00C75AE5">
        <w:t xml:space="preserve">Table </w:t>
      </w:r>
      <w:r>
        <w:rPr>
          <w:noProof/>
        </w:rPr>
        <w:fldChar w:fldCharType="begin"/>
      </w:r>
      <w:r>
        <w:rPr>
          <w:noProof/>
        </w:rPr>
        <w:instrText xml:space="preserve"> SEQ Table \* ARABIC </w:instrText>
      </w:r>
      <w:r>
        <w:rPr>
          <w:noProof/>
        </w:rPr>
        <w:fldChar w:fldCharType="separate"/>
      </w:r>
      <w:r w:rsidR="00BC4DEA">
        <w:rPr>
          <w:noProof/>
        </w:rPr>
        <w:t>16</w:t>
      </w:r>
      <w:r>
        <w:rPr>
          <w:noProof/>
        </w:rPr>
        <w:fldChar w:fldCharType="end"/>
      </w:r>
      <w:r w:rsidRPr="00C75AE5">
        <w:t xml:space="preserve">: </w:t>
      </w:r>
      <w:r>
        <w:t>Logical Elements</w:t>
      </w:r>
      <w:bookmarkEnd w:id="571"/>
      <w:bookmarkEnd w:id="572"/>
    </w:p>
    <w:p w14:paraId="0697A852" w14:textId="77777777" w:rsidR="003D7ACA" w:rsidRPr="003D7ACA" w:rsidRDefault="003D7ACA" w:rsidP="003D7ACA"/>
    <w:p w14:paraId="25723D10" w14:textId="139DF602" w:rsidR="00534E51" w:rsidRDefault="00534E51" w:rsidP="000A65BC">
      <w:pPr>
        <w:pStyle w:val="Heading3"/>
      </w:pPr>
      <w:bookmarkStart w:id="573" w:name="_Toc529191280"/>
      <w:bookmarkStart w:id="574" w:name="_Toc70599808"/>
      <w:commentRangeStart w:id="575"/>
      <w:r>
        <w:lastRenderedPageBreak/>
        <w:t>Logical Interfaces</w:t>
      </w:r>
      <w:bookmarkEnd w:id="573"/>
      <w:commentRangeEnd w:id="575"/>
      <w:r w:rsidR="00F92486">
        <w:rPr>
          <w:rStyle w:val="CommentReference"/>
          <w:rFonts w:ascii="Times New Roman" w:hAnsi="Times New Roman" w:cs="Times New Roman"/>
          <w:b w:val="0"/>
          <w:kern w:val="0"/>
        </w:rPr>
        <w:commentReference w:id="575"/>
      </w:r>
      <w:bookmarkEnd w:id="574"/>
    </w:p>
    <w:p w14:paraId="58A8C35E" w14:textId="77777777" w:rsidR="00534E51" w:rsidRPr="004E146E" w:rsidRDefault="00534E51" w:rsidP="00534E51"/>
    <w:tbl>
      <w:tblPr>
        <w:tblStyle w:val="TableGrid"/>
        <w:tblW w:w="10345" w:type="dxa"/>
        <w:tblLayout w:type="fixed"/>
        <w:tblCellMar>
          <w:left w:w="115" w:type="dxa"/>
          <w:right w:w="115" w:type="dxa"/>
        </w:tblCellMar>
        <w:tblLook w:val="0620" w:firstRow="1" w:lastRow="0" w:firstColumn="0" w:lastColumn="0" w:noHBand="1" w:noVBand="1"/>
      </w:tblPr>
      <w:tblGrid>
        <w:gridCol w:w="1165"/>
        <w:gridCol w:w="2250"/>
        <w:gridCol w:w="3780"/>
        <w:gridCol w:w="3150"/>
      </w:tblGrid>
      <w:tr w:rsidR="00534E51" w:rsidRPr="00490955" w14:paraId="1E2AC358" w14:textId="77777777" w:rsidTr="000A65BC">
        <w:trPr>
          <w:trHeight w:val="252"/>
        </w:trPr>
        <w:tc>
          <w:tcPr>
            <w:tcW w:w="1165" w:type="dxa"/>
            <w:shd w:val="clear" w:color="auto" w:fill="D9D9D9" w:themeFill="background1" w:themeFillShade="D9"/>
          </w:tcPr>
          <w:p w14:paraId="5D5BCC15" w14:textId="77777777" w:rsidR="00534E51" w:rsidRDefault="00534E51" w:rsidP="007C1945">
            <w:pPr>
              <w:rPr>
                <w:rFonts w:cs="Arial"/>
                <w:b/>
                <w:bCs/>
                <w:snapToGrid w:val="0"/>
                <w:lang w:val="en-GB"/>
              </w:rPr>
            </w:pPr>
            <w:r>
              <w:rPr>
                <w:rFonts w:cs="Arial"/>
                <w:b/>
                <w:bCs/>
                <w:snapToGrid w:val="0"/>
                <w:lang w:val="en-GB"/>
              </w:rPr>
              <w:t>Interface</w:t>
            </w:r>
          </w:p>
        </w:tc>
        <w:tc>
          <w:tcPr>
            <w:tcW w:w="2250" w:type="dxa"/>
            <w:shd w:val="clear" w:color="auto" w:fill="D9D9D9" w:themeFill="background1" w:themeFillShade="D9"/>
          </w:tcPr>
          <w:p w14:paraId="25B120CA" w14:textId="77777777" w:rsidR="00534E51" w:rsidRDefault="00534E51" w:rsidP="007C1945">
            <w:pPr>
              <w:rPr>
                <w:rFonts w:cs="Arial"/>
                <w:b/>
                <w:bCs/>
                <w:snapToGrid w:val="0"/>
                <w:lang w:val="en-GB"/>
              </w:rPr>
            </w:pPr>
            <w:r>
              <w:rPr>
                <w:rFonts w:cs="Arial"/>
                <w:b/>
                <w:bCs/>
                <w:snapToGrid w:val="0"/>
                <w:lang w:val="en-GB"/>
              </w:rPr>
              <w:t>Direction</w:t>
            </w:r>
          </w:p>
        </w:tc>
        <w:tc>
          <w:tcPr>
            <w:tcW w:w="3780" w:type="dxa"/>
            <w:shd w:val="clear" w:color="auto" w:fill="D9D9D9" w:themeFill="background1" w:themeFillShade="D9"/>
          </w:tcPr>
          <w:p w14:paraId="1743B316" w14:textId="77777777" w:rsidR="00534E51" w:rsidRDefault="00534E51" w:rsidP="007C1945">
            <w:pPr>
              <w:rPr>
                <w:rFonts w:cs="Arial"/>
                <w:b/>
                <w:bCs/>
                <w:snapToGrid w:val="0"/>
                <w:lang w:val="en-GB"/>
              </w:rPr>
            </w:pPr>
            <w:r>
              <w:rPr>
                <w:rFonts w:cs="Arial"/>
                <w:b/>
                <w:bCs/>
                <w:snapToGrid w:val="0"/>
                <w:lang w:val="en-GB"/>
              </w:rPr>
              <w:t>Description</w:t>
            </w:r>
          </w:p>
        </w:tc>
        <w:tc>
          <w:tcPr>
            <w:tcW w:w="3150" w:type="dxa"/>
            <w:shd w:val="clear" w:color="auto" w:fill="D9D9D9" w:themeFill="background1" w:themeFillShade="D9"/>
          </w:tcPr>
          <w:p w14:paraId="1B3A1455" w14:textId="77777777" w:rsidR="00534E51" w:rsidRDefault="00534E51" w:rsidP="007C1945">
            <w:pPr>
              <w:rPr>
                <w:rFonts w:cs="Arial"/>
                <w:b/>
                <w:bCs/>
                <w:snapToGrid w:val="0"/>
                <w:lang w:val="en-GB"/>
              </w:rPr>
            </w:pPr>
            <w:r>
              <w:rPr>
                <w:rFonts w:cs="Arial"/>
                <w:b/>
                <w:bCs/>
                <w:snapToGrid w:val="0"/>
                <w:lang w:val="en-GB"/>
              </w:rPr>
              <w:t>Value Range</w:t>
            </w:r>
          </w:p>
        </w:tc>
      </w:tr>
      <w:tr w:rsidR="0058149E" w:rsidRPr="00717330" w14:paraId="644DF76D" w14:textId="77777777" w:rsidTr="000A65BC">
        <w:trPr>
          <w:trHeight w:val="252"/>
        </w:trPr>
        <w:tc>
          <w:tcPr>
            <w:tcW w:w="1165" w:type="dxa"/>
            <w:vMerge w:val="restart"/>
            <w:vAlign w:val="center"/>
          </w:tcPr>
          <w:p w14:paraId="0A6B1176" w14:textId="77777777" w:rsidR="0058149E" w:rsidRDefault="0058149E" w:rsidP="007C1945">
            <w:pPr>
              <w:rPr>
                <w:rFonts w:cs="Arial"/>
              </w:rPr>
            </w:pPr>
            <w:proofErr w:type="spellStart"/>
            <w:r>
              <w:rPr>
                <w:rFonts w:cs="Arial"/>
              </w:rPr>
              <w:t>Activate_BrakeL</w:t>
            </w:r>
            <w:proofErr w:type="spellEnd"/>
          </w:p>
        </w:tc>
        <w:tc>
          <w:tcPr>
            <w:tcW w:w="2250" w:type="dxa"/>
            <w:vAlign w:val="center"/>
          </w:tcPr>
          <w:p w14:paraId="30498139" w14:textId="77777777" w:rsidR="0058149E" w:rsidRDefault="0058149E" w:rsidP="007C1945">
            <w:pPr>
              <w:overflowPunct/>
              <w:autoSpaceDE/>
              <w:autoSpaceDN/>
              <w:adjustRightInd/>
              <w:textAlignment w:val="auto"/>
              <w:rPr>
                <w:rFonts w:cs="Arial"/>
              </w:rPr>
            </w:pPr>
            <w:r>
              <w:rPr>
                <w:rFonts w:cs="Arial"/>
              </w:rPr>
              <w:t>p2 (FN10 Activate Brake Lights) To p1 (Brake Lights Logical)</w:t>
            </w:r>
          </w:p>
        </w:tc>
        <w:tc>
          <w:tcPr>
            <w:tcW w:w="3780" w:type="dxa"/>
            <w:vMerge w:val="restart"/>
            <w:vAlign w:val="center"/>
          </w:tcPr>
          <w:p w14:paraId="5DF3B87B" w14:textId="77777777" w:rsidR="0058149E" w:rsidRDefault="00FE39EB">
            <w:proofErr w:type="spellStart"/>
            <w:r w:rsidRPr="00FE39EB">
              <w:t>TLightt_STP_Stat</w:t>
            </w:r>
            <w:proofErr w:type="spellEnd"/>
          </w:p>
          <w:p w14:paraId="4D896220" w14:textId="69F923E4" w:rsidR="00FE39EB" w:rsidRDefault="00FE39EB">
            <w:r>
              <w:t xml:space="preserve">BCM to </w:t>
            </w:r>
            <w:r w:rsidRPr="0058149E">
              <w:t>ITRM/</w:t>
            </w:r>
            <w:proofErr w:type="gramStart"/>
            <w:r w:rsidRPr="0058149E">
              <w:t>TRM(</w:t>
            </w:r>
            <w:proofErr w:type="gramEnd"/>
            <w:r w:rsidRPr="0058149E">
              <w:t>ECG Passthrough)</w:t>
            </w:r>
          </w:p>
        </w:tc>
        <w:tc>
          <w:tcPr>
            <w:tcW w:w="3150" w:type="dxa"/>
            <w:vMerge w:val="restart"/>
            <w:vAlign w:val="center"/>
          </w:tcPr>
          <w:p w14:paraId="14A675DE" w14:textId="77777777" w:rsidR="0058149E" w:rsidRDefault="0058149E" w:rsidP="0058149E">
            <w:r>
              <w:t>0x0 Off</w:t>
            </w:r>
          </w:p>
          <w:p w14:paraId="2A8639B2" w14:textId="510489D5" w:rsidR="0058149E" w:rsidRDefault="0058149E" w:rsidP="0058149E">
            <w:r>
              <w:t xml:space="preserve">0x1 </w:t>
            </w:r>
            <w:proofErr w:type="gramStart"/>
            <w:r>
              <w:t>On</w:t>
            </w:r>
            <w:proofErr w:type="gramEnd"/>
          </w:p>
        </w:tc>
      </w:tr>
      <w:tr w:rsidR="0058149E" w:rsidRPr="00717330" w14:paraId="02345F14" w14:textId="77777777" w:rsidTr="000A65BC">
        <w:trPr>
          <w:trHeight w:val="252"/>
        </w:trPr>
        <w:tc>
          <w:tcPr>
            <w:tcW w:w="1165" w:type="dxa"/>
            <w:vMerge/>
            <w:vAlign w:val="center"/>
          </w:tcPr>
          <w:p w14:paraId="1E1A02A4" w14:textId="77777777" w:rsidR="0058149E" w:rsidRDefault="0058149E" w:rsidP="007C1945">
            <w:pPr>
              <w:rPr>
                <w:rFonts w:cs="Arial"/>
              </w:rPr>
            </w:pPr>
          </w:p>
        </w:tc>
        <w:tc>
          <w:tcPr>
            <w:tcW w:w="2250" w:type="dxa"/>
            <w:vAlign w:val="center"/>
          </w:tcPr>
          <w:p w14:paraId="7A6033DB" w14:textId="77777777" w:rsidR="0058149E" w:rsidRDefault="0058149E" w:rsidP="007C1945">
            <w:pPr>
              <w:overflowPunct/>
              <w:autoSpaceDE/>
              <w:autoSpaceDN/>
              <w:adjustRightInd/>
              <w:textAlignment w:val="auto"/>
              <w:rPr>
                <w:rFonts w:cs="Arial"/>
              </w:rPr>
            </w:pPr>
            <w:r>
              <w:rPr>
                <w:rFonts w:cs="Arial"/>
              </w:rPr>
              <w:t>p6 (FN13 Conduct Trailer Light Check) To p3 (FN10 Activate Brake Lights)</w:t>
            </w:r>
          </w:p>
        </w:tc>
        <w:tc>
          <w:tcPr>
            <w:tcW w:w="3780" w:type="dxa"/>
            <w:vMerge/>
            <w:vAlign w:val="center"/>
          </w:tcPr>
          <w:p w14:paraId="57B262BA" w14:textId="77777777" w:rsidR="0058149E" w:rsidRDefault="0058149E"/>
        </w:tc>
        <w:tc>
          <w:tcPr>
            <w:tcW w:w="3150" w:type="dxa"/>
            <w:vMerge/>
            <w:vAlign w:val="center"/>
          </w:tcPr>
          <w:p w14:paraId="7182514F" w14:textId="77777777" w:rsidR="0058149E" w:rsidRDefault="0058149E"/>
        </w:tc>
      </w:tr>
      <w:tr w:rsidR="0058149E" w:rsidRPr="00717330" w14:paraId="1E0B983D" w14:textId="77777777" w:rsidTr="000A65BC">
        <w:trPr>
          <w:trHeight w:val="252"/>
        </w:trPr>
        <w:tc>
          <w:tcPr>
            <w:tcW w:w="1165" w:type="dxa"/>
            <w:vMerge w:val="restart"/>
            <w:vAlign w:val="center"/>
          </w:tcPr>
          <w:p w14:paraId="2F763870" w14:textId="77777777" w:rsidR="0058149E" w:rsidRDefault="0058149E" w:rsidP="007C1945">
            <w:pPr>
              <w:rPr>
                <w:rFonts w:cs="Arial"/>
              </w:rPr>
            </w:pPr>
            <w:proofErr w:type="spellStart"/>
            <w:r>
              <w:rPr>
                <w:rFonts w:cs="Arial"/>
              </w:rPr>
              <w:t>Activate_LeftTL</w:t>
            </w:r>
            <w:proofErr w:type="spellEnd"/>
          </w:p>
        </w:tc>
        <w:tc>
          <w:tcPr>
            <w:tcW w:w="2250" w:type="dxa"/>
            <w:vAlign w:val="center"/>
          </w:tcPr>
          <w:p w14:paraId="655FFA86" w14:textId="77777777" w:rsidR="0058149E" w:rsidRDefault="0058149E" w:rsidP="007C1945">
            <w:pPr>
              <w:overflowPunct/>
              <w:autoSpaceDE/>
              <w:autoSpaceDN/>
              <w:adjustRightInd/>
              <w:textAlignment w:val="auto"/>
              <w:rPr>
                <w:rFonts w:cs="Arial"/>
              </w:rPr>
            </w:pPr>
            <w:r>
              <w:rPr>
                <w:rFonts w:cs="Arial"/>
              </w:rPr>
              <w:t>p2 (FN09 Activate Left Turn Signal) To p1 (Left Turn Lights Logical)</w:t>
            </w:r>
          </w:p>
        </w:tc>
        <w:tc>
          <w:tcPr>
            <w:tcW w:w="3780" w:type="dxa"/>
            <w:vMerge w:val="restart"/>
            <w:vAlign w:val="center"/>
          </w:tcPr>
          <w:p w14:paraId="264C8E51" w14:textId="77777777" w:rsidR="0058149E" w:rsidRDefault="0058149E">
            <w:proofErr w:type="spellStart"/>
            <w:r w:rsidRPr="0058149E">
              <w:t>TurnLghtLeft_D_Rq</w:t>
            </w:r>
            <w:proofErr w:type="spellEnd"/>
          </w:p>
          <w:p w14:paraId="2E1ADEB7" w14:textId="23531082" w:rsidR="0058149E" w:rsidRDefault="0058149E">
            <w:r>
              <w:t xml:space="preserve">BCM to </w:t>
            </w:r>
            <w:r w:rsidRPr="0058149E">
              <w:t>ITRM/</w:t>
            </w:r>
            <w:proofErr w:type="gramStart"/>
            <w:r w:rsidRPr="0058149E">
              <w:t>TRM(</w:t>
            </w:r>
            <w:proofErr w:type="gramEnd"/>
            <w:r w:rsidRPr="0058149E">
              <w:t>ECG Passthrough)</w:t>
            </w:r>
          </w:p>
        </w:tc>
        <w:tc>
          <w:tcPr>
            <w:tcW w:w="3150" w:type="dxa"/>
            <w:vMerge w:val="restart"/>
            <w:vAlign w:val="center"/>
          </w:tcPr>
          <w:p w14:paraId="78E60A1F" w14:textId="77777777" w:rsidR="0058149E" w:rsidRDefault="0058149E" w:rsidP="0058149E">
            <w:r>
              <w:t>0x0 Null (Defaulted)</w:t>
            </w:r>
          </w:p>
          <w:p w14:paraId="2C1F44D8" w14:textId="77777777" w:rsidR="0058149E" w:rsidRDefault="0058149E" w:rsidP="0058149E">
            <w:r>
              <w:t>0x1 Off</w:t>
            </w:r>
          </w:p>
          <w:p w14:paraId="46A0D66E" w14:textId="77777777" w:rsidR="0058149E" w:rsidRDefault="0058149E" w:rsidP="0058149E">
            <w:r>
              <w:t>0x2 On</w:t>
            </w:r>
          </w:p>
          <w:p w14:paraId="57DEEBDE" w14:textId="234F0A23" w:rsidR="0058149E" w:rsidRDefault="0058149E" w:rsidP="0058149E">
            <w:r>
              <w:t>0x3 error</w:t>
            </w:r>
          </w:p>
        </w:tc>
      </w:tr>
      <w:tr w:rsidR="0058149E" w:rsidRPr="00717330" w14:paraId="1CB83B54" w14:textId="77777777" w:rsidTr="000A65BC">
        <w:trPr>
          <w:trHeight w:val="252"/>
        </w:trPr>
        <w:tc>
          <w:tcPr>
            <w:tcW w:w="1165" w:type="dxa"/>
            <w:vMerge/>
            <w:vAlign w:val="center"/>
          </w:tcPr>
          <w:p w14:paraId="3DDC27EA" w14:textId="77777777" w:rsidR="0058149E" w:rsidRDefault="0058149E" w:rsidP="007C1945">
            <w:pPr>
              <w:rPr>
                <w:rFonts w:cs="Arial"/>
              </w:rPr>
            </w:pPr>
          </w:p>
        </w:tc>
        <w:tc>
          <w:tcPr>
            <w:tcW w:w="2250" w:type="dxa"/>
            <w:vAlign w:val="center"/>
          </w:tcPr>
          <w:p w14:paraId="41F407FC" w14:textId="77777777" w:rsidR="0058149E" w:rsidRDefault="0058149E" w:rsidP="007C1945">
            <w:pPr>
              <w:overflowPunct/>
              <w:autoSpaceDE/>
              <w:autoSpaceDN/>
              <w:adjustRightInd/>
              <w:textAlignment w:val="auto"/>
              <w:rPr>
                <w:rFonts w:cs="Arial"/>
              </w:rPr>
            </w:pPr>
            <w:r>
              <w:rPr>
                <w:rFonts w:cs="Arial"/>
              </w:rPr>
              <w:t>p5 (FN13 Conduct Trailer Light Check) To p3 (FN09 Activate Left Turn Signal)</w:t>
            </w:r>
          </w:p>
        </w:tc>
        <w:tc>
          <w:tcPr>
            <w:tcW w:w="3780" w:type="dxa"/>
            <w:vMerge/>
            <w:vAlign w:val="center"/>
          </w:tcPr>
          <w:p w14:paraId="49E32F6E" w14:textId="77777777" w:rsidR="0058149E" w:rsidRDefault="0058149E"/>
        </w:tc>
        <w:tc>
          <w:tcPr>
            <w:tcW w:w="3150" w:type="dxa"/>
            <w:vMerge/>
            <w:vAlign w:val="center"/>
          </w:tcPr>
          <w:p w14:paraId="2B9F637B" w14:textId="77777777" w:rsidR="0058149E" w:rsidRDefault="0058149E"/>
        </w:tc>
      </w:tr>
      <w:tr w:rsidR="0058149E" w:rsidRPr="00717330" w14:paraId="1F4A894D" w14:textId="77777777" w:rsidTr="000A65BC">
        <w:trPr>
          <w:trHeight w:val="252"/>
        </w:trPr>
        <w:tc>
          <w:tcPr>
            <w:tcW w:w="1165" w:type="dxa"/>
            <w:vMerge w:val="restart"/>
            <w:vAlign w:val="center"/>
          </w:tcPr>
          <w:p w14:paraId="62C8D098" w14:textId="77777777" w:rsidR="0058149E" w:rsidRDefault="0058149E" w:rsidP="007C1945">
            <w:pPr>
              <w:rPr>
                <w:rFonts w:cs="Arial"/>
              </w:rPr>
            </w:pPr>
            <w:proofErr w:type="spellStart"/>
            <w:r>
              <w:rPr>
                <w:rFonts w:cs="Arial"/>
              </w:rPr>
              <w:t>Activate_ParkingL</w:t>
            </w:r>
            <w:proofErr w:type="spellEnd"/>
          </w:p>
        </w:tc>
        <w:tc>
          <w:tcPr>
            <w:tcW w:w="2250" w:type="dxa"/>
            <w:vAlign w:val="center"/>
          </w:tcPr>
          <w:p w14:paraId="4CF73135" w14:textId="77777777" w:rsidR="0058149E" w:rsidRDefault="0058149E" w:rsidP="007C1945">
            <w:pPr>
              <w:overflowPunct/>
              <w:autoSpaceDE/>
              <w:autoSpaceDN/>
              <w:adjustRightInd/>
              <w:textAlignment w:val="auto"/>
              <w:rPr>
                <w:rFonts w:cs="Arial"/>
              </w:rPr>
            </w:pPr>
            <w:r>
              <w:rPr>
                <w:rFonts w:cs="Arial"/>
              </w:rPr>
              <w:t>p2 (FN07 Activate Parking Lights) To p1 (Parking Lights Logical)</w:t>
            </w:r>
          </w:p>
        </w:tc>
        <w:tc>
          <w:tcPr>
            <w:tcW w:w="3780" w:type="dxa"/>
            <w:vMerge w:val="restart"/>
            <w:vAlign w:val="center"/>
          </w:tcPr>
          <w:p w14:paraId="1326D1C4" w14:textId="77777777" w:rsidR="0058149E" w:rsidRDefault="0058149E">
            <w:proofErr w:type="spellStart"/>
            <w:r w:rsidRPr="0058149E">
              <w:t>Parklamp_Status</w:t>
            </w:r>
            <w:proofErr w:type="spellEnd"/>
            <w:r>
              <w:t xml:space="preserve"> </w:t>
            </w:r>
          </w:p>
          <w:p w14:paraId="42279DDD" w14:textId="095EC135" w:rsidR="0058149E" w:rsidRDefault="0058149E">
            <w:r>
              <w:t xml:space="preserve">BCM to </w:t>
            </w:r>
            <w:r w:rsidRPr="0058149E">
              <w:t>ITRM/</w:t>
            </w:r>
            <w:proofErr w:type="gramStart"/>
            <w:r w:rsidRPr="0058149E">
              <w:t>TRM(</w:t>
            </w:r>
            <w:proofErr w:type="gramEnd"/>
            <w:r w:rsidRPr="0058149E">
              <w:t>ECG Passthrough)</w:t>
            </w:r>
          </w:p>
        </w:tc>
        <w:tc>
          <w:tcPr>
            <w:tcW w:w="3150" w:type="dxa"/>
            <w:vMerge w:val="restart"/>
            <w:vAlign w:val="center"/>
          </w:tcPr>
          <w:p w14:paraId="6EE5D719" w14:textId="77777777" w:rsidR="0058149E" w:rsidRDefault="0058149E" w:rsidP="0058149E">
            <w:r>
              <w:t>0x0 Null (Defaulted)</w:t>
            </w:r>
          </w:p>
          <w:p w14:paraId="0279C48F" w14:textId="77777777" w:rsidR="0058149E" w:rsidRDefault="0058149E" w:rsidP="0058149E">
            <w:r>
              <w:t>0x1 Off</w:t>
            </w:r>
          </w:p>
          <w:p w14:paraId="147659C6" w14:textId="77777777" w:rsidR="0058149E" w:rsidRDefault="0058149E" w:rsidP="0058149E">
            <w:r>
              <w:t>0x2 On</w:t>
            </w:r>
          </w:p>
          <w:p w14:paraId="04DFF870" w14:textId="1B5EC0C6" w:rsidR="0058149E" w:rsidRDefault="0058149E" w:rsidP="0058149E">
            <w:r>
              <w:t>0x3 error</w:t>
            </w:r>
          </w:p>
        </w:tc>
      </w:tr>
      <w:tr w:rsidR="0058149E" w:rsidRPr="00717330" w14:paraId="76D6129A" w14:textId="77777777" w:rsidTr="000A65BC">
        <w:trPr>
          <w:trHeight w:val="252"/>
        </w:trPr>
        <w:tc>
          <w:tcPr>
            <w:tcW w:w="1165" w:type="dxa"/>
            <w:vMerge/>
            <w:vAlign w:val="center"/>
          </w:tcPr>
          <w:p w14:paraId="098213B0" w14:textId="77777777" w:rsidR="0058149E" w:rsidRDefault="0058149E" w:rsidP="007C1945">
            <w:pPr>
              <w:rPr>
                <w:rFonts w:cs="Arial"/>
              </w:rPr>
            </w:pPr>
          </w:p>
        </w:tc>
        <w:tc>
          <w:tcPr>
            <w:tcW w:w="2250" w:type="dxa"/>
            <w:vAlign w:val="center"/>
          </w:tcPr>
          <w:p w14:paraId="5E39E9B4" w14:textId="77777777" w:rsidR="0058149E" w:rsidRDefault="0058149E" w:rsidP="007C1945">
            <w:pPr>
              <w:overflowPunct/>
              <w:autoSpaceDE/>
              <w:autoSpaceDN/>
              <w:adjustRightInd/>
              <w:textAlignment w:val="auto"/>
              <w:rPr>
                <w:rFonts w:cs="Arial"/>
              </w:rPr>
            </w:pPr>
            <w:r>
              <w:rPr>
                <w:rFonts w:cs="Arial"/>
              </w:rPr>
              <w:t>p4 (FN13 Conduct Trailer Light Check) To p3 (FN07 Activate Parking Lights)</w:t>
            </w:r>
          </w:p>
        </w:tc>
        <w:tc>
          <w:tcPr>
            <w:tcW w:w="3780" w:type="dxa"/>
            <w:vMerge/>
            <w:vAlign w:val="center"/>
          </w:tcPr>
          <w:p w14:paraId="6EC78304" w14:textId="77777777" w:rsidR="0058149E" w:rsidRDefault="0058149E"/>
        </w:tc>
        <w:tc>
          <w:tcPr>
            <w:tcW w:w="3150" w:type="dxa"/>
            <w:vMerge/>
            <w:vAlign w:val="center"/>
          </w:tcPr>
          <w:p w14:paraId="76FA2E7B" w14:textId="77777777" w:rsidR="0058149E" w:rsidRDefault="0058149E"/>
        </w:tc>
      </w:tr>
      <w:tr w:rsidR="00BA12A4" w:rsidRPr="00717330" w14:paraId="6272318E" w14:textId="77777777" w:rsidTr="000A65BC">
        <w:trPr>
          <w:trHeight w:val="252"/>
        </w:trPr>
        <w:tc>
          <w:tcPr>
            <w:tcW w:w="1165" w:type="dxa"/>
            <w:vMerge w:val="restart"/>
            <w:vAlign w:val="center"/>
          </w:tcPr>
          <w:p w14:paraId="0D9489C5" w14:textId="77777777" w:rsidR="00BA12A4" w:rsidRDefault="00BA12A4" w:rsidP="007C1945">
            <w:pPr>
              <w:rPr>
                <w:rFonts w:cs="Arial"/>
              </w:rPr>
            </w:pPr>
            <w:proofErr w:type="spellStart"/>
            <w:r>
              <w:rPr>
                <w:rFonts w:cs="Arial"/>
              </w:rPr>
              <w:t>Activate_ReverseL</w:t>
            </w:r>
            <w:proofErr w:type="spellEnd"/>
          </w:p>
        </w:tc>
        <w:tc>
          <w:tcPr>
            <w:tcW w:w="2250" w:type="dxa"/>
            <w:vAlign w:val="center"/>
          </w:tcPr>
          <w:p w14:paraId="16760CBB" w14:textId="77777777" w:rsidR="00BA12A4" w:rsidRDefault="00BA12A4" w:rsidP="007C1945">
            <w:pPr>
              <w:overflowPunct/>
              <w:autoSpaceDE/>
              <w:autoSpaceDN/>
              <w:adjustRightInd/>
              <w:textAlignment w:val="auto"/>
              <w:rPr>
                <w:rFonts w:cs="Arial"/>
              </w:rPr>
            </w:pPr>
            <w:r>
              <w:rPr>
                <w:rFonts w:cs="Arial"/>
              </w:rPr>
              <w:t>p2 (FN11 Activate Reverse Lights) To p1 (Reverse Lights Logical)</w:t>
            </w:r>
          </w:p>
        </w:tc>
        <w:tc>
          <w:tcPr>
            <w:tcW w:w="3780" w:type="dxa"/>
            <w:vMerge w:val="restart"/>
            <w:vAlign w:val="center"/>
          </w:tcPr>
          <w:p w14:paraId="49D32452" w14:textId="344FA758" w:rsidR="00BA12A4" w:rsidRDefault="00BA12A4">
            <w:proofErr w:type="spellStart"/>
            <w:r w:rsidRPr="00FE39EB">
              <w:t>RvrseLghtOn_B_Stat</w:t>
            </w:r>
            <w:proofErr w:type="spellEnd"/>
          </w:p>
        </w:tc>
        <w:tc>
          <w:tcPr>
            <w:tcW w:w="3150" w:type="dxa"/>
            <w:vMerge w:val="restart"/>
            <w:vAlign w:val="center"/>
          </w:tcPr>
          <w:p w14:paraId="572D77CF" w14:textId="77777777" w:rsidR="00BA12A4" w:rsidRDefault="00BA12A4" w:rsidP="00FE39EB">
            <w:r>
              <w:t>0x0 Off</w:t>
            </w:r>
          </w:p>
          <w:p w14:paraId="44253515" w14:textId="065A177F" w:rsidR="00BA12A4" w:rsidRDefault="00BA12A4" w:rsidP="00FE39EB">
            <w:r>
              <w:t xml:space="preserve">0x1 </w:t>
            </w:r>
            <w:proofErr w:type="gramStart"/>
            <w:r>
              <w:t>On</w:t>
            </w:r>
            <w:proofErr w:type="gramEnd"/>
          </w:p>
        </w:tc>
      </w:tr>
      <w:tr w:rsidR="00BA12A4" w:rsidRPr="00717330" w14:paraId="6A8BC1B7" w14:textId="77777777" w:rsidTr="000A65BC">
        <w:trPr>
          <w:trHeight w:val="252"/>
        </w:trPr>
        <w:tc>
          <w:tcPr>
            <w:tcW w:w="1165" w:type="dxa"/>
            <w:vMerge/>
            <w:vAlign w:val="center"/>
          </w:tcPr>
          <w:p w14:paraId="51E40700" w14:textId="77777777" w:rsidR="00BA12A4" w:rsidRDefault="00BA12A4" w:rsidP="007C1945">
            <w:pPr>
              <w:rPr>
                <w:rFonts w:cs="Arial"/>
              </w:rPr>
            </w:pPr>
          </w:p>
        </w:tc>
        <w:tc>
          <w:tcPr>
            <w:tcW w:w="2250" w:type="dxa"/>
            <w:vAlign w:val="center"/>
          </w:tcPr>
          <w:p w14:paraId="33ED72DA" w14:textId="77777777" w:rsidR="00BA12A4" w:rsidRDefault="00BA12A4" w:rsidP="007C1945">
            <w:pPr>
              <w:overflowPunct/>
              <w:autoSpaceDE/>
              <w:autoSpaceDN/>
              <w:adjustRightInd/>
              <w:textAlignment w:val="auto"/>
              <w:rPr>
                <w:rFonts w:cs="Arial"/>
              </w:rPr>
            </w:pPr>
            <w:r>
              <w:rPr>
                <w:rFonts w:cs="Arial"/>
              </w:rPr>
              <w:t>p8 (FN13 Conduct Trailer Light Check) To p3 (FN11 Activate Reverse Lights)</w:t>
            </w:r>
          </w:p>
        </w:tc>
        <w:tc>
          <w:tcPr>
            <w:tcW w:w="3780" w:type="dxa"/>
            <w:vMerge/>
            <w:vAlign w:val="center"/>
          </w:tcPr>
          <w:p w14:paraId="375BE598" w14:textId="77777777" w:rsidR="00BA12A4" w:rsidRDefault="00BA12A4"/>
        </w:tc>
        <w:tc>
          <w:tcPr>
            <w:tcW w:w="3150" w:type="dxa"/>
            <w:vMerge/>
            <w:vAlign w:val="center"/>
          </w:tcPr>
          <w:p w14:paraId="5B83CE3C" w14:textId="77777777" w:rsidR="00BA12A4" w:rsidRDefault="00BA12A4"/>
        </w:tc>
      </w:tr>
      <w:tr w:rsidR="00BA12A4" w:rsidRPr="00717330" w14:paraId="470773D5" w14:textId="77777777" w:rsidTr="000A65BC">
        <w:trPr>
          <w:trHeight w:val="252"/>
        </w:trPr>
        <w:tc>
          <w:tcPr>
            <w:tcW w:w="1165" w:type="dxa"/>
            <w:vMerge w:val="restart"/>
            <w:vAlign w:val="center"/>
          </w:tcPr>
          <w:p w14:paraId="0E93753B" w14:textId="77777777" w:rsidR="00BA12A4" w:rsidRDefault="00BA12A4" w:rsidP="007C1945">
            <w:pPr>
              <w:rPr>
                <w:rFonts w:cs="Arial"/>
              </w:rPr>
            </w:pPr>
            <w:proofErr w:type="spellStart"/>
            <w:r>
              <w:rPr>
                <w:rFonts w:cs="Arial"/>
              </w:rPr>
              <w:t>Activate_RFogL</w:t>
            </w:r>
            <w:proofErr w:type="spellEnd"/>
            <w:r>
              <w:rPr>
                <w:rFonts w:cs="Arial"/>
              </w:rPr>
              <w:t xml:space="preserve"> </w:t>
            </w:r>
          </w:p>
        </w:tc>
        <w:tc>
          <w:tcPr>
            <w:tcW w:w="2250" w:type="dxa"/>
            <w:vAlign w:val="center"/>
          </w:tcPr>
          <w:p w14:paraId="4A05138D" w14:textId="77777777" w:rsidR="00BA12A4" w:rsidRDefault="00BA12A4" w:rsidP="007C1945">
            <w:pPr>
              <w:overflowPunct/>
              <w:autoSpaceDE/>
              <w:autoSpaceDN/>
              <w:adjustRightInd/>
              <w:textAlignment w:val="auto"/>
              <w:rPr>
                <w:rFonts w:cs="Arial"/>
              </w:rPr>
            </w:pPr>
            <w:r>
              <w:rPr>
                <w:rFonts w:cs="Arial"/>
              </w:rPr>
              <w:t>p2 (FN12 Activate Rear Fog Lights) To p1 (Rear Fog Lights Logical)</w:t>
            </w:r>
          </w:p>
        </w:tc>
        <w:tc>
          <w:tcPr>
            <w:tcW w:w="3780" w:type="dxa"/>
            <w:vMerge w:val="restart"/>
            <w:vAlign w:val="center"/>
          </w:tcPr>
          <w:p w14:paraId="3FCBEE20" w14:textId="23D58C33" w:rsidR="00BA12A4" w:rsidRDefault="00BA12A4">
            <w:proofErr w:type="spellStart"/>
            <w:r w:rsidRPr="00BA12A4">
              <w:t>FogLghtRearOn_B_Stat</w:t>
            </w:r>
            <w:proofErr w:type="spellEnd"/>
          </w:p>
        </w:tc>
        <w:tc>
          <w:tcPr>
            <w:tcW w:w="3150" w:type="dxa"/>
            <w:vMerge w:val="restart"/>
            <w:vAlign w:val="center"/>
          </w:tcPr>
          <w:p w14:paraId="67E1060F" w14:textId="77777777" w:rsidR="00BA12A4" w:rsidRDefault="00BA12A4" w:rsidP="00BA12A4">
            <w:r>
              <w:t>0x0 Off</w:t>
            </w:r>
          </w:p>
          <w:p w14:paraId="0D7B1CAB" w14:textId="3EB261AA" w:rsidR="00BA12A4" w:rsidRDefault="00BA12A4" w:rsidP="00BA12A4">
            <w:r>
              <w:t xml:space="preserve">0x1 </w:t>
            </w:r>
            <w:proofErr w:type="gramStart"/>
            <w:r>
              <w:t>On</w:t>
            </w:r>
            <w:proofErr w:type="gramEnd"/>
          </w:p>
        </w:tc>
      </w:tr>
      <w:tr w:rsidR="00BA12A4" w:rsidRPr="00717330" w14:paraId="4D486956" w14:textId="77777777" w:rsidTr="000A65BC">
        <w:trPr>
          <w:trHeight w:val="252"/>
        </w:trPr>
        <w:tc>
          <w:tcPr>
            <w:tcW w:w="1165" w:type="dxa"/>
            <w:vMerge/>
            <w:vAlign w:val="center"/>
          </w:tcPr>
          <w:p w14:paraId="03F39690" w14:textId="77777777" w:rsidR="00BA12A4" w:rsidRDefault="00BA12A4" w:rsidP="007C1945">
            <w:pPr>
              <w:rPr>
                <w:rFonts w:cs="Arial"/>
              </w:rPr>
            </w:pPr>
          </w:p>
        </w:tc>
        <w:tc>
          <w:tcPr>
            <w:tcW w:w="2250" w:type="dxa"/>
            <w:vAlign w:val="center"/>
          </w:tcPr>
          <w:p w14:paraId="32E3C02B" w14:textId="77777777" w:rsidR="00BA12A4" w:rsidRDefault="00BA12A4" w:rsidP="007C1945">
            <w:pPr>
              <w:overflowPunct/>
              <w:autoSpaceDE/>
              <w:autoSpaceDN/>
              <w:adjustRightInd/>
              <w:textAlignment w:val="auto"/>
              <w:rPr>
                <w:rFonts w:cs="Arial"/>
              </w:rPr>
            </w:pPr>
            <w:r>
              <w:rPr>
                <w:rFonts w:cs="Arial"/>
              </w:rPr>
              <w:t>p7 (FN13 Conduct Trailer Light Check) To p3 (FN12 Activate Rear Fog Lights)</w:t>
            </w:r>
          </w:p>
        </w:tc>
        <w:tc>
          <w:tcPr>
            <w:tcW w:w="3780" w:type="dxa"/>
            <w:vMerge/>
            <w:vAlign w:val="center"/>
          </w:tcPr>
          <w:p w14:paraId="665011C1" w14:textId="77777777" w:rsidR="00BA12A4" w:rsidRDefault="00BA12A4"/>
        </w:tc>
        <w:tc>
          <w:tcPr>
            <w:tcW w:w="3150" w:type="dxa"/>
            <w:vMerge/>
            <w:vAlign w:val="center"/>
          </w:tcPr>
          <w:p w14:paraId="28C5F4AD" w14:textId="77777777" w:rsidR="00BA12A4" w:rsidRDefault="00BA12A4"/>
        </w:tc>
      </w:tr>
      <w:tr w:rsidR="00BA12A4" w:rsidRPr="00717330" w14:paraId="2275AF85" w14:textId="77777777" w:rsidTr="000A65BC">
        <w:trPr>
          <w:trHeight w:val="252"/>
        </w:trPr>
        <w:tc>
          <w:tcPr>
            <w:tcW w:w="1165" w:type="dxa"/>
            <w:vMerge w:val="restart"/>
            <w:vAlign w:val="center"/>
          </w:tcPr>
          <w:p w14:paraId="6DFDF5EF" w14:textId="77777777" w:rsidR="00BA12A4" w:rsidRDefault="00BA12A4" w:rsidP="007C1945">
            <w:pPr>
              <w:rPr>
                <w:rFonts w:cs="Arial"/>
              </w:rPr>
            </w:pPr>
            <w:proofErr w:type="spellStart"/>
            <w:r>
              <w:rPr>
                <w:rFonts w:cs="Arial"/>
              </w:rPr>
              <w:t>Activate_RightTL</w:t>
            </w:r>
            <w:proofErr w:type="spellEnd"/>
          </w:p>
        </w:tc>
        <w:tc>
          <w:tcPr>
            <w:tcW w:w="2250" w:type="dxa"/>
            <w:vAlign w:val="center"/>
          </w:tcPr>
          <w:p w14:paraId="42D0CF08" w14:textId="77777777" w:rsidR="00BA12A4" w:rsidRDefault="00BA12A4" w:rsidP="007C1945">
            <w:pPr>
              <w:overflowPunct/>
              <w:autoSpaceDE/>
              <w:autoSpaceDN/>
              <w:adjustRightInd/>
              <w:textAlignment w:val="auto"/>
              <w:rPr>
                <w:rFonts w:cs="Arial"/>
              </w:rPr>
            </w:pPr>
            <w:r>
              <w:rPr>
                <w:rFonts w:cs="Arial"/>
              </w:rPr>
              <w:t>p2 (FN08 Activate Right Turn Signal) To p1 (Right Turn Lights Logical)</w:t>
            </w:r>
          </w:p>
        </w:tc>
        <w:tc>
          <w:tcPr>
            <w:tcW w:w="3780" w:type="dxa"/>
            <w:vMerge w:val="restart"/>
            <w:vAlign w:val="center"/>
          </w:tcPr>
          <w:p w14:paraId="67325BA9" w14:textId="77777777" w:rsidR="00BA12A4" w:rsidRDefault="000A65BC">
            <w:proofErr w:type="spellStart"/>
            <w:r w:rsidRPr="000A65BC">
              <w:t>TurnLghtRight_D_Rq</w:t>
            </w:r>
            <w:proofErr w:type="spellEnd"/>
          </w:p>
          <w:p w14:paraId="5FA32D76" w14:textId="11F35137" w:rsidR="000A65BC" w:rsidRDefault="000A65BC">
            <w:r>
              <w:t xml:space="preserve">BCM to </w:t>
            </w:r>
            <w:r w:rsidRPr="0058149E">
              <w:t>ITRM/</w:t>
            </w:r>
            <w:proofErr w:type="gramStart"/>
            <w:r w:rsidRPr="0058149E">
              <w:t>TRM(</w:t>
            </w:r>
            <w:proofErr w:type="gramEnd"/>
            <w:r w:rsidRPr="0058149E">
              <w:t>ECG Passthrough)</w:t>
            </w:r>
          </w:p>
        </w:tc>
        <w:tc>
          <w:tcPr>
            <w:tcW w:w="3150" w:type="dxa"/>
            <w:vMerge w:val="restart"/>
            <w:vAlign w:val="center"/>
          </w:tcPr>
          <w:p w14:paraId="4762D55A" w14:textId="77777777" w:rsidR="000A65BC" w:rsidRDefault="000A65BC" w:rsidP="000A65BC">
            <w:r>
              <w:t>0x0 Null (Defaulted)</w:t>
            </w:r>
          </w:p>
          <w:p w14:paraId="359FC4DF" w14:textId="77777777" w:rsidR="000A65BC" w:rsidRDefault="000A65BC" w:rsidP="000A65BC">
            <w:r>
              <w:t>0x1 Off</w:t>
            </w:r>
          </w:p>
          <w:p w14:paraId="4D507D6C" w14:textId="77777777" w:rsidR="000A65BC" w:rsidRDefault="000A65BC" w:rsidP="000A65BC">
            <w:r>
              <w:t>0x2 On</w:t>
            </w:r>
          </w:p>
          <w:p w14:paraId="1213F39E" w14:textId="23E86CFB" w:rsidR="00BA12A4" w:rsidRDefault="000A65BC" w:rsidP="000A65BC">
            <w:r>
              <w:t>0x3 error</w:t>
            </w:r>
          </w:p>
        </w:tc>
      </w:tr>
      <w:tr w:rsidR="00BA12A4" w:rsidRPr="00717330" w14:paraId="7E8F87D5" w14:textId="77777777" w:rsidTr="000A65BC">
        <w:trPr>
          <w:trHeight w:val="252"/>
        </w:trPr>
        <w:tc>
          <w:tcPr>
            <w:tcW w:w="1165" w:type="dxa"/>
            <w:vMerge/>
            <w:vAlign w:val="center"/>
          </w:tcPr>
          <w:p w14:paraId="17DB40DC" w14:textId="77777777" w:rsidR="00BA12A4" w:rsidRDefault="00BA12A4" w:rsidP="007C1945">
            <w:pPr>
              <w:rPr>
                <w:rFonts w:cs="Arial"/>
              </w:rPr>
            </w:pPr>
          </w:p>
        </w:tc>
        <w:tc>
          <w:tcPr>
            <w:tcW w:w="2250" w:type="dxa"/>
            <w:vAlign w:val="center"/>
          </w:tcPr>
          <w:p w14:paraId="5153EC99" w14:textId="77777777" w:rsidR="00BA12A4" w:rsidRDefault="00BA12A4" w:rsidP="007C1945">
            <w:pPr>
              <w:overflowPunct/>
              <w:autoSpaceDE/>
              <w:autoSpaceDN/>
              <w:adjustRightInd/>
              <w:textAlignment w:val="auto"/>
              <w:rPr>
                <w:rFonts w:cs="Arial"/>
              </w:rPr>
            </w:pPr>
            <w:r>
              <w:rPr>
                <w:rFonts w:cs="Arial"/>
              </w:rPr>
              <w:t>p9 (FN13 Conduct Trailer Light Check) To p3 (FN08 Activate Right Turn Signal)</w:t>
            </w:r>
          </w:p>
        </w:tc>
        <w:tc>
          <w:tcPr>
            <w:tcW w:w="3780" w:type="dxa"/>
            <w:vMerge/>
            <w:vAlign w:val="center"/>
          </w:tcPr>
          <w:p w14:paraId="1BA877A9" w14:textId="77777777" w:rsidR="00BA12A4" w:rsidRDefault="00BA12A4"/>
        </w:tc>
        <w:tc>
          <w:tcPr>
            <w:tcW w:w="3150" w:type="dxa"/>
            <w:vMerge/>
            <w:vAlign w:val="center"/>
          </w:tcPr>
          <w:p w14:paraId="29034C36" w14:textId="77777777" w:rsidR="00BA12A4" w:rsidRDefault="00BA12A4"/>
        </w:tc>
      </w:tr>
      <w:tr w:rsidR="000A65BC" w:rsidRPr="00717330" w14:paraId="1C008C8B" w14:textId="77777777" w:rsidTr="000A65BC">
        <w:trPr>
          <w:trHeight w:val="2240"/>
        </w:trPr>
        <w:tc>
          <w:tcPr>
            <w:tcW w:w="1165" w:type="dxa"/>
            <w:vMerge w:val="restart"/>
            <w:vAlign w:val="center"/>
          </w:tcPr>
          <w:p w14:paraId="635AFCE0" w14:textId="77777777" w:rsidR="000A65BC" w:rsidRDefault="000A65BC" w:rsidP="007C1945">
            <w:pPr>
              <w:rPr>
                <w:rFonts w:cs="Arial"/>
              </w:rPr>
            </w:pPr>
            <w:r>
              <w:rPr>
                <w:rFonts w:cs="Arial"/>
              </w:rPr>
              <w:lastRenderedPageBreak/>
              <w:t>Battery St</w:t>
            </w:r>
          </w:p>
        </w:tc>
        <w:tc>
          <w:tcPr>
            <w:tcW w:w="2250" w:type="dxa"/>
            <w:vAlign w:val="center"/>
          </w:tcPr>
          <w:p w14:paraId="34A3F903" w14:textId="77777777" w:rsidR="000A65BC" w:rsidRDefault="000A65BC" w:rsidP="007C1945">
            <w:pPr>
              <w:overflowPunct/>
              <w:autoSpaceDE/>
              <w:autoSpaceDN/>
              <w:adjustRightInd/>
              <w:textAlignment w:val="auto"/>
              <w:rPr>
                <w:rFonts w:cs="Arial"/>
              </w:rPr>
            </w:pPr>
            <w:r>
              <w:rPr>
                <w:rFonts w:cs="Arial"/>
              </w:rPr>
              <w:t>p2 (Battery Logical) To p3 (FN03 Detect Battery State of Charge)</w:t>
            </w:r>
          </w:p>
        </w:tc>
        <w:tc>
          <w:tcPr>
            <w:tcW w:w="3780" w:type="dxa"/>
            <w:vMerge w:val="restart"/>
            <w:vAlign w:val="center"/>
          </w:tcPr>
          <w:p w14:paraId="1333E042" w14:textId="77777777" w:rsidR="000A65BC" w:rsidRDefault="000A65BC" w:rsidP="000A65BC">
            <w:proofErr w:type="spellStart"/>
            <w:r>
              <w:t>TlghtTestPrecnd_D_Stat</w:t>
            </w:r>
            <w:proofErr w:type="spellEnd"/>
          </w:p>
          <w:p w14:paraId="39F43516" w14:textId="77777777" w:rsidR="000A65BC" w:rsidRDefault="000A65BC" w:rsidP="000A65BC">
            <w:r>
              <w:t>(MY21.00 P702 &amp; U725)</w:t>
            </w:r>
          </w:p>
          <w:p w14:paraId="2A644234" w14:textId="77777777" w:rsidR="000A65BC" w:rsidRDefault="000A65BC" w:rsidP="000A65BC"/>
          <w:p w14:paraId="1045CBF2" w14:textId="77777777" w:rsidR="000A65BC" w:rsidRDefault="000A65BC" w:rsidP="000A65BC">
            <w:r>
              <w:t>TlghtTestPrecnd_D2_Stat</w:t>
            </w:r>
          </w:p>
          <w:p w14:paraId="1194C78D" w14:textId="60ADC766" w:rsidR="000A65BC" w:rsidRDefault="000A65BC" w:rsidP="000A65BC">
            <w:r>
              <w:t>(MY21.50 P702 &amp; MY22.00 onwards)</w:t>
            </w:r>
          </w:p>
        </w:tc>
        <w:tc>
          <w:tcPr>
            <w:tcW w:w="3150" w:type="dxa"/>
            <w:vMerge w:val="restart"/>
            <w:vAlign w:val="center"/>
          </w:tcPr>
          <w:p w14:paraId="13E297E0" w14:textId="77777777" w:rsidR="000A65BC" w:rsidRDefault="000A65BC" w:rsidP="000A65BC">
            <w:r>
              <w:t>0x0 Null</w:t>
            </w:r>
          </w:p>
          <w:p w14:paraId="76E92518" w14:textId="77777777" w:rsidR="000A65BC" w:rsidRDefault="000A65BC" w:rsidP="000A65BC">
            <w:r>
              <w:t>0x1 Ignition not ON</w:t>
            </w:r>
          </w:p>
          <w:p w14:paraId="6940F6D0" w14:textId="77777777" w:rsidR="000A65BC" w:rsidRDefault="000A65BC" w:rsidP="000A65BC">
            <w:r>
              <w:t>0x2 Taillights ON</w:t>
            </w:r>
          </w:p>
          <w:p w14:paraId="7C497562" w14:textId="77777777" w:rsidR="000A65BC" w:rsidRDefault="000A65BC" w:rsidP="000A65BC">
            <w:r>
              <w:t>0x3 Battery SOC &lt; 75% with battery not supported</w:t>
            </w:r>
          </w:p>
          <w:p w14:paraId="2929190E" w14:textId="77777777" w:rsidR="000A65BC" w:rsidRDefault="000A65BC" w:rsidP="000A65BC">
            <w:r>
              <w:t xml:space="preserve">0x4 </w:t>
            </w:r>
            <w:proofErr w:type="spellStart"/>
            <w:r>
              <w:t>PreconditionsPassed</w:t>
            </w:r>
            <w:proofErr w:type="spellEnd"/>
          </w:p>
          <w:p w14:paraId="28B2E9A8" w14:textId="77777777" w:rsidR="000A65BC" w:rsidRDefault="000A65BC" w:rsidP="000A65BC">
            <w:r>
              <w:t xml:space="preserve">0x5 </w:t>
            </w:r>
            <w:proofErr w:type="spellStart"/>
            <w:r>
              <w:t>InteractionPresent</w:t>
            </w:r>
            <w:proofErr w:type="spellEnd"/>
          </w:p>
          <w:p w14:paraId="72BA9504" w14:textId="77777777" w:rsidR="000A65BC" w:rsidRDefault="000A65BC" w:rsidP="000A65BC">
            <w:r>
              <w:t>0x6 Not stationary</w:t>
            </w:r>
          </w:p>
          <w:p w14:paraId="15DB2668" w14:textId="7AF3A320" w:rsidR="000A65BC" w:rsidRDefault="000A65BC" w:rsidP="000A65BC">
            <w:r>
              <w:t>0x7 Error</w:t>
            </w:r>
          </w:p>
          <w:p w14:paraId="7962A1D4" w14:textId="77777777" w:rsidR="000A65BC" w:rsidRDefault="000A65BC" w:rsidP="000A65BC"/>
          <w:p w14:paraId="5E79A95D" w14:textId="77777777" w:rsidR="000A65BC" w:rsidRDefault="000A65BC" w:rsidP="000A65BC"/>
          <w:p w14:paraId="71EBF252" w14:textId="57E7461D" w:rsidR="000A65BC" w:rsidRDefault="000A65BC" w:rsidP="000A65BC">
            <w:r>
              <w:t>0x0 Null</w:t>
            </w:r>
          </w:p>
          <w:p w14:paraId="03BC16B3" w14:textId="77777777" w:rsidR="000A65BC" w:rsidRDefault="000A65BC" w:rsidP="000A65BC">
            <w:r>
              <w:t xml:space="preserve">0x1 </w:t>
            </w:r>
            <w:proofErr w:type="spellStart"/>
            <w:r>
              <w:t>IgnitionNotOn</w:t>
            </w:r>
            <w:proofErr w:type="spellEnd"/>
          </w:p>
          <w:p w14:paraId="61BF7B83" w14:textId="77777777" w:rsidR="000A65BC" w:rsidRDefault="000A65BC" w:rsidP="000A65BC">
            <w:r>
              <w:t xml:space="preserve">0x2 </w:t>
            </w:r>
            <w:proofErr w:type="spellStart"/>
            <w:r>
              <w:t>TailLightsOn</w:t>
            </w:r>
            <w:proofErr w:type="spellEnd"/>
          </w:p>
          <w:p w14:paraId="09F22A0F" w14:textId="77777777" w:rsidR="000A65BC" w:rsidRDefault="000A65BC" w:rsidP="000A65BC">
            <w:r>
              <w:t>0x3 BattSocLessThan75Percent</w:t>
            </w:r>
          </w:p>
          <w:p w14:paraId="2A443048" w14:textId="77777777" w:rsidR="000A65BC" w:rsidRDefault="000A65BC" w:rsidP="000A65BC">
            <w:r>
              <w:t xml:space="preserve">0x4 </w:t>
            </w:r>
            <w:proofErr w:type="spellStart"/>
            <w:r>
              <w:t>PreconditionsPassed</w:t>
            </w:r>
            <w:proofErr w:type="spellEnd"/>
          </w:p>
          <w:p w14:paraId="14FD01CA" w14:textId="77777777" w:rsidR="000A65BC" w:rsidRDefault="000A65BC" w:rsidP="000A65BC">
            <w:r>
              <w:t xml:space="preserve">0x5 </w:t>
            </w:r>
            <w:proofErr w:type="spellStart"/>
            <w:r>
              <w:t>InteractionPresent</w:t>
            </w:r>
            <w:proofErr w:type="spellEnd"/>
          </w:p>
          <w:p w14:paraId="493A6EBC" w14:textId="77777777" w:rsidR="000A65BC" w:rsidRDefault="000A65BC" w:rsidP="000A65BC">
            <w:r>
              <w:t xml:space="preserve">0x6 </w:t>
            </w:r>
            <w:proofErr w:type="spellStart"/>
            <w:r>
              <w:t>NotStationary</w:t>
            </w:r>
            <w:proofErr w:type="spellEnd"/>
          </w:p>
          <w:p w14:paraId="13B82F70" w14:textId="61B6FFA8" w:rsidR="000A65BC" w:rsidRDefault="000A65BC" w:rsidP="000A65BC">
            <w:r>
              <w:t xml:space="preserve">0x7 </w:t>
            </w:r>
            <w:proofErr w:type="spellStart"/>
            <w:r>
              <w:t>TrailerNotConnected</w:t>
            </w:r>
            <w:proofErr w:type="spellEnd"/>
          </w:p>
        </w:tc>
      </w:tr>
      <w:tr w:rsidR="000A65BC" w:rsidRPr="00717330" w14:paraId="45943129" w14:textId="77777777" w:rsidTr="000A65BC">
        <w:trPr>
          <w:trHeight w:val="252"/>
        </w:trPr>
        <w:tc>
          <w:tcPr>
            <w:tcW w:w="1165" w:type="dxa"/>
            <w:vMerge/>
            <w:vAlign w:val="center"/>
          </w:tcPr>
          <w:p w14:paraId="5C1C7474" w14:textId="77777777" w:rsidR="000A65BC" w:rsidRDefault="000A65BC" w:rsidP="007C1945">
            <w:pPr>
              <w:rPr>
                <w:rFonts w:cs="Arial"/>
              </w:rPr>
            </w:pPr>
          </w:p>
        </w:tc>
        <w:tc>
          <w:tcPr>
            <w:tcW w:w="2250" w:type="dxa"/>
            <w:vAlign w:val="center"/>
          </w:tcPr>
          <w:p w14:paraId="4AAC7CAD" w14:textId="77777777" w:rsidR="000A65BC" w:rsidRDefault="000A65BC" w:rsidP="007C1945">
            <w:pPr>
              <w:overflowPunct/>
              <w:autoSpaceDE/>
              <w:autoSpaceDN/>
              <w:adjustRightInd/>
              <w:textAlignment w:val="auto"/>
              <w:rPr>
                <w:rFonts w:cs="Arial"/>
              </w:rPr>
            </w:pPr>
            <w:r>
              <w:rPr>
                <w:rFonts w:cs="Arial"/>
              </w:rPr>
              <w:t xml:space="preserve">p4 (FN03 Detect Battery State of Charge) To p4 (FN06 </w:t>
            </w:r>
            <w:proofErr w:type="gramStart"/>
            <w:r>
              <w:rPr>
                <w:rFonts w:cs="Arial"/>
              </w:rPr>
              <w:t>Asses</w:t>
            </w:r>
            <w:proofErr w:type="gramEnd"/>
            <w:r>
              <w:rPr>
                <w:rFonts w:cs="Arial"/>
              </w:rPr>
              <w:t xml:space="preserve"> Pre-conditions for trailer Light Check)</w:t>
            </w:r>
          </w:p>
        </w:tc>
        <w:tc>
          <w:tcPr>
            <w:tcW w:w="3780" w:type="dxa"/>
            <w:vMerge/>
            <w:vAlign w:val="center"/>
          </w:tcPr>
          <w:p w14:paraId="5637E053" w14:textId="77777777" w:rsidR="000A65BC" w:rsidRDefault="000A65BC"/>
        </w:tc>
        <w:tc>
          <w:tcPr>
            <w:tcW w:w="3150" w:type="dxa"/>
            <w:vMerge/>
            <w:vAlign w:val="center"/>
          </w:tcPr>
          <w:p w14:paraId="38A5A413" w14:textId="77777777" w:rsidR="000A65BC" w:rsidRDefault="000A65BC"/>
        </w:tc>
      </w:tr>
      <w:tr w:rsidR="00534E51" w:rsidRPr="00717330" w14:paraId="0BADB5DA" w14:textId="77777777" w:rsidTr="000A65BC">
        <w:trPr>
          <w:trHeight w:val="252"/>
        </w:trPr>
        <w:tc>
          <w:tcPr>
            <w:tcW w:w="1165" w:type="dxa"/>
            <w:vAlign w:val="center"/>
          </w:tcPr>
          <w:p w14:paraId="612EDDF0" w14:textId="77777777" w:rsidR="00534E51" w:rsidRDefault="00534E51" w:rsidP="007C1945">
            <w:pPr>
              <w:rPr>
                <w:rFonts w:cs="Arial"/>
              </w:rPr>
            </w:pPr>
            <w:r>
              <w:rPr>
                <w:rFonts w:cs="Arial"/>
              </w:rPr>
              <w:t>Engine St</w:t>
            </w:r>
          </w:p>
        </w:tc>
        <w:tc>
          <w:tcPr>
            <w:tcW w:w="2250" w:type="dxa"/>
            <w:vAlign w:val="center"/>
          </w:tcPr>
          <w:p w14:paraId="5E053D8B" w14:textId="77777777" w:rsidR="00534E51" w:rsidRDefault="00534E51" w:rsidP="007C1945">
            <w:pPr>
              <w:overflowPunct/>
              <w:autoSpaceDE/>
              <w:autoSpaceDN/>
              <w:adjustRightInd/>
              <w:textAlignment w:val="auto"/>
              <w:rPr>
                <w:rFonts w:cs="Arial"/>
              </w:rPr>
            </w:pPr>
            <w:r>
              <w:rPr>
                <w:rFonts w:cs="Arial"/>
              </w:rPr>
              <w:t>p2 (Engine Logical) To p4 (FN04 Detect Vehicle Stationary Status)</w:t>
            </w:r>
          </w:p>
        </w:tc>
        <w:tc>
          <w:tcPr>
            <w:tcW w:w="3780" w:type="dxa"/>
            <w:vAlign w:val="center"/>
          </w:tcPr>
          <w:p w14:paraId="4A209550" w14:textId="77777777" w:rsidR="000A65BC" w:rsidRDefault="000A65BC" w:rsidP="000A65BC">
            <w:proofErr w:type="spellStart"/>
            <w:r>
              <w:t>TlghtTestPrecnd_D_Stat</w:t>
            </w:r>
            <w:proofErr w:type="spellEnd"/>
          </w:p>
          <w:p w14:paraId="5F0D084F" w14:textId="77777777" w:rsidR="000A65BC" w:rsidRDefault="000A65BC" w:rsidP="000A65BC">
            <w:r>
              <w:t>(MY21.00 P702 &amp; U725)</w:t>
            </w:r>
          </w:p>
          <w:p w14:paraId="1204AE45" w14:textId="77777777" w:rsidR="000A65BC" w:rsidRDefault="000A65BC" w:rsidP="000A65BC"/>
          <w:p w14:paraId="589E524D" w14:textId="77777777" w:rsidR="000A65BC" w:rsidRDefault="000A65BC" w:rsidP="000A65BC">
            <w:r>
              <w:t>TlghtTestPrecnd_D2_Stat</w:t>
            </w:r>
          </w:p>
          <w:p w14:paraId="0A16D2EB" w14:textId="4CC82784" w:rsidR="00B21733" w:rsidRDefault="000A65BC" w:rsidP="000A65BC">
            <w:r>
              <w:t>(MY21.50 P702 &amp; MY22.00 onwards)</w:t>
            </w:r>
          </w:p>
        </w:tc>
        <w:tc>
          <w:tcPr>
            <w:tcW w:w="3150" w:type="dxa"/>
            <w:vAlign w:val="center"/>
          </w:tcPr>
          <w:p w14:paraId="22BF4D39" w14:textId="77777777" w:rsidR="000A65BC" w:rsidRDefault="000A65BC" w:rsidP="000A65BC">
            <w:r>
              <w:t>0x0 Null</w:t>
            </w:r>
          </w:p>
          <w:p w14:paraId="20025635" w14:textId="77777777" w:rsidR="000A65BC" w:rsidRDefault="000A65BC" w:rsidP="000A65BC">
            <w:r>
              <w:t>0x1 Ignition not ON</w:t>
            </w:r>
          </w:p>
          <w:p w14:paraId="14B1E235" w14:textId="77777777" w:rsidR="000A65BC" w:rsidRDefault="000A65BC" w:rsidP="000A65BC">
            <w:r>
              <w:t>0x2 Taillights ON</w:t>
            </w:r>
          </w:p>
          <w:p w14:paraId="073FD284" w14:textId="77777777" w:rsidR="000A65BC" w:rsidRDefault="000A65BC" w:rsidP="000A65BC">
            <w:r>
              <w:t>0x3 Battery SOC &lt; 75% with battery not supported</w:t>
            </w:r>
          </w:p>
          <w:p w14:paraId="367BBB77" w14:textId="77777777" w:rsidR="000A65BC" w:rsidRDefault="000A65BC" w:rsidP="000A65BC">
            <w:r>
              <w:t xml:space="preserve">0x4 </w:t>
            </w:r>
            <w:proofErr w:type="spellStart"/>
            <w:r>
              <w:t>PreconditionsPassed</w:t>
            </w:r>
            <w:proofErr w:type="spellEnd"/>
          </w:p>
          <w:p w14:paraId="43D38FD5" w14:textId="77777777" w:rsidR="000A65BC" w:rsidRDefault="000A65BC" w:rsidP="000A65BC">
            <w:r>
              <w:t xml:space="preserve">0x5 </w:t>
            </w:r>
            <w:proofErr w:type="spellStart"/>
            <w:r>
              <w:t>InteractionPresent</w:t>
            </w:r>
            <w:proofErr w:type="spellEnd"/>
          </w:p>
          <w:p w14:paraId="2641C2C9" w14:textId="77777777" w:rsidR="000A65BC" w:rsidRDefault="000A65BC" w:rsidP="000A65BC">
            <w:r>
              <w:t>0x6 Not stationary</w:t>
            </w:r>
          </w:p>
          <w:p w14:paraId="43DA5BC8" w14:textId="77777777" w:rsidR="000A65BC" w:rsidRDefault="000A65BC" w:rsidP="000A65BC">
            <w:r>
              <w:t>0x7 Error</w:t>
            </w:r>
          </w:p>
          <w:p w14:paraId="2AFFDB6D" w14:textId="77777777" w:rsidR="000A65BC" w:rsidRDefault="000A65BC" w:rsidP="000A65BC"/>
          <w:p w14:paraId="3491C149" w14:textId="77777777" w:rsidR="000A65BC" w:rsidRDefault="000A65BC" w:rsidP="000A65BC"/>
          <w:p w14:paraId="56B0DB72" w14:textId="77777777" w:rsidR="000A65BC" w:rsidRDefault="000A65BC" w:rsidP="000A65BC">
            <w:r>
              <w:t>0x0 Null</w:t>
            </w:r>
          </w:p>
          <w:p w14:paraId="59DF7AA8" w14:textId="77777777" w:rsidR="000A65BC" w:rsidRDefault="000A65BC" w:rsidP="000A65BC">
            <w:r>
              <w:t xml:space="preserve">0x1 </w:t>
            </w:r>
            <w:proofErr w:type="spellStart"/>
            <w:r>
              <w:t>IgnitionNotOn</w:t>
            </w:r>
            <w:proofErr w:type="spellEnd"/>
          </w:p>
          <w:p w14:paraId="6D715B7E" w14:textId="77777777" w:rsidR="000A65BC" w:rsidRDefault="000A65BC" w:rsidP="000A65BC">
            <w:r>
              <w:t xml:space="preserve">0x2 </w:t>
            </w:r>
            <w:proofErr w:type="spellStart"/>
            <w:r>
              <w:t>TailLightsOn</w:t>
            </w:r>
            <w:proofErr w:type="spellEnd"/>
          </w:p>
          <w:p w14:paraId="30CFD029" w14:textId="77777777" w:rsidR="000A65BC" w:rsidRDefault="000A65BC" w:rsidP="000A65BC">
            <w:r>
              <w:t>0x3 BattSocLessThan75Percent</w:t>
            </w:r>
          </w:p>
          <w:p w14:paraId="2F717137" w14:textId="77777777" w:rsidR="000A65BC" w:rsidRDefault="000A65BC" w:rsidP="000A65BC">
            <w:r>
              <w:t xml:space="preserve">0x4 </w:t>
            </w:r>
            <w:proofErr w:type="spellStart"/>
            <w:r>
              <w:t>PreconditionsPassed</w:t>
            </w:r>
            <w:proofErr w:type="spellEnd"/>
          </w:p>
          <w:p w14:paraId="2E1106ED" w14:textId="77777777" w:rsidR="000A65BC" w:rsidRDefault="000A65BC" w:rsidP="000A65BC">
            <w:r>
              <w:t xml:space="preserve">0x5 </w:t>
            </w:r>
            <w:proofErr w:type="spellStart"/>
            <w:r>
              <w:t>InteractionPresent</w:t>
            </w:r>
            <w:proofErr w:type="spellEnd"/>
          </w:p>
          <w:p w14:paraId="5E43718F" w14:textId="77777777" w:rsidR="000A65BC" w:rsidRDefault="000A65BC" w:rsidP="000A65BC">
            <w:r>
              <w:t xml:space="preserve">0x6 </w:t>
            </w:r>
            <w:proofErr w:type="spellStart"/>
            <w:r>
              <w:t>NotStationary</w:t>
            </w:r>
            <w:proofErr w:type="spellEnd"/>
          </w:p>
          <w:p w14:paraId="28A6378C" w14:textId="5C687561" w:rsidR="00B21733" w:rsidRDefault="000A65BC" w:rsidP="000A65BC">
            <w:r>
              <w:t xml:space="preserve">0x7 </w:t>
            </w:r>
            <w:proofErr w:type="spellStart"/>
            <w:r>
              <w:t>TrailerNotConnected</w:t>
            </w:r>
            <w:proofErr w:type="spellEnd"/>
          </w:p>
        </w:tc>
      </w:tr>
      <w:tr w:rsidR="000A65BC" w:rsidRPr="00717330" w14:paraId="5EA68725" w14:textId="77777777" w:rsidTr="000A65BC">
        <w:trPr>
          <w:trHeight w:val="2213"/>
        </w:trPr>
        <w:tc>
          <w:tcPr>
            <w:tcW w:w="1165" w:type="dxa"/>
            <w:vMerge w:val="restart"/>
            <w:vAlign w:val="center"/>
          </w:tcPr>
          <w:p w14:paraId="22262452" w14:textId="77777777" w:rsidR="000A65BC" w:rsidRDefault="000A65BC" w:rsidP="000A65BC">
            <w:pPr>
              <w:rPr>
                <w:rFonts w:cs="Arial"/>
              </w:rPr>
            </w:pPr>
            <w:r>
              <w:rPr>
                <w:rFonts w:cs="Arial"/>
              </w:rPr>
              <w:t>Ignition St</w:t>
            </w:r>
          </w:p>
        </w:tc>
        <w:tc>
          <w:tcPr>
            <w:tcW w:w="2250" w:type="dxa"/>
            <w:vAlign w:val="center"/>
          </w:tcPr>
          <w:p w14:paraId="2C4C1324" w14:textId="77777777" w:rsidR="000A65BC" w:rsidRDefault="000A65BC" w:rsidP="000A65BC">
            <w:pPr>
              <w:overflowPunct/>
              <w:autoSpaceDE/>
              <w:autoSpaceDN/>
              <w:adjustRightInd/>
              <w:textAlignment w:val="auto"/>
              <w:rPr>
                <w:rFonts w:cs="Arial"/>
              </w:rPr>
            </w:pPr>
            <w:r>
              <w:rPr>
                <w:rFonts w:cs="Arial"/>
              </w:rPr>
              <w:t>p2 (Ignition Logical) To p3 (FN01 Detect Ignition Status)</w:t>
            </w:r>
          </w:p>
        </w:tc>
        <w:tc>
          <w:tcPr>
            <w:tcW w:w="3780" w:type="dxa"/>
            <w:vMerge w:val="restart"/>
            <w:vAlign w:val="center"/>
          </w:tcPr>
          <w:p w14:paraId="7F2A5F4F" w14:textId="77777777" w:rsidR="000A65BC" w:rsidRDefault="000A65BC" w:rsidP="000A65BC">
            <w:proofErr w:type="spellStart"/>
            <w:r>
              <w:t>TlghtTestPrecnd_D_Stat</w:t>
            </w:r>
            <w:proofErr w:type="spellEnd"/>
          </w:p>
          <w:p w14:paraId="179761B2" w14:textId="77777777" w:rsidR="000A65BC" w:rsidRDefault="000A65BC" w:rsidP="000A65BC">
            <w:r>
              <w:t>(MY21.00 P702 &amp; U725)</w:t>
            </w:r>
          </w:p>
          <w:p w14:paraId="258BB737" w14:textId="77777777" w:rsidR="000A65BC" w:rsidRDefault="000A65BC" w:rsidP="000A65BC"/>
          <w:p w14:paraId="7C0092BE" w14:textId="77777777" w:rsidR="000A65BC" w:rsidRDefault="000A65BC" w:rsidP="000A65BC">
            <w:r>
              <w:t>TlghtTestPrecnd_D2_Stat</w:t>
            </w:r>
          </w:p>
          <w:p w14:paraId="7D870C23" w14:textId="3D0A7417" w:rsidR="000A65BC" w:rsidRDefault="000A65BC" w:rsidP="000A65BC">
            <w:r>
              <w:t>(MY21.50 P702 &amp; MY22.00 onwards)</w:t>
            </w:r>
          </w:p>
        </w:tc>
        <w:tc>
          <w:tcPr>
            <w:tcW w:w="3150" w:type="dxa"/>
            <w:vMerge w:val="restart"/>
            <w:vAlign w:val="center"/>
          </w:tcPr>
          <w:p w14:paraId="4EC004FB" w14:textId="77777777" w:rsidR="000A65BC" w:rsidRDefault="000A65BC" w:rsidP="000A65BC">
            <w:r>
              <w:t>0x0 Null</w:t>
            </w:r>
          </w:p>
          <w:p w14:paraId="378BEE18" w14:textId="77777777" w:rsidR="000A65BC" w:rsidRDefault="000A65BC" w:rsidP="000A65BC">
            <w:r>
              <w:t>0x1 Ignition not ON</w:t>
            </w:r>
          </w:p>
          <w:p w14:paraId="0E39F18D" w14:textId="77777777" w:rsidR="000A65BC" w:rsidRDefault="000A65BC" w:rsidP="000A65BC">
            <w:r>
              <w:t>0x2 Taillights ON</w:t>
            </w:r>
          </w:p>
          <w:p w14:paraId="5FF4781A" w14:textId="77777777" w:rsidR="000A65BC" w:rsidRDefault="000A65BC" w:rsidP="000A65BC">
            <w:r>
              <w:t>0x3 Battery SOC &lt; 75% with battery not supported</w:t>
            </w:r>
          </w:p>
          <w:p w14:paraId="40B05B08" w14:textId="77777777" w:rsidR="000A65BC" w:rsidRDefault="000A65BC" w:rsidP="000A65BC">
            <w:r>
              <w:t xml:space="preserve">0x4 </w:t>
            </w:r>
            <w:proofErr w:type="spellStart"/>
            <w:r>
              <w:t>PreconditionsPassed</w:t>
            </w:r>
            <w:proofErr w:type="spellEnd"/>
          </w:p>
          <w:p w14:paraId="48A116BA" w14:textId="77777777" w:rsidR="000A65BC" w:rsidRDefault="000A65BC" w:rsidP="000A65BC">
            <w:r>
              <w:t xml:space="preserve">0x5 </w:t>
            </w:r>
            <w:proofErr w:type="spellStart"/>
            <w:r>
              <w:t>InteractionPresent</w:t>
            </w:r>
            <w:proofErr w:type="spellEnd"/>
          </w:p>
          <w:p w14:paraId="66F1A8B9" w14:textId="77777777" w:rsidR="000A65BC" w:rsidRDefault="000A65BC" w:rsidP="000A65BC">
            <w:r>
              <w:t>0x6 Not stationary</w:t>
            </w:r>
          </w:p>
          <w:p w14:paraId="5FE2A22A" w14:textId="77777777" w:rsidR="000A65BC" w:rsidRDefault="000A65BC" w:rsidP="000A65BC">
            <w:r>
              <w:t>0x7 Error</w:t>
            </w:r>
          </w:p>
          <w:p w14:paraId="147400C0" w14:textId="77777777" w:rsidR="000A65BC" w:rsidRDefault="000A65BC" w:rsidP="000A65BC"/>
          <w:p w14:paraId="414D70E9" w14:textId="77777777" w:rsidR="000A65BC" w:rsidRDefault="000A65BC" w:rsidP="000A65BC"/>
          <w:p w14:paraId="52F16619" w14:textId="77777777" w:rsidR="000A65BC" w:rsidRDefault="000A65BC" w:rsidP="000A65BC">
            <w:r>
              <w:t>0x0 Null</w:t>
            </w:r>
          </w:p>
          <w:p w14:paraId="11E6A38D" w14:textId="77777777" w:rsidR="000A65BC" w:rsidRDefault="000A65BC" w:rsidP="000A65BC">
            <w:r>
              <w:t xml:space="preserve">0x1 </w:t>
            </w:r>
            <w:proofErr w:type="spellStart"/>
            <w:r>
              <w:t>IgnitionNotOn</w:t>
            </w:r>
            <w:proofErr w:type="spellEnd"/>
          </w:p>
          <w:p w14:paraId="581D233A" w14:textId="77777777" w:rsidR="000A65BC" w:rsidRDefault="000A65BC" w:rsidP="000A65BC">
            <w:r>
              <w:t xml:space="preserve">0x2 </w:t>
            </w:r>
            <w:proofErr w:type="spellStart"/>
            <w:r>
              <w:t>TailLightsOn</w:t>
            </w:r>
            <w:proofErr w:type="spellEnd"/>
          </w:p>
          <w:p w14:paraId="70DD3B17" w14:textId="77777777" w:rsidR="000A65BC" w:rsidRDefault="000A65BC" w:rsidP="000A65BC">
            <w:r>
              <w:t>0x3 BattSocLessThan75Percent</w:t>
            </w:r>
          </w:p>
          <w:p w14:paraId="7230C515" w14:textId="77777777" w:rsidR="000A65BC" w:rsidRDefault="000A65BC" w:rsidP="000A65BC">
            <w:r>
              <w:t xml:space="preserve">0x4 </w:t>
            </w:r>
            <w:proofErr w:type="spellStart"/>
            <w:r>
              <w:t>PreconditionsPassed</w:t>
            </w:r>
            <w:proofErr w:type="spellEnd"/>
          </w:p>
          <w:p w14:paraId="5405ADD7" w14:textId="77777777" w:rsidR="000A65BC" w:rsidRDefault="000A65BC" w:rsidP="000A65BC">
            <w:r>
              <w:t xml:space="preserve">0x5 </w:t>
            </w:r>
            <w:proofErr w:type="spellStart"/>
            <w:r>
              <w:t>InteractionPresent</w:t>
            </w:r>
            <w:proofErr w:type="spellEnd"/>
          </w:p>
          <w:p w14:paraId="78EAEAA4" w14:textId="77777777" w:rsidR="000A65BC" w:rsidRDefault="000A65BC" w:rsidP="000A65BC">
            <w:r>
              <w:t xml:space="preserve">0x6 </w:t>
            </w:r>
            <w:proofErr w:type="spellStart"/>
            <w:r>
              <w:t>NotStationary</w:t>
            </w:r>
            <w:proofErr w:type="spellEnd"/>
          </w:p>
          <w:p w14:paraId="40E9A688" w14:textId="6738981A" w:rsidR="000A65BC" w:rsidRDefault="000A65BC" w:rsidP="000A65BC">
            <w:r>
              <w:t xml:space="preserve">0x7 </w:t>
            </w:r>
            <w:proofErr w:type="spellStart"/>
            <w:r>
              <w:t>TrailerNotConnected</w:t>
            </w:r>
            <w:proofErr w:type="spellEnd"/>
          </w:p>
        </w:tc>
      </w:tr>
      <w:tr w:rsidR="000A65BC" w:rsidRPr="00717330" w14:paraId="26F5F6F4" w14:textId="77777777" w:rsidTr="000A65BC">
        <w:trPr>
          <w:trHeight w:val="252"/>
        </w:trPr>
        <w:tc>
          <w:tcPr>
            <w:tcW w:w="1165" w:type="dxa"/>
            <w:vMerge/>
            <w:vAlign w:val="center"/>
          </w:tcPr>
          <w:p w14:paraId="359B8B2E" w14:textId="77777777" w:rsidR="000A65BC" w:rsidRDefault="000A65BC" w:rsidP="000A65BC">
            <w:pPr>
              <w:rPr>
                <w:rFonts w:cs="Arial"/>
              </w:rPr>
            </w:pPr>
          </w:p>
        </w:tc>
        <w:tc>
          <w:tcPr>
            <w:tcW w:w="2250" w:type="dxa"/>
            <w:vAlign w:val="center"/>
          </w:tcPr>
          <w:p w14:paraId="2B373D67" w14:textId="77777777" w:rsidR="000A65BC" w:rsidRDefault="000A65BC" w:rsidP="000A65BC">
            <w:pPr>
              <w:overflowPunct/>
              <w:autoSpaceDE/>
              <w:autoSpaceDN/>
              <w:adjustRightInd/>
              <w:textAlignment w:val="auto"/>
              <w:rPr>
                <w:rFonts w:cs="Arial"/>
              </w:rPr>
            </w:pPr>
            <w:r>
              <w:rPr>
                <w:rFonts w:cs="Arial"/>
              </w:rPr>
              <w:t xml:space="preserve">p4 (FN01 Detect Ignition Status) To p3 (FN06 </w:t>
            </w:r>
            <w:proofErr w:type="gramStart"/>
            <w:r>
              <w:rPr>
                <w:rFonts w:cs="Arial"/>
              </w:rPr>
              <w:t>Asses</w:t>
            </w:r>
            <w:proofErr w:type="gramEnd"/>
            <w:r>
              <w:rPr>
                <w:rFonts w:cs="Arial"/>
              </w:rPr>
              <w:t xml:space="preserve"> Pre-conditions for trailer Light Check)</w:t>
            </w:r>
          </w:p>
        </w:tc>
        <w:tc>
          <w:tcPr>
            <w:tcW w:w="3780" w:type="dxa"/>
            <w:vMerge/>
            <w:vAlign w:val="center"/>
          </w:tcPr>
          <w:p w14:paraId="013B5C28" w14:textId="77777777" w:rsidR="000A65BC" w:rsidRDefault="000A65BC" w:rsidP="000A65BC"/>
        </w:tc>
        <w:tc>
          <w:tcPr>
            <w:tcW w:w="3150" w:type="dxa"/>
            <w:vMerge/>
            <w:vAlign w:val="center"/>
          </w:tcPr>
          <w:p w14:paraId="5D4B25CC" w14:textId="77777777" w:rsidR="000A65BC" w:rsidRDefault="000A65BC" w:rsidP="000A65BC"/>
        </w:tc>
      </w:tr>
      <w:tr w:rsidR="000A65BC" w:rsidRPr="00717330" w14:paraId="76235DF5" w14:textId="77777777" w:rsidTr="000A65BC">
        <w:trPr>
          <w:trHeight w:val="252"/>
        </w:trPr>
        <w:tc>
          <w:tcPr>
            <w:tcW w:w="1165" w:type="dxa"/>
            <w:vMerge w:val="restart"/>
            <w:vAlign w:val="center"/>
          </w:tcPr>
          <w:p w14:paraId="450FA68A" w14:textId="77777777" w:rsidR="000A65BC" w:rsidRDefault="000A65BC" w:rsidP="000A65BC">
            <w:pPr>
              <w:rPr>
                <w:rFonts w:cs="Arial"/>
              </w:rPr>
            </w:pPr>
            <w:proofErr w:type="spellStart"/>
            <w:r>
              <w:rPr>
                <w:rFonts w:cs="Arial"/>
              </w:rPr>
              <w:t>Light_Status</w:t>
            </w:r>
            <w:proofErr w:type="spellEnd"/>
          </w:p>
        </w:tc>
        <w:tc>
          <w:tcPr>
            <w:tcW w:w="2250" w:type="dxa"/>
            <w:vAlign w:val="center"/>
          </w:tcPr>
          <w:p w14:paraId="0474C2F2" w14:textId="77777777" w:rsidR="000A65BC" w:rsidRDefault="000A65BC" w:rsidP="000A65BC">
            <w:pPr>
              <w:overflowPunct/>
              <w:autoSpaceDE/>
              <w:autoSpaceDN/>
              <w:adjustRightInd/>
              <w:textAlignment w:val="auto"/>
              <w:rPr>
                <w:rFonts w:cs="Arial"/>
              </w:rPr>
            </w:pPr>
            <w:r>
              <w:rPr>
                <w:rFonts w:cs="Arial"/>
              </w:rPr>
              <w:t>p1 (Brake Lights Logical) To p2 (FN10 Activate Brake Lights)</w:t>
            </w:r>
          </w:p>
        </w:tc>
        <w:tc>
          <w:tcPr>
            <w:tcW w:w="3780" w:type="dxa"/>
            <w:vAlign w:val="center"/>
          </w:tcPr>
          <w:p w14:paraId="1D058A93" w14:textId="77777777" w:rsidR="00CD1F52" w:rsidRDefault="00CD1F52" w:rsidP="00CD1F52">
            <w:proofErr w:type="spellStart"/>
            <w:r w:rsidRPr="00FE39EB">
              <w:t>TLightt_STP_Stat</w:t>
            </w:r>
            <w:proofErr w:type="spellEnd"/>
          </w:p>
          <w:p w14:paraId="0E6763FB" w14:textId="78A1EE42" w:rsidR="000A65BC" w:rsidRDefault="00CD1F52" w:rsidP="00CD1F52">
            <w:r>
              <w:t xml:space="preserve">BCM to </w:t>
            </w:r>
            <w:r w:rsidRPr="0058149E">
              <w:t>ITRM/</w:t>
            </w:r>
            <w:proofErr w:type="gramStart"/>
            <w:r w:rsidRPr="0058149E">
              <w:t>TRM(</w:t>
            </w:r>
            <w:proofErr w:type="gramEnd"/>
            <w:r w:rsidRPr="0058149E">
              <w:t>ECG Passthrough)</w:t>
            </w:r>
          </w:p>
        </w:tc>
        <w:tc>
          <w:tcPr>
            <w:tcW w:w="3150" w:type="dxa"/>
            <w:vAlign w:val="center"/>
          </w:tcPr>
          <w:p w14:paraId="04C4F237" w14:textId="77777777" w:rsidR="00CD1F52" w:rsidRDefault="00CD1F52" w:rsidP="00CD1F52">
            <w:r>
              <w:t>0x0 Off</w:t>
            </w:r>
          </w:p>
          <w:p w14:paraId="2F735227" w14:textId="128CC8CD" w:rsidR="000A65BC" w:rsidRDefault="00CD1F52" w:rsidP="00CD1F52">
            <w:r>
              <w:t xml:space="preserve">0x1 </w:t>
            </w:r>
            <w:proofErr w:type="gramStart"/>
            <w:r>
              <w:t>On</w:t>
            </w:r>
            <w:proofErr w:type="gramEnd"/>
          </w:p>
        </w:tc>
      </w:tr>
      <w:tr w:rsidR="000A65BC" w:rsidRPr="00717330" w14:paraId="31C0BD94" w14:textId="77777777" w:rsidTr="000A65BC">
        <w:trPr>
          <w:trHeight w:val="252"/>
        </w:trPr>
        <w:tc>
          <w:tcPr>
            <w:tcW w:w="1165" w:type="dxa"/>
            <w:vMerge/>
            <w:vAlign w:val="center"/>
          </w:tcPr>
          <w:p w14:paraId="45D87E42" w14:textId="77777777" w:rsidR="000A65BC" w:rsidRDefault="000A65BC" w:rsidP="000A65BC">
            <w:pPr>
              <w:rPr>
                <w:rFonts w:cs="Arial"/>
              </w:rPr>
            </w:pPr>
          </w:p>
        </w:tc>
        <w:tc>
          <w:tcPr>
            <w:tcW w:w="2250" w:type="dxa"/>
            <w:vAlign w:val="center"/>
          </w:tcPr>
          <w:p w14:paraId="1D70865E" w14:textId="77777777" w:rsidR="000A65BC" w:rsidRDefault="000A65BC" w:rsidP="000A65BC">
            <w:pPr>
              <w:overflowPunct/>
              <w:autoSpaceDE/>
              <w:autoSpaceDN/>
              <w:adjustRightInd/>
              <w:textAlignment w:val="auto"/>
              <w:rPr>
                <w:rFonts w:cs="Arial"/>
              </w:rPr>
            </w:pPr>
            <w:r>
              <w:rPr>
                <w:rFonts w:cs="Arial"/>
              </w:rPr>
              <w:t>p1 (Left Turn Lights Logical) To p2 (FN09 Activate Left Turn Signal)</w:t>
            </w:r>
          </w:p>
        </w:tc>
        <w:tc>
          <w:tcPr>
            <w:tcW w:w="3780" w:type="dxa"/>
            <w:vAlign w:val="center"/>
          </w:tcPr>
          <w:p w14:paraId="204E1157" w14:textId="77777777" w:rsidR="00CD1F52" w:rsidRDefault="00CD1F52" w:rsidP="00CD1F52">
            <w:proofErr w:type="spellStart"/>
            <w:r w:rsidRPr="0058149E">
              <w:t>TurnLghtLeft_D_Rq</w:t>
            </w:r>
            <w:proofErr w:type="spellEnd"/>
          </w:p>
          <w:p w14:paraId="00DF7634" w14:textId="6DFBF89D" w:rsidR="000A65BC" w:rsidRDefault="00CD1F52" w:rsidP="00CD1F52">
            <w:r>
              <w:t xml:space="preserve">BCM to </w:t>
            </w:r>
            <w:r w:rsidRPr="0058149E">
              <w:t>ITRM/</w:t>
            </w:r>
            <w:proofErr w:type="gramStart"/>
            <w:r w:rsidRPr="0058149E">
              <w:t>TRM(</w:t>
            </w:r>
            <w:proofErr w:type="gramEnd"/>
            <w:r w:rsidRPr="0058149E">
              <w:t>ECG Passthrough)</w:t>
            </w:r>
          </w:p>
        </w:tc>
        <w:tc>
          <w:tcPr>
            <w:tcW w:w="3150" w:type="dxa"/>
            <w:vAlign w:val="center"/>
          </w:tcPr>
          <w:p w14:paraId="398CE277" w14:textId="77777777" w:rsidR="00CD1F52" w:rsidRDefault="00CD1F52" w:rsidP="00CD1F52">
            <w:r>
              <w:t>0x0 Null (Defaulted)</w:t>
            </w:r>
          </w:p>
          <w:p w14:paraId="6CD8BE94" w14:textId="77777777" w:rsidR="00CD1F52" w:rsidRDefault="00CD1F52" w:rsidP="00CD1F52">
            <w:r>
              <w:t>0x1 Off</w:t>
            </w:r>
          </w:p>
          <w:p w14:paraId="52141B51" w14:textId="77777777" w:rsidR="00CD1F52" w:rsidRDefault="00CD1F52" w:rsidP="00CD1F52">
            <w:r>
              <w:t>0x2 On</w:t>
            </w:r>
          </w:p>
          <w:p w14:paraId="17C66942" w14:textId="6868CD76" w:rsidR="000A65BC" w:rsidRDefault="00CD1F52" w:rsidP="00CD1F52">
            <w:r>
              <w:t>0x3 error</w:t>
            </w:r>
          </w:p>
        </w:tc>
      </w:tr>
      <w:tr w:rsidR="000A65BC" w:rsidRPr="00717330" w14:paraId="02537644" w14:textId="77777777" w:rsidTr="000A65BC">
        <w:trPr>
          <w:trHeight w:val="252"/>
        </w:trPr>
        <w:tc>
          <w:tcPr>
            <w:tcW w:w="1165" w:type="dxa"/>
            <w:vMerge/>
            <w:vAlign w:val="center"/>
          </w:tcPr>
          <w:p w14:paraId="4A35A960" w14:textId="77777777" w:rsidR="000A65BC" w:rsidRDefault="000A65BC" w:rsidP="000A65BC">
            <w:pPr>
              <w:rPr>
                <w:rFonts w:cs="Arial"/>
              </w:rPr>
            </w:pPr>
          </w:p>
        </w:tc>
        <w:tc>
          <w:tcPr>
            <w:tcW w:w="2250" w:type="dxa"/>
            <w:vAlign w:val="center"/>
          </w:tcPr>
          <w:p w14:paraId="07AF9877" w14:textId="77777777" w:rsidR="000A65BC" w:rsidRDefault="000A65BC" w:rsidP="000A65BC">
            <w:pPr>
              <w:overflowPunct/>
              <w:autoSpaceDE/>
              <w:autoSpaceDN/>
              <w:adjustRightInd/>
              <w:textAlignment w:val="auto"/>
              <w:rPr>
                <w:rFonts w:cs="Arial"/>
              </w:rPr>
            </w:pPr>
            <w:r>
              <w:rPr>
                <w:rFonts w:cs="Arial"/>
              </w:rPr>
              <w:t>p1 (Parking Lights Logical) To p2 (FN07 Activate Parking Lights)</w:t>
            </w:r>
          </w:p>
        </w:tc>
        <w:tc>
          <w:tcPr>
            <w:tcW w:w="3780" w:type="dxa"/>
            <w:vAlign w:val="center"/>
          </w:tcPr>
          <w:p w14:paraId="7C9FE41D" w14:textId="77777777" w:rsidR="00CD1F52" w:rsidRDefault="00CD1F52" w:rsidP="00CD1F52">
            <w:proofErr w:type="spellStart"/>
            <w:r w:rsidRPr="0058149E">
              <w:t>Parklamp_Status</w:t>
            </w:r>
            <w:proofErr w:type="spellEnd"/>
            <w:r>
              <w:t xml:space="preserve"> </w:t>
            </w:r>
          </w:p>
          <w:p w14:paraId="7678BB15" w14:textId="1CFF2E77" w:rsidR="000A65BC" w:rsidRDefault="00CD1F52" w:rsidP="00CD1F52">
            <w:r>
              <w:t xml:space="preserve">BCM to </w:t>
            </w:r>
            <w:r w:rsidRPr="0058149E">
              <w:t>ITRM/</w:t>
            </w:r>
            <w:proofErr w:type="gramStart"/>
            <w:r w:rsidRPr="0058149E">
              <w:t>TRM(</w:t>
            </w:r>
            <w:proofErr w:type="gramEnd"/>
            <w:r w:rsidRPr="0058149E">
              <w:t>ECG Passthrough)</w:t>
            </w:r>
          </w:p>
        </w:tc>
        <w:tc>
          <w:tcPr>
            <w:tcW w:w="3150" w:type="dxa"/>
            <w:vAlign w:val="center"/>
          </w:tcPr>
          <w:p w14:paraId="39F0E3BD" w14:textId="77777777" w:rsidR="00CD1F52" w:rsidRDefault="00CD1F52" w:rsidP="00CD1F52">
            <w:r>
              <w:t>0x0 Null (Defaulted)</w:t>
            </w:r>
          </w:p>
          <w:p w14:paraId="695D9D34" w14:textId="77777777" w:rsidR="00CD1F52" w:rsidRDefault="00CD1F52" w:rsidP="00CD1F52">
            <w:r>
              <w:t>0x1 Off</w:t>
            </w:r>
          </w:p>
          <w:p w14:paraId="4764C209" w14:textId="77777777" w:rsidR="00CD1F52" w:rsidRDefault="00CD1F52" w:rsidP="00CD1F52">
            <w:r>
              <w:t>0x2 On</w:t>
            </w:r>
          </w:p>
          <w:p w14:paraId="10AE1B21" w14:textId="7F74AD8E" w:rsidR="000A65BC" w:rsidRDefault="00CD1F52" w:rsidP="00CD1F52">
            <w:r>
              <w:t>0x3 error</w:t>
            </w:r>
          </w:p>
        </w:tc>
      </w:tr>
      <w:tr w:rsidR="000A65BC" w:rsidRPr="00717330" w14:paraId="360F6D83" w14:textId="77777777" w:rsidTr="000A65BC">
        <w:trPr>
          <w:trHeight w:val="252"/>
        </w:trPr>
        <w:tc>
          <w:tcPr>
            <w:tcW w:w="1165" w:type="dxa"/>
            <w:vMerge/>
            <w:vAlign w:val="center"/>
          </w:tcPr>
          <w:p w14:paraId="56ECC7CC" w14:textId="77777777" w:rsidR="000A65BC" w:rsidRDefault="000A65BC" w:rsidP="000A65BC">
            <w:pPr>
              <w:rPr>
                <w:rFonts w:cs="Arial"/>
              </w:rPr>
            </w:pPr>
          </w:p>
        </w:tc>
        <w:tc>
          <w:tcPr>
            <w:tcW w:w="2250" w:type="dxa"/>
            <w:vAlign w:val="center"/>
          </w:tcPr>
          <w:p w14:paraId="54B9C6AF" w14:textId="77777777" w:rsidR="000A65BC" w:rsidRDefault="000A65BC" w:rsidP="000A65BC">
            <w:pPr>
              <w:overflowPunct/>
              <w:autoSpaceDE/>
              <w:autoSpaceDN/>
              <w:adjustRightInd/>
              <w:textAlignment w:val="auto"/>
              <w:rPr>
                <w:rFonts w:cs="Arial"/>
              </w:rPr>
            </w:pPr>
            <w:r>
              <w:rPr>
                <w:rFonts w:cs="Arial"/>
              </w:rPr>
              <w:t>p1 (Rear Fog Lights Logical) To p2 (FN12 Activate Rear Fog Lights)</w:t>
            </w:r>
          </w:p>
        </w:tc>
        <w:tc>
          <w:tcPr>
            <w:tcW w:w="3780" w:type="dxa"/>
            <w:vAlign w:val="center"/>
          </w:tcPr>
          <w:p w14:paraId="760815CA" w14:textId="0C905E5E" w:rsidR="000A65BC" w:rsidRDefault="00CD1F52" w:rsidP="000A65BC">
            <w:proofErr w:type="spellStart"/>
            <w:r w:rsidRPr="00BA12A4">
              <w:t>FogLghtRearOn_B_Stat</w:t>
            </w:r>
            <w:proofErr w:type="spellEnd"/>
          </w:p>
        </w:tc>
        <w:tc>
          <w:tcPr>
            <w:tcW w:w="3150" w:type="dxa"/>
            <w:vAlign w:val="center"/>
          </w:tcPr>
          <w:p w14:paraId="5B8236EA" w14:textId="77777777" w:rsidR="00A376BF" w:rsidRDefault="00A376BF" w:rsidP="00A376BF">
            <w:r>
              <w:t>0x0 Off</w:t>
            </w:r>
          </w:p>
          <w:p w14:paraId="2F38EE01" w14:textId="2D81901E" w:rsidR="000A65BC" w:rsidRDefault="00A376BF" w:rsidP="00A376BF">
            <w:r>
              <w:t xml:space="preserve">0x1 </w:t>
            </w:r>
            <w:proofErr w:type="gramStart"/>
            <w:r>
              <w:t>On</w:t>
            </w:r>
            <w:proofErr w:type="gramEnd"/>
          </w:p>
        </w:tc>
      </w:tr>
      <w:tr w:rsidR="00A376BF" w:rsidRPr="00717330" w14:paraId="017C4201" w14:textId="77777777" w:rsidTr="000A65BC">
        <w:trPr>
          <w:trHeight w:val="252"/>
        </w:trPr>
        <w:tc>
          <w:tcPr>
            <w:tcW w:w="1165" w:type="dxa"/>
            <w:vMerge/>
            <w:vAlign w:val="center"/>
          </w:tcPr>
          <w:p w14:paraId="08E90991" w14:textId="77777777" w:rsidR="00A376BF" w:rsidRDefault="00A376BF" w:rsidP="00A376BF">
            <w:pPr>
              <w:rPr>
                <w:rFonts w:cs="Arial"/>
              </w:rPr>
            </w:pPr>
          </w:p>
        </w:tc>
        <w:tc>
          <w:tcPr>
            <w:tcW w:w="2250" w:type="dxa"/>
            <w:vAlign w:val="center"/>
          </w:tcPr>
          <w:p w14:paraId="6F20C462" w14:textId="77777777" w:rsidR="00A376BF" w:rsidRDefault="00A376BF" w:rsidP="00A376BF">
            <w:pPr>
              <w:overflowPunct/>
              <w:autoSpaceDE/>
              <w:autoSpaceDN/>
              <w:adjustRightInd/>
              <w:textAlignment w:val="auto"/>
              <w:rPr>
                <w:rFonts w:cs="Arial"/>
              </w:rPr>
            </w:pPr>
            <w:r>
              <w:rPr>
                <w:rFonts w:cs="Arial"/>
              </w:rPr>
              <w:t>p1 (Reverse Lights Logical) To p2 (FN11 Activate Reverse Lights)</w:t>
            </w:r>
          </w:p>
        </w:tc>
        <w:tc>
          <w:tcPr>
            <w:tcW w:w="3780" w:type="dxa"/>
            <w:vAlign w:val="center"/>
          </w:tcPr>
          <w:p w14:paraId="571AD318" w14:textId="4F76AD3F" w:rsidR="00A376BF" w:rsidRDefault="00A376BF" w:rsidP="00A376BF">
            <w:proofErr w:type="spellStart"/>
            <w:r w:rsidRPr="00FE39EB">
              <w:t>RvrseLghtOn_B_Stat</w:t>
            </w:r>
            <w:proofErr w:type="spellEnd"/>
          </w:p>
        </w:tc>
        <w:tc>
          <w:tcPr>
            <w:tcW w:w="3150" w:type="dxa"/>
            <w:vAlign w:val="center"/>
          </w:tcPr>
          <w:p w14:paraId="5E8291F5" w14:textId="77777777" w:rsidR="00A376BF" w:rsidRDefault="00A376BF" w:rsidP="00A376BF">
            <w:r>
              <w:t>0x0 Off</w:t>
            </w:r>
          </w:p>
          <w:p w14:paraId="3B212459" w14:textId="522653A5" w:rsidR="00A376BF" w:rsidRDefault="00A376BF" w:rsidP="00A376BF">
            <w:r>
              <w:t xml:space="preserve">0x1 </w:t>
            </w:r>
            <w:proofErr w:type="gramStart"/>
            <w:r>
              <w:t>On</w:t>
            </w:r>
            <w:proofErr w:type="gramEnd"/>
          </w:p>
        </w:tc>
      </w:tr>
      <w:tr w:rsidR="00A376BF" w:rsidRPr="00717330" w14:paraId="6D069B79" w14:textId="77777777" w:rsidTr="000A65BC">
        <w:trPr>
          <w:trHeight w:val="252"/>
        </w:trPr>
        <w:tc>
          <w:tcPr>
            <w:tcW w:w="1165" w:type="dxa"/>
            <w:vMerge/>
            <w:vAlign w:val="center"/>
          </w:tcPr>
          <w:p w14:paraId="16FCC169" w14:textId="77777777" w:rsidR="00A376BF" w:rsidRDefault="00A376BF" w:rsidP="00A376BF">
            <w:pPr>
              <w:rPr>
                <w:rFonts w:cs="Arial"/>
              </w:rPr>
            </w:pPr>
          </w:p>
        </w:tc>
        <w:tc>
          <w:tcPr>
            <w:tcW w:w="2250" w:type="dxa"/>
            <w:vAlign w:val="center"/>
          </w:tcPr>
          <w:p w14:paraId="79949097" w14:textId="77777777" w:rsidR="00A376BF" w:rsidRDefault="00A376BF" w:rsidP="00A376BF">
            <w:pPr>
              <w:overflowPunct/>
              <w:autoSpaceDE/>
              <w:autoSpaceDN/>
              <w:adjustRightInd/>
              <w:textAlignment w:val="auto"/>
              <w:rPr>
                <w:rFonts w:cs="Arial"/>
              </w:rPr>
            </w:pPr>
            <w:r>
              <w:rPr>
                <w:rFonts w:cs="Arial"/>
              </w:rPr>
              <w:t>p1 (Right Turn Lights Logical) To p2 (FN08 Activate Right Turn Signal)</w:t>
            </w:r>
          </w:p>
        </w:tc>
        <w:tc>
          <w:tcPr>
            <w:tcW w:w="3780" w:type="dxa"/>
            <w:vAlign w:val="center"/>
          </w:tcPr>
          <w:p w14:paraId="00F8F729" w14:textId="77777777" w:rsidR="00DC0E5C" w:rsidRDefault="00DC0E5C" w:rsidP="00DC0E5C">
            <w:proofErr w:type="spellStart"/>
            <w:r w:rsidRPr="000A65BC">
              <w:t>TurnLghtRight_D_Rq</w:t>
            </w:r>
            <w:proofErr w:type="spellEnd"/>
          </w:p>
          <w:p w14:paraId="537BE614" w14:textId="6A2E9F0F" w:rsidR="00A376BF" w:rsidRDefault="00DC0E5C" w:rsidP="00DC0E5C">
            <w:r>
              <w:t xml:space="preserve">BCM to </w:t>
            </w:r>
            <w:r w:rsidRPr="0058149E">
              <w:t>ITRM/</w:t>
            </w:r>
            <w:proofErr w:type="gramStart"/>
            <w:r w:rsidRPr="0058149E">
              <w:t>TRM(</w:t>
            </w:r>
            <w:proofErr w:type="gramEnd"/>
            <w:r w:rsidRPr="0058149E">
              <w:t>ECG Passthrough)</w:t>
            </w:r>
          </w:p>
        </w:tc>
        <w:tc>
          <w:tcPr>
            <w:tcW w:w="3150" w:type="dxa"/>
            <w:vAlign w:val="center"/>
          </w:tcPr>
          <w:p w14:paraId="2671A1E6" w14:textId="77777777" w:rsidR="00DC0E5C" w:rsidRDefault="00DC0E5C" w:rsidP="00DC0E5C">
            <w:r>
              <w:t>0x0 Null (Defaulted)</w:t>
            </w:r>
          </w:p>
          <w:p w14:paraId="705CAC13" w14:textId="77777777" w:rsidR="00DC0E5C" w:rsidRDefault="00DC0E5C" w:rsidP="00DC0E5C">
            <w:r>
              <w:t>0x1 Off</w:t>
            </w:r>
          </w:p>
          <w:p w14:paraId="2E424599" w14:textId="77777777" w:rsidR="00DC0E5C" w:rsidRDefault="00DC0E5C" w:rsidP="00DC0E5C">
            <w:r>
              <w:t>0x2 On</w:t>
            </w:r>
          </w:p>
          <w:p w14:paraId="5336812E" w14:textId="3F74B940" w:rsidR="00A376BF" w:rsidRDefault="00DC0E5C" w:rsidP="00DC0E5C">
            <w:r>
              <w:t>0x3 error</w:t>
            </w:r>
          </w:p>
        </w:tc>
      </w:tr>
      <w:tr w:rsidR="009B0FE2" w:rsidRPr="00717330" w14:paraId="68718FE9" w14:textId="77777777" w:rsidTr="000A65BC">
        <w:trPr>
          <w:trHeight w:val="252"/>
        </w:trPr>
        <w:tc>
          <w:tcPr>
            <w:tcW w:w="1165" w:type="dxa"/>
            <w:vMerge/>
            <w:vAlign w:val="center"/>
          </w:tcPr>
          <w:p w14:paraId="31876206" w14:textId="77777777" w:rsidR="009B0FE2" w:rsidRDefault="009B0FE2" w:rsidP="009B0FE2">
            <w:pPr>
              <w:rPr>
                <w:rFonts w:cs="Arial"/>
              </w:rPr>
            </w:pPr>
          </w:p>
        </w:tc>
        <w:tc>
          <w:tcPr>
            <w:tcW w:w="2250" w:type="dxa"/>
            <w:vAlign w:val="center"/>
          </w:tcPr>
          <w:p w14:paraId="31C85DC4" w14:textId="77777777" w:rsidR="009B0FE2" w:rsidRDefault="009B0FE2" w:rsidP="009B0FE2">
            <w:pPr>
              <w:overflowPunct/>
              <w:autoSpaceDE/>
              <w:autoSpaceDN/>
              <w:adjustRightInd/>
              <w:textAlignment w:val="auto"/>
              <w:rPr>
                <w:rFonts w:cs="Arial"/>
              </w:rPr>
            </w:pPr>
            <w:r>
              <w:rPr>
                <w:rFonts w:cs="Arial"/>
              </w:rPr>
              <w:t>p1 (Trailer Light Check Logical) To p3 (HMI Logical)</w:t>
            </w:r>
          </w:p>
        </w:tc>
        <w:tc>
          <w:tcPr>
            <w:tcW w:w="3780" w:type="dxa"/>
            <w:vAlign w:val="center"/>
          </w:tcPr>
          <w:p w14:paraId="6EC1FD05" w14:textId="52484A4D" w:rsidR="009B0FE2" w:rsidRDefault="009B0FE2" w:rsidP="009B0FE2">
            <w:proofErr w:type="spellStart"/>
            <w:r w:rsidRPr="0009309C">
              <w:t>TlghtTest_D_RqArb</w:t>
            </w:r>
            <w:proofErr w:type="spellEnd"/>
          </w:p>
        </w:tc>
        <w:tc>
          <w:tcPr>
            <w:tcW w:w="3150" w:type="dxa"/>
            <w:vAlign w:val="center"/>
          </w:tcPr>
          <w:p w14:paraId="6EAD706E" w14:textId="77777777" w:rsidR="009B0FE2" w:rsidRDefault="009B0FE2" w:rsidP="009B0FE2">
            <w:r>
              <w:t>0x0 Null (Defaulted)</w:t>
            </w:r>
          </w:p>
          <w:p w14:paraId="0EBF2D5E" w14:textId="77777777" w:rsidR="009B0FE2" w:rsidRDefault="009B0FE2" w:rsidP="009B0FE2">
            <w:r>
              <w:t>0x1 Stop Test</w:t>
            </w:r>
          </w:p>
          <w:p w14:paraId="573C16EF" w14:textId="77777777" w:rsidR="009B0FE2" w:rsidRDefault="009B0FE2" w:rsidP="009B0FE2">
            <w:r>
              <w:t>0x2 Start Test</w:t>
            </w:r>
          </w:p>
          <w:p w14:paraId="23149A56" w14:textId="3748B9F9" w:rsidR="009B0FE2" w:rsidRDefault="009B0FE2" w:rsidP="009B0FE2">
            <w:r>
              <w:t>0x3 Test end ack</w:t>
            </w:r>
          </w:p>
        </w:tc>
      </w:tr>
      <w:tr w:rsidR="00A376BF" w:rsidRPr="00717330" w14:paraId="3A47BE5E" w14:textId="77777777" w:rsidTr="000A65BC">
        <w:trPr>
          <w:trHeight w:val="252"/>
        </w:trPr>
        <w:tc>
          <w:tcPr>
            <w:tcW w:w="1165" w:type="dxa"/>
            <w:vMerge/>
            <w:vAlign w:val="center"/>
          </w:tcPr>
          <w:p w14:paraId="67AAC019" w14:textId="77777777" w:rsidR="00A376BF" w:rsidRDefault="00A376BF" w:rsidP="00A376BF">
            <w:pPr>
              <w:rPr>
                <w:rFonts w:cs="Arial"/>
              </w:rPr>
            </w:pPr>
          </w:p>
        </w:tc>
        <w:tc>
          <w:tcPr>
            <w:tcW w:w="2250" w:type="dxa"/>
            <w:vAlign w:val="center"/>
          </w:tcPr>
          <w:p w14:paraId="1C9872D9" w14:textId="77777777" w:rsidR="00A376BF" w:rsidRDefault="00A376BF" w:rsidP="00A376BF">
            <w:pPr>
              <w:overflowPunct/>
              <w:autoSpaceDE/>
              <w:autoSpaceDN/>
              <w:adjustRightInd/>
              <w:textAlignment w:val="auto"/>
              <w:rPr>
                <w:rFonts w:cs="Arial"/>
              </w:rPr>
            </w:pPr>
            <w:r>
              <w:rPr>
                <w:rFonts w:cs="Arial"/>
              </w:rPr>
              <w:t>p2 (Trailer Light Check Logical) To p3 (</w:t>
            </w:r>
            <w:proofErr w:type="spellStart"/>
            <w:r>
              <w:rPr>
                <w:rFonts w:cs="Arial"/>
              </w:rPr>
              <w:t>FordPass</w:t>
            </w:r>
            <w:proofErr w:type="spellEnd"/>
            <w:r>
              <w:rPr>
                <w:rFonts w:cs="Arial"/>
              </w:rPr>
              <w:t xml:space="preserve"> Logical)</w:t>
            </w:r>
          </w:p>
        </w:tc>
        <w:tc>
          <w:tcPr>
            <w:tcW w:w="3780" w:type="dxa"/>
            <w:vAlign w:val="center"/>
          </w:tcPr>
          <w:p w14:paraId="1F7ABAA9" w14:textId="1B1F1129" w:rsidR="00A376BF" w:rsidRDefault="0009309C" w:rsidP="00A376BF">
            <w:proofErr w:type="spellStart"/>
            <w:r w:rsidRPr="0009309C">
              <w:t>TlghtTest_D_RqArb</w:t>
            </w:r>
            <w:proofErr w:type="spellEnd"/>
          </w:p>
        </w:tc>
        <w:tc>
          <w:tcPr>
            <w:tcW w:w="3150" w:type="dxa"/>
            <w:vAlign w:val="center"/>
          </w:tcPr>
          <w:p w14:paraId="04BEE2FB" w14:textId="77777777" w:rsidR="0009309C" w:rsidRDefault="0009309C" w:rsidP="0009309C">
            <w:r>
              <w:t>0x0 Null (Defaulted)</w:t>
            </w:r>
          </w:p>
          <w:p w14:paraId="2A165921" w14:textId="77777777" w:rsidR="0009309C" w:rsidRDefault="0009309C" w:rsidP="0009309C">
            <w:r>
              <w:t>0x1 Stop Test</w:t>
            </w:r>
          </w:p>
          <w:p w14:paraId="36660554" w14:textId="77777777" w:rsidR="0009309C" w:rsidRDefault="0009309C" w:rsidP="0009309C">
            <w:r>
              <w:t>0x2 Start Test</w:t>
            </w:r>
          </w:p>
          <w:p w14:paraId="4257B857" w14:textId="02E74627" w:rsidR="00A376BF" w:rsidRDefault="0009309C" w:rsidP="0009309C">
            <w:r>
              <w:t>0x3 Test end ack</w:t>
            </w:r>
          </w:p>
        </w:tc>
      </w:tr>
      <w:tr w:rsidR="00945530" w:rsidRPr="00717330" w14:paraId="607F46C4" w14:textId="77777777" w:rsidTr="000A65BC">
        <w:trPr>
          <w:trHeight w:val="252"/>
        </w:trPr>
        <w:tc>
          <w:tcPr>
            <w:tcW w:w="1165" w:type="dxa"/>
            <w:vMerge w:val="restart"/>
            <w:vAlign w:val="center"/>
          </w:tcPr>
          <w:p w14:paraId="6D5EF10A" w14:textId="77777777" w:rsidR="00945530" w:rsidRDefault="00945530" w:rsidP="00A376BF">
            <w:pPr>
              <w:rPr>
                <w:rFonts w:cs="Arial"/>
              </w:rPr>
            </w:pPr>
            <w:proofErr w:type="spellStart"/>
            <w:r>
              <w:rPr>
                <w:rFonts w:cs="Arial"/>
              </w:rPr>
              <w:t>PreCondition_Met</w:t>
            </w:r>
            <w:proofErr w:type="spellEnd"/>
          </w:p>
        </w:tc>
        <w:tc>
          <w:tcPr>
            <w:tcW w:w="2250" w:type="dxa"/>
            <w:vAlign w:val="center"/>
          </w:tcPr>
          <w:p w14:paraId="6E52051D" w14:textId="77777777" w:rsidR="00945530" w:rsidRDefault="00945530" w:rsidP="00A376BF">
            <w:pPr>
              <w:overflowPunct/>
              <w:autoSpaceDE/>
              <w:autoSpaceDN/>
              <w:adjustRightInd/>
              <w:textAlignment w:val="auto"/>
              <w:rPr>
                <w:rFonts w:cs="Arial"/>
              </w:rPr>
            </w:pPr>
            <w:r>
              <w:rPr>
                <w:rFonts w:cs="Arial"/>
              </w:rPr>
              <w:t xml:space="preserve">p8 (FN06 </w:t>
            </w:r>
            <w:proofErr w:type="gramStart"/>
            <w:r>
              <w:rPr>
                <w:rFonts w:cs="Arial"/>
              </w:rPr>
              <w:t>Asses</w:t>
            </w:r>
            <w:proofErr w:type="gramEnd"/>
            <w:r>
              <w:rPr>
                <w:rFonts w:cs="Arial"/>
              </w:rPr>
              <w:t xml:space="preserve"> Pre-conditions for trailer Light Check) To p1 (Trailer Light Check Logical)</w:t>
            </w:r>
          </w:p>
        </w:tc>
        <w:tc>
          <w:tcPr>
            <w:tcW w:w="3780" w:type="dxa"/>
            <w:vMerge w:val="restart"/>
            <w:vAlign w:val="center"/>
          </w:tcPr>
          <w:p w14:paraId="1E1FC189" w14:textId="77777777" w:rsidR="00945530" w:rsidRDefault="00945530" w:rsidP="00945530">
            <w:proofErr w:type="spellStart"/>
            <w:r>
              <w:t>TlghtTestPrecnd_D_Stat</w:t>
            </w:r>
            <w:proofErr w:type="spellEnd"/>
          </w:p>
          <w:p w14:paraId="43505F4A" w14:textId="77777777" w:rsidR="00945530" w:rsidRDefault="00945530" w:rsidP="00945530">
            <w:r>
              <w:t>(MY21.00 P702 &amp; U725)</w:t>
            </w:r>
          </w:p>
          <w:p w14:paraId="7D646E66" w14:textId="77777777" w:rsidR="00945530" w:rsidRDefault="00945530" w:rsidP="00945530"/>
          <w:p w14:paraId="10EC3B10" w14:textId="77777777" w:rsidR="00945530" w:rsidRDefault="00945530" w:rsidP="00945530">
            <w:r>
              <w:t>TlghtTestPrecnd_D2_Stat</w:t>
            </w:r>
          </w:p>
          <w:p w14:paraId="5B9B2CBC" w14:textId="51A29FF7" w:rsidR="00945530" w:rsidRDefault="00945530" w:rsidP="00945530">
            <w:r>
              <w:t>(MY21.50 P702 &amp; MY22.00 onwards)</w:t>
            </w:r>
          </w:p>
        </w:tc>
        <w:tc>
          <w:tcPr>
            <w:tcW w:w="3150" w:type="dxa"/>
            <w:vMerge w:val="restart"/>
            <w:vAlign w:val="center"/>
          </w:tcPr>
          <w:p w14:paraId="08C822DA" w14:textId="77777777" w:rsidR="00945530" w:rsidRDefault="00945530" w:rsidP="00945530">
            <w:r>
              <w:t>0x0 Null</w:t>
            </w:r>
          </w:p>
          <w:p w14:paraId="00EDBB86" w14:textId="77777777" w:rsidR="00945530" w:rsidRDefault="00945530" w:rsidP="00945530">
            <w:r>
              <w:t>0x1 Ignition not ON</w:t>
            </w:r>
          </w:p>
          <w:p w14:paraId="3B3FAB3E" w14:textId="77777777" w:rsidR="00945530" w:rsidRDefault="00945530" w:rsidP="00945530">
            <w:r>
              <w:t>0x2 Taillights ON</w:t>
            </w:r>
          </w:p>
          <w:p w14:paraId="14993FC5" w14:textId="77777777" w:rsidR="00945530" w:rsidRDefault="00945530" w:rsidP="00945530">
            <w:r>
              <w:t>0x3 Battery SOC &lt; 75% with battery not supported</w:t>
            </w:r>
          </w:p>
          <w:p w14:paraId="56302A21" w14:textId="77777777" w:rsidR="00945530" w:rsidRDefault="00945530" w:rsidP="00945530">
            <w:r>
              <w:t xml:space="preserve">0x4 </w:t>
            </w:r>
            <w:proofErr w:type="spellStart"/>
            <w:r>
              <w:t>PreconditionsPassed</w:t>
            </w:r>
            <w:proofErr w:type="spellEnd"/>
          </w:p>
          <w:p w14:paraId="10CD0B5C" w14:textId="77777777" w:rsidR="00945530" w:rsidRDefault="00945530" w:rsidP="00945530">
            <w:r>
              <w:t xml:space="preserve">0x5 </w:t>
            </w:r>
            <w:proofErr w:type="spellStart"/>
            <w:r>
              <w:t>InteractionPresent</w:t>
            </w:r>
            <w:proofErr w:type="spellEnd"/>
          </w:p>
          <w:p w14:paraId="253973F5" w14:textId="77777777" w:rsidR="00945530" w:rsidRDefault="00945530" w:rsidP="00945530">
            <w:r>
              <w:t>0x6 Not stationary</w:t>
            </w:r>
          </w:p>
          <w:p w14:paraId="282245F0" w14:textId="77777777" w:rsidR="00945530" w:rsidRDefault="00945530" w:rsidP="00945530">
            <w:r>
              <w:t>0x7 Error</w:t>
            </w:r>
          </w:p>
          <w:p w14:paraId="45E1CA0D" w14:textId="77777777" w:rsidR="00945530" w:rsidRDefault="00945530" w:rsidP="00945530"/>
          <w:p w14:paraId="0211219A" w14:textId="77777777" w:rsidR="00945530" w:rsidRDefault="00945530" w:rsidP="00945530"/>
          <w:p w14:paraId="6642D25B" w14:textId="77777777" w:rsidR="00945530" w:rsidRDefault="00945530" w:rsidP="00945530">
            <w:r>
              <w:t>0x0 Null</w:t>
            </w:r>
          </w:p>
          <w:p w14:paraId="2C8CDCDB" w14:textId="77777777" w:rsidR="00945530" w:rsidRDefault="00945530" w:rsidP="00945530">
            <w:r>
              <w:t xml:space="preserve">0x1 </w:t>
            </w:r>
            <w:proofErr w:type="spellStart"/>
            <w:r>
              <w:t>IgnitionNotOn</w:t>
            </w:r>
            <w:proofErr w:type="spellEnd"/>
          </w:p>
          <w:p w14:paraId="33018857" w14:textId="77777777" w:rsidR="00945530" w:rsidRDefault="00945530" w:rsidP="00945530">
            <w:r>
              <w:t xml:space="preserve">0x2 </w:t>
            </w:r>
            <w:proofErr w:type="spellStart"/>
            <w:r>
              <w:t>TailLightsOn</w:t>
            </w:r>
            <w:proofErr w:type="spellEnd"/>
          </w:p>
          <w:p w14:paraId="5CD82FB8" w14:textId="77777777" w:rsidR="00945530" w:rsidRDefault="00945530" w:rsidP="00945530">
            <w:r>
              <w:t>0x3 BattSocLessThan75Percent</w:t>
            </w:r>
          </w:p>
          <w:p w14:paraId="6CAB95EF" w14:textId="77777777" w:rsidR="00945530" w:rsidRDefault="00945530" w:rsidP="00945530">
            <w:r>
              <w:t xml:space="preserve">0x4 </w:t>
            </w:r>
            <w:proofErr w:type="spellStart"/>
            <w:r>
              <w:t>PreconditionsPassed</w:t>
            </w:r>
            <w:proofErr w:type="spellEnd"/>
          </w:p>
          <w:p w14:paraId="0DA3E7D7" w14:textId="77777777" w:rsidR="00945530" w:rsidRDefault="00945530" w:rsidP="00945530">
            <w:r>
              <w:t xml:space="preserve">0x5 </w:t>
            </w:r>
            <w:proofErr w:type="spellStart"/>
            <w:r>
              <w:t>InteractionPresent</w:t>
            </w:r>
            <w:proofErr w:type="spellEnd"/>
          </w:p>
          <w:p w14:paraId="6401D9E0" w14:textId="77777777" w:rsidR="00945530" w:rsidRDefault="00945530" w:rsidP="00945530">
            <w:r>
              <w:t xml:space="preserve">0x6 </w:t>
            </w:r>
            <w:proofErr w:type="spellStart"/>
            <w:r>
              <w:t>NotStationary</w:t>
            </w:r>
            <w:proofErr w:type="spellEnd"/>
          </w:p>
          <w:p w14:paraId="6B10043B" w14:textId="36105E1D" w:rsidR="00945530" w:rsidRDefault="00945530" w:rsidP="00945530">
            <w:r>
              <w:t xml:space="preserve">0x7 </w:t>
            </w:r>
            <w:proofErr w:type="spellStart"/>
            <w:r>
              <w:t>TrailerNotConnected</w:t>
            </w:r>
            <w:proofErr w:type="spellEnd"/>
          </w:p>
        </w:tc>
      </w:tr>
      <w:tr w:rsidR="00945530" w:rsidRPr="00717330" w14:paraId="25D560BA" w14:textId="77777777" w:rsidTr="000A65BC">
        <w:trPr>
          <w:trHeight w:val="252"/>
        </w:trPr>
        <w:tc>
          <w:tcPr>
            <w:tcW w:w="1165" w:type="dxa"/>
            <w:vMerge/>
            <w:vAlign w:val="center"/>
          </w:tcPr>
          <w:p w14:paraId="0DCAA672" w14:textId="77777777" w:rsidR="00945530" w:rsidRDefault="00945530" w:rsidP="00A376BF">
            <w:pPr>
              <w:rPr>
                <w:rFonts w:cs="Arial"/>
              </w:rPr>
            </w:pPr>
          </w:p>
        </w:tc>
        <w:tc>
          <w:tcPr>
            <w:tcW w:w="2250" w:type="dxa"/>
            <w:vAlign w:val="center"/>
          </w:tcPr>
          <w:p w14:paraId="326023B4" w14:textId="77777777" w:rsidR="00945530" w:rsidRDefault="00945530" w:rsidP="00A376BF">
            <w:pPr>
              <w:overflowPunct/>
              <w:autoSpaceDE/>
              <w:autoSpaceDN/>
              <w:adjustRightInd/>
              <w:textAlignment w:val="auto"/>
              <w:rPr>
                <w:rFonts w:cs="Arial"/>
              </w:rPr>
            </w:pPr>
            <w:r>
              <w:rPr>
                <w:rFonts w:cs="Arial"/>
              </w:rPr>
              <w:t xml:space="preserve">p10 (FN06 </w:t>
            </w:r>
            <w:proofErr w:type="gramStart"/>
            <w:r>
              <w:rPr>
                <w:rFonts w:cs="Arial"/>
              </w:rPr>
              <w:t>Asses</w:t>
            </w:r>
            <w:proofErr w:type="gramEnd"/>
            <w:r>
              <w:rPr>
                <w:rFonts w:cs="Arial"/>
              </w:rPr>
              <w:t xml:space="preserve"> Pre-conditions for trailer Light Check) To p3 (FN13 Conduct Trailer Light Check)</w:t>
            </w:r>
          </w:p>
        </w:tc>
        <w:tc>
          <w:tcPr>
            <w:tcW w:w="3780" w:type="dxa"/>
            <w:vMerge/>
            <w:vAlign w:val="center"/>
          </w:tcPr>
          <w:p w14:paraId="2D468463" w14:textId="77777777" w:rsidR="00945530" w:rsidRDefault="00945530" w:rsidP="00A376BF"/>
        </w:tc>
        <w:tc>
          <w:tcPr>
            <w:tcW w:w="3150" w:type="dxa"/>
            <w:vMerge/>
            <w:vAlign w:val="center"/>
          </w:tcPr>
          <w:p w14:paraId="05519532" w14:textId="77777777" w:rsidR="00945530" w:rsidRDefault="00945530" w:rsidP="00A376BF"/>
        </w:tc>
      </w:tr>
      <w:tr w:rsidR="00945530" w:rsidRPr="00717330" w14:paraId="071B0953" w14:textId="77777777" w:rsidTr="000A65BC">
        <w:trPr>
          <w:trHeight w:val="252"/>
        </w:trPr>
        <w:tc>
          <w:tcPr>
            <w:tcW w:w="1165" w:type="dxa"/>
            <w:vMerge/>
            <w:vAlign w:val="center"/>
          </w:tcPr>
          <w:p w14:paraId="05EC96F1" w14:textId="77777777" w:rsidR="00945530" w:rsidRDefault="00945530" w:rsidP="00A376BF">
            <w:pPr>
              <w:rPr>
                <w:rFonts w:cs="Arial"/>
              </w:rPr>
            </w:pPr>
          </w:p>
        </w:tc>
        <w:tc>
          <w:tcPr>
            <w:tcW w:w="2250" w:type="dxa"/>
            <w:vAlign w:val="center"/>
          </w:tcPr>
          <w:p w14:paraId="60674715" w14:textId="77777777" w:rsidR="00945530" w:rsidRDefault="00945530" w:rsidP="00A376BF">
            <w:pPr>
              <w:overflowPunct/>
              <w:autoSpaceDE/>
              <w:autoSpaceDN/>
              <w:adjustRightInd/>
              <w:textAlignment w:val="auto"/>
              <w:rPr>
                <w:rFonts w:cs="Arial"/>
              </w:rPr>
            </w:pPr>
            <w:r>
              <w:rPr>
                <w:rFonts w:cs="Arial"/>
              </w:rPr>
              <w:t xml:space="preserve">p11 (FN06 </w:t>
            </w:r>
            <w:proofErr w:type="gramStart"/>
            <w:r>
              <w:rPr>
                <w:rFonts w:cs="Arial"/>
              </w:rPr>
              <w:t>Asses</w:t>
            </w:r>
            <w:proofErr w:type="gramEnd"/>
            <w:r>
              <w:rPr>
                <w:rFonts w:cs="Arial"/>
              </w:rPr>
              <w:t xml:space="preserve"> Pre-conditions for trailer Light Check) To p2 (Trailer Light Check Logical)</w:t>
            </w:r>
          </w:p>
        </w:tc>
        <w:tc>
          <w:tcPr>
            <w:tcW w:w="3780" w:type="dxa"/>
            <w:vMerge/>
            <w:vAlign w:val="center"/>
          </w:tcPr>
          <w:p w14:paraId="751EDEEC" w14:textId="77777777" w:rsidR="00945530" w:rsidRDefault="00945530" w:rsidP="00A376BF"/>
        </w:tc>
        <w:tc>
          <w:tcPr>
            <w:tcW w:w="3150" w:type="dxa"/>
            <w:vMerge/>
            <w:vAlign w:val="center"/>
          </w:tcPr>
          <w:p w14:paraId="3C5AEBF6" w14:textId="77777777" w:rsidR="00945530" w:rsidRDefault="00945530" w:rsidP="00A376BF"/>
        </w:tc>
      </w:tr>
      <w:tr w:rsidR="007C6F6C" w:rsidRPr="00717330" w14:paraId="3E0F7C2A" w14:textId="77777777" w:rsidTr="00C31DA6">
        <w:trPr>
          <w:trHeight w:val="1610"/>
        </w:trPr>
        <w:tc>
          <w:tcPr>
            <w:tcW w:w="1165" w:type="dxa"/>
            <w:vMerge w:val="restart"/>
            <w:vAlign w:val="center"/>
          </w:tcPr>
          <w:p w14:paraId="3341572C" w14:textId="77777777" w:rsidR="007C6F6C" w:rsidRDefault="007C6F6C" w:rsidP="00A376BF">
            <w:pPr>
              <w:rPr>
                <w:rFonts w:cs="Arial"/>
              </w:rPr>
            </w:pPr>
            <w:proofErr w:type="spellStart"/>
            <w:r>
              <w:rPr>
                <w:rFonts w:cs="Arial"/>
              </w:rPr>
              <w:t>PreCondition_Not_Met</w:t>
            </w:r>
            <w:proofErr w:type="spellEnd"/>
          </w:p>
        </w:tc>
        <w:tc>
          <w:tcPr>
            <w:tcW w:w="2250" w:type="dxa"/>
            <w:vAlign w:val="center"/>
          </w:tcPr>
          <w:p w14:paraId="6CB9F84A" w14:textId="77777777" w:rsidR="007C6F6C" w:rsidRDefault="007C6F6C" w:rsidP="00A376BF">
            <w:pPr>
              <w:overflowPunct/>
              <w:autoSpaceDE/>
              <w:autoSpaceDN/>
              <w:adjustRightInd/>
              <w:textAlignment w:val="auto"/>
              <w:rPr>
                <w:rFonts w:cs="Arial"/>
              </w:rPr>
            </w:pPr>
            <w:r>
              <w:rPr>
                <w:rFonts w:cs="Arial"/>
              </w:rPr>
              <w:t xml:space="preserve">p8 (FN06 </w:t>
            </w:r>
            <w:proofErr w:type="gramStart"/>
            <w:r>
              <w:rPr>
                <w:rFonts w:cs="Arial"/>
              </w:rPr>
              <w:t>Asses</w:t>
            </w:r>
            <w:proofErr w:type="gramEnd"/>
            <w:r>
              <w:rPr>
                <w:rFonts w:cs="Arial"/>
              </w:rPr>
              <w:t xml:space="preserve"> Pre-conditions for trailer Light Check) To p1 (Trailer Light Check Logical)</w:t>
            </w:r>
          </w:p>
        </w:tc>
        <w:tc>
          <w:tcPr>
            <w:tcW w:w="3780" w:type="dxa"/>
            <w:vMerge w:val="restart"/>
            <w:vAlign w:val="center"/>
          </w:tcPr>
          <w:p w14:paraId="27701341" w14:textId="77777777" w:rsidR="007C6F6C" w:rsidRDefault="007C6F6C" w:rsidP="007C6F6C">
            <w:proofErr w:type="spellStart"/>
            <w:r>
              <w:t>TlghtTestPrecnd_D_Stat</w:t>
            </w:r>
            <w:proofErr w:type="spellEnd"/>
          </w:p>
          <w:p w14:paraId="119F638F" w14:textId="77777777" w:rsidR="007C6F6C" w:rsidRDefault="007C6F6C" w:rsidP="007C6F6C">
            <w:r>
              <w:t>(MY21.00 P702 &amp; U725)</w:t>
            </w:r>
          </w:p>
          <w:p w14:paraId="2ABB13BE" w14:textId="77777777" w:rsidR="007C6F6C" w:rsidRDefault="007C6F6C" w:rsidP="007C6F6C"/>
          <w:p w14:paraId="65F1375A" w14:textId="77777777" w:rsidR="007C6F6C" w:rsidRDefault="007C6F6C" w:rsidP="007C6F6C">
            <w:r>
              <w:t>TlghtTestPrecnd_D2_Stat</w:t>
            </w:r>
          </w:p>
          <w:p w14:paraId="35772FC3" w14:textId="71E55949" w:rsidR="007C6F6C" w:rsidRDefault="007C6F6C" w:rsidP="007C6F6C">
            <w:r>
              <w:t>(MY21.50 P702 &amp; MY22.00 onwards)</w:t>
            </w:r>
          </w:p>
        </w:tc>
        <w:tc>
          <w:tcPr>
            <w:tcW w:w="3150" w:type="dxa"/>
            <w:vMerge w:val="restart"/>
            <w:vAlign w:val="center"/>
          </w:tcPr>
          <w:p w14:paraId="6DCD1B02" w14:textId="77777777" w:rsidR="007C6F6C" w:rsidRDefault="007C6F6C" w:rsidP="007C6F6C">
            <w:r>
              <w:t>0x0 Null</w:t>
            </w:r>
          </w:p>
          <w:p w14:paraId="7091FFE7" w14:textId="77777777" w:rsidR="007C6F6C" w:rsidRDefault="007C6F6C" w:rsidP="007C6F6C">
            <w:r>
              <w:t>0x1 Ignition not ON</w:t>
            </w:r>
          </w:p>
          <w:p w14:paraId="2C133B94" w14:textId="77777777" w:rsidR="007C6F6C" w:rsidRDefault="007C6F6C" w:rsidP="007C6F6C">
            <w:r>
              <w:t>0x2 Taillights ON</w:t>
            </w:r>
          </w:p>
          <w:p w14:paraId="78E15D93" w14:textId="77777777" w:rsidR="007C6F6C" w:rsidRDefault="007C6F6C" w:rsidP="007C6F6C">
            <w:r>
              <w:t>0x3 Battery SOC &lt; 75% with battery not supported</w:t>
            </w:r>
          </w:p>
          <w:p w14:paraId="78CFD52C" w14:textId="77777777" w:rsidR="007C6F6C" w:rsidRDefault="007C6F6C" w:rsidP="007C6F6C">
            <w:r>
              <w:t xml:space="preserve">0x4 </w:t>
            </w:r>
            <w:proofErr w:type="spellStart"/>
            <w:r>
              <w:t>PreconditionsPassed</w:t>
            </w:r>
            <w:proofErr w:type="spellEnd"/>
          </w:p>
          <w:p w14:paraId="5831F417" w14:textId="77777777" w:rsidR="007C6F6C" w:rsidRDefault="007C6F6C" w:rsidP="007C6F6C">
            <w:r>
              <w:t xml:space="preserve">0x5 </w:t>
            </w:r>
            <w:proofErr w:type="spellStart"/>
            <w:r>
              <w:t>InteractionPresent</w:t>
            </w:r>
            <w:proofErr w:type="spellEnd"/>
          </w:p>
          <w:p w14:paraId="0F6E00FB" w14:textId="77777777" w:rsidR="007C6F6C" w:rsidRDefault="007C6F6C" w:rsidP="007C6F6C">
            <w:r>
              <w:t>0x6 Not stationary</w:t>
            </w:r>
          </w:p>
          <w:p w14:paraId="0A2862DF" w14:textId="77777777" w:rsidR="007C6F6C" w:rsidRDefault="007C6F6C" w:rsidP="007C6F6C">
            <w:r>
              <w:t>0x7 Error</w:t>
            </w:r>
          </w:p>
          <w:p w14:paraId="4A65B5A4" w14:textId="77777777" w:rsidR="007C6F6C" w:rsidRDefault="007C6F6C" w:rsidP="007C6F6C"/>
          <w:p w14:paraId="3AF629FF" w14:textId="77777777" w:rsidR="007C6F6C" w:rsidRDefault="007C6F6C" w:rsidP="007C6F6C"/>
          <w:p w14:paraId="10B5F82D" w14:textId="77777777" w:rsidR="007C6F6C" w:rsidRDefault="007C6F6C" w:rsidP="007C6F6C">
            <w:r>
              <w:t>0x0 Null</w:t>
            </w:r>
          </w:p>
          <w:p w14:paraId="2FFE9656" w14:textId="77777777" w:rsidR="007C6F6C" w:rsidRDefault="007C6F6C" w:rsidP="007C6F6C">
            <w:r>
              <w:t xml:space="preserve">0x1 </w:t>
            </w:r>
            <w:proofErr w:type="spellStart"/>
            <w:r>
              <w:t>IgnitionNotOn</w:t>
            </w:r>
            <w:proofErr w:type="spellEnd"/>
          </w:p>
          <w:p w14:paraId="54DA3FBA" w14:textId="77777777" w:rsidR="007C6F6C" w:rsidRDefault="007C6F6C" w:rsidP="007C6F6C">
            <w:r>
              <w:lastRenderedPageBreak/>
              <w:t xml:space="preserve">0x2 </w:t>
            </w:r>
            <w:proofErr w:type="spellStart"/>
            <w:r>
              <w:t>TailLightsOn</w:t>
            </w:r>
            <w:proofErr w:type="spellEnd"/>
          </w:p>
          <w:p w14:paraId="53CB9E48" w14:textId="77777777" w:rsidR="007C6F6C" w:rsidRDefault="007C6F6C" w:rsidP="007C6F6C">
            <w:r>
              <w:t>0x3 BattSocLessThan75Percent</w:t>
            </w:r>
          </w:p>
          <w:p w14:paraId="45841695" w14:textId="77777777" w:rsidR="007C6F6C" w:rsidRDefault="007C6F6C" w:rsidP="007C6F6C">
            <w:r>
              <w:t xml:space="preserve">0x4 </w:t>
            </w:r>
            <w:proofErr w:type="spellStart"/>
            <w:r>
              <w:t>PreconditionsPassed</w:t>
            </w:r>
            <w:proofErr w:type="spellEnd"/>
          </w:p>
          <w:p w14:paraId="77633794" w14:textId="77777777" w:rsidR="007C6F6C" w:rsidRDefault="007C6F6C" w:rsidP="007C6F6C">
            <w:r>
              <w:t xml:space="preserve">0x5 </w:t>
            </w:r>
            <w:proofErr w:type="spellStart"/>
            <w:r>
              <w:t>InteractionPresent</w:t>
            </w:r>
            <w:proofErr w:type="spellEnd"/>
          </w:p>
          <w:p w14:paraId="345826B9" w14:textId="77777777" w:rsidR="007C6F6C" w:rsidRDefault="007C6F6C" w:rsidP="007C6F6C">
            <w:r>
              <w:t xml:space="preserve">0x6 </w:t>
            </w:r>
            <w:proofErr w:type="spellStart"/>
            <w:r>
              <w:t>NotStationary</w:t>
            </w:r>
            <w:proofErr w:type="spellEnd"/>
          </w:p>
          <w:p w14:paraId="38700F80" w14:textId="34D247B9" w:rsidR="007C6F6C" w:rsidRDefault="007C6F6C" w:rsidP="007C6F6C">
            <w:r>
              <w:t xml:space="preserve">0x7 </w:t>
            </w:r>
            <w:proofErr w:type="spellStart"/>
            <w:r>
              <w:t>TrailerNotConnected</w:t>
            </w:r>
            <w:proofErr w:type="spellEnd"/>
          </w:p>
        </w:tc>
      </w:tr>
      <w:tr w:rsidR="007C6F6C" w:rsidRPr="00717330" w14:paraId="38CEC864" w14:textId="77777777" w:rsidTr="000A65BC">
        <w:trPr>
          <w:trHeight w:val="252"/>
        </w:trPr>
        <w:tc>
          <w:tcPr>
            <w:tcW w:w="1165" w:type="dxa"/>
            <w:vMerge/>
            <w:vAlign w:val="center"/>
          </w:tcPr>
          <w:p w14:paraId="731B28DA" w14:textId="77777777" w:rsidR="007C6F6C" w:rsidRDefault="007C6F6C" w:rsidP="00A376BF">
            <w:pPr>
              <w:rPr>
                <w:rFonts w:cs="Arial"/>
              </w:rPr>
            </w:pPr>
          </w:p>
        </w:tc>
        <w:tc>
          <w:tcPr>
            <w:tcW w:w="2250" w:type="dxa"/>
            <w:vAlign w:val="center"/>
          </w:tcPr>
          <w:p w14:paraId="73FB2BFA" w14:textId="77777777" w:rsidR="007C6F6C" w:rsidRDefault="007C6F6C" w:rsidP="00A376BF">
            <w:pPr>
              <w:overflowPunct/>
              <w:autoSpaceDE/>
              <w:autoSpaceDN/>
              <w:adjustRightInd/>
              <w:textAlignment w:val="auto"/>
              <w:rPr>
                <w:rFonts w:cs="Arial"/>
              </w:rPr>
            </w:pPr>
            <w:r>
              <w:rPr>
                <w:rFonts w:cs="Arial"/>
              </w:rPr>
              <w:t xml:space="preserve">p11 (FN06 </w:t>
            </w:r>
            <w:proofErr w:type="gramStart"/>
            <w:r>
              <w:rPr>
                <w:rFonts w:cs="Arial"/>
              </w:rPr>
              <w:t>Asses</w:t>
            </w:r>
            <w:proofErr w:type="gramEnd"/>
            <w:r>
              <w:rPr>
                <w:rFonts w:cs="Arial"/>
              </w:rPr>
              <w:t xml:space="preserve"> Pre-conditions for trailer Light Check) To p2 (Trailer Light Check Logical)</w:t>
            </w:r>
          </w:p>
        </w:tc>
        <w:tc>
          <w:tcPr>
            <w:tcW w:w="3780" w:type="dxa"/>
            <w:vMerge/>
            <w:vAlign w:val="center"/>
          </w:tcPr>
          <w:p w14:paraId="05D30E89" w14:textId="77777777" w:rsidR="007C6F6C" w:rsidRDefault="007C6F6C" w:rsidP="00A376BF"/>
        </w:tc>
        <w:tc>
          <w:tcPr>
            <w:tcW w:w="3150" w:type="dxa"/>
            <w:vMerge/>
            <w:vAlign w:val="center"/>
          </w:tcPr>
          <w:p w14:paraId="0CE142DD" w14:textId="77777777" w:rsidR="007C6F6C" w:rsidRDefault="007C6F6C" w:rsidP="00A376BF"/>
        </w:tc>
      </w:tr>
      <w:tr w:rsidR="003E49B1" w:rsidRPr="00717330" w14:paraId="1A0209BF" w14:textId="77777777" w:rsidTr="000A65BC">
        <w:trPr>
          <w:trHeight w:val="252"/>
        </w:trPr>
        <w:tc>
          <w:tcPr>
            <w:tcW w:w="1165" w:type="dxa"/>
            <w:vMerge w:val="restart"/>
            <w:vAlign w:val="center"/>
          </w:tcPr>
          <w:p w14:paraId="6FEA6F54" w14:textId="77777777" w:rsidR="003E49B1" w:rsidRDefault="003E49B1" w:rsidP="003E49B1">
            <w:pPr>
              <w:rPr>
                <w:rFonts w:cs="Arial"/>
              </w:rPr>
            </w:pPr>
            <w:r>
              <w:rPr>
                <w:rFonts w:cs="Arial"/>
              </w:rPr>
              <w:t>Request Status</w:t>
            </w:r>
          </w:p>
        </w:tc>
        <w:tc>
          <w:tcPr>
            <w:tcW w:w="2250" w:type="dxa"/>
            <w:vAlign w:val="center"/>
          </w:tcPr>
          <w:p w14:paraId="0FBDE2E7" w14:textId="77777777" w:rsidR="003E49B1" w:rsidRDefault="003E49B1" w:rsidP="003E49B1">
            <w:pPr>
              <w:overflowPunct/>
              <w:autoSpaceDE/>
              <w:autoSpaceDN/>
              <w:adjustRightInd/>
              <w:textAlignment w:val="auto"/>
              <w:rPr>
                <w:rFonts w:cs="Arial"/>
              </w:rPr>
            </w:pPr>
            <w:r>
              <w:rPr>
                <w:rFonts w:cs="Arial"/>
              </w:rPr>
              <w:t>p3 (FN01 Detect Ignition Status) To p2 (Ignition Logical)</w:t>
            </w:r>
          </w:p>
        </w:tc>
        <w:tc>
          <w:tcPr>
            <w:tcW w:w="3780" w:type="dxa"/>
            <w:vMerge w:val="restart"/>
            <w:vAlign w:val="center"/>
          </w:tcPr>
          <w:p w14:paraId="24BCE54A" w14:textId="77777777" w:rsidR="003E49B1" w:rsidRDefault="003E49B1" w:rsidP="003E49B1">
            <w:proofErr w:type="spellStart"/>
            <w:r>
              <w:t>TlghtTestPrecnd_D_Stat</w:t>
            </w:r>
            <w:proofErr w:type="spellEnd"/>
          </w:p>
          <w:p w14:paraId="7DB50180" w14:textId="77777777" w:rsidR="003E49B1" w:rsidRDefault="003E49B1" w:rsidP="003E49B1">
            <w:r>
              <w:t>(MY21.00 P702 &amp; U725)</w:t>
            </w:r>
          </w:p>
          <w:p w14:paraId="24078AFE" w14:textId="77777777" w:rsidR="003E49B1" w:rsidRDefault="003E49B1" w:rsidP="003E49B1"/>
          <w:p w14:paraId="506BFB54" w14:textId="77777777" w:rsidR="003E49B1" w:rsidRDefault="003E49B1" w:rsidP="003E49B1">
            <w:r>
              <w:t>TlghtTestPrecnd_D2_Stat</w:t>
            </w:r>
          </w:p>
          <w:p w14:paraId="02B6754A" w14:textId="5995A32D" w:rsidR="003E49B1" w:rsidRDefault="003E49B1" w:rsidP="003E49B1">
            <w:r>
              <w:t>(MY21.50 P702 &amp; MY22.00 onwards)</w:t>
            </w:r>
          </w:p>
        </w:tc>
        <w:tc>
          <w:tcPr>
            <w:tcW w:w="3150" w:type="dxa"/>
            <w:vMerge w:val="restart"/>
            <w:vAlign w:val="center"/>
          </w:tcPr>
          <w:p w14:paraId="09712CC9" w14:textId="77777777" w:rsidR="003E49B1" w:rsidRDefault="003E49B1" w:rsidP="003E49B1">
            <w:r>
              <w:t>0x0 Null</w:t>
            </w:r>
          </w:p>
          <w:p w14:paraId="55CFD8C2" w14:textId="77777777" w:rsidR="003E49B1" w:rsidRDefault="003E49B1" w:rsidP="003E49B1">
            <w:r>
              <w:t>0x1 Ignition not ON</w:t>
            </w:r>
          </w:p>
          <w:p w14:paraId="21BB7E18" w14:textId="77777777" w:rsidR="003E49B1" w:rsidRDefault="003E49B1" w:rsidP="003E49B1">
            <w:r>
              <w:t>0x2 Taillights ON</w:t>
            </w:r>
          </w:p>
          <w:p w14:paraId="30E11C9C" w14:textId="77777777" w:rsidR="003E49B1" w:rsidRDefault="003E49B1" w:rsidP="003E49B1">
            <w:r>
              <w:t>0x3 Battery SOC &lt; 75% with battery not supported</w:t>
            </w:r>
          </w:p>
          <w:p w14:paraId="471367DC" w14:textId="77777777" w:rsidR="003E49B1" w:rsidRDefault="003E49B1" w:rsidP="003E49B1">
            <w:r>
              <w:t xml:space="preserve">0x4 </w:t>
            </w:r>
            <w:proofErr w:type="spellStart"/>
            <w:r>
              <w:t>PreconditionsPassed</w:t>
            </w:r>
            <w:proofErr w:type="spellEnd"/>
          </w:p>
          <w:p w14:paraId="4E843EEF" w14:textId="77777777" w:rsidR="003E49B1" w:rsidRDefault="003E49B1" w:rsidP="003E49B1">
            <w:r>
              <w:t xml:space="preserve">0x5 </w:t>
            </w:r>
            <w:proofErr w:type="spellStart"/>
            <w:r>
              <w:t>InteractionPresent</w:t>
            </w:r>
            <w:proofErr w:type="spellEnd"/>
          </w:p>
          <w:p w14:paraId="426F32C3" w14:textId="77777777" w:rsidR="003E49B1" w:rsidRDefault="003E49B1" w:rsidP="003E49B1">
            <w:r>
              <w:t>0x6 Not stationary</w:t>
            </w:r>
          </w:p>
          <w:p w14:paraId="3EFB37CF" w14:textId="77777777" w:rsidR="003E49B1" w:rsidRDefault="003E49B1" w:rsidP="003E49B1">
            <w:r>
              <w:t>0x7 Error</w:t>
            </w:r>
          </w:p>
          <w:p w14:paraId="4698D94A" w14:textId="77777777" w:rsidR="003E49B1" w:rsidRDefault="003E49B1" w:rsidP="003E49B1"/>
          <w:p w14:paraId="70D4C498" w14:textId="77777777" w:rsidR="003E49B1" w:rsidRDefault="003E49B1" w:rsidP="003E49B1"/>
          <w:p w14:paraId="2D86FDD2" w14:textId="77777777" w:rsidR="003E49B1" w:rsidRDefault="003E49B1" w:rsidP="003E49B1">
            <w:r>
              <w:t>0x0 Null</w:t>
            </w:r>
          </w:p>
          <w:p w14:paraId="2EC42BD8" w14:textId="77777777" w:rsidR="003E49B1" w:rsidRDefault="003E49B1" w:rsidP="003E49B1">
            <w:r>
              <w:t xml:space="preserve">0x1 </w:t>
            </w:r>
            <w:proofErr w:type="spellStart"/>
            <w:r>
              <w:t>IgnitionNotOn</w:t>
            </w:r>
            <w:proofErr w:type="spellEnd"/>
          </w:p>
          <w:p w14:paraId="36D2CD0B" w14:textId="77777777" w:rsidR="003E49B1" w:rsidRDefault="003E49B1" w:rsidP="003E49B1">
            <w:r>
              <w:t xml:space="preserve">0x2 </w:t>
            </w:r>
            <w:proofErr w:type="spellStart"/>
            <w:r>
              <w:t>TailLightsOn</w:t>
            </w:r>
            <w:proofErr w:type="spellEnd"/>
          </w:p>
          <w:p w14:paraId="5010F517" w14:textId="77777777" w:rsidR="003E49B1" w:rsidRDefault="003E49B1" w:rsidP="003E49B1">
            <w:r>
              <w:t>0x3 BattSocLessThan75Percent</w:t>
            </w:r>
          </w:p>
          <w:p w14:paraId="359741E2" w14:textId="77777777" w:rsidR="003E49B1" w:rsidRDefault="003E49B1" w:rsidP="003E49B1">
            <w:r>
              <w:t xml:space="preserve">0x4 </w:t>
            </w:r>
            <w:proofErr w:type="spellStart"/>
            <w:r>
              <w:t>PreconditionsPassed</w:t>
            </w:r>
            <w:proofErr w:type="spellEnd"/>
          </w:p>
          <w:p w14:paraId="06C73C5E" w14:textId="77777777" w:rsidR="003E49B1" w:rsidRDefault="003E49B1" w:rsidP="003E49B1">
            <w:r>
              <w:t xml:space="preserve">0x5 </w:t>
            </w:r>
            <w:proofErr w:type="spellStart"/>
            <w:r>
              <w:t>InteractionPresent</w:t>
            </w:r>
            <w:proofErr w:type="spellEnd"/>
          </w:p>
          <w:p w14:paraId="24639DA5" w14:textId="77777777" w:rsidR="003E49B1" w:rsidRDefault="003E49B1" w:rsidP="003E49B1">
            <w:r>
              <w:t xml:space="preserve">0x6 </w:t>
            </w:r>
            <w:proofErr w:type="spellStart"/>
            <w:r>
              <w:t>NotStationary</w:t>
            </w:r>
            <w:proofErr w:type="spellEnd"/>
          </w:p>
          <w:p w14:paraId="2CBE424B" w14:textId="1CA37EF6" w:rsidR="003E49B1" w:rsidRDefault="003E49B1" w:rsidP="003E49B1">
            <w:r>
              <w:t xml:space="preserve">0x7 </w:t>
            </w:r>
            <w:proofErr w:type="spellStart"/>
            <w:r>
              <w:t>TrailerNotConnected</w:t>
            </w:r>
            <w:proofErr w:type="spellEnd"/>
          </w:p>
        </w:tc>
      </w:tr>
      <w:tr w:rsidR="003E49B1" w:rsidRPr="00717330" w14:paraId="648297D2" w14:textId="77777777" w:rsidTr="000A65BC">
        <w:trPr>
          <w:trHeight w:val="252"/>
        </w:trPr>
        <w:tc>
          <w:tcPr>
            <w:tcW w:w="1165" w:type="dxa"/>
            <w:vMerge/>
            <w:vAlign w:val="center"/>
          </w:tcPr>
          <w:p w14:paraId="5B3CAE57" w14:textId="77777777" w:rsidR="003E49B1" w:rsidRDefault="003E49B1" w:rsidP="003E49B1">
            <w:pPr>
              <w:rPr>
                <w:rFonts w:cs="Arial"/>
              </w:rPr>
            </w:pPr>
          </w:p>
        </w:tc>
        <w:tc>
          <w:tcPr>
            <w:tcW w:w="2250" w:type="dxa"/>
            <w:vAlign w:val="center"/>
          </w:tcPr>
          <w:p w14:paraId="41F92429" w14:textId="77777777" w:rsidR="003E49B1" w:rsidRDefault="003E49B1" w:rsidP="003E49B1">
            <w:pPr>
              <w:overflowPunct/>
              <w:autoSpaceDE/>
              <w:autoSpaceDN/>
              <w:adjustRightInd/>
              <w:textAlignment w:val="auto"/>
              <w:rPr>
                <w:rFonts w:cs="Arial"/>
              </w:rPr>
            </w:pPr>
            <w:r>
              <w:rPr>
                <w:rFonts w:cs="Arial"/>
              </w:rPr>
              <w:t>p3 (FN02 Detect Taillight Status) To p1 (External Trailer Lights)</w:t>
            </w:r>
          </w:p>
        </w:tc>
        <w:tc>
          <w:tcPr>
            <w:tcW w:w="3780" w:type="dxa"/>
            <w:vMerge/>
            <w:vAlign w:val="center"/>
          </w:tcPr>
          <w:p w14:paraId="0DED0998" w14:textId="77777777" w:rsidR="003E49B1" w:rsidRDefault="003E49B1" w:rsidP="003E49B1"/>
        </w:tc>
        <w:tc>
          <w:tcPr>
            <w:tcW w:w="3150" w:type="dxa"/>
            <w:vMerge/>
            <w:vAlign w:val="center"/>
          </w:tcPr>
          <w:p w14:paraId="5995D7BF" w14:textId="77777777" w:rsidR="003E49B1" w:rsidRDefault="003E49B1" w:rsidP="003E49B1"/>
        </w:tc>
      </w:tr>
      <w:tr w:rsidR="003E49B1" w:rsidRPr="00717330" w14:paraId="5D6B8E65" w14:textId="77777777" w:rsidTr="000A65BC">
        <w:trPr>
          <w:trHeight w:val="252"/>
        </w:trPr>
        <w:tc>
          <w:tcPr>
            <w:tcW w:w="1165" w:type="dxa"/>
            <w:vMerge/>
            <w:vAlign w:val="center"/>
          </w:tcPr>
          <w:p w14:paraId="0107408A" w14:textId="77777777" w:rsidR="003E49B1" w:rsidRDefault="003E49B1" w:rsidP="003E49B1">
            <w:pPr>
              <w:rPr>
                <w:rFonts w:cs="Arial"/>
              </w:rPr>
            </w:pPr>
          </w:p>
        </w:tc>
        <w:tc>
          <w:tcPr>
            <w:tcW w:w="2250" w:type="dxa"/>
            <w:vAlign w:val="center"/>
          </w:tcPr>
          <w:p w14:paraId="0E439B2B" w14:textId="77777777" w:rsidR="003E49B1" w:rsidRDefault="003E49B1" w:rsidP="003E49B1">
            <w:pPr>
              <w:overflowPunct/>
              <w:autoSpaceDE/>
              <w:autoSpaceDN/>
              <w:adjustRightInd/>
              <w:textAlignment w:val="auto"/>
              <w:rPr>
                <w:rFonts w:cs="Arial"/>
              </w:rPr>
            </w:pPr>
            <w:r>
              <w:rPr>
                <w:rFonts w:cs="Arial"/>
              </w:rPr>
              <w:t>p3 (FN03 Detect Battery State of Charge) To p2 (Battery Logical)</w:t>
            </w:r>
          </w:p>
        </w:tc>
        <w:tc>
          <w:tcPr>
            <w:tcW w:w="3780" w:type="dxa"/>
            <w:vMerge/>
            <w:vAlign w:val="center"/>
          </w:tcPr>
          <w:p w14:paraId="52A47A77" w14:textId="77777777" w:rsidR="003E49B1" w:rsidRDefault="003E49B1" w:rsidP="003E49B1"/>
        </w:tc>
        <w:tc>
          <w:tcPr>
            <w:tcW w:w="3150" w:type="dxa"/>
            <w:vMerge/>
            <w:vAlign w:val="center"/>
          </w:tcPr>
          <w:p w14:paraId="0AFB1544" w14:textId="77777777" w:rsidR="003E49B1" w:rsidRDefault="003E49B1" w:rsidP="003E49B1"/>
        </w:tc>
      </w:tr>
      <w:tr w:rsidR="003E49B1" w:rsidRPr="00717330" w14:paraId="4F8CA661" w14:textId="77777777" w:rsidTr="000A65BC">
        <w:trPr>
          <w:trHeight w:val="252"/>
        </w:trPr>
        <w:tc>
          <w:tcPr>
            <w:tcW w:w="1165" w:type="dxa"/>
            <w:vMerge/>
            <w:vAlign w:val="center"/>
          </w:tcPr>
          <w:p w14:paraId="0242977B" w14:textId="77777777" w:rsidR="003E49B1" w:rsidRDefault="003E49B1" w:rsidP="003E49B1">
            <w:pPr>
              <w:rPr>
                <w:rFonts w:cs="Arial"/>
              </w:rPr>
            </w:pPr>
          </w:p>
        </w:tc>
        <w:tc>
          <w:tcPr>
            <w:tcW w:w="2250" w:type="dxa"/>
            <w:vAlign w:val="center"/>
          </w:tcPr>
          <w:p w14:paraId="4FB9F48B" w14:textId="77777777" w:rsidR="003E49B1" w:rsidRDefault="003E49B1" w:rsidP="003E49B1">
            <w:pPr>
              <w:overflowPunct/>
              <w:autoSpaceDE/>
              <w:autoSpaceDN/>
              <w:adjustRightInd/>
              <w:textAlignment w:val="auto"/>
              <w:rPr>
                <w:rFonts w:cs="Arial"/>
              </w:rPr>
            </w:pPr>
            <w:r>
              <w:rPr>
                <w:rFonts w:cs="Arial"/>
              </w:rPr>
              <w:t>p3 (FN04 Detect Vehicle Stationary Status) To p2 (Vehicle Speed Logical)</w:t>
            </w:r>
          </w:p>
        </w:tc>
        <w:tc>
          <w:tcPr>
            <w:tcW w:w="3780" w:type="dxa"/>
            <w:vMerge/>
            <w:vAlign w:val="center"/>
          </w:tcPr>
          <w:p w14:paraId="2BE74E71" w14:textId="77777777" w:rsidR="003E49B1" w:rsidRDefault="003E49B1" w:rsidP="003E49B1"/>
        </w:tc>
        <w:tc>
          <w:tcPr>
            <w:tcW w:w="3150" w:type="dxa"/>
            <w:vMerge/>
            <w:vAlign w:val="center"/>
          </w:tcPr>
          <w:p w14:paraId="63B91CA4" w14:textId="77777777" w:rsidR="003E49B1" w:rsidRDefault="003E49B1" w:rsidP="003E49B1"/>
        </w:tc>
      </w:tr>
      <w:tr w:rsidR="003E49B1" w:rsidRPr="00717330" w14:paraId="2205C7E1" w14:textId="77777777" w:rsidTr="000A65BC">
        <w:trPr>
          <w:trHeight w:val="252"/>
        </w:trPr>
        <w:tc>
          <w:tcPr>
            <w:tcW w:w="1165" w:type="dxa"/>
            <w:vMerge/>
            <w:vAlign w:val="center"/>
          </w:tcPr>
          <w:p w14:paraId="61D7B92B" w14:textId="77777777" w:rsidR="003E49B1" w:rsidRDefault="003E49B1" w:rsidP="003E49B1">
            <w:pPr>
              <w:rPr>
                <w:rFonts w:cs="Arial"/>
              </w:rPr>
            </w:pPr>
          </w:p>
        </w:tc>
        <w:tc>
          <w:tcPr>
            <w:tcW w:w="2250" w:type="dxa"/>
            <w:vAlign w:val="center"/>
          </w:tcPr>
          <w:p w14:paraId="2BE78FF9" w14:textId="77777777" w:rsidR="003E49B1" w:rsidRDefault="003E49B1" w:rsidP="003E49B1">
            <w:pPr>
              <w:overflowPunct/>
              <w:autoSpaceDE/>
              <w:autoSpaceDN/>
              <w:adjustRightInd/>
              <w:textAlignment w:val="auto"/>
              <w:rPr>
                <w:rFonts w:cs="Arial"/>
              </w:rPr>
            </w:pPr>
            <w:r>
              <w:rPr>
                <w:rFonts w:cs="Arial"/>
              </w:rPr>
              <w:t>p3 (FN05 Detect Tow Connection Status) To p2 (Tow Connector detector)</w:t>
            </w:r>
          </w:p>
        </w:tc>
        <w:tc>
          <w:tcPr>
            <w:tcW w:w="3780" w:type="dxa"/>
            <w:vMerge/>
            <w:vAlign w:val="center"/>
          </w:tcPr>
          <w:p w14:paraId="6D8B05C4" w14:textId="77777777" w:rsidR="003E49B1" w:rsidRDefault="003E49B1" w:rsidP="003E49B1"/>
        </w:tc>
        <w:tc>
          <w:tcPr>
            <w:tcW w:w="3150" w:type="dxa"/>
            <w:vMerge/>
            <w:vAlign w:val="center"/>
          </w:tcPr>
          <w:p w14:paraId="096926E5" w14:textId="77777777" w:rsidR="003E49B1" w:rsidRDefault="003E49B1" w:rsidP="003E49B1"/>
        </w:tc>
      </w:tr>
      <w:tr w:rsidR="003E49B1" w:rsidRPr="00717330" w14:paraId="0529EECA" w14:textId="77777777" w:rsidTr="000A65BC">
        <w:trPr>
          <w:trHeight w:val="252"/>
        </w:trPr>
        <w:tc>
          <w:tcPr>
            <w:tcW w:w="1165" w:type="dxa"/>
            <w:vMerge/>
            <w:vAlign w:val="center"/>
          </w:tcPr>
          <w:p w14:paraId="52D1CE6A" w14:textId="77777777" w:rsidR="003E49B1" w:rsidRDefault="003E49B1" w:rsidP="003E49B1">
            <w:pPr>
              <w:rPr>
                <w:rFonts w:cs="Arial"/>
              </w:rPr>
            </w:pPr>
          </w:p>
        </w:tc>
        <w:tc>
          <w:tcPr>
            <w:tcW w:w="2250" w:type="dxa"/>
            <w:vAlign w:val="center"/>
          </w:tcPr>
          <w:p w14:paraId="55E8A3E1" w14:textId="77777777" w:rsidR="003E49B1" w:rsidRDefault="003E49B1" w:rsidP="003E49B1">
            <w:pPr>
              <w:overflowPunct/>
              <w:autoSpaceDE/>
              <w:autoSpaceDN/>
              <w:adjustRightInd/>
              <w:textAlignment w:val="auto"/>
              <w:rPr>
                <w:rFonts w:cs="Arial"/>
              </w:rPr>
            </w:pPr>
            <w:r>
              <w:rPr>
                <w:rFonts w:cs="Arial"/>
              </w:rPr>
              <w:t>p4 (FN04 Detect Vehicle Stationary Status) To p2 (Engine Logical)</w:t>
            </w:r>
          </w:p>
        </w:tc>
        <w:tc>
          <w:tcPr>
            <w:tcW w:w="3780" w:type="dxa"/>
            <w:vMerge/>
            <w:vAlign w:val="center"/>
          </w:tcPr>
          <w:p w14:paraId="58E3D3BE" w14:textId="77777777" w:rsidR="003E49B1" w:rsidRDefault="003E49B1" w:rsidP="003E49B1"/>
        </w:tc>
        <w:tc>
          <w:tcPr>
            <w:tcW w:w="3150" w:type="dxa"/>
            <w:vMerge/>
            <w:vAlign w:val="center"/>
          </w:tcPr>
          <w:p w14:paraId="373EF42B" w14:textId="77777777" w:rsidR="003E49B1" w:rsidRDefault="003E49B1" w:rsidP="003E49B1"/>
        </w:tc>
      </w:tr>
      <w:tr w:rsidR="00E36DB6" w:rsidRPr="00717330" w14:paraId="1DA7D309" w14:textId="77777777" w:rsidTr="00E36DB6">
        <w:trPr>
          <w:trHeight w:val="1088"/>
        </w:trPr>
        <w:tc>
          <w:tcPr>
            <w:tcW w:w="1165" w:type="dxa"/>
            <w:vAlign w:val="center"/>
          </w:tcPr>
          <w:p w14:paraId="34BA74B4" w14:textId="77777777" w:rsidR="00E36DB6" w:rsidRDefault="00E36DB6" w:rsidP="003E49B1">
            <w:pPr>
              <w:rPr>
                <w:rFonts w:cs="Arial"/>
              </w:rPr>
            </w:pPr>
            <w:proofErr w:type="spellStart"/>
            <w:r>
              <w:rPr>
                <w:rFonts w:cs="Arial"/>
              </w:rPr>
              <w:t>Request_TLC_Off</w:t>
            </w:r>
            <w:proofErr w:type="spellEnd"/>
          </w:p>
        </w:tc>
        <w:tc>
          <w:tcPr>
            <w:tcW w:w="2250" w:type="dxa"/>
            <w:vAlign w:val="center"/>
          </w:tcPr>
          <w:p w14:paraId="701BF581" w14:textId="77777777" w:rsidR="00E36DB6" w:rsidRDefault="00E36DB6" w:rsidP="003E49B1">
            <w:pPr>
              <w:overflowPunct/>
              <w:autoSpaceDE/>
              <w:autoSpaceDN/>
              <w:adjustRightInd/>
              <w:textAlignment w:val="auto"/>
              <w:rPr>
                <w:rFonts w:cs="Arial"/>
              </w:rPr>
            </w:pPr>
            <w:r>
              <w:rPr>
                <w:rFonts w:cs="Arial"/>
              </w:rPr>
              <w:t>p3 (HMI Logical) To p1 (Trailer Light Check Logical)</w:t>
            </w:r>
          </w:p>
        </w:tc>
        <w:tc>
          <w:tcPr>
            <w:tcW w:w="3780" w:type="dxa"/>
            <w:vMerge w:val="restart"/>
            <w:vAlign w:val="center"/>
          </w:tcPr>
          <w:p w14:paraId="23BE0744" w14:textId="77777777" w:rsidR="00E36DB6" w:rsidRDefault="00E36DB6" w:rsidP="00E36DB6">
            <w:proofErr w:type="spellStart"/>
            <w:r w:rsidRPr="00B825CC">
              <w:t>TlghtTest_D_Stat</w:t>
            </w:r>
            <w:proofErr w:type="spellEnd"/>
          </w:p>
          <w:p w14:paraId="4C2986B5" w14:textId="77777777" w:rsidR="00E36DB6" w:rsidRDefault="00E36DB6" w:rsidP="00E36DB6"/>
          <w:p w14:paraId="7021A0C6" w14:textId="77777777" w:rsidR="00E36DB6" w:rsidRDefault="00E36DB6" w:rsidP="00E36DB6">
            <w:proofErr w:type="spellStart"/>
            <w:r>
              <w:t>TlghtTestLght_D_Stat</w:t>
            </w:r>
            <w:proofErr w:type="spellEnd"/>
          </w:p>
          <w:p w14:paraId="7BA64714" w14:textId="5521AFA9" w:rsidR="00E36DB6" w:rsidRDefault="00E36DB6" w:rsidP="00E36DB6">
            <w:r>
              <w:t>(MY21.00 P702 &amp; U725)</w:t>
            </w:r>
          </w:p>
        </w:tc>
        <w:tc>
          <w:tcPr>
            <w:tcW w:w="3150" w:type="dxa"/>
            <w:vMerge w:val="restart"/>
            <w:vAlign w:val="center"/>
          </w:tcPr>
          <w:p w14:paraId="59CD3D74" w14:textId="77777777" w:rsidR="00E36DB6" w:rsidRDefault="00E36DB6" w:rsidP="00E36DB6">
            <w:r>
              <w:t>0x0 Null (Defaulted)</w:t>
            </w:r>
          </w:p>
          <w:p w14:paraId="31BB6AD3" w14:textId="77777777" w:rsidR="00E36DB6" w:rsidRDefault="00E36DB6" w:rsidP="00E36DB6">
            <w:r>
              <w:t>0x1 Test completed</w:t>
            </w:r>
          </w:p>
          <w:p w14:paraId="7DFDF8C4" w14:textId="77777777" w:rsidR="00E36DB6" w:rsidRDefault="00E36DB6" w:rsidP="00E36DB6">
            <w:r>
              <w:t>0x2 Test ended</w:t>
            </w:r>
          </w:p>
          <w:p w14:paraId="133D686C" w14:textId="77777777" w:rsidR="00E36DB6" w:rsidRDefault="00E36DB6" w:rsidP="00E36DB6">
            <w:r>
              <w:t>0x3 Test in progress</w:t>
            </w:r>
          </w:p>
          <w:p w14:paraId="35DBBC65" w14:textId="77777777" w:rsidR="00E36DB6" w:rsidRDefault="00E36DB6" w:rsidP="00E36DB6"/>
          <w:p w14:paraId="49D73B45" w14:textId="77777777" w:rsidR="00E36DB6" w:rsidRDefault="00E36DB6" w:rsidP="00E36DB6"/>
          <w:p w14:paraId="610991F8" w14:textId="77777777" w:rsidR="00E36DB6" w:rsidRDefault="00E36DB6" w:rsidP="00E36DB6"/>
          <w:p w14:paraId="4731B102" w14:textId="77777777" w:rsidR="00E36DB6" w:rsidRDefault="00E36DB6" w:rsidP="00E36DB6">
            <w:r>
              <w:t>0x0 Null (Defaulted)</w:t>
            </w:r>
          </w:p>
          <w:p w14:paraId="5860725E" w14:textId="77777777" w:rsidR="00E36DB6" w:rsidRDefault="00E36DB6" w:rsidP="00E36DB6">
            <w:r>
              <w:t>0x1 Parking/position lights illuminated</w:t>
            </w:r>
          </w:p>
          <w:p w14:paraId="0710556C" w14:textId="77777777" w:rsidR="00E36DB6" w:rsidRDefault="00E36DB6" w:rsidP="00E36DB6">
            <w:r>
              <w:t>0x2 Testing right turn signal</w:t>
            </w:r>
          </w:p>
          <w:p w14:paraId="18A9B879" w14:textId="77777777" w:rsidR="00E36DB6" w:rsidRDefault="00E36DB6" w:rsidP="00E36DB6">
            <w:r>
              <w:t>0x3 Testing left turn signal</w:t>
            </w:r>
          </w:p>
          <w:p w14:paraId="4216C230" w14:textId="77777777" w:rsidR="00E36DB6" w:rsidRDefault="00E36DB6" w:rsidP="00E36DB6">
            <w:r>
              <w:t>0x4 Testing brake lights</w:t>
            </w:r>
          </w:p>
          <w:p w14:paraId="7E24892B" w14:textId="77777777" w:rsidR="00E36DB6" w:rsidRDefault="00E36DB6" w:rsidP="00E36DB6">
            <w:r>
              <w:t>0x5 Testing reverse lights</w:t>
            </w:r>
          </w:p>
          <w:p w14:paraId="5AAF3FBD" w14:textId="77777777" w:rsidR="00E36DB6" w:rsidRDefault="00E36DB6" w:rsidP="00E36DB6">
            <w:r>
              <w:t>0x6 All off</w:t>
            </w:r>
          </w:p>
          <w:p w14:paraId="3501B5CA" w14:textId="102D1F16" w:rsidR="00E36DB6" w:rsidRDefault="00E36DB6" w:rsidP="00E36DB6">
            <w:r>
              <w:t>0x7 Error</w:t>
            </w:r>
          </w:p>
        </w:tc>
      </w:tr>
      <w:tr w:rsidR="00E36DB6" w:rsidRPr="00717330" w14:paraId="33E0663E" w14:textId="77777777" w:rsidTr="00E36DB6">
        <w:trPr>
          <w:trHeight w:val="1277"/>
        </w:trPr>
        <w:tc>
          <w:tcPr>
            <w:tcW w:w="1165" w:type="dxa"/>
            <w:vMerge w:val="restart"/>
            <w:vAlign w:val="center"/>
          </w:tcPr>
          <w:p w14:paraId="4A57D324" w14:textId="77777777" w:rsidR="00E36DB6" w:rsidRDefault="00E36DB6" w:rsidP="003E49B1">
            <w:pPr>
              <w:rPr>
                <w:rFonts w:cs="Arial"/>
              </w:rPr>
            </w:pPr>
            <w:proofErr w:type="spellStart"/>
            <w:r>
              <w:rPr>
                <w:rFonts w:cs="Arial"/>
              </w:rPr>
              <w:t>Request_TLC_On</w:t>
            </w:r>
            <w:proofErr w:type="spellEnd"/>
          </w:p>
        </w:tc>
        <w:tc>
          <w:tcPr>
            <w:tcW w:w="2250" w:type="dxa"/>
            <w:vAlign w:val="center"/>
          </w:tcPr>
          <w:p w14:paraId="264BE1DF" w14:textId="77777777" w:rsidR="00E36DB6" w:rsidRDefault="00E36DB6" w:rsidP="003E49B1">
            <w:pPr>
              <w:overflowPunct/>
              <w:autoSpaceDE/>
              <w:autoSpaceDN/>
              <w:adjustRightInd/>
              <w:textAlignment w:val="auto"/>
              <w:rPr>
                <w:rFonts w:cs="Arial"/>
              </w:rPr>
            </w:pPr>
            <w:r>
              <w:rPr>
                <w:rFonts w:cs="Arial"/>
              </w:rPr>
              <w:t>p3 (</w:t>
            </w:r>
            <w:proofErr w:type="spellStart"/>
            <w:r>
              <w:rPr>
                <w:rFonts w:cs="Arial"/>
              </w:rPr>
              <w:t>FordPass</w:t>
            </w:r>
            <w:proofErr w:type="spellEnd"/>
            <w:r>
              <w:rPr>
                <w:rFonts w:cs="Arial"/>
              </w:rPr>
              <w:t xml:space="preserve"> Logical) To p2 (Trailer Light Check Logical)</w:t>
            </w:r>
          </w:p>
        </w:tc>
        <w:tc>
          <w:tcPr>
            <w:tcW w:w="3780" w:type="dxa"/>
            <w:vMerge/>
            <w:vAlign w:val="center"/>
          </w:tcPr>
          <w:p w14:paraId="48250107" w14:textId="77777777" w:rsidR="00E36DB6" w:rsidRDefault="00E36DB6" w:rsidP="003E49B1"/>
        </w:tc>
        <w:tc>
          <w:tcPr>
            <w:tcW w:w="3150" w:type="dxa"/>
            <w:vMerge/>
            <w:vAlign w:val="center"/>
          </w:tcPr>
          <w:p w14:paraId="4EA53B4A" w14:textId="77777777" w:rsidR="00E36DB6" w:rsidRDefault="00E36DB6" w:rsidP="003E49B1"/>
        </w:tc>
      </w:tr>
      <w:tr w:rsidR="00E36DB6" w:rsidRPr="00717330" w14:paraId="4DDF2C22" w14:textId="77777777" w:rsidTr="000A65BC">
        <w:trPr>
          <w:trHeight w:val="252"/>
        </w:trPr>
        <w:tc>
          <w:tcPr>
            <w:tcW w:w="1165" w:type="dxa"/>
            <w:vMerge/>
            <w:vAlign w:val="center"/>
          </w:tcPr>
          <w:p w14:paraId="42BF22A1" w14:textId="77777777" w:rsidR="00E36DB6" w:rsidRDefault="00E36DB6" w:rsidP="003E49B1">
            <w:pPr>
              <w:rPr>
                <w:rFonts w:cs="Arial"/>
              </w:rPr>
            </w:pPr>
          </w:p>
        </w:tc>
        <w:tc>
          <w:tcPr>
            <w:tcW w:w="2250" w:type="dxa"/>
            <w:vAlign w:val="center"/>
          </w:tcPr>
          <w:p w14:paraId="39A0469E" w14:textId="77777777" w:rsidR="00E36DB6" w:rsidRDefault="00E36DB6" w:rsidP="003E49B1">
            <w:pPr>
              <w:overflowPunct/>
              <w:autoSpaceDE/>
              <w:autoSpaceDN/>
              <w:adjustRightInd/>
              <w:textAlignment w:val="auto"/>
              <w:rPr>
                <w:rFonts w:cs="Arial"/>
              </w:rPr>
            </w:pPr>
            <w:r>
              <w:rPr>
                <w:rFonts w:cs="Arial"/>
              </w:rPr>
              <w:t>p3 (HMI Logical) To p1 (Trailer Light Check Logical)</w:t>
            </w:r>
          </w:p>
        </w:tc>
        <w:tc>
          <w:tcPr>
            <w:tcW w:w="3780" w:type="dxa"/>
            <w:vMerge/>
            <w:vAlign w:val="center"/>
          </w:tcPr>
          <w:p w14:paraId="54C1E3DA" w14:textId="77777777" w:rsidR="00E36DB6" w:rsidRDefault="00E36DB6" w:rsidP="003E49B1"/>
        </w:tc>
        <w:tc>
          <w:tcPr>
            <w:tcW w:w="3150" w:type="dxa"/>
            <w:vMerge/>
            <w:vAlign w:val="center"/>
          </w:tcPr>
          <w:p w14:paraId="2D4F14D6" w14:textId="77777777" w:rsidR="00E36DB6" w:rsidRDefault="00E36DB6" w:rsidP="003E49B1"/>
        </w:tc>
      </w:tr>
      <w:tr w:rsidR="00E817E7" w:rsidRPr="00717330" w14:paraId="05D26841" w14:textId="77777777" w:rsidTr="000A65BC">
        <w:trPr>
          <w:trHeight w:val="252"/>
        </w:trPr>
        <w:tc>
          <w:tcPr>
            <w:tcW w:w="1165" w:type="dxa"/>
            <w:vAlign w:val="center"/>
          </w:tcPr>
          <w:p w14:paraId="05ACFEC1" w14:textId="77777777" w:rsidR="00E817E7" w:rsidRDefault="00E817E7" w:rsidP="00E817E7">
            <w:pPr>
              <w:rPr>
                <w:rFonts w:cs="Arial"/>
              </w:rPr>
            </w:pPr>
            <w:r>
              <w:rPr>
                <w:rFonts w:cs="Arial"/>
              </w:rPr>
              <w:t>Stationary St</w:t>
            </w:r>
          </w:p>
        </w:tc>
        <w:tc>
          <w:tcPr>
            <w:tcW w:w="2250" w:type="dxa"/>
            <w:vAlign w:val="center"/>
          </w:tcPr>
          <w:p w14:paraId="58B5E2E4" w14:textId="77777777" w:rsidR="00E817E7" w:rsidRDefault="00E817E7" w:rsidP="00E817E7">
            <w:pPr>
              <w:overflowPunct/>
              <w:autoSpaceDE/>
              <w:autoSpaceDN/>
              <w:adjustRightInd/>
              <w:textAlignment w:val="auto"/>
              <w:rPr>
                <w:rFonts w:cs="Arial"/>
              </w:rPr>
            </w:pPr>
            <w:r>
              <w:rPr>
                <w:rFonts w:cs="Arial"/>
              </w:rPr>
              <w:t xml:space="preserve">p5 (FN04 Detect Vehicle Stationary Status) To p5 (FN06 </w:t>
            </w:r>
            <w:proofErr w:type="gramStart"/>
            <w:r>
              <w:rPr>
                <w:rFonts w:cs="Arial"/>
              </w:rPr>
              <w:t>Asses</w:t>
            </w:r>
            <w:proofErr w:type="gramEnd"/>
            <w:r>
              <w:rPr>
                <w:rFonts w:cs="Arial"/>
              </w:rPr>
              <w:t xml:space="preserve"> Pre-conditions for trailer Light Check)</w:t>
            </w:r>
          </w:p>
        </w:tc>
        <w:tc>
          <w:tcPr>
            <w:tcW w:w="3780" w:type="dxa"/>
            <w:vAlign w:val="center"/>
          </w:tcPr>
          <w:p w14:paraId="5C0BAC0E" w14:textId="77777777" w:rsidR="00E817E7" w:rsidRDefault="00E817E7" w:rsidP="00E817E7">
            <w:proofErr w:type="spellStart"/>
            <w:r>
              <w:t>TlghtTestPrecnd_D_Stat</w:t>
            </w:r>
            <w:proofErr w:type="spellEnd"/>
          </w:p>
          <w:p w14:paraId="46D48BFF" w14:textId="77777777" w:rsidR="00E817E7" w:rsidRDefault="00E817E7" w:rsidP="00E817E7">
            <w:r>
              <w:t>(MY21.00 P702 &amp; U725)</w:t>
            </w:r>
          </w:p>
          <w:p w14:paraId="630B9997" w14:textId="77777777" w:rsidR="00E817E7" w:rsidRDefault="00E817E7" w:rsidP="00E817E7"/>
          <w:p w14:paraId="4F101B88" w14:textId="77777777" w:rsidR="00E817E7" w:rsidRDefault="00E817E7" w:rsidP="00E817E7">
            <w:r>
              <w:t>TlghtTestPrecnd_D2_Stat</w:t>
            </w:r>
          </w:p>
          <w:p w14:paraId="54CE282F" w14:textId="37FD1CE7" w:rsidR="00E817E7" w:rsidRDefault="00E817E7" w:rsidP="00E817E7">
            <w:r>
              <w:t>(MY21.50 P702 &amp; MY22.00 onwards)</w:t>
            </w:r>
          </w:p>
        </w:tc>
        <w:tc>
          <w:tcPr>
            <w:tcW w:w="3150" w:type="dxa"/>
            <w:vAlign w:val="center"/>
          </w:tcPr>
          <w:p w14:paraId="55B4D07D" w14:textId="77777777" w:rsidR="00E817E7" w:rsidRDefault="00E817E7" w:rsidP="00E817E7">
            <w:r>
              <w:t>0x0 Null</w:t>
            </w:r>
          </w:p>
          <w:p w14:paraId="14AF2FE4" w14:textId="77777777" w:rsidR="00E817E7" w:rsidRDefault="00E817E7" w:rsidP="00E817E7">
            <w:r>
              <w:t>0x1 Ignition not ON</w:t>
            </w:r>
          </w:p>
          <w:p w14:paraId="1FCD078F" w14:textId="77777777" w:rsidR="00E817E7" w:rsidRDefault="00E817E7" w:rsidP="00E817E7">
            <w:r>
              <w:t>0x2 Taillights ON</w:t>
            </w:r>
          </w:p>
          <w:p w14:paraId="17A7C89A" w14:textId="77777777" w:rsidR="00E817E7" w:rsidRDefault="00E817E7" w:rsidP="00E817E7">
            <w:r>
              <w:t>0x3 Battery SOC &lt; 75% with battery not supported</w:t>
            </w:r>
          </w:p>
          <w:p w14:paraId="1AC772A5" w14:textId="77777777" w:rsidR="00E817E7" w:rsidRDefault="00E817E7" w:rsidP="00E817E7">
            <w:r>
              <w:t xml:space="preserve">0x4 </w:t>
            </w:r>
            <w:proofErr w:type="spellStart"/>
            <w:r>
              <w:t>PreconditionsPassed</w:t>
            </w:r>
            <w:proofErr w:type="spellEnd"/>
          </w:p>
          <w:p w14:paraId="7085EE58" w14:textId="77777777" w:rsidR="00E817E7" w:rsidRDefault="00E817E7" w:rsidP="00E817E7">
            <w:r>
              <w:t xml:space="preserve">0x5 </w:t>
            </w:r>
            <w:proofErr w:type="spellStart"/>
            <w:r>
              <w:t>InteractionPresent</w:t>
            </w:r>
            <w:proofErr w:type="spellEnd"/>
          </w:p>
          <w:p w14:paraId="5D158DF8" w14:textId="77777777" w:rsidR="00E817E7" w:rsidRDefault="00E817E7" w:rsidP="00E817E7">
            <w:r>
              <w:t>0x6 Not stationary</w:t>
            </w:r>
          </w:p>
          <w:p w14:paraId="1EF4416E" w14:textId="77777777" w:rsidR="00E817E7" w:rsidRDefault="00E817E7" w:rsidP="00E817E7">
            <w:r>
              <w:t>0x7 Error</w:t>
            </w:r>
          </w:p>
          <w:p w14:paraId="1B7EE6BD" w14:textId="77777777" w:rsidR="00E817E7" w:rsidRDefault="00E817E7" w:rsidP="00E817E7"/>
          <w:p w14:paraId="6E66A8F7" w14:textId="77777777" w:rsidR="00E817E7" w:rsidRDefault="00E817E7" w:rsidP="00E817E7"/>
          <w:p w14:paraId="736CF06E" w14:textId="77777777" w:rsidR="00E817E7" w:rsidRDefault="00E817E7" w:rsidP="00E817E7">
            <w:r>
              <w:t>0x0 Null</w:t>
            </w:r>
          </w:p>
          <w:p w14:paraId="3550B0F6" w14:textId="77777777" w:rsidR="00E817E7" w:rsidRDefault="00E817E7" w:rsidP="00E817E7">
            <w:r>
              <w:t xml:space="preserve">0x1 </w:t>
            </w:r>
            <w:proofErr w:type="spellStart"/>
            <w:r>
              <w:t>IgnitionNotOn</w:t>
            </w:r>
            <w:proofErr w:type="spellEnd"/>
          </w:p>
          <w:p w14:paraId="73A190BA" w14:textId="77777777" w:rsidR="00E817E7" w:rsidRDefault="00E817E7" w:rsidP="00E817E7">
            <w:r>
              <w:t xml:space="preserve">0x2 </w:t>
            </w:r>
            <w:proofErr w:type="spellStart"/>
            <w:r>
              <w:t>TailLightsOn</w:t>
            </w:r>
            <w:proofErr w:type="spellEnd"/>
          </w:p>
          <w:p w14:paraId="183A14BA" w14:textId="77777777" w:rsidR="00E817E7" w:rsidRDefault="00E817E7" w:rsidP="00E817E7">
            <w:r>
              <w:t>0x3 BattSocLessThan75Percent</w:t>
            </w:r>
          </w:p>
          <w:p w14:paraId="0739DF71" w14:textId="77777777" w:rsidR="00E817E7" w:rsidRDefault="00E817E7" w:rsidP="00E817E7">
            <w:r>
              <w:lastRenderedPageBreak/>
              <w:t xml:space="preserve">0x4 </w:t>
            </w:r>
            <w:proofErr w:type="spellStart"/>
            <w:r>
              <w:t>PreconditionsPassed</w:t>
            </w:r>
            <w:proofErr w:type="spellEnd"/>
          </w:p>
          <w:p w14:paraId="523DAA8C" w14:textId="77777777" w:rsidR="00E817E7" w:rsidRDefault="00E817E7" w:rsidP="00E817E7">
            <w:r>
              <w:t xml:space="preserve">0x5 </w:t>
            </w:r>
            <w:proofErr w:type="spellStart"/>
            <w:r>
              <w:t>InteractionPresent</w:t>
            </w:r>
            <w:proofErr w:type="spellEnd"/>
          </w:p>
          <w:p w14:paraId="22C4950D" w14:textId="77777777" w:rsidR="00E817E7" w:rsidRDefault="00E817E7" w:rsidP="00E817E7">
            <w:r>
              <w:t xml:space="preserve">0x6 </w:t>
            </w:r>
            <w:proofErr w:type="spellStart"/>
            <w:r>
              <w:t>NotStationary</w:t>
            </w:r>
            <w:proofErr w:type="spellEnd"/>
          </w:p>
          <w:p w14:paraId="03E8675F" w14:textId="6A96E58B" w:rsidR="00E817E7" w:rsidRDefault="00E817E7" w:rsidP="00E817E7">
            <w:r>
              <w:t xml:space="preserve">0x7 </w:t>
            </w:r>
            <w:proofErr w:type="spellStart"/>
            <w:r>
              <w:t>TrailerNotConnected</w:t>
            </w:r>
            <w:proofErr w:type="spellEnd"/>
          </w:p>
        </w:tc>
      </w:tr>
      <w:tr w:rsidR="009A7904" w:rsidRPr="00717330" w14:paraId="3C231399" w14:textId="77777777" w:rsidTr="009A7904">
        <w:trPr>
          <w:trHeight w:val="1340"/>
        </w:trPr>
        <w:tc>
          <w:tcPr>
            <w:tcW w:w="1165" w:type="dxa"/>
            <w:vMerge w:val="restart"/>
            <w:vAlign w:val="center"/>
          </w:tcPr>
          <w:p w14:paraId="73F636B0" w14:textId="77777777" w:rsidR="009A7904" w:rsidRDefault="009A7904" w:rsidP="009A7904">
            <w:pPr>
              <w:rPr>
                <w:rFonts w:cs="Arial"/>
              </w:rPr>
            </w:pPr>
            <w:r>
              <w:rPr>
                <w:rFonts w:cs="Arial"/>
              </w:rPr>
              <w:lastRenderedPageBreak/>
              <w:t>Taillight Status</w:t>
            </w:r>
          </w:p>
        </w:tc>
        <w:tc>
          <w:tcPr>
            <w:tcW w:w="2250" w:type="dxa"/>
            <w:vAlign w:val="center"/>
          </w:tcPr>
          <w:p w14:paraId="479CFD2A" w14:textId="77777777" w:rsidR="009A7904" w:rsidRDefault="009A7904" w:rsidP="009A7904">
            <w:pPr>
              <w:overflowPunct/>
              <w:autoSpaceDE/>
              <w:autoSpaceDN/>
              <w:adjustRightInd/>
              <w:textAlignment w:val="auto"/>
              <w:rPr>
                <w:rFonts w:cs="Arial"/>
              </w:rPr>
            </w:pPr>
            <w:r>
              <w:rPr>
                <w:rFonts w:cs="Arial"/>
              </w:rPr>
              <w:t>p1 (External Trailer Lights) To p3 (FN02 Detect Taillight Status)</w:t>
            </w:r>
          </w:p>
        </w:tc>
        <w:tc>
          <w:tcPr>
            <w:tcW w:w="3780" w:type="dxa"/>
            <w:vMerge w:val="restart"/>
            <w:vAlign w:val="center"/>
          </w:tcPr>
          <w:p w14:paraId="2472DF16" w14:textId="77777777" w:rsidR="009A7904" w:rsidRDefault="009A7904" w:rsidP="009A7904">
            <w:proofErr w:type="spellStart"/>
            <w:r w:rsidRPr="00B825CC">
              <w:t>TlghtTest_D_Stat</w:t>
            </w:r>
            <w:proofErr w:type="spellEnd"/>
          </w:p>
          <w:p w14:paraId="65E50ADC" w14:textId="77777777" w:rsidR="009A7904" w:rsidRDefault="009A7904" w:rsidP="009A7904"/>
          <w:p w14:paraId="1EDE78C9" w14:textId="77777777" w:rsidR="009A7904" w:rsidRDefault="009A7904" w:rsidP="009A7904">
            <w:proofErr w:type="spellStart"/>
            <w:r>
              <w:t>TlghtTestLght_D_Stat</w:t>
            </w:r>
            <w:proofErr w:type="spellEnd"/>
          </w:p>
          <w:p w14:paraId="6CA91E94" w14:textId="57CC68D9" w:rsidR="009A7904" w:rsidRDefault="009A7904" w:rsidP="009A7904">
            <w:r>
              <w:t>(MY21.00 P702 &amp; U725)</w:t>
            </w:r>
          </w:p>
        </w:tc>
        <w:tc>
          <w:tcPr>
            <w:tcW w:w="3150" w:type="dxa"/>
            <w:vMerge w:val="restart"/>
            <w:vAlign w:val="center"/>
          </w:tcPr>
          <w:p w14:paraId="2FF65479" w14:textId="77777777" w:rsidR="009A7904" w:rsidRDefault="009A7904" w:rsidP="009A7904">
            <w:r>
              <w:t>0x0 Null (Defaulted)</w:t>
            </w:r>
          </w:p>
          <w:p w14:paraId="181378C1" w14:textId="77777777" w:rsidR="009A7904" w:rsidRDefault="009A7904" w:rsidP="009A7904">
            <w:r>
              <w:t>0x1 Test completed</w:t>
            </w:r>
          </w:p>
          <w:p w14:paraId="3E0C52F0" w14:textId="77777777" w:rsidR="009A7904" w:rsidRDefault="009A7904" w:rsidP="009A7904">
            <w:r>
              <w:t>0x2 Test ended</w:t>
            </w:r>
          </w:p>
          <w:p w14:paraId="79D69E52" w14:textId="77777777" w:rsidR="009A7904" w:rsidRDefault="009A7904" w:rsidP="009A7904">
            <w:r>
              <w:t>0x3 Test in progress</w:t>
            </w:r>
          </w:p>
          <w:p w14:paraId="3984A786" w14:textId="77777777" w:rsidR="009A7904" w:rsidRDefault="009A7904" w:rsidP="009A7904"/>
          <w:p w14:paraId="311BA3B6" w14:textId="77777777" w:rsidR="009A7904" w:rsidRDefault="009A7904" w:rsidP="009A7904"/>
          <w:p w14:paraId="0C644367" w14:textId="77777777" w:rsidR="009A7904" w:rsidRDefault="009A7904" w:rsidP="009A7904"/>
          <w:p w14:paraId="7D7A886D" w14:textId="77777777" w:rsidR="009A7904" w:rsidRDefault="009A7904" w:rsidP="009A7904">
            <w:r>
              <w:t>0x0 Null (Defaulted)</w:t>
            </w:r>
          </w:p>
          <w:p w14:paraId="60D0BEC6" w14:textId="77777777" w:rsidR="009A7904" w:rsidRDefault="009A7904" w:rsidP="009A7904">
            <w:r>
              <w:t>0x1 Parking/position lights illuminated</w:t>
            </w:r>
          </w:p>
          <w:p w14:paraId="43339177" w14:textId="77777777" w:rsidR="009A7904" w:rsidRDefault="009A7904" w:rsidP="009A7904">
            <w:r>
              <w:t>0x2 Testing right turn signal</w:t>
            </w:r>
          </w:p>
          <w:p w14:paraId="2C604C69" w14:textId="77777777" w:rsidR="009A7904" w:rsidRDefault="009A7904" w:rsidP="009A7904">
            <w:r>
              <w:t>0x3 Testing left turn signal</w:t>
            </w:r>
          </w:p>
          <w:p w14:paraId="05602B3E" w14:textId="77777777" w:rsidR="009A7904" w:rsidRDefault="009A7904" w:rsidP="009A7904">
            <w:r>
              <w:t>0x4 Testing brake lights</w:t>
            </w:r>
          </w:p>
          <w:p w14:paraId="5567ADDB" w14:textId="77777777" w:rsidR="009A7904" w:rsidRDefault="009A7904" w:rsidP="009A7904">
            <w:r>
              <w:t>0x5 Testing reverse lights</w:t>
            </w:r>
          </w:p>
          <w:p w14:paraId="05859D94" w14:textId="77777777" w:rsidR="009A7904" w:rsidRDefault="009A7904" w:rsidP="009A7904">
            <w:r>
              <w:t>0x6 All off</w:t>
            </w:r>
          </w:p>
          <w:p w14:paraId="2F070A4E" w14:textId="71FAE345" w:rsidR="009A7904" w:rsidRDefault="009A7904" w:rsidP="009A7904">
            <w:r>
              <w:t>0x7 Error</w:t>
            </w:r>
          </w:p>
        </w:tc>
      </w:tr>
      <w:tr w:rsidR="009A7904" w:rsidRPr="00717330" w14:paraId="0EED2D5B" w14:textId="77777777" w:rsidTr="000A65BC">
        <w:trPr>
          <w:trHeight w:val="252"/>
        </w:trPr>
        <w:tc>
          <w:tcPr>
            <w:tcW w:w="1165" w:type="dxa"/>
            <w:vMerge/>
            <w:vAlign w:val="center"/>
          </w:tcPr>
          <w:p w14:paraId="28B3B671" w14:textId="77777777" w:rsidR="009A7904" w:rsidRDefault="009A7904" w:rsidP="009A7904">
            <w:pPr>
              <w:rPr>
                <w:rFonts w:cs="Arial"/>
              </w:rPr>
            </w:pPr>
          </w:p>
        </w:tc>
        <w:tc>
          <w:tcPr>
            <w:tcW w:w="2250" w:type="dxa"/>
            <w:vAlign w:val="center"/>
          </w:tcPr>
          <w:p w14:paraId="116AC912" w14:textId="77777777" w:rsidR="009A7904" w:rsidRDefault="009A7904" w:rsidP="009A7904">
            <w:pPr>
              <w:overflowPunct/>
              <w:autoSpaceDE/>
              <w:autoSpaceDN/>
              <w:adjustRightInd/>
              <w:textAlignment w:val="auto"/>
              <w:rPr>
                <w:rFonts w:cs="Arial"/>
              </w:rPr>
            </w:pPr>
            <w:r>
              <w:rPr>
                <w:rFonts w:cs="Arial"/>
              </w:rPr>
              <w:t xml:space="preserve">p4 (FN02 Detect Taillight Status) To p6 (FN06 </w:t>
            </w:r>
            <w:proofErr w:type="gramStart"/>
            <w:r>
              <w:rPr>
                <w:rFonts w:cs="Arial"/>
              </w:rPr>
              <w:t>Asses</w:t>
            </w:r>
            <w:proofErr w:type="gramEnd"/>
            <w:r>
              <w:rPr>
                <w:rFonts w:cs="Arial"/>
              </w:rPr>
              <w:t xml:space="preserve"> Pre-conditions for trailer Light Check)</w:t>
            </w:r>
          </w:p>
        </w:tc>
        <w:tc>
          <w:tcPr>
            <w:tcW w:w="3780" w:type="dxa"/>
            <w:vMerge/>
            <w:vAlign w:val="center"/>
          </w:tcPr>
          <w:p w14:paraId="48B07DF9" w14:textId="77777777" w:rsidR="009A7904" w:rsidRDefault="009A7904" w:rsidP="009A7904"/>
        </w:tc>
        <w:tc>
          <w:tcPr>
            <w:tcW w:w="3150" w:type="dxa"/>
            <w:vMerge/>
            <w:vAlign w:val="center"/>
          </w:tcPr>
          <w:p w14:paraId="35DD8968" w14:textId="77777777" w:rsidR="009A7904" w:rsidRDefault="009A7904" w:rsidP="009A7904"/>
        </w:tc>
      </w:tr>
      <w:tr w:rsidR="009A7904" w:rsidRPr="00717330" w14:paraId="15ED1648" w14:textId="77777777" w:rsidTr="000A65BC">
        <w:trPr>
          <w:trHeight w:val="252"/>
        </w:trPr>
        <w:tc>
          <w:tcPr>
            <w:tcW w:w="1165" w:type="dxa"/>
            <w:vMerge w:val="restart"/>
            <w:vAlign w:val="center"/>
          </w:tcPr>
          <w:p w14:paraId="3BF1B5FB" w14:textId="77777777" w:rsidR="009A7904" w:rsidRDefault="009A7904" w:rsidP="009A7904">
            <w:pPr>
              <w:rPr>
                <w:rFonts w:cs="Arial"/>
              </w:rPr>
            </w:pPr>
            <w:r>
              <w:rPr>
                <w:rFonts w:cs="Arial"/>
              </w:rPr>
              <w:t>Test Status</w:t>
            </w:r>
          </w:p>
        </w:tc>
        <w:tc>
          <w:tcPr>
            <w:tcW w:w="2250" w:type="dxa"/>
            <w:vAlign w:val="center"/>
          </w:tcPr>
          <w:p w14:paraId="42DF2152" w14:textId="77777777" w:rsidR="009A7904" w:rsidRDefault="009A7904" w:rsidP="009A7904">
            <w:pPr>
              <w:overflowPunct/>
              <w:autoSpaceDE/>
              <w:autoSpaceDN/>
              <w:adjustRightInd/>
              <w:textAlignment w:val="auto"/>
              <w:rPr>
                <w:rFonts w:cs="Arial"/>
              </w:rPr>
            </w:pPr>
            <w:r>
              <w:rPr>
                <w:rFonts w:cs="Arial"/>
              </w:rPr>
              <w:t>p1 (Trailer Light Check Logical) To p3 (HMI Logical)</w:t>
            </w:r>
          </w:p>
        </w:tc>
        <w:tc>
          <w:tcPr>
            <w:tcW w:w="3780" w:type="dxa"/>
            <w:vMerge w:val="restart"/>
            <w:vAlign w:val="center"/>
          </w:tcPr>
          <w:p w14:paraId="4B6412C6" w14:textId="77777777" w:rsidR="009A7904" w:rsidRDefault="009A7904" w:rsidP="009A7904">
            <w:proofErr w:type="spellStart"/>
            <w:r w:rsidRPr="00B825CC">
              <w:t>TlghtTest_D_Stat</w:t>
            </w:r>
            <w:proofErr w:type="spellEnd"/>
          </w:p>
          <w:p w14:paraId="4C50520E" w14:textId="77777777" w:rsidR="009A7904" w:rsidRDefault="009A7904" w:rsidP="009A7904"/>
          <w:p w14:paraId="16F519E4" w14:textId="77777777" w:rsidR="009A7904" w:rsidRDefault="009A7904" w:rsidP="009A7904">
            <w:proofErr w:type="spellStart"/>
            <w:r>
              <w:t>TlghtTestLght_D_Stat</w:t>
            </w:r>
            <w:proofErr w:type="spellEnd"/>
          </w:p>
          <w:p w14:paraId="050E170B" w14:textId="53EEFF5E" w:rsidR="009A7904" w:rsidRDefault="009A7904" w:rsidP="009A7904">
            <w:r>
              <w:t>(MY21.00 P702 &amp; U725)</w:t>
            </w:r>
          </w:p>
        </w:tc>
        <w:tc>
          <w:tcPr>
            <w:tcW w:w="3150" w:type="dxa"/>
            <w:vMerge w:val="restart"/>
            <w:vAlign w:val="center"/>
          </w:tcPr>
          <w:p w14:paraId="15A29481" w14:textId="77777777" w:rsidR="009A7904" w:rsidRDefault="009A7904" w:rsidP="009A7904">
            <w:r>
              <w:t>0x0 Null (Defaulted)</w:t>
            </w:r>
          </w:p>
          <w:p w14:paraId="1927DB2D" w14:textId="77777777" w:rsidR="009A7904" w:rsidRDefault="009A7904" w:rsidP="009A7904">
            <w:r>
              <w:t>0x1 Test completed</w:t>
            </w:r>
          </w:p>
          <w:p w14:paraId="29101DAC" w14:textId="77777777" w:rsidR="009A7904" w:rsidRDefault="009A7904" w:rsidP="009A7904">
            <w:r>
              <w:t>0x2 Test ended</w:t>
            </w:r>
          </w:p>
          <w:p w14:paraId="0D8CC384" w14:textId="77777777" w:rsidR="009A7904" w:rsidRDefault="009A7904" w:rsidP="009A7904">
            <w:r>
              <w:t>0x3 Test in progress</w:t>
            </w:r>
          </w:p>
          <w:p w14:paraId="5634C5C9" w14:textId="77777777" w:rsidR="009A7904" w:rsidRDefault="009A7904" w:rsidP="009A7904"/>
          <w:p w14:paraId="7B6B03BA" w14:textId="77777777" w:rsidR="009A7904" w:rsidRDefault="009A7904" w:rsidP="009A7904"/>
          <w:p w14:paraId="2F261E01" w14:textId="77777777" w:rsidR="009A7904" w:rsidRDefault="009A7904" w:rsidP="009A7904"/>
          <w:p w14:paraId="76FCC50B" w14:textId="77777777" w:rsidR="009A7904" w:rsidRDefault="009A7904" w:rsidP="009A7904">
            <w:r>
              <w:t>0x0 Null (Defaulted)</w:t>
            </w:r>
          </w:p>
          <w:p w14:paraId="5A201FE5" w14:textId="77777777" w:rsidR="009A7904" w:rsidRDefault="009A7904" w:rsidP="009A7904">
            <w:r>
              <w:t>0x1 Parking/position lights illuminated</w:t>
            </w:r>
          </w:p>
          <w:p w14:paraId="1D74796C" w14:textId="77777777" w:rsidR="009A7904" w:rsidRDefault="009A7904" w:rsidP="009A7904">
            <w:r>
              <w:t>0x2 Testing right turn signal</w:t>
            </w:r>
          </w:p>
          <w:p w14:paraId="1862E6EC" w14:textId="77777777" w:rsidR="009A7904" w:rsidRDefault="009A7904" w:rsidP="009A7904">
            <w:r>
              <w:t>0x3 Testing left turn signal</w:t>
            </w:r>
          </w:p>
          <w:p w14:paraId="2541B88A" w14:textId="77777777" w:rsidR="009A7904" w:rsidRDefault="009A7904" w:rsidP="009A7904">
            <w:r>
              <w:t>0x4 Testing brake lights</w:t>
            </w:r>
          </w:p>
          <w:p w14:paraId="65514093" w14:textId="77777777" w:rsidR="009A7904" w:rsidRDefault="009A7904" w:rsidP="009A7904">
            <w:r>
              <w:t>0x5 Testing reverse lights</w:t>
            </w:r>
          </w:p>
          <w:p w14:paraId="79273B50" w14:textId="77777777" w:rsidR="009A7904" w:rsidRDefault="009A7904" w:rsidP="009A7904">
            <w:r>
              <w:t>0x6 All off</w:t>
            </w:r>
          </w:p>
          <w:p w14:paraId="0896A2B8" w14:textId="711B6C30" w:rsidR="009A7904" w:rsidRDefault="009A7904" w:rsidP="009A7904">
            <w:r>
              <w:t>0x7 Error</w:t>
            </w:r>
          </w:p>
        </w:tc>
      </w:tr>
      <w:tr w:rsidR="009A7904" w:rsidRPr="00717330" w14:paraId="31D41375" w14:textId="77777777" w:rsidTr="000A65BC">
        <w:trPr>
          <w:trHeight w:val="252"/>
        </w:trPr>
        <w:tc>
          <w:tcPr>
            <w:tcW w:w="1165" w:type="dxa"/>
            <w:vMerge/>
            <w:vAlign w:val="center"/>
          </w:tcPr>
          <w:p w14:paraId="437C8CCA" w14:textId="77777777" w:rsidR="009A7904" w:rsidRDefault="009A7904" w:rsidP="009A7904">
            <w:pPr>
              <w:rPr>
                <w:rFonts w:cs="Arial"/>
              </w:rPr>
            </w:pPr>
          </w:p>
        </w:tc>
        <w:tc>
          <w:tcPr>
            <w:tcW w:w="2250" w:type="dxa"/>
            <w:vAlign w:val="center"/>
          </w:tcPr>
          <w:p w14:paraId="1C3209E9" w14:textId="77777777" w:rsidR="009A7904" w:rsidRDefault="009A7904" w:rsidP="009A7904">
            <w:pPr>
              <w:overflowPunct/>
              <w:autoSpaceDE/>
              <w:autoSpaceDN/>
              <w:adjustRightInd/>
              <w:textAlignment w:val="auto"/>
              <w:rPr>
                <w:rFonts w:cs="Arial"/>
              </w:rPr>
            </w:pPr>
            <w:r>
              <w:rPr>
                <w:rFonts w:cs="Arial"/>
              </w:rPr>
              <w:t>p2 (Trailer Light Check Logical) To p3 (</w:t>
            </w:r>
            <w:proofErr w:type="spellStart"/>
            <w:r>
              <w:rPr>
                <w:rFonts w:cs="Arial"/>
              </w:rPr>
              <w:t>FordPass</w:t>
            </w:r>
            <w:proofErr w:type="spellEnd"/>
            <w:r>
              <w:rPr>
                <w:rFonts w:cs="Arial"/>
              </w:rPr>
              <w:t xml:space="preserve"> Logical)</w:t>
            </w:r>
          </w:p>
        </w:tc>
        <w:tc>
          <w:tcPr>
            <w:tcW w:w="3780" w:type="dxa"/>
            <w:vMerge/>
            <w:vAlign w:val="center"/>
          </w:tcPr>
          <w:p w14:paraId="46B2F208" w14:textId="77777777" w:rsidR="009A7904" w:rsidRDefault="009A7904" w:rsidP="009A7904"/>
        </w:tc>
        <w:tc>
          <w:tcPr>
            <w:tcW w:w="3150" w:type="dxa"/>
            <w:vMerge/>
            <w:vAlign w:val="center"/>
          </w:tcPr>
          <w:p w14:paraId="59FBF432" w14:textId="77777777" w:rsidR="009A7904" w:rsidRDefault="009A7904" w:rsidP="009A7904"/>
        </w:tc>
      </w:tr>
      <w:tr w:rsidR="009A7904" w:rsidRPr="00717330" w14:paraId="3A62CBA6" w14:textId="77777777" w:rsidTr="000A65BC">
        <w:trPr>
          <w:trHeight w:val="252"/>
        </w:trPr>
        <w:tc>
          <w:tcPr>
            <w:tcW w:w="1165" w:type="dxa"/>
            <w:vMerge/>
            <w:vAlign w:val="center"/>
          </w:tcPr>
          <w:p w14:paraId="2FFB3B8F" w14:textId="77777777" w:rsidR="009A7904" w:rsidRDefault="009A7904" w:rsidP="009A7904">
            <w:pPr>
              <w:rPr>
                <w:rFonts w:cs="Arial"/>
              </w:rPr>
            </w:pPr>
          </w:p>
        </w:tc>
        <w:tc>
          <w:tcPr>
            <w:tcW w:w="2250" w:type="dxa"/>
            <w:vAlign w:val="center"/>
          </w:tcPr>
          <w:p w14:paraId="54289E70" w14:textId="77777777" w:rsidR="009A7904" w:rsidRDefault="009A7904" w:rsidP="009A7904">
            <w:pPr>
              <w:overflowPunct/>
              <w:autoSpaceDE/>
              <w:autoSpaceDN/>
              <w:adjustRightInd/>
              <w:textAlignment w:val="auto"/>
              <w:rPr>
                <w:rFonts w:cs="Arial"/>
              </w:rPr>
            </w:pPr>
            <w:r>
              <w:rPr>
                <w:rFonts w:cs="Arial"/>
              </w:rPr>
              <w:t>p10 (FN13 Conduct Trailer Light Check) To p1 (Trailer Light Check Logical)</w:t>
            </w:r>
          </w:p>
        </w:tc>
        <w:tc>
          <w:tcPr>
            <w:tcW w:w="3780" w:type="dxa"/>
            <w:vMerge/>
            <w:vAlign w:val="center"/>
          </w:tcPr>
          <w:p w14:paraId="3552FF16" w14:textId="77777777" w:rsidR="009A7904" w:rsidRDefault="009A7904" w:rsidP="009A7904"/>
        </w:tc>
        <w:tc>
          <w:tcPr>
            <w:tcW w:w="3150" w:type="dxa"/>
            <w:vMerge/>
            <w:vAlign w:val="center"/>
          </w:tcPr>
          <w:p w14:paraId="4C10C502" w14:textId="77777777" w:rsidR="009A7904" w:rsidRDefault="009A7904" w:rsidP="009A7904"/>
        </w:tc>
      </w:tr>
      <w:tr w:rsidR="009A7904" w:rsidRPr="00717330" w14:paraId="3870D70F" w14:textId="77777777" w:rsidTr="000A65BC">
        <w:trPr>
          <w:trHeight w:val="252"/>
        </w:trPr>
        <w:tc>
          <w:tcPr>
            <w:tcW w:w="1165" w:type="dxa"/>
            <w:vMerge/>
            <w:vAlign w:val="center"/>
          </w:tcPr>
          <w:p w14:paraId="7B2B64AF" w14:textId="77777777" w:rsidR="009A7904" w:rsidRDefault="009A7904" w:rsidP="009A7904">
            <w:pPr>
              <w:rPr>
                <w:rFonts w:cs="Arial"/>
              </w:rPr>
            </w:pPr>
          </w:p>
        </w:tc>
        <w:tc>
          <w:tcPr>
            <w:tcW w:w="2250" w:type="dxa"/>
            <w:vAlign w:val="center"/>
          </w:tcPr>
          <w:p w14:paraId="4AC2956B" w14:textId="77777777" w:rsidR="009A7904" w:rsidRDefault="009A7904" w:rsidP="009A7904">
            <w:pPr>
              <w:overflowPunct/>
              <w:autoSpaceDE/>
              <w:autoSpaceDN/>
              <w:adjustRightInd/>
              <w:textAlignment w:val="auto"/>
              <w:rPr>
                <w:rFonts w:cs="Arial"/>
              </w:rPr>
            </w:pPr>
            <w:r>
              <w:rPr>
                <w:rFonts w:cs="Arial"/>
              </w:rPr>
              <w:t>p11 (FN13 Conduct Trailer Light Check) To p2 (Trailer Light Check Logical)</w:t>
            </w:r>
          </w:p>
        </w:tc>
        <w:tc>
          <w:tcPr>
            <w:tcW w:w="3780" w:type="dxa"/>
            <w:vMerge/>
            <w:vAlign w:val="center"/>
          </w:tcPr>
          <w:p w14:paraId="25EB0FDA" w14:textId="77777777" w:rsidR="009A7904" w:rsidRDefault="009A7904" w:rsidP="009A7904"/>
        </w:tc>
        <w:tc>
          <w:tcPr>
            <w:tcW w:w="3150" w:type="dxa"/>
            <w:vMerge/>
            <w:vAlign w:val="center"/>
          </w:tcPr>
          <w:p w14:paraId="45CBD9D7" w14:textId="77777777" w:rsidR="009A7904" w:rsidRDefault="009A7904" w:rsidP="009A7904"/>
        </w:tc>
      </w:tr>
      <w:tr w:rsidR="009A7904" w:rsidRPr="00717330" w14:paraId="7D4812E0" w14:textId="77777777" w:rsidTr="00385708">
        <w:trPr>
          <w:trHeight w:val="2195"/>
        </w:trPr>
        <w:tc>
          <w:tcPr>
            <w:tcW w:w="1165" w:type="dxa"/>
            <w:vMerge w:val="restart"/>
            <w:vAlign w:val="center"/>
          </w:tcPr>
          <w:p w14:paraId="5BF73F00" w14:textId="77777777" w:rsidR="009A7904" w:rsidRDefault="009A7904" w:rsidP="009A7904">
            <w:pPr>
              <w:rPr>
                <w:rFonts w:cs="Arial"/>
              </w:rPr>
            </w:pPr>
            <w:proofErr w:type="spellStart"/>
            <w:r>
              <w:rPr>
                <w:rFonts w:cs="Arial"/>
              </w:rPr>
              <w:t>Trailer_Tow_Status</w:t>
            </w:r>
            <w:proofErr w:type="spellEnd"/>
          </w:p>
        </w:tc>
        <w:tc>
          <w:tcPr>
            <w:tcW w:w="2250" w:type="dxa"/>
            <w:vAlign w:val="center"/>
          </w:tcPr>
          <w:p w14:paraId="3738DA10" w14:textId="77777777" w:rsidR="009A7904" w:rsidRDefault="009A7904" w:rsidP="009A7904">
            <w:pPr>
              <w:overflowPunct/>
              <w:autoSpaceDE/>
              <w:autoSpaceDN/>
              <w:adjustRightInd/>
              <w:textAlignment w:val="auto"/>
              <w:rPr>
                <w:rFonts w:cs="Arial"/>
              </w:rPr>
            </w:pPr>
            <w:r>
              <w:rPr>
                <w:rFonts w:cs="Arial"/>
              </w:rPr>
              <w:t>p2 (Tow Connector detector) To p3 (FN05 Detect Tow Connection Status)</w:t>
            </w:r>
          </w:p>
        </w:tc>
        <w:tc>
          <w:tcPr>
            <w:tcW w:w="3780" w:type="dxa"/>
            <w:vMerge w:val="restart"/>
            <w:vAlign w:val="center"/>
          </w:tcPr>
          <w:p w14:paraId="4DDC4836" w14:textId="77777777" w:rsidR="009A7904" w:rsidRDefault="009A7904" w:rsidP="009A7904">
            <w:proofErr w:type="spellStart"/>
            <w:r>
              <w:t>TlghtTestPrecnd_D_Stat</w:t>
            </w:r>
            <w:proofErr w:type="spellEnd"/>
          </w:p>
          <w:p w14:paraId="16CB0CF2" w14:textId="77777777" w:rsidR="009A7904" w:rsidRDefault="009A7904" w:rsidP="009A7904">
            <w:r>
              <w:t>(MY21.00 P702 &amp; U725)</w:t>
            </w:r>
          </w:p>
          <w:p w14:paraId="06BC64C7" w14:textId="77777777" w:rsidR="009A7904" w:rsidRDefault="009A7904" w:rsidP="009A7904"/>
          <w:p w14:paraId="0472D700" w14:textId="77777777" w:rsidR="009A7904" w:rsidRDefault="009A7904" w:rsidP="009A7904">
            <w:r>
              <w:t>TlghtTestPrecnd_D2_Stat</w:t>
            </w:r>
          </w:p>
          <w:p w14:paraId="1B126358" w14:textId="44AED106" w:rsidR="009A7904" w:rsidRDefault="009A7904" w:rsidP="009A7904">
            <w:r>
              <w:t>(MY21.50 P702 &amp; MY22.00 onwards)</w:t>
            </w:r>
          </w:p>
        </w:tc>
        <w:tc>
          <w:tcPr>
            <w:tcW w:w="3150" w:type="dxa"/>
            <w:vMerge w:val="restart"/>
            <w:vAlign w:val="center"/>
          </w:tcPr>
          <w:p w14:paraId="76CDF284" w14:textId="77777777" w:rsidR="009A7904" w:rsidRDefault="009A7904" w:rsidP="009A7904">
            <w:r>
              <w:t>0x0 Null</w:t>
            </w:r>
          </w:p>
          <w:p w14:paraId="55DDA963" w14:textId="77777777" w:rsidR="009A7904" w:rsidRDefault="009A7904" w:rsidP="009A7904">
            <w:r>
              <w:t>0x1 Ignition not ON</w:t>
            </w:r>
          </w:p>
          <w:p w14:paraId="33B8297C" w14:textId="77777777" w:rsidR="009A7904" w:rsidRDefault="009A7904" w:rsidP="009A7904">
            <w:r>
              <w:t>0x2 Taillights ON</w:t>
            </w:r>
          </w:p>
          <w:p w14:paraId="3B1C50D1" w14:textId="77777777" w:rsidR="009A7904" w:rsidRDefault="009A7904" w:rsidP="009A7904">
            <w:r>
              <w:t>0x3 Battery SOC &lt; 75% with battery not supported</w:t>
            </w:r>
          </w:p>
          <w:p w14:paraId="48552270" w14:textId="77777777" w:rsidR="009A7904" w:rsidRDefault="009A7904" w:rsidP="009A7904">
            <w:r>
              <w:t xml:space="preserve">0x4 </w:t>
            </w:r>
            <w:proofErr w:type="spellStart"/>
            <w:r>
              <w:t>PreconditionsPassed</w:t>
            </w:r>
            <w:proofErr w:type="spellEnd"/>
          </w:p>
          <w:p w14:paraId="05170B97" w14:textId="77777777" w:rsidR="009A7904" w:rsidRDefault="009A7904" w:rsidP="009A7904">
            <w:r>
              <w:t xml:space="preserve">0x5 </w:t>
            </w:r>
            <w:proofErr w:type="spellStart"/>
            <w:r>
              <w:t>InteractionPresent</w:t>
            </w:r>
            <w:proofErr w:type="spellEnd"/>
          </w:p>
          <w:p w14:paraId="60245EB8" w14:textId="77777777" w:rsidR="009A7904" w:rsidRDefault="009A7904" w:rsidP="009A7904">
            <w:r>
              <w:t>0x6 Not stationary</w:t>
            </w:r>
          </w:p>
          <w:p w14:paraId="6E52A1E4" w14:textId="77777777" w:rsidR="009A7904" w:rsidRDefault="009A7904" w:rsidP="009A7904">
            <w:r>
              <w:t>0x7 Error</w:t>
            </w:r>
          </w:p>
          <w:p w14:paraId="73199AFD" w14:textId="77777777" w:rsidR="009A7904" w:rsidRDefault="009A7904" w:rsidP="009A7904"/>
          <w:p w14:paraId="385BE328" w14:textId="77777777" w:rsidR="009A7904" w:rsidRDefault="009A7904" w:rsidP="009A7904"/>
          <w:p w14:paraId="38264A20" w14:textId="77777777" w:rsidR="009A7904" w:rsidRDefault="009A7904" w:rsidP="009A7904">
            <w:r>
              <w:t>0x0 Null</w:t>
            </w:r>
          </w:p>
          <w:p w14:paraId="2FF68A3D" w14:textId="77777777" w:rsidR="009A7904" w:rsidRDefault="009A7904" w:rsidP="009A7904">
            <w:r>
              <w:t xml:space="preserve">0x1 </w:t>
            </w:r>
            <w:proofErr w:type="spellStart"/>
            <w:r>
              <w:t>IgnitionNotOn</w:t>
            </w:r>
            <w:proofErr w:type="spellEnd"/>
          </w:p>
          <w:p w14:paraId="20220D1F" w14:textId="77777777" w:rsidR="009A7904" w:rsidRDefault="009A7904" w:rsidP="009A7904">
            <w:r>
              <w:t xml:space="preserve">0x2 </w:t>
            </w:r>
            <w:proofErr w:type="spellStart"/>
            <w:r>
              <w:t>TailLightsOn</w:t>
            </w:r>
            <w:proofErr w:type="spellEnd"/>
          </w:p>
          <w:p w14:paraId="555E1243" w14:textId="77777777" w:rsidR="009A7904" w:rsidRDefault="009A7904" w:rsidP="009A7904">
            <w:r>
              <w:t>0x3 BattSocLessThan75Percent</w:t>
            </w:r>
          </w:p>
          <w:p w14:paraId="14EF706E" w14:textId="77777777" w:rsidR="009A7904" w:rsidRDefault="009A7904" w:rsidP="009A7904">
            <w:r>
              <w:t xml:space="preserve">0x4 </w:t>
            </w:r>
            <w:proofErr w:type="spellStart"/>
            <w:r>
              <w:t>PreconditionsPassed</w:t>
            </w:r>
            <w:proofErr w:type="spellEnd"/>
          </w:p>
          <w:p w14:paraId="40B8E881" w14:textId="77777777" w:rsidR="009A7904" w:rsidRDefault="009A7904" w:rsidP="009A7904">
            <w:r>
              <w:t xml:space="preserve">0x5 </w:t>
            </w:r>
            <w:proofErr w:type="spellStart"/>
            <w:r>
              <w:t>InteractionPresent</w:t>
            </w:r>
            <w:proofErr w:type="spellEnd"/>
          </w:p>
          <w:p w14:paraId="10BC6DB7" w14:textId="77777777" w:rsidR="009A7904" w:rsidRDefault="009A7904" w:rsidP="009A7904">
            <w:r>
              <w:t xml:space="preserve">0x6 </w:t>
            </w:r>
            <w:proofErr w:type="spellStart"/>
            <w:r>
              <w:t>NotStationary</w:t>
            </w:r>
            <w:proofErr w:type="spellEnd"/>
          </w:p>
          <w:p w14:paraId="2B79DE0B" w14:textId="27C9B895" w:rsidR="009A7904" w:rsidRDefault="009A7904" w:rsidP="009A7904">
            <w:r>
              <w:t xml:space="preserve">0x7 </w:t>
            </w:r>
            <w:proofErr w:type="spellStart"/>
            <w:r>
              <w:t>TrailerNotConnected</w:t>
            </w:r>
            <w:proofErr w:type="spellEnd"/>
          </w:p>
        </w:tc>
      </w:tr>
      <w:tr w:rsidR="009A7904" w:rsidRPr="00717330" w14:paraId="58A054FE" w14:textId="77777777" w:rsidTr="000A65BC">
        <w:trPr>
          <w:trHeight w:val="252"/>
        </w:trPr>
        <w:tc>
          <w:tcPr>
            <w:tcW w:w="1165" w:type="dxa"/>
            <w:vMerge/>
            <w:vAlign w:val="center"/>
          </w:tcPr>
          <w:p w14:paraId="51091522" w14:textId="77777777" w:rsidR="009A7904" w:rsidRDefault="009A7904" w:rsidP="009A7904">
            <w:pPr>
              <w:rPr>
                <w:rFonts w:cs="Arial"/>
              </w:rPr>
            </w:pPr>
          </w:p>
        </w:tc>
        <w:tc>
          <w:tcPr>
            <w:tcW w:w="2250" w:type="dxa"/>
            <w:vAlign w:val="center"/>
          </w:tcPr>
          <w:p w14:paraId="647C99A2" w14:textId="77777777" w:rsidR="009A7904" w:rsidRDefault="009A7904" w:rsidP="009A7904">
            <w:pPr>
              <w:overflowPunct/>
              <w:autoSpaceDE/>
              <w:autoSpaceDN/>
              <w:adjustRightInd/>
              <w:textAlignment w:val="auto"/>
              <w:rPr>
                <w:rFonts w:cs="Arial"/>
              </w:rPr>
            </w:pPr>
            <w:r>
              <w:rPr>
                <w:rFonts w:cs="Arial"/>
              </w:rPr>
              <w:t xml:space="preserve">p4 (FN05 Detect Tow Connection Status) To p7 (FN06 </w:t>
            </w:r>
            <w:proofErr w:type="gramStart"/>
            <w:r>
              <w:rPr>
                <w:rFonts w:cs="Arial"/>
              </w:rPr>
              <w:t>Asses</w:t>
            </w:r>
            <w:proofErr w:type="gramEnd"/>
            <w:r>
              <w:rPr>
                <w:rFonts w:cs="Arial"/>
              </w:rPr>
              <w:t xml:space="preserve"> Pre-conditions for trailer Light Check)</w:t>
            </w:r>
          </w:p>
        </w:tc>
        <w:tc>
          <w:tcPr>
            <w:tcW w:w="3780" w:type="dxa"/>
            <w:vMerge/>
            <w:vAlign w:val="center"/>
          </w:tcPr>
          <w:p w14:paraId="1B1EC55A" w14:textId="77777777" w:rsidR="009A7904" w:rsidRDefault="009A7904" w:rsidP="009A7904"/>
        </w:tc>
        <w:tc>
          <w:tcPr>
            <w:tcW w:w="3150" w:type="dxa"/>
            <w:vMerge/>
            <w:vAlign w:val="center"/>
          </w:tcPr>
          <w:p w14:paraId="0685DDF3" w14:textId="77777777" w:rsidR="009A7904" w:rsidRDefault="009A7904" w:rsidP="009A7904"/>
        </w:tc>
      </w:tr>
      <w:tr w:rsidR="009A7904" w:rsidRPr="00717330" w14:paraId="06D2E0DC" w14:textId="77777777" w:rsidTr="00C31DA6">
        <w:trPr>
          <w:trHeight w:val="2168"/>
        </w:trPr>
        <w:tc>
          <w:tcPr>
            <w:tcW w:w="1165" w:type="dxa"/>
            <w:vMerge w:val="restart"/>
            <w:vAlign w:val="center"/>
          </w:tcPr>
          <w:p w14:paraId="19E98A70" w14:textId="77777777" w:rsidR="009A7904" w:rsidRDefault="009A7904" w:rsidP="009A7904">
            <w:pPr>
              <w:rPr>
                <w:rFonts w:cs="Arial"/>
              </w:rPr>
            </w:pPr>
            <w:r>
              <w:rPr>
                <w:rFonts w:cs="Arial"/>
              </w:rPr>
              <w:lastRenderedPageBreak/>
              <w:t>Vehicle Speed St</w:t>
            </w:r>
          </w:p>
        </w:tc>
        <w:tc>
          <w:tcPr>
            <w:tcW w:w="2250" w:type="dxa"/>
            <w:vAlign w:val="center"/>
          </w:tcPr>
          <w:p w14:paraId="2F70AF53" w14:textId="77777777" w:rsidR="009A7904" w:rsidRDefault="009A7904" w:rsidP="009A7904">
            <w:pPr>
              <w:overflowPunct/>
              <w:autoSpaceDE/>
              <w:autoSpaceDN/>
              <w:adjustRightInd/>
              <w:textAlignment w:val="auto"/>
              <w:rPr>
                <w:rFonts w:cs="Arial"/>
              </w:rPr>
            </w:pPr>
            <w:r>
              <w:rPr>
                <w:rFonts w:cs="Arial"/>
              </w:rPr>
              <w:t>p2 (Vehicle Speed Logical) To p3 (FN04 Detect Vehicle Stationary Status)</w:t>
            </w:r>
          </w:p>
        </w:tc>
        <w:tc>
          <w:tcPr>
            <w:tcW w:w="3780" w:type="dxa"/>
            <w:vMerge w:val="restart"/>
            <w:vAlign w:val="center"/>
          </w:tcPr>
          <w:p w14:paraId="6CB7E635" w14:textId="77777777" w:rsidR="009A7904" w:rsidRDefault="009A7904" w:rsidP="009A7904">
            <w:proofErr w:type="spellStart"/>
            <w:r>
              <w:t>TlghtTestPrecnd_D_Stat</w:t>
            </w:r>
            <w:proofErr w:type="spellEnd"/>
          </w:p>
          <w:p w14:paraId="66077A95" w14:textId="77777777" w:rsidR="009A7904" w:rsidRDefault="009A7904" w:rsidP="009A7904">
            <w:r>
              <w:t>(MY21.00 P702 &amp; U725)</w:t>
            </w:r>
          </w:p>
          <w:p w14:paraId="47F6A5BB" w14:textId="77777777" w:rsidR="009A7904" w:rsidRDefault="009A7904" w:rsidP="009A7904"/>
          <w:p w14:paraId="5C40DD95" w14:textId="77777777" w:rsidR="009A7904" w:rsidRDefault="009A7904" w:rsidP="009A7904">
            <w:r>
              <w:t>TlghtTestPrecnd_D2_Stat</w:t>
            </w:r>
          </w:p>
          <w:p w14:paraId="1102C551" w14:textId="3F81977D" w:rsidR="009A7904" w:rsidRDefault="009A7904" w:rsidP="009A7904">
            <w:r>
              <w:t>(MY21.50 P702 &amp; MY22.00 onwards)</w:t>
            </w:r>
          </w:p>
        </w:tc>
        <w:tc>
          <w:tcPr>
            <w:tcW w:w="3150" w:type="dxa"/>
            <w:vMerge w:val="restart"/>
            <w:vAlign w:val="center"/>
          </w:tcPr>
          <w:p w14:paraId="23787296" w14:textId="77777777" w:rsidR="009A7904" w:rsidRDefault="009A7904" w:rsidP="009A7904">
            <w:r>
              <w:t>0x0 Null</w:t>
            </w:r>
          </w:p>
          <w:p w14:paraId="5ED0AA66" w14:textId="77777777" w:rsidR="009A7904" w:rsidRDefault="009A7904" w:rsidP="009A7904">
            <w:r>
              <w:t>0x1 Ignition not ON</w:t>
            </w:r>
          </w:p>
          <w:p w14:paraId="0625F6F5" w14:textId="77777777" w:rsidR="009A7904" w:rsidRDefault="009A7904" w:rsidP="009A7904">
            <w:r>
              <w:t>0x2 Taillights ON</w:t>
            </w:r>
          </w:p>
          <w:p w14:paraId="797FB7B1" w14:textId="77777777" w:rsidR="009A7904" w:rsidRDefault="009A7904" w:rsidP="009A7904">
            <w:r>
              <w:t>0x3 Battery SOC &lt; 75% with battery not supported</w:t>
            </w:r>
          </w:p>
          <w:p w14:paraId="33B70553" w14:textId="77777777" w:rsidR="009A7904" w:rsidRDefault="009A7904" w:rsidP="009A7904">
            <w:r>
              <w:t xml:space="preserve">0x4 </w:t>
            </w:r>
            <w:proofErr w:type="spellStart"/>
            <w:r>
              <w:t>PreconditionsPassed</w:t>
            </w:r>
            <w:proofErr w:type="spellEnd"/>
          </w:p>
          <w:p w14:paraId="0F541D18" w14:textId="77777777" w:rsidR="009A7904" w:rsidRDefault="009A7904" w:rsidP="009A7904">
            <w:r>
              <w:t xml:space="preserve">0x5 </w:t>
            </w:r>
            <w:proofErr w:type="spellStart"/>
            <w:r>
              <w:t>InteractionPresent</w:t>
            </w:r>
            <w:proofErr w:type="spellEnd"/>
          </w:p>
          <w:p w14:paraId="28ECD053" w14:textId="77777777" w:rsidR="009A7904" w:rsidRDefault="009A7904" w:rsidP="009A7904">
            <w:r>
              <w:t>0x6 Not stationary</w:t>
            </w:r>
          </w:p>
          <w:p w14:paraId="2000D93F" w14:textId="77777777" w:rsidR="009A7904" w:rsidRDefault="009A7904" w:rsidP="009A7904">
            <w:r>
              <w:t>0x7 Error</w:t>
            </w:r>
          </w:p>
          <w:p w14:paraId="5B9AF83D" w14:textId="77777777" w:rsidR="009A7904" w:rsidRDefault="009A7904" w:rsidP="009A7904"/>
          <w:p w14:paraId="63321865" w14:textId="77777777" w:rsidR="009A7904" w:rsidRDefault="009A7904" w:rsidP="009A7904"/>
          <w:p w14:paraId="13DECB89" w14:textId="77777777" w:rsidR="009A7904" w:rsidRDefault="009A7904" w:rsidP="009A7904">
            <w:r>
              <w:t>0x0 Null</w:t>
            </w:r>
          </w:p>
          <w:p w14:paraId="65330F60" w14:textId="77777777" w:rsidR="009A7904" w:rsidRDefault="009A7904" w:rsidP="009A7904">
            <w:r>
              <w:t xml:space="preserve">0x1 </w:t>
            </w:r>
            <w:proofErr w:type="spellStart"/>
            <w:r>
              <w:t>IgnitionNotOn</w:t>
            </w:r>
            <w:proofErr w:type="spellEnd"/>
          </w:p>
          <w:p w14:paraId="72E1B016" w14:textId="77777777" w:rsidR="009A7904" w:rsidRDefault="009A7904" w:rsidP="009A7904">
            <w:r>
              <w:t xml:space="preserve">0x2 </w:t>
            </w:r>
            <w:proofErr w:type="spellStart"/>
            <w:r>
              <w:t>TailLightsOn</w:t>
            </w:r>
            <w:proofErr w:type="spellEnd"/>
          </w:p>
          <w:p w14:paraId="572D3081" w14:textId="77777777" w:rsidR="009A7904" w:rsidRDefault="009A7904" w:rsidP="009A7904">
            <w:r>
              <w:t>0x3 BattSocLessThan75Percent</w:t>
            </w:r>
          </w:p>
          <w:p w14:paraId="7BAAB015" w14:textId="77777777" w:rsidR="009A7904" w:rsidRDefault="009A7904" w:rsidP="009A7904">
            <w:r>
              <w:t xml:space="preserve">0x4 </w:t>
            </w:r>
            <w:proofErr w:type="spellStart"/>
            <w:r>
              <w:t>PreconditionsPassed</w:t>
            </w:r>
            <w:proofErr w:type="spellEnd"/>
          </w:p>
          <w:p w14:paraId="5E32130F" w14:textId="77777777" w:rsidR="009A7904" w:rsidRDefault="009A7904" w:rsidP="009A7904">
            <w:r>
              <w:t xml:space="preserve">0x5 </w:t>
            </w:r>
            <w:proofErr w:type="spellStart"/>
            <w:r>
              <w:t>InteractionPresent</w:t>
            </w:r>
            <w:proofErr w:type="spellEnd"/>
          </w:p>
          <w:p w14:paraId="421202FC" w14:textId="77777777" w:rsidR="009A7904" w:rsidRDefault="009A7904" w:rsidP="009A7904">
            <w:r>
              <w:t xml:space="preserve">0x6 </w:t>
            </w:r>
            <w:proofErr w:type="spellStart"/>
            <w:r>
              <w:t>NotStationary</w:t>
            </w:r>
            <w:proofErr w:type="spellEnd"/>
          </w:p>
          <w:p w14:paraId="325876D0" w14:textId="480963E6" w:rsidR="009A7904" w:rsidRDefault="009A7904" w:rsidP="009A7904">
            <w:r>
              <w:t xml:space="preserve">0x7 </w:t>
            </w:r>
            <w:proofErr w:type="spellStart"/>
            <w:r>
              <w:t>TrailerNotConnected</w:t>
            </w:r>
            <w:proofErr w:type="spellEnd"/>
          </w:p>
        </w:tc>
      </w:tr>
      <w:tr w:rsidR="009A7904" w:rsidRPr="00717330" w14:paraId="270AFC49" w14:textId="77777777" w:rsidTr="000A65BC">
        <w:trPr>
          <w:trHeight w:val="252"/>
        </w:trPr>
        <w:tc>
          <w:tcPr>
            <w:tcW w:w="1165" w:type="dxa"/>
            <w:vMerge/>
            <w:vAlign w:val="center"/>
          </w:tcPr>
          <w:p w14:paraId="6308FC7C" w14:textId="77777777" w:rsidR="009A7904" w:rsidRDefault="009A7904" w:rsidP="009A7904">
            <w:pPr>
              <w:rPr>
                <w:rFonts w:cs="Arial"/>
              </w:rPr>
            </w:pPr>
          </w:p>
        </w:tc>
        <w:tc>
          <w:tcPr>
            <w:tcW w:w="2250" w:type="dxa"/>
            <w:vAlign w:val="center"/>
          </w:tcPr>
          <w:p w14:paraId="6ACB1376" w14:textId="77777777" w:rsidR="009A7904" w:rsidRDefault="009A7904" w:rsidP="009A7904">
            <w:pPr>
              <w:overflowPunct/>
              <w:autoSpaceDE/>
              <w:autoSpaceDN/>
              <w:adjustRightInd/>
              <w:textAlignment w:val="auto"/>
              <w:rPr>
                <w:rFonts w:cs="Arial"/>
              </w:rPr>
            </w:pPr>
            <w:r>
              <w:rPr>
                <w:rFonts w:cs="Arial"/>
              </w:rPr>
              <w:t>p3 (FN04 Detect Vehicle Stationary Status) To p2 (Vehicle Speed Logical)</w:t>
            </w:r>
          </w:p>
        </w:tc>
        <w:tc>
          <w:tcPr>
            <w:tcW w:w="3780" w:type="dxa"/>
            <w:vMerge/>
            <w:vAlign w:val="center"/>
          </w:tcPr>
          <w:p w14:paraId="0BB67DB9" w14:textId="77777777" w:rsidR="009A7904" w:rsidRDefault="009A7904" w:rsidP="009A7904"/>
        </w:tc>
        <w:tc>
          <w:tcPr>
            <w:tcW w:w="3150" w:type="dxa"/>
            <w:vMerge/>
            <w:vAlign w:val="center"/>
          </w:tcPr>
          <w:p w14:paraId="7301CC64" w14:textId="77777777" w:rsidR="009A7904" w:rsidRDefault="009A7904" w:rsidP="009A7904"/>
        </w:tc>
      </w:tr>
    </w:tbl>
    <w:p w14:paraId="084BA591" w14:textId="2C362391" w:rsidR="00534E51" w:rsidRDefault="00534E51" w:rsidP="00534E51">
      <w:pPr>
        <w:pStyle w:val="Caption"/>
      </w:pPr>
      <w:bookmarkStart w:id="576" w:name="_Toc529191312"/>
      <w:bookmarkStart w:id="577" w:name="_Toc70599955"/>
      <w:r w:rsidRPr="00A13A7B">
        <w:t xml:space="preserve">Table </w:t>
      </w:r>
      <w:r>
        <w:rPr>
          <w:noProof/>
        </w:rPr>
        <w:fldChar w:fldCharType="begin"/>
      </w:r>
      <w:r>
        <w:rPr>
          <w:noProof/>
        </w:rPr>
        <w:instrText xml:space="preserve"> SEQ Table \* ARABIC </w:instrText>
      </w:r>
      <w:r>
        <w:rPr>
          <w:noProof/>
        </w:rPr>
        <w:fldChar w:fldCharType="separate"/>
      </w:r>
      <w:r w:rsidR="00BC4DEA">
        <w:rPr>
          <w:noProof/>
        </w:rPr>
        <w:t>17</w:t>
      </w:r>
      <w:r>
        <w:rPr>
          <w:noProof/>
        </w:rPr>
        <w:fldChar w:fldCharType="end"/>
      </w:r>
      <w:r w:rsidRPr="00A13A7B">
        <w:t>: Feature Interactions</w:t>
      </w:r>
      <w:bookmarkEnd w:id="576"/>
      <w:bookmarkEnd w:id="577"/>
    </w:p>
    <w:p w14:paraId="00E51815" w14:textId="6624368D" w:rsidR="00AF3D6B" w:rsidRDefault="00DB513B" w:rsidP="00F70D52">
      <w:pPr>
        <w:pStyle w:val="Heading1"/>
      </w:pPr>
      <w:bookmarkStart w:id="578" w:name="_Toc70599809"/>
      <w:commentRangeStart w:id="579"/>
      <w:r>
        <w:lastRenderedPageBreak/>
        <w:t>Open Concerns</w:t>
      </w:r>
      <w:commentRangeEnd w:id="579"/>
      <w:r w:rsidR="000757D1">
        <w:rPr>
          <w:rStyle w:val="CommentReference"/>
          <w:rFonts w:ascii="Times New Roman" w:hAnsi="Times New Roman" w:cs="Times New Roman"/>
          <w:b w:val="0"/>
          <w:bCs w:val="0"/>
          <w:caps w:val="0"/>
          <w:kern w:val="0"/>
        </w:rPr>
        <w:commentReference w:id="579"/>
      </w:r>
      <w:bookmarkEnd w:id="578"/>
    </w:p>
    <w:p w14:paraId="3E9B6379" w14:textId="77777777" w:rsidR="00BC2870" w:rsidRPr="00BC2870" w:rsidRDefault="00BC2870" w:rsidP="00BC2870">
      <w:pPr>
        <w:rPr>
          <w:rStyle w:val="SubtleEmphasis"/>
          <w:i w:val="0"/>
        </w:rPr>
      </w:pPr>
    </w:p>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3686"/>
        <w:gridCol w:w="1417"/>
        <w:gridCol w:w="1134"/>
        <w:gridCol w:w="1134"/>
        <w:gridCol w:w="2268"/>
      </w:tblGrid>
      <w:tr w:rsidR="00BC2870" w:rsidRPr="007C20FA" w14:paraId="4E06BF50" w14:textId="77777777" w:rsidTr="003571D0">
        <w:trPr>
          <w:tblHeader/>
        </w:trPr>
        <w:tc>
          <w:tcPr>
            <w:tcW w:w="567" w:type="dxa"/>
            <w:shd w:val="pct20" w:color="auto" w:fill="FFFFFF"/>
          </w:tcPr>
          <w:p w14:paraId="5472B086" w14:textId="77777777" w:rsidR="00BC2870" w:rsidRPr="007C20FA" w:rsidRDefault="00BC2870" w:rsidP="003571D0">
            <w:pPr>
              <w:pStyle w:val="Caption"/>
            </w:pPr>
            <w:r w:rsidRPr="007C20FA">
              <w:t>ID</w:t>
            </w:r>
          </w:p>
        </w:tc>
        <w:tc>
          <w:tcPr>
            <w:tcW w:w="3686" w:type="dxa"/>
            <w:shd w:val="pct20" w:color="auto" w:fill="FFFFFF"/>
          </w:tcPr>
          <w:p w14:paraId="4EEADBF8" w14:textId="77777777" w:rsidR="00BC2870" w:rsidRPr="007C20FA" w:rsidRDefault="00BC2870" w:rsidP="003571D0">
            <w:pPr>
              <w:pStyle w:val="Caption"/>
            </w:pPr>
            <w:r>
              <w:t>Concern</w:t>
            </w:r>
            <w:r w:rsidRPr="007C20FA">
              <w:t xml:space="preserve"> Description</w:t>
            </w:r>
          </w:p>
        </w:tc>
        <w:tc>
          <w:tcPr>
            <w:tcW w:w="1417" w:type="dxa"/>
            <w:shd w:val="pct20" w:color="auto" w:fill="FFFFFF"/>
          </w:tcPr>
          <w:p w14:paraId="2305AA63" w14:textId="77777777" w:rsidR="00BC2870" w:rsidRPr="007C20FA" w:rsidRDefault="00BC2870" w:rsidP="003571D0">
            <w:pPr>
              <w:pStyle w:val="Caption"/>
            </w:pPr>
            <w:r w:rsidRPr="007C20FA">
              <w:t xml:space="preserve">e-Tracker </w:t>
            </w:r>
            <w:r>
              <w:t xml:space="preserve">/ </w:t>
            </w:r>
            <w:r w:rsidRPr="007C20FA">
              <w:t>Reference</w:t>
            </w:r>
          </w:p>
        </w:tc>
        <w:tc>
          <w:tcPr>
            <w:tcW w:w="1134" w:type="dxa"/>
            <w:shd w:val="pct20" w:color="auto" w:fill="FFFFFF"/>
          </w:tcPr>
          <w:p w14:paraId="2B666405" w14:textId="77777777" w:rsidR="00BC2870" w:rsidRPr="007C20FA" w:rsidRDefault="00BC2870" w:rsidP="003571D0">
            <w:pPr>
              <w:pStyle w:val="Caption"/>
            </w:pPr>
            <w:r>
              <w:t>Responsible</w:t>
            </w:r>
          </w:p>
        </w:tc>
        <w:tc>
          <w:tcPr>
            <w:tcW w:w="1134" w:type="dxa"/>
            <w:shd w:val="pct20" w:color="auto" w:fill="FFFFFF"/>
          </w:tcPr>
          <w:p w14:paraId="1217D54F" w14:textId="77777777" w:rsidR="00BC2870" w:rsidRPr="007C20FA" w:rsidRDefault="00BC2870" w:rsidP="003571D0">
            <w:pPr>
              <w:pStyle w:val="Caption"/>
            </w:pPr>
            <w:r w:rsidRPr="007C20FA">
              <w:t>Status</w:t>
            </w:r>
          </w:p>
        </w:tc>
        <w:tc>
          <w:tcPr>
            <w:tcW w:w="2268" w:type="dxa"/>
            <w:shd w:val="pct20" w:color="auto" w:fill="FFFFFF"/>
          </w:tcPr>
          <w:p w14:paraId="375EE1BC" w14:textId="77777777" w:rsidR="00BC2870" w:rsidRPr="007C20FA" w:rsidRDefault="00BC2870" w:rsidP="003571D0">
            <w:pPr>
              <w:pStyle w:val="Caption"/>
            </w:pPr>
            <w:r w:rsidRPr="007C20FA">
              <w:t>Solution</w:t>
            </w:r>
          </w:p>
        </w:tc>
      </w:tr>
      <w:tr w:rsidR="00BC2870" w:rsidRPr="007C20FA" w14:paraId="78E7EB96" w14:textId="77777777" w:rsidTr="003571D0">
        <w:tc>
          <w:tcPr>
            <w:tcW w:w="567" w:type="dxa"/>
          </w:tcPr>
          <w:p w14:paraId="73E64DFB" w14:textId="77777777" w:rsidR="00BC2870" w:rsidRPr="007C20FA" w:rsidRDefault="00BC2870" w:rsidP="003571D0">
            <w:pPr>
              <w:pStyle w:val="BodyText"/>
              <w:rPr>
                <w:lang w:val="en-US"/>
              </w:rPr>
            </w:pPr>
            <w:r w:rsidRPr="007C20FA">
              <w:rPr>
                <w:lang w:val="en-US"/>
              </w:rPr>
              <w:t>1</w:t>
            </w:r>
          </w:p>
        </w:tc>
        <w:tc>
          <w:tcPr>
            <w:tcW w:w="3686" w:type="dxa"/>
          </w:tcPr>
          <w:p w14:paraId="654A81EE" w14:textId="74C9DB38" w:rsidR="00BC2870" w:rsidRPr="00387CDD" w:rsidRDefault="00270198" w:rsidP="003571D0">
            <w:pPr>
              <w:rPr>
                <w:snapToGrid w:val="0"/>
              </w:rPr>
            </w:pPr>
            <w:r>
              <w:rPr>
                <w:snapToGrid w:val="0"/>
              </w:rPr>
              <w:t>N/A</w:t>
            </w:r>
          </w:p>
        </w:tc>
        <w:tc>
          <w:tcPr>
            <w:tcW w:w="1417" w:type="dxa"/>
          </w:tcPr>
          <w:p w14:paraId="76676917" w14:textId="62CBE833" w:rsidR="00BC2870" w:rsidRPr="007C20FA" w:rsidRDefault="00270198" w:rsidP="003571D0">
            <w:pPr>
              <w:pStyle w:val="BodyText"/>
              <w:rPr>
                <w:lang w:val="en-US"/>
              </w:rPr>
            </w:pPr>
            <w:r>
              <w:rPr>
                <w:lang w:val="en-US"/>
              </w:rPr>
              <w:t>N/A</w:t>
            </w:r>
          </w:p>
        </w:tc>
        <w:tc>
          <w:tcPr>
            <w:tcW w:w="1134" w:type="dxa"/>
          </w:tcPr>
          <w:p w14:paraId="78378B31" w14:textId="141CE790" w:rsidR="00BC2870" w:rsidRPr="007C20FA" w:rsidRDefault="00270198" w:rsidP="003571D0">
            <w:r>
              <w:t>N/A</w:t>
            </w:r>
          </w:p>
        </w:tc>
        <w:tc>
          <w:tcPr>
            <w:tcW w:w="1134" w:type="dxa"/>
          </w:tcPr>
          <w:p w14:paraId="05E3D01D" w14:textId="4066A20C" w:rsidR="00BC2870" w:rsidRPr="007C20FA" w:rsidRDefault="00270198" w:rsidP="003571D0">
            <w:r>
              <w:t>N/A</w:t>
            </w:r>
          </w:p>
        </w:tc>
        <w:tc>
          <w:tcPr>
            <w:tcW w:w="2268" w:type="dxa"/>
          </w:tcPr>
          <w:p w14:paraId="0FB39F03" w14:textId="21EA8BAD" w:rsidR="00BC2870" w:rsidRPr="007C20FA" w:rsidRDefault="00270198" w:rsidP="003571D0">
            <w:r>
              <w:t>N/A</w:t>
            </w:r>
          </w:p>
        </w:tc>
      </w:tr>
    </w:tbl>
    <w:p w14:paraId="53A52718" w14:textId="64B6FA39" w:rsidR="00AF3D6B" w:rsidRPr="00806157" w:rsidRDefault="004754E9" w:rsidP="004754E9">
      <w:pPr>
        <w:pStyle w:val="Caption"/>
      </w:pPr>
      <w:bookmarkStart w:id="580" w:name="_Toc70599956"/>
      <w:r w:rsidRPr="00C75AE5">
        <w:t xml:space="preserve">Table </w:t>
      </w:r>
      <w:r w:rsidR="002C1D22">
        <w:rPr>
          <w:noProof/>
        </w:rPr>
        <w:fldChar w:fldCharType="begin"/>
      </w:r>
      <w:r w:rsidR="002C1D22">
        <w:rPr>
          <w:noProof/>
        </w:rPr>
        <w:instrText xml:space="preserve"> SEQ Table \* ARABIC </w:instrText>
      </w:r>
      <w:r w:rsidR="002C1D22">
        <w:rPr>
          <w:noProof/>
        </w:rPr>
        <w:fldChar w:fldCharType="separate"/>
      </w:r>
      <w:r w:rsidR="00BC4DEA">
        <w:rPr>
          <w:noProof/>
        </w:rPr>
        <w:t>18</w:t>
      </w:r>
      <w:r w:rsidR="002C1D22">
        <w:rPr>
          <w:noProof/>
        </w:rPr>
        <w:fldChar w:fldCharType="end"/>
      </w:r>
      <w:r w:rsidRPr="00C75AE5">
        <w:t xml:space="preserve">: </w:t>
      </w:r>
      <w:r>
        <w:t>Open Concerns</w:t>
      </w:r>
      <w:bookmarkEnd w:id="580"/>
    </w:p>
    <w:p w14:paraId="01D9A68E" w14:textId="77777777" w:rsidR="00AF3D6B" w:rsidRPr="007C20FA" w:rsidRDefault="00C4581C" w:rsidP="00F70D52">
      <w:pPr>
        <w:pStyle w:val="Heading1"/>
      </w:pPr>
      <w:bookmarkStart w:id="581" w:name="_Toc70599810"/>
      <w:r>
        <w:lastRenderedPageBreak/>
        <w:t>Revision</w:t>
      </w:r>
      <w:r w:rsidR="00DB513B">
        <w:t xml:space="preserve"> History</w:t>
      </w:r>
      <w:bookmarkEnd w:id="581"/>
    </w:p>
    <w:p w14:paraId="578A5613" w14:textId="77777777" w:rsidR="00741979" w:rsidRDefault="00741979" w:rsidP="007B6779"/>
    <w:tbl>
      <w:tblPr>
        <w:tblStyle w:val="TableGrid"/>
        <w:tblW w:w="10196" w:type="dxa"/>
        <w:tblLayout w:type="fixed"/>
        <w:tblLook w:val="0620" w:firstRow="1" w:lastRow="0" w:firstColumn="0" w:lastColumn="0" w:noHBand="1" w:noVBand="1"/>
      </w:tblPr>
      <w:tblGrid>
        <w:gridCol w:w="1129"/>
        <w:gridCol w:w="1296"/>
        <w:gridCol w:w="3666"/>
        <w:gridCol w:w="1701"/>
        <w:gridCol w:w="2404"/>
      </w:tblGrid>
      <w:tr w:rsidR="00F96E07" w:rsidRPr="00445B84" w14:paraId="7F825E9F" w14:textId="77777777" w:rsidTr="00A05616">
        <w:tc>
          <w:tcPr>
            <w:tcW w:w="1129" w:type="dxa"/>
            <w:shd w:val="clear" w:color="auto" w:fill="D9D9D9" w:themeFill="background1" w:themeFillShade="D9"/>
          </w:tcPr>
          <w:p w14:paraId="123041E3" w14:textId="77777777" w:rsidR="00F96E07" w:rsidRPr="00445B84" w:rsidRDefault="00F96E07" w:rsidP="00A05616">
            <w:pPr>
              <w:pStyle w:val="Caption"/>
            </w:pPr>
            <w:r w:rsidRPr="00445B84">
              <w:rPr>
                <w:lang w:val="en-GB"/>
              </w:rPr>
              <w:t>Revision</w:t>
            </w:r>
          </w:p>
        </w:tc>
        <w:tc>
          <w:tcPr>
            <w:tcW w:w="1296" w:type="dxa"/>
            <w:shd w:val="clear" w:color="auto" w:fill="D9D9D9" w:themeFill="background1" w:themeFillShade="D9"/>
          </w:tcPr>
          <w:p w14:paraId="605C6BB8" w14:textId="77777777" w:rsidR="00F96E07" w:rsidRPr="00445B84" w:rsidRDefault="00F96E07" w:rsidP="00A05616">
            <w:pPr>
              <w:pStyle w:val="Caption"/>
              <w:rPr>
                <w:lang w:val="en-GB"/>
              </w:rPr>
            </w:pPr>
            <w:r w:rsidRPr="00445B84">
              <w:rPr>
                <w:lang w:val="en-GB"/>
              </w:rPr>
              <w:t>Date</w:t>
            </w:r>
          </w:p>
        </w:tc>
        <w:tc>
          <w:tcPr>
            <w:tcW w:w="3666" w:type="dxa"/>
            <w:shd w:val="clear" w:color="auto" w:fill="D9D9D9" w:themeFill="background1" w:themeFillShade="D9"/>
          </w:tcPr>
          <w:p w14:paraId="549D4BE8" w14:textId="77777777" w:rsidR="00F96E07" w:rsidRPr="00445B84" w:rsidRDefault="00F96E07" w:rsidP="00A05616">
            <w:pPr>
              <w:pStyle w:val="Caption"/>
              <w:rPr>
                <w:lang w:val="en-GB"/>
              </w:rPr>
            </w:pPr>
            <w:r w:rsidRPr="00445B84">
              <w:rPr>
                <w:lang w:val="en-GB"/>
              </w:rPr>
              <w:t>Description</w:t>
            </w:r>
          </w:p>
        </w:tc>
        <w:tc>
          <w:tcPr>
            <w:tcW w:w="1701" w:type="dxa"/>
            <w:shd w:val="clear" w:color="auto" w:fill="D9D9D9" w:themeFill="background1" w:themeFillShade="D9"/>
          </w:tcPr>
          <w:p w14:paraId="3175E9DC" w14:textId="77777777" w:rsidR="00F96E07" w:rsidRPr="00445B84" w:rsidRDefault="00F96E07" w:rsidP="00A05616">
            <w:pPr>
              <w:pStyle w:val="Caption"/>
              <w:rPr>
                <w:lang w:val="en-GB"/>
              </w:rPr>
            </w:pPr>
            <w:r w:rsidRPr="00445B84">
              <w:rPr>
                <w:lang w:val="en-GB"/>
              </w:rPr>
              <w:t>Approved by</w:t>
            </w:r>
          </w:p>
        </w:tc>
        <w:tc>
          <w:tcPr>
            <w:tcW w:w="2404" w:type="dxa"/>
            <w:shd w:val="clear" w:color="auto" w:fill="D9D9D9" w:themeFill="background1" w:themeFillShade="D9"/>
          </w:tcPr>
          <w:p w14:paraId="139969F4" w14:textId="77777777" w:rsidR="00F96E07" w:rsidRPr="00445B84" w:rsidRDefault="00F96E07" w:rsidP="00A05616">
            <w:pPr>
              <w:pStyle w:val="Caption"/>
              <w:rPr>
                <w:lang w:val="en-GB"/>
              </w:rPr>
            </w:pPr>
            <w:r w:rsidRPr="00445B84">
              <w:rPr>
                <w:lang w:val="en-GB"/>
              </w:rPr>
              <w:t>Responsible</w:t>
            </w:r>
          </w:p>
        </w:tc>
      </w:tr>
      <w:tr w:rsidR="00F96E07" w:rsidRPr="00445B84" w14:paraId="3405F904" w14:textId="77777777" w:rsidTr="00A05616">
        <w:tc>
          <w:tcPr>
            <w:tcW w:w="1129" w:type="dxa"/>
          </w:tcPr>
          <w:p w14:paraId="477507AD" w14:textId="77777777" w:rsidR="00F96E07" w:rsidRPr="00445B84" w:rsidRDefault="00F96E07" w:rsidP="00A05616">
            <w:pPr>
              <w:jc w:val="center"/>
              <w:rPr>
                <w:snapToGrid w:val="0"/>
              </w:rPr>
            </w:pPr>
            <w:r w:rsidRPr="00064176">
              <w:rPr>
                <w:snapToGrid w:val="0"/>
              </w:rPr>
              <w:t>001</w:t>
            </w:r>
          </w:p>
        </w:tc>
        <w:tc>
          <w:tcPr>
            <w:tcW w:w="1296" w:type="dxa"/>
          </w:tcPr>
          <w:p w14:paraId="6FB452E2" w14:textId="62791DF8" w:rsidR="00F96E07" w:rsidRPr="00445B84" w:rsidRDefault="00F96E07" w:rsidP="00A05616">
            <w:pPr>
              <w:jc w:val="center"/>
              <w:rPr>
                <w:snapToGrid w:val="0"/>
              </w:rPr>
            </w:pPr>
            <w:r>
              <w:rPr>
                <w:snapToGrid w:val="0"/>
              </w:rPr>
              <w:t>04/29/2021</w:t>
            </w:r>
          </w:p>
        </w:tc>
        <w:tc>
          <w:tcPr>
            <w:tcW w:w="3666" w:type="dxa"/>
          </w:tcPr>
          <w:p w14:paraId="73DC9C8A" w14:textId="77777777" w:rsidR="00F96E07" w:rsidRPr="00445B84" w:rsidRDefault="00F96E07" w:rsidP="00A05616">
            <w:pPr>
              <w:rPr>
                <w:snapToGrid w:val="0"/>
              </w:rPr>
            </w:pPr>
            <w:r w:rsidRPr="00064176">
              <w:rPr>
                <w:snapToGrid w:val="0"/>
              </w:rPr>
              <w:t>Initial release uploaded to VSEM</w:t>
            </w:r>
          </w:p>
        </w:tc>
        <w:tc>
          <w:tcPr>
            <w:tcW w:w="1701" w:type="dxa"/>
          </w:tcPr>
          <w:p w14:paraId="716E3E76" w14:textId="77777777" w:rsidR="00F96E07" w:rsidRPr="00445B84" w:rsidRDefault="00F96E07" w:rsidP="00A05616">
            <w:pPr>
              <w:rPr>
                <w:snapToGrid w:val="0"/>
              </w:rPr>
            </w:pPr>
          </w:p>
        </w:tc>
        <w:tc>
          <w:tcPr>
            <w:tcW w:w="2404" w:type="dxa"/>
          </w:tcPr>
          <w:p w14:paraId="2D5F171A" w14:textId="77777777" w:rsidR="00F96E07" w:rsidRPr="00445B84" w:rsidRDefault="00F96E07" w:rsidP="00A05616">
            <w:pPr>
              <w:rPr>
                <w:snapToGrid w:val="0"/>
              </w:rPr>
            </w:pPr>
            <w:r>
              <w:rPr>
                <w:snapToGrid w:val="0"/>
              </w:rPr>
              <w:t>abatis38</w:t>
            </w:r>
          </w:p>
        </w:tc>
      </w:tr>
    </w:tbl>
    <w:p w14:paraId="339EE1E4" w14:textId="6B547BB6" w:rsidR="00F96E07" w:rsidRPr="00806157" w:rsidRDefault="00F96E07" w:rsidP="00F96E07">
      <w:pPr>
        <w:pStyle w:val="Caption"/>
      </w:pPr>
      <w:bookmarkStart w:id="582" w:name="_Toc70599957"/>
      <w:r w:rsidRPr="00C75AE5">
        <w:t xml:space="preserve">Table </w:t>
      </w:r>
      <w:r>
        <w:rPr>
          <w:noProof/>
        </w:rPr>
        <w:fldChar w:fldCharType="begin"/>
      </w:r>
      <w:r>
        <w:rPr>
          <w:noProof/>
        </w:rPr>
        <w:instrText xml:space="preserve"> SEQ Table \* ARABIC </w:instrText>
      </w:r>
      <w:r>
        <w:rPr>
          <w:noProof/>
        </w:rPr>
        <w:fldChar w:fldCharType="separate"/>
      </w:r>
      <w:r>
        <w:rPr>
          <w:noProof/>
        </w:rPr>
        <w:t>19</w:t>
      </w:r>
      <w:r>
        <w:rPr>
          <w:noProof/>
        </w:rPr>
        <w:fldChar w:fldCharType="end"/>
      </w:r>
      <w:r w:rsidRPr="00C75AE5">
        <w:t xml:space="preserve">: </w:t>
      </w:r>
      <w:r>
        <w:t>Revision History</w:t>
      </w:r>
      <w:bookmarkEnd w:id="582"/>
    </w:p>
    <w:p w14:paraId="600A5A70" w14:textId="714CAA70" w:rsidR="007B6779" w:rsidRPr="0048761F" w:rsidRDefault="007B6779" w:rsidP="007B6779">
      <w:pPr>
        <w:rPr>
          <w:color w:val="808080" w:themeColor="background1" w:themeShade="80"/>
        </w:rPr>
      </w:pPr>
    </w:p>
    <w:p w14:paraId="419E7E29" w14:textId="77777777" w:rsidR="00EA4337" w:rsidRDefault="00EA4337" w:rsidP="00EA4337">
      <w:pPr>
        <w:pStyle w:val="Heading2"/>
        <w:tabs>
          <w:tab w:val="left" w:pos="709"/>
        </w:tabs>
        <w:ind w:left="0" w:firstLine="0"/>
        <w:rPr>
          <w:vanish/>
        </w:rPr>
      </w:pPr>
      <w:r w:rsidRPr="00EB5501">
        <w:rPr>
          <w:vanish/>
        </w:rPr>
        <w:t>Template Revisions</w:t>
      </w:r>
      <w:bookmarkStart w:id="583" w:name="_Toc426532436"/>
      <w:bookmarkStart w:id="584" w:name="_Toc426532709"/>
      <w:bookmarkStart w:id="585" w:name="_Toc429735065"/>
      <w:bookmarkStart w:id="586" w:name="_Toc429736056"/>
      <w:bookmarkStart w:id="587" w:name="_Toc429740130"/>
      <w:bookmarkStart w:id="588" w:name="_Toc435105691"/>
      <w:bookmarkStart w:id="589" w:name="_Toc435447975"/>
      <w:bookmarkStart w:id="590" w:name="_Toc446338187"/>
      <w:bookmarkStart w:id="591" w:name="_Toc446338376"/>
      <w:bookmarkStart w:id="592" w:name="_Toc446338442"/>
      <w:bookmarkStart w:id="593" w:name="_Toc446338500"/>
      <w:bookmarkStart w:id="594" w:name="_Toc446401092"/>
      <w:bookmarkStart w:id="595" w:name="_Toc446401345"/>
      <w:bookmarkStart w:id="596" w:name="_Toc446401403"/>
      <w:bookmarkStart w:id="597" w:name="_Toc446403147"/>
      <w:bookmarkStart w:id="598" w:name="_Toc446420100"/>
      <w:bookmarkStart w:id="599" w:name="_Toc446420218"/>
      <w:bookmarkStart w:id="600" w:name="_Toc448921022"/>
      <w:bookmarkStart w:id="601" w:name="_Toc455758197"/>
      <w:bookmarkStart w:id="602" w:name="_Toc455943205"/>
      <w:bookmarkStart w:id="603" w:name="_Toc455943280"/>
      <w:bookmarkStart w:id="604" w:name="_Toc455943355"/>
      <w:bookmarkStart w:id="605" w:name="_Toc455987353"/>
      <w:bookmarkStart w:id="606" w:name="_Toc455987426"/>
      <w:bookmarkStart w:id="607" w:name="_Toc455989378"/>
      <w:bookmarkStart w:id="608" w:name="_Toc456007567"/>
      <w:bookmarkStart w:id="609" w:name="_Toc466873871"/>
      <w:bookmarkStart w:id="610" w:name="_Toc466874038"/>
      <w:bookmarkStart w:id="611" w:name="_Toc471214513"/>
      <w:bookmarkStart w:id="612" w:name="_Toc471216892"/>
      <w:bookmarkStart w:id="613" w:name="_Toc472080263"/>
      <w:bookmarkStart w:id="614" w:name="_Toc472492808"/>
      <w:bookmarkStart w:id="615" w:name="_Toc479868722"/>
      <w:bookmarkStart w:id="616" w:name="_Toc481143298"/>
      <w:bookmarkStart w:id="617" w:name="_Toc498522497"/>
      <w:bookmarkStart w:id="618" w:name="_Toc498523514"/>
      <w:bookmarkStart w:id="619" w:name="_Toc498524039"/>
      <w:bookmarkStart w:id="620" w:name="_Toc513649582"/>
      <w:bookmarkStart w:id="621" w:name="_Toc521186202"/>
      <w:bookmarkStart w:id="622" w:name="_Toc528759264"/>
      <w:bookmarkStart w:id="623" w:name="_Toc528768570"/>
      <w:bookmarkStart w:id="624" w:name="_Toc528770517"/>
      <w:bookmarkStart w:id="625" w:name="_Toc530745390"/>
      <w:bookmarkStart w:id="626" w:name="_Toc531340120"/>
      <w:bookmarkStart w:id="627" w:name="_Toc532390833"/>
      <w:bookmarkStart w:id="628" w:name="_Toc532391139"/>
      <w:bookmarkStart w:id="629" w:name="_Toc534967878"/>
      <w:bookmarkStart w:id="630" w:name="_Toc534967978"/>
      <w:bookmarkStart w:id="631" w:name="_Toc534968078"/>
      <w:bookmarkStart w:id="632" w:name="_Toc534968180"/>
      <w:bookmarkStart w:id="633" w:name="_Toc6307817"/>
      <w:bookmarkStart w:id="634" w:name="_Toc6307952"/>
      <w:bookmarkStart w:id="635" w:name="_Toc6466326"/>
      <w:bookmarkStart w:id="636" w:name="_Toc6466462"/>
      <w:bookmarkStart w:id="637" w:name="_Toc11650685"/>
      <w:bookmarkStart w:id="638" w:name="_Toc12531100"/>
      <w:bookmarkStart w:id="639" w:name="_Toc68852813"/>
      <w:bookmarkStart w:id="640" w:name="_Toc70064921"/>
      <w:bookmarkStart w:id="641" w:name="_Toc70066909"/>
      <w:bookmarkStart w:id="642" w:name="_Toc70599811"/>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785AC0C2" w14:textId="77777777" w:rsidR="006E0CC3" w:rsidRPr="00A30716" w:rsidRDefault="006E0CC3" w:rsidP="006E0CC3">
      <w:pPr>
        <w:shd w:val="clear" w:color="auto" w:fill="D6E3BC" w:themeFill="accent3" w:themeFillTint="66"/>
        <w:rPr>
          <w:i/>
          <w:vanish/>
          <w:color w:val="808080" w:themeColor="background1" w:themeShade="80"/>
        </w:rPr>
      </w:pPr>
      <w:r>
        <w:rPr>
          <w:i/>
          <w:vanish/>
          <w:color w:val="808080" w:themeColor="background1" w:themeShade="80"/>
        </w:rPr>
        <w:t>#Important: Do not change this section</w:t>
      </w:r>
    </w:p>
    <w:p w14:paraId="4CA1D8D3" w14:textId="77777777" w:rsidR="00EA4337" w:rsidRPr="00EB5501" w:rsidRDefault="00EA4337" w:rsidP="00EA4337"/>
    <w:tbl>
      <w:tblPr>
        <w:tblW w:w="1020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7"/>
        <w:gridCol w:w="720"/>
        <w:gridCol w:w="1260"/>
        <w:gridCol w:w="5592"/>
        <w:gridCol w:w="1667"/>
      </w:tblGrid>
      <w:tr w:rsidR="00EA4337" w:rsidRPr="001C3ED7" w14:paraId="4E572B66" w14:textId="77777777" w:rsidTr="00723737">
        <w:trPr>
          <w:hidden/>
        </w:trPr>
        <w:tc>
          <w:tcPr>
            <w:tcW w:w="967" w:type="dxa"/>
            <w:shd w:val="clear" w:color="auto" w:fill="D9D9D9" w:themeFill="background1" w:themeFillShade="D9"/>
          </w:tcPr>
          <w:p w14:paraId="7807E45A" w14:textId="77777777" w:rsidR="00EA4337" w:rsidRPr="001C3ED7" w:rsidRDefault="00EA4337" w:rsidP="007C6041">
            <w:pPr>
              <w:pStyle w:val="Caption"/>
              <w:rPr>
                <w:vanish/>
                <w:lang w:val="en-GB"/>
              </w:rPr>
            </w:pPr>
            <w:r w:rsidRPr="001C3ED7">
              <w:rPr>
                <w:vanish/>
                <w:lang w:val="en-GB"/>
              </w:rPr>
              <w:t>Version</w:t>
            </w:r>
          </w:p>
        </w:tc>
        <w:tc>
          <w:tcPr>
            <w:tcW w:w="720" w:type="dxa"/>
            <w:shd w:val="clear" w:color="auto" w:fill="D9D9D9" w:themeFill="background1" w:themeFillShade="D9"/>
          </w:tcPr>
          <w:p w14:paraId="61D03865" w14:textId="77777777" w:rsidR="00EA4337" w:rsidRPr="001C3ED7" w:rsidRDefault="00EA4337" w:rsidP="007C6041">
            <w:pPr>
              <w:pStyle w:val="Caption"/>
              <w:rPr>
                <w:vanish/>
                <w:lang w:val="en-GB"/>
              </w:rPr>
            </w:pPr>
            <w:r w:rsidRPr="001C3ED7">
              <w:rPr>
                <w:vanish/>
                <w:lang w:val="en-GB"/>
              </w:rPr>
              <w:t>Rev.</w:t>
            </w:r>
          </w:p>
          <w:p w14:paraId="0C106385" w14:textId="77777777" w:rsidR="00EA4337" w:rsidRPr="001C3ED7" w:rsidRDefault="00EA4337" w:rsidP="007C6041">
            <w:pPr>
              <w:jc w:val="center"/>
              <w:rPr>
                <w:vanish/>
              </w:rPr>
            </w:pPr>
          </w:p>
        </w:tc>
        <w:tc>
          <w:tcPr>
            <w:tcW w:w="1260" w:type="dxa"/>
            <w:shd w:val="clear" w:color="auto" w:fill="D9D9D9" w:themeFill="background1" w:themeFillShade="D9"/>
          </w:tcPr>
          <w:p w14:paraId="6BC69D36" w14:textId="77777777" w:rsidR="00EA4337" w:rsidRPr="001C3ED7" w:rsidRDefault="00EA4337" w:rsidP="007C6041">
            <w:pPr>
              <w:pStyle w:val="Caption"/>
              <w:rPr>
                <w:vanish/>
                <w:lang w:val="en-GB"/>
              </w:rPr>
            </w:pPr>
            <w:r w:rsidRPr="001C3ED7">
              <w:rPr>
                <w:vanish/>
                <w:lang w:val="en-GB"/>
              </w:rPr>
              <w:t>Date</w:t>
            </w:r>
          </w:p>
        </w:tc>
        <w:tc>
          <w:tcPr>
            <w:tcW w:w="5592" w:type="dxa"/>
            <w:shd w:val="clear" w:color="auto" w:fill="D9D9D9" w:themeFill="background1" w:themeFillShade="D9"/>
          </w:tcPr>
          <w:p w14:paraId="3D8A0DCA" w14:textId="77777777" w:rsidR="00EA4337" w:rsidRPr="001C3ED7" w:rsidRDefault="00EA4337" w:rsidP="007C6041">
            <w:pPr>
              <w:pStyle w:val="Caption"/>
              <w:rPr>
                <w:vanish/>
                <w:lang w:val="en-GB"/>
              </w:rPr>
            </w:pPr>
            <w:r w:rsidRPr="001C3ED7">
              <w:rPr>
                <w:vanish/>
                <w:lang w:val="en-GB"/>
              </w:rPr>
              <w:t>Description</w:t>
            </w:r>
          </w:p>
        </w:tc>
        <w:tc>
          <w:tcPr>
            <w:tcW w:w="1667" w:type="dxa"/>
            <w:shd w:val="clear" w:color="auto" w:fill="D9D9D9" w:themeFill="background1" w:themeFillShade="D9"/>
          </w:tcPr>
          <w:p w14:paraId="743FCAE2" w14:textId="77777777" w:rsidR="00EA4337" w:rsidRPr="001C3ED7" w:rsidRDefault="00EA4337" w:rsidP="007C6041">
            <w:pPr>
              <w:pStyle w:val="Caption"/>
              <w:rPr>
                <w:vanish/>
                <w:lang w:val="en-GB"/>
              </w:rPr>
            </w:pPr>
            <w:r w:rsidRPr="001C3ED7">
              <w:rPr>
                <w:vanish/>
                <w:lang w:val="en-GB"/>
              </w:rPr>
              <w:t>Responsible</w:t>
            </w:r>
          </w:p>
        </w:tc>
      </w:tr>
      <w:tr w:rsidR="00EA4337" w:rsidRPr="001C3ED7" w14:paraId="45217730" w14:textId="77777777" w:rsidTr="00723737">
        <w:trPr>
          <w:hidden/>
        </w:trPr>
        <w:tc>
          <w:tcPr>
            <w:tcW w:w="967" w:type="dxa"/>
          </w:tcPr>
          <w:p w14:paraId="0128C618" w14:textId="77777777" w:rsidR="00EA4337" w:rsidRPr="001C3ED7" w:rsidRDefault="007342A6" w:rsidP="007C6041">
            <w:pPr>
              <w:jc w:val="center"/>
              <w:rPr>
                <w:i/>
                <w:snapToGrid w:val="0"/>
                <w:vanish/>
              </w:rPr>
            </w:pPr>
            <w:r>
              <w:rPr>
                <w:i/>
                <w:snapToGrid w:val="0"/>
                <w:vanish/>
              </w:rPr>
              <w:t>0</w:t>
            </w:r>
          </w:p>
        </w:tc>
        <w:tc>
          <w:tcPr>
            <w:tcW w:w="720" w:type="dxa"/>
          </w:tcPr>
          <w:p w14:paraId="144438A0" w14:textId="77777777" w:rsidR="00EA4337" w:rsidRPr="001C3ED7" w:rsidRDefault="007342A6" w:rsidP="007C6041">
            <w:pPr>
              <w:jc w:val="center"/>
              <w:rPr>
                <w:i/>
                <w:snapToGrid w:val="0"/>
                <w:vanish/>
              </w:rPr>
            </w:pPr>
            <w:r>
              <w:rPr>
                <w:i/>
                <w:snapToGrid w:val="0"/>
                <w:vanish/>
              </w:rPr>
              <w:t>6</w:t>
            </w:r>
          </w:p>
        </w:tc>
        <w:tc>
          <w:tcPr>
            <w:tcW w:w="1260" w:type="dxa"/>
          </w:tcPr>
          <w:p w14:paraId="183D048E" w14:textId="77777777" w:rsidR="00EA4337" w:rsidRPr="001C3ED7" w:rsidRDefault="00EA4337" w:rsidP="007C6041">
            <w:pPr>
              <w:jc w:val="center"/>
              <w:rPr>
                <w:i/>
                <w:snapToGrid w:val="0"/>
                <w:vanish/>
              </w:rPr>
            </w:pPr>
            <w:r w:rsidRPr="001C3ED7">
              <w:rPr>
                <w:i/>
                <w:snapToGrid w:val="0"/>
                <w:vanish/>
              </w:rPr>
              <w:t>2015-05-26</w:t>
            </w:r>
          </w:p>
        </w:tc>
        <w:tc>
          <w:tcPr>
            <w:tcW w:w="5592" w:type="dxa"/>
          </w:tcPr>
          <w:p w14:paraId="77E483ED" w14:textId="77777777" w:rsidR="00EA4337" w:rsidRPr="001C3ED7" w:rsidRDefault="00EA4337" w:rsidP="00EA4337">
            <w:pPr>
              <w:pStyle w:val="ListParagraph"/>
              <w:numPr>
                <w:ilvl w:val="0"/>
                <w:numId w:val="6"/>
              </w:numPr>
              <w:ind w:left="458"/>
              <w:rPr>
                <w:rFonts w:ascii="Arial" w:hAnsi="Arial" w:cs="Arial"/>
                <w:i/>
                <w:snapToGrid w:val="0"/>
                <w:vanish/>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Overview</w:t>
            </w:r>
            <w:r w:rsidR="00AF6972">
              <w:rPr>
                <w:rFonts w:ascii="Arial" w:hAnsi="Arial" w:cs="Arial"/>
                <w:i/>
                <w:snapToGrid w:val="0"/>
                <w:vanish/>
              </w:rPr>
              <w:t>”</w:t>
            </w:r>
            <w:r w:rsidRPr="001C3ED7">
              <w:rPr>
                <w:rFonts w:ascii="Arial" w:hAnsi="Arial" w:cs="Arial"/>
                <w:i/>
                <w:snapToGrid w:val="0"/>
                <w:vanish/>
              </w:rPr>
              <w:t xml:space="preserve"> and made a 2</w:t>
            </w:r>
            <w:r w:rsidRPr="00AF6972">
              <w:rPr>
                <w:rFonts w:ascii="Arial" w:hAnsi="Arial" w:cs="Arial"/>
                <w:i/>
                <w:snapToGrid w:val="0"/>
                <w:vanish/>
                <w:vertAlign w:val="superscript"/>
              </w:rPr>
              <w:t>nd</w:t>
            </w:r>
            <w:r w:rsidRPr="001C3ED7">
              <w:rPr>
                <w:rFonts w:ascii="Arial" w:hAnsi="Arial" w:cs="Arial"/>
                <w:i/>
                <w:snapToGrid w:val="0"/>
                <w:vanish/>
              </w:rPr>
              <w:t xml:space="preserve"> level heading.</w:t>
            </w:r>
          </w:p>
          <w:p w14:paraId="14A61678" w14:textId="77777777" w:rsidR="00EA4337" w:rsidRPr="001C3ED7" w:rsidRDefault="00EA4337" w:rsidP="00EA4337">
            <w:pPr>
              <w:pStyle w:val="ListParagraph"/>
              <w:numPr>
                <w:ilvl w:val="0"/>
                <w:numId w:val="6"/>
              </w:numPr>
              <w:ind w:left="458"/>
              <w:rPr>
                <w:rFonts w:cs="Arial"/>
                <w:vanish/>
                <w:color w:val="333333"/>
                <w:sz w:val="21"/>
                <w:szCs w:val="21"/>
              </w:rPr>
            </w:pPr>
            <w:r w:rsidRPr="001C3ED7">
              <w:rPr>
                <w:rFonts w:ascii="Arial" w:hAnsi="Arial" w:cs="Arial"/>
                <w:i/>
                <w:snapToGrid w:val="0"/>
                <w:vanish/>
              </w:rPr>
              <w:t xml:space="preserve">Chapter </w:t>
            </w:r>
            <w:r w:rsidR="00AF6972">
              <w:rPr>
                <w:rFonts w:ascii="Arial" w:hAnsi="Arial" w:cs="Arial"/>
                <w:i/>
                <w:snapToGrid w:val="0"/>
                <w:vanish/>
              </w:rPr>
              <w:t>“</w:t>
            </w:r>
            <w:r w:rsidRPr="001C3ED7">
              <w:rPr>
                <w:rFonts w:ascii="Arial" w:hAnsi="Arial" w:cs="Arial"/>
                <w:i/>
                <w:snapToGrid w:val="0"/>
                <w:vanish/>
              </w:rPr>
              <w:t>Feature Modeling</w:t>
            </w:r>
            <w:r w:rsidR="00AF6972">
              <w:rPr>
                <w:rFonts w:ascii="Arial" w:hAnsi="Arial" w:cs="Arial"/>
                <w:i/>
                <w:snapToGrid w:val="0"/>
                <w:vanish/>
              </w:rPr>
              <w:t>”</w:t>
            </w:r>
            <w:r w:rsidRPr="001C3ED7">
              <w:rPr>
                <w:rFonts w:ascii="Arial" w:hAnsi="Arial" w:cs="Arial"/>
                <w:i/>
                <w:snapToGrid w:val="0"/>
                <w:vanish/>
              </w:rPr>
              <w:t xml:space="preserve"> divided into 3 </w:t>
            </w:r>
            <w:proofErr w:type="gramStart"/>
            <w:r w:rsidRPr="001C3ED7">
              <w:rPr>
                <w:rFonts w:ascii="Arial" w:hAnsi="Arial" w:cs="Arial"/>
                <w:i/>
                <w:snapToGrid w:val="0"/>
                <w:vanish/>
              </w:rPr>
              <w:t>subchapter</w:t>
            </w:r>
            <w:proofErr w:type="gramEnd"/>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Scenarios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Use Cases</w:t>
            </w:r>
            <w:r w:rsidR="00AF6972">
              <w:rPr>
                <w:rFonts w:ascii="Arial" w:hAnsi="Arial" w:cs="Arial"/>
                <w:i/>
                <w:snapToGrid w:val="0"/>
                <w:vanish/>
              </w:rPr>
              <w:t>”</w:t>
            </w:r>
            <w:r w:rsidRPr="001C3ED7">
              <w:rPr>
                <w:rFonts w:ascii="Arial" w:hAnsi="Arial" w:cs="Arial"/>
                <w:i/>
                <w:snapToGrid w:val="0"/>
                <w:vanish/>
              </w:rPr>
              <w:t xml:space="preserve">, </w:t>
            </w:r>
            <w:r w:rsidR="00AF6972">
              <w:rPr>
                <w:rFonts w:ascii="Arial" w:hAnsi="Arial" w:cs="Arial"/>
                <w:i/>
                <w:snapToGrid w:val="0"/>
                <w:vanish/>
              </w:rPr>
              <w:t>“</w:t>
            </w:r>
            <w:r w:rsidRPr="001C3ED7">
              <w:rPr>
                <w:rFonts w:ascii="Arial" w:hAnsi="Arial" w:cs="Arial"/>
                <w:i/>
                <w:snapToGrid w:val="0"/>
                <w:vanish/>
              </w:rPr>
              <w:t>State Machines</w:t>
            </w:r>
            <w:r w:rsidR="00AF6972">
              <w:rPr>
                <w:rFonts w:ascii="Arial" w:hAnsi="Arial" w:cs="Arial"/>
                <w:i/>
                <w:snapToGrid w:val="0"/>
                <w:vanish/>
              </w:rPr>
              <w:t>”</w:t>
            </w:r>
            <w:r w:rsidRPr="001C3ED7">
              <w:rPr>
                <w:rFonts w:ascii="Arial" w:hAnsi="Arial" w:cs="Arial"/>
                <w:i/>
                <w:snapToGrid w:val="0"/>
                <w:vanish/>
              </w:rPr>
              <w:t>) for different modeling methods</w:t>
            </w:r>
          </w:p>
        </w:tc>
        <w:tc>
          <w:tcPr>
            <w:tcW w:w="1667" w:type="dxa"/>
          </w:tcPr>
          <w:p w14:paraId="42B8C319" w14:textId="77777777" w:rsidR="00EA4337" w:rsidRPr="001C3ED7" w:rsidRDefault="00EA4337" w:rsidP="007C6041">
            <w:pPr>
              <w:rPr>
                <w:i/>
                <w:snapToGrid w:val="0"/>
                <w:vanish/>
              </w:rPr>
            </w:pPr>
            <w:r w:rsidRPr="001C3ED7">
              <w:rPr>
                <w:i/>
                <w:snapToGrid w:val="0"/>
                <w:vanish/>
              </w:rPr>
              <w:t>Jbaden1</w:t>
            </w:r>
          </w:p>
        </w:tc>
      </w:tr>
      <w:tr w:rsidR="00EA4337" w:rsidRPr="001C3ED7" w14:paraId="0A28B54F" w14:textId="77777777" w:rsidTr="00723737">
        <w:trPr>
          <w:hidden/>
        </w:trPr>
        <w:tc>
          <w:tcPr>
            <w:tcW w:w="967" w:type="dxa"/>
          </w:tcPr>
          <w:p w14:paraId="2FE655DD" w14:textId="77777777" w:rsidR="00EA4337" w:rsidRPr="001C3ED7" w:rsidRDefault="007342A6" w:rsidP="007C6041">
            <w:pPr>
              <w:jc w:val="center"/>
              <w:rPr>
                <w:i/>
                <w:snapToGrid w:val="0"/>
                <w:vanish/>
              </w:rPr>
            </w:pPr>
            <w:r>
              <w:rPr>
                <w:i/>
                <w:snapToGrid w:val="0"/>
                <w:vanish/>
              </w:rPr>
              <w:t>0</w:t>
            </w:r>
          </w:p>
        </w:tc>
        <w:tc>
          <w:tcPr>
            <w:tcW w:w="720" w:type="dxa"/>
          </w:tcPr>
          <w:p w14:paraId="3278C891" w14:textId="77777777" w:rsidR="00EA4337" w:rsidRPr="001C3ED7" w:rsidRDefault="007342A6" w:rsidP="007C6041">
            <w:pPr>
              <w:jc w:val="center"/>
              <w:rPr>
                <w:i/>
                <w:snapToGrid w:val="0"/>
                <w:vanish/>
              </w:rPr>
            </w:pPr>
            <w:r>
              <w:rPr>
                <w:i/>
                <w:snapToGrid w:val="0"/>
                <w:vanish/>
              </w:rPr>
              <w:t>7</w:t>
            </w:r>
          </w:p>
        </w:tc>
        <w:tc>
          <w:tcPr>
            <w:tcW w:w="1260" w:type="dxa"/>
          </w:tcPr>
          <w:p w14:paraId="5EB32EE0" w14:textId="77777777" w:rsidR="00EA4337" w:rsidRPr="001C3ED7" w:rsidRDefault="00EA4337" w:rsidP="007C6041">
            <w:pPr>
              <w:jc w:val="center"/>
              <w:rPr>
                <w:i/>
                <w:snapToGrid w:val="0"/>
                <w:vanish/>
              </w:rPr>
            </w:pPr>
            <w:r w:rsidRPr="001C3ED7">
              <w:rPr>
                <w:i/>
                <w:snapToGrid w:val="0"/>
                <w:vanish/>
              </w:rPr>
              <w:t>2015-05-27</w:t>
            </w:r>
          </w:p>
        </w:tc>
        <w:tc>
          <w:tcPr>
            <w:tcW w:w="5592" w:type="dxa"/>
          </w:tcPr>
          <w:p w14:paraId="1B1A3D2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 of Content updated</w:t>
            </w:r>
          </w:p>
          <w:p w14:paraId="58A93C6A"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Template Revision History chapter added</w:t>
            </w:r>
          </w:p>
        </w:tc>
        <w:tc>
          <w:tcPr>
            <w:tcW w:w="1667" w:type="dxa"/>
          </w:tcPr>
          <w:p w14:paraId="6F7F8546" w14:textId="77777777" w:rsidR="00EA4337" w:rsidRPr="001C3ED7" w:rsidRDefault="00EA4337" w:rsidP="007C6041">
            <w:pPr>
              <w:rPr>
                <w:i/>
                <w:snapToGrid w:val="0"/>
                <w:vanish/>
              </w:rPr>
            </w:pPr>
            <w:r w:rsidRPr="001C3ED7">
              <w:rPr>
                <w:i/>
                <w:snapToGrid w:val="0"/>
                <w:vanish/>
              </w:rPr>
              <w:t>Jbaden1</w:t>
            </w:r>
          </w:p>
        </w:tc>
      </w:tr>
      <w:tr w:rsidR="00EA4337" w:rsidRPr="001C3ED7" w14:paraId="0ADD64D8" w14:textId="77777777" w:rsidTr="00723737">
        <w:trPr>
          <w:hidden/>
        </w:trPr>
        <w:tc>
          <w:tcPr>
            <w:tcW w:w="967" w:type="dxa"/>
          </w:tcPr>
          <w:p w14:paraId="56C05A4F" w14:textId="77777777" w:rsidR="00EA4337" w:rsidRPr="001C3ED7" w:rsidRDefault="007342A6" w:rsidP="007C6041">
            <w:pPr>
              <w:jc w:val="center"/>
              <w:rPr>
                <w:i/>
                <w:snapToGrid w:val="0"/>
                <w:vanish/>
              </w:rPr>
            </w:pPr>
            <w:r>
              <w:rPr>
                <w:i/>
                <w:snapToGrid w:val="0"/>
                <w:vanish/>
              </w:rPr>
              <w:t>0</w:t>
            </w:r>
          </w:p>
        </w:tc>
        <w:tc>
          <w:tcPr>
            <w:tcW w:w="720" w:type="dxa"/>
          </w:tcPr>
          <w:p w14:paraId="2C5574E6" w14:textId="77777777" w:rsidR="00EA4337" w:rsidRPr="001C3ED7" w:rsidRDefault="007342A6" w:rsidP="007C6041">
            <w:pPr>
              <w:jc w:val="center"/>
              <w:rPr>
                <w:i/>
                <w:snapToGrid w:val="0"/>
                <w:vanish/>
              </w:rPr>
            </w:pPr>
            <w:r>
              <w:rPr>
                <w:i/>
                <w:snapToGrid w:val="0"/>
                <w:vanish/>
              </w:rPr>
              <w:t>8</w:t>
            </w:r>
          </w:p>
        </w:tc>
        <w:tc>
          <w:tcPr>
            <w:tcW w:w="1260" w:type="dxa"/>
          </w:tcPr>
          <w:p w14:paraId="65725A1E" w14:textId="77777777" w:rsidR="00EA4337" w:rsidRPr="001C3ED7" w:rsidRDefault="00EA4337" w:rsidP="007C6041">
            <w:pPr>
              <w:jc w:val="center"/>
              <w:rPr>
                <w:i/>
                <w:snapToGrid w:val="0"/>
                <w:vanish/>
              </w:rPr>
            </w:pPr>
            <w:r w:rsidRPr="001C3ED7">
              <w:rPr>
                <w:i/>
                <w:snapToGrid w:val="0"/>
                <w:vanish/>
              </w:rPr>
              <w:t>2015-07-02</w:t>
            </w:r>
          </w:p>
        </w:tc>
        <w:tc>
          <w:tcPr>
            <w:tcW w:w="5592" w:type="dxa"/>
          </w:tcPr>
          <w:p w14:paraId="6EF8246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“Unsettled Issues” added</w:t>
            </w:r>
          </w:p>
        </w:tc>
        <w:tc>
          <w:tcPr>
            <w:tcW w:w="1667" w:type="dxa"/>
          </w:tcPr>
          <w:p w14:paraId="409AB9F9" w14:textId="77777777" w:rsidR="00EA4337" w:rsidRPr="001C3ED7" w:rsidRDefault="00EA4337" w:rsidP="007C6041">
            <w:pPr>
              <w:rPr>
                <w:i/>
                <w:snapToGrid w:val="0"/>
                <w:vanish/>
              </w:rPr>
            </w:pPr>
            <w:r w:rsidRPr="001C3ED7">
              <w:rPr>
                <w:i/>
                <w:snapToGrid w:val="0"/>
                <w:vanish/>
              </w:rPr>
              <w:t>Alevin7</w:t>
            </w:r>
          </w:p>
        </w:tc>
      </w:tr>
      <w:tr w:rsidR="00EA4337" w:rsidRPr="001C3ED7" w14:paraId="6BF52021" w14:textId="77777777" w:rsidTr="00723737">
        <w:trPr>
          <w:hidden/>
        </w:trPr>
        <w:tc>
          <w:tcPr>
            <w:tcW w:w="967" w:type="dxa"/>
          </w:tcPr>
          <w:p w14:paraId="6A726EB5" w14:textId="77777777" w:rsidR="00EA4337" w:rsidRPr="001C3ED7" w:rsidRDefault="007342A6" w:rsidP="007C6041">
            <w:pPr>
              <w:jc w:val="center"/>
              <w:rPr>
                <w:i/>
                <w:snapToGrid w:val="0"/>
                <w:vanish/>
              </w:rPr>
            </w:pPr>
            <w:r>
              <w:rPr>
                <w:i/>
                <w:snapToGrid w:val="0"/>
                <w:vanish/>
              </w:rPr>
              <w:t>0</w:t>
            </w:r>
          </w:p>
        </w:tc>
        <w:tc>
          <w:tcPr>
            <w:tcW w:w="720" w:type="dxa"/>
          </w:tcPr>
          <w:p w14:paraId="430E1774" w14:textId="77777777" w:rsidR="00EA4337" w:rsidRPr="001C3ED7" w:rsidRDefault="007342A6" w:rsidP="007C6041">
            <w:pPr>
              <w:jc w:val="center"/>
              <w:rPr>
                <w:i/>
                <w:snapToGrid w:val="0"/>
                <w:vanish/>
              </w:rPr>
            </w:pPr>
            <w:r>
              <w:rPr>
                <w:i/>
                <w:snapToGrid w:val="0"/>
                <w:vanish/>
              </w:rPr>
              <w:t>9</w:t>
            </w:r>
          </w:p>
        </w:tc>
        <w:tc>
          <w:tcPr>
            <w:tcW w:w="1260" w:type="dxa"/>
          </w:tcPr>
          <w:p w14:paraId="0EA6A718" w14:textId="77777777" w:rsidR="00EA4337" w:rsidRPr="001C3ED7" w:rsidRDefault="00EA4337" w:rsidP="007C6041">
            <w:pPr>
              <w:jc w:val="center"/>
              <w:rPr>
                <w:i/>
                <w:snapToGrid w:val="0"/>
                <w:vanish/>
              </w:rPr>
            </w:pPr>
            <w:r w:rsidRPr="001C3ED7">
              <w:rPr>
                <w:i/>
                <w:snapToGrid w:val="0"/>
                <w:vanish/>
              </w:rPr>
              <w:t>2015-08-04</w:t>
            </w:r>
          </w:p>
        </w:tc>
        <w:tc>
          <w:tcPr>
            <w:tcW w:w="5592" w:type="dxa"/>
          </w:tcPr>
          <w:p w14:paraId="2A64F10D"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added</w:t>
            </w:r>
          </w:p>
          <w:p w14:paraId="7D80557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Boundary Diagram” renamed to “Feature Context Diagram”</w:t>
            </w:r>
          </w:p>
          <w:p w14:paraId="3F5AA219"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Document Properties adapted to match needs of VBA macros</w:t>
            </w:r>
          </w:p>
        </w:tc>
        <w:tc>
          <w:tcPr>
            <w:tcW w:w="1667" w:type="dxa"/>
          </w:tcPr>
          <w:p w14:paraId="13096F07" w14:textId="77777777" w:rsidR="00EA4337" w:rsidRPr="001C3ED7" w:rsidRDefault="00EA4337" w:rsidP="007C6041">
            <w:pPr>
              <w:rPr>
                <w:i/>
                <w:snapToGrid w:val="0"/>
                <w:vanish/>
              </w:rPr>
            </w:pPr>
            <w:r w:rsidRPr="001C3ED7">
              <w:rPr>
                <w:i/>
                <w:snapToGrid w:val="0"/>
                <w:vanish/>
              </w:rPr>
              <w:t>Jbaden1, Awegman1</w:t>
            </w:r>
          </w:p>
        </w:tc>
      </w:tr>
      <w:tr w:rsidR="00EA4337" w:rsidRPr="001C3ED7" w14:paraId="568F7C4F" w14:textId="77777777" w:rsidTr="00723737">
        <w:trPr>
          <w:hidden/>
        </w:trPr>
        <w:tc>
          <w:tcPr>
            <w:tcW w:w="967" w:type="dxa"/>
          </w:tcPr>
          <w:p w14:paraId="35DE81DB" w14:textId="77777777" w:rsidR="00EA4337" w:rsidRPr="001C3ED7" w:rsidRDefault="007342A6" w:rsidP="007C6041">
            <w:pPr>
              <w:jc w:val="center"/>
              <w:rPr>
                <w:i/>
                <w:snapToGrid w:val="0"/>
                <w:vanish/>
              </w:rPr>
            </w:pPr>
            <w:r>
              <w:rPr>
                <w:i/>
                <w:snapToGrid w:val="0"/>
                <w:vanish/>
              </w:rPr>
              <w:t>1</w:t>
            </w:r>
          </w:p>
        </w:tc>
        <w:tc>
          <w:tcPr>
            <w:tcW w:w="720" w:type="dxa"/>
          </w:tcPr>
          <w:p w14:paraId="34288FBE" w14:textId="77777777" w:rsidR="00EA4337" w:rsidRPr="001C3ED7" w:rsidRDefault="007342A6" w:rsidP="007C6041">
            <w:pPr>
              <w:jc w:val="center"/>
              <w:rPr>
                <w:i/>
                <w:snapToGrid w:val="0"/>
                <w:vanish/>
              </w:rPr>
            </w:pPr>
            <w:r>
              <w:rPr>
                <w:i/>
                <w:snapToGrid w:val="0"/>
                <w:vanish/>
              </w:rPr>
              <w:t>0</w:t>
            </w:r>
          </w:p>
        </w:tc>
        <w:tc>
          <w:tcPr>
            <w:tcW w:w="1260" w:type="dxa"/>
          </w:tcPr>
          <w:p w14:paraId="131F360E" w14:textId="77777777" w:rsidR="00EA4337" w:rsidRPr="001C3ED7" w:rsidRDefault="00EA4337" w:rsidP="007C6041">
            <w:pPr>
              <w:jc w:val="center"/>
              <w:rPr>
                <w:i/>
                <w:snapToGrid w:val="0"/>
                <w:vanish/>
              </w:rPr>
            </w:pPr>
            <w:r w:rsidRPr="001C3ED7">
              <w:rPr>
                <w:i/>
                <w:snapToGrid w:val="0"/>
                <w:vanish/>
              </w:rPr>
              <w:t>2015-09-11</w:t>
            </w:r>
          </w:p>
        </w:tc>
        <w:tc>
          <w:tcPr>
            <w:tcW w:w="5592" w:type="dxa"/>
          </w:tcPr>
          <w:p w14:paraId="2F697C3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Section “Feature Variants” reworked</w:t>
            </w:r>
          </w:p>
          <w:p w14:paraId="7CD0497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 xml:space="preserve">Feature Goals removed. Only “Safety </w:t>
            </w:r>
            <w:proofErr w:type="gramStart"/>
            <w:r w:rsidRPr="001C3ED7">
              <w:rPr>
                <w:rFonts w:cs="Arial"/>
                <w:i/>
                <w:snapToGrid w:val="0"/>
                <w:vanish/>
              </w:rPr>
              <w:t>Goals“ chapter</w:t>
            </w:r>
            <w:proofErr w:type="gramEnd"/>
            <w:r w:rsidRPr="001C3ED7">
              <w:rPr>
                <w:rFonts w:cs="Arial"/>
                <w:i/>
                <w:snapToGrid w:val="0"/>
                <w:vanish/>
              </w:rPr>
              <w:t xml:space="preserve"> remains.</w:t>
            </w:r>
          </w:p>
          <w:p w14:paraId="5D9F2622"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Heading 2 formatting issues corrected.</w:t>
            </w:r>
          </w:p>
          <w:p w14:paraId="3D86C057"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Requirements / Use Cases Listing removed from traceability chapter.</w:t>
            </w:r>
          </w:p>
          <w:p w14:paraId="758DA936"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Format</w:t>
            </w:r>
            <w:r w:rsidR="00F00E75">
              <w:rPr>
                <w:rFonts w:cs="Arial"/>
                <w:i/>
                <w:snapToGrid w:val="0"/>
                <w:vanish/>
              </w:rPr>
              <w:t>t</w:t>
            </w:r>
            <w:r w:rsidRPr="001C3ED7">
              <w:rPr>
                <w:rFonts w:cs="Arial"/>
                <w:i/>
                <w:snapToGrid w:val="0"/>
                <w:vanish/>
              </w:rPr>
              <w:t>ing of attribute table in Notation chapter corrected</w:t>
            </w:r>
          </w:p>
          <w:p w14:paraId="56A17420"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Open Topics / Known Issues chapter moved to the end</w:t>
            </w:r>
          </w:p>
        </w:tc>
        <w:tc>
          <w:tcPr>
            <w:tcW w:w="1667" w:type="dxa"/>
          </w:tcPr>
          <w:p w14:paraId="0AF0E50B" w14:textId="77777777" w:rsidR="00EA4337" w:rsidRPr="001C3ED7" w:rsidRDefault="00EA4337" w:rsidP="007C6041">
            <w:pPr>
              <w:rPr>
                <w:i/>
                <w:snapToGrid w:val="0"/>
                <w:vanish/>
              </w:rPr>
            </w:pPr>
            <w:r w:rsidRPr="001C3ED7">
              <w:rPr>
                <w:i/>
                <w:snapToGrid w:val="0"/>
                <w:vanish/>
              </w:rPr>
              <w:t>Jbaden1</w:t>
            </w:r>
          </w:p>
        </w:tc>
      </w:tr>
      <w:tr w:rsidR="00EA4337" w:rsidRPr="001C3ED7" w14:paraId="725F35DD" w14:textId="77777777" w:rsidTr="00723737">
        <w:trPr>
          <w:hidden/>
        </w:trPr>
        <w:tc>
          <w:tcPr>
            <w:tcW w:w="967" w:type="dxa"/>
          </w:tcPr>
          <w:p w14:paraId="59A0CE12" w14:textId="77777777" w:rsidR="00EA4337" w:rsidRPr="001C3ED7" w:rsidRDefault="007342A6" w:rsidP="007C6041">
            <w:pPr>
              <w:jc w:val="center"/>
              <w:rPr>
                <w:i/>
                <w:snapToGrid w:val="0"/>
                <w:vanish/>
              </w:rPr>
            </w:pPr>
            <w:r>
              <w:rPr>
                <w:i/>
                <w:snapToGrid w:val="0"/>
                <w:vanish/>
              </w:rPr>
              <w:t>1</w:t>
            </w:r>
          </w:p>
        </w:tc>
        <w:tc>
          <w:tcPr>
            <w:tcW w:w="720" w:type="dxa"/>
          </w:tcPr>
          <w:p w14:paraId="090E6D8C" w14:textId="77777777" w:rsidR="00EA4337" w:rsidRPr="001C3ED7" w:rsidRDefault="007342A6" w:rsidP="007C6041">
            <w:pPr>
              <w:jc w:val="center"/>
              <w:rPr>
                <w:i/>
                <w:snapToGrid w:val="0"/>
                <w:vanish/>
              </w:rPr>
            </w:pPr>
            <w:r>
              <w:rPr>
                <w:i/>
                <w:snapToGrid w:val="0"/>
                <w:vanish/>
              </w:rPr>
              <w:t>1</w:t>
            </w:r>
          </w:p>
        </w:tc>
        <w:tc>
          <w:tcPr>
            <w:tcW w:w="1260" w:type="dxa"/>
          </w:tcPr>
          <w:p w14:paraId="098D41A5" w14:textId="77777777" w:rsidR="00EA4337" w:rsidRPr="001C3ED7" w:rsidRDefault="00EA4337" w:rsidP="007C6041">
            <w:pPr>
              <w:jc w:val="center"/>
              <w:rPr>
                <w:i/>
                <w:snapToGrid w:val="0"/>
                <w:vanish/>
              </w:rPr>
            </w:pPr>
            <w:r w:rsidRPr="001C3ED7">
              <w:rPr>
                <w:i/>
                <w:snapToGrid w:val="0"/>
                <w:vanish/>
              </w:rPr>
              <w:t>2015-11-16</w:t>
            </w:r>
          </w:p>
        </w:tc>
        <w:tc>
          <w:tcPr>
            <w:tcW w:w="5592" w:type="dxa"/>
          </w:tcPr>
          <w:p w14:paraId="0B1C09BF"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Table-Styles removed (for smooth VSEM import)</w:t>
            </w:r>
          </w:p>
          <w:p w14:paraId="4DAE9DB5" w14:textId="77777777" w:rsidR="00EA4337" w:rsidRPr="001C3ED7" w:rsidRDefault="00EA4337" w:rsidP="00EB673B">
            <w:pPr>
              <w:pStyle w:val="Header"/>
              <w:numPr>
                <w:ilvl w:val="0"/>
                <w:numId w:val="7"/>
              </w:numPr>
              <w:ind w:left="458"/>
              <w:rPr>
                <w:rFonts w:cs="Arial"/>
                <w:i/>
                <w:snapToGrid w:val="0"/>
                <w:vanish/>
              </w:rPr>
            </w:pPr>
            <w:r w:rsidRPr="001C3ED7">
              <w:rPr>
                <w:rFonts w:cs="Arial"/>
                <w:i/>
                <w:snapToGrid w:val="0"/>
                <w:vanish/>
              </w:rPr>
              <w:t xml:space="preserve">Some </w:t>
            </w:r>
            <w:proofErr w:type="gramStart"/>
            <w:r w:rsidRPr="001C3ED7">
              <w:rPr>
                <w:rFonts w:cs="Arial"/>
                <w:i/>
                <w:snapToGrid w:val="0"/>
                <w:vanish/>
              </w:rPr>
              <w:t>clean-up</w:t>
            </w:r>
            <w:proofErr w:type="gramEnd"/>
            <w:r w:rsidRPr="001C3ED7">
              <w:rPr>
                <w:rFonts w:cs="Arial"/>
                <w:i/>
                <w:snapToGrid w:val="0"/>
                <w:vanish/>
              </w:rPr>
              <w:t xml:space="preserve"> of sections “Purpose” and “Audience”</w:t>
            </w:r>
          </w:p>
        </w:tc>
        <w:tc>
          <w:tcPr>
            <w:tcW w:w="1667" w:type="dxa"/>
          </w:tcPr>
          <w:p w14:paraId="3EE500DF" w14:textId="77777777" w:rsidR="00EA4337" w:rsidRPr="001C3ED7" w:rsidRDefault="00EA4337" w:rsidP="007C6041">
            <w:pPr>
              <w:rPr>
                <w:i/>
                <w:snapToGrid w:val="0"/>
                <w:vanish/>
              </w:rPr>
            </w:pPr>
            <w:r w:rsidRPr="001C3ED7">
              <w:rPr>
                <w:i/>
                <w:snapToGrid w:val="0"/>
                <w:vanish/>
              </w:rPr>
              <w:t>Awegman1, jbaden1</w:t>
            </w:r>
          </w:p>
        </w:tc>
      </w:tr>
      <w:tr w:rsidR="00EA4337" w:rsidRPr="001C3ED7" w14:paraId="6B3B7CF0" w14:textId="77777777" w:rsidTr="00723737">
        <w:trPr>
          <w:hidden/>
        </w:trPr>
        <w:tc>
          <w:tcPr>
            <w:tcW w:w="967" w:type="dxa"/>
          </w:tcPr>
          <w:p w14:paraId="49A24ABB" w14:textId="77777777" w:rsidR="00EA4337" w:rsidRPr="001C3ED7" w:rsidRDefault="007342A6" w:rsidP="007C6041">
            <w:pPr>
              <w:jc w:val="center"/>
              <w:rPr>
                <w:i/>
                <w:snapToGrid w:val="0"/>
                <w:vanish/>
              </w:rPr>
            </w:pPr>
            <w:r>
              <w:rPr>
                <w:i/>
                <w:snapToGrid w:val="0"/>
                <w:vanish/>
              </w:rPr>
              <w:t>1</w:t>
            </w:r>
          </w:p>
        </w:tc>
        <w:tc>
          <w:tcPr>
            <w:tcW w:w="720" w:type="dxa"/>
          </w:tcPr>
          <w:p w14:paraId="7219D40D" w14:textId="77777777" w:rsidR="00EA4337" w:rsidRPr="001C3ED7" w:rsidRDefault="007342A6" w:rsidP="007C6041">
            <w:pPr>
              <w:jc w:val="center"/>
              <w:rPr>
                <w:i/>
                <w:snapToGrid w:val="0"/>
                <w:vanish/>
              </w:rPr>
            </w:pPr>
            <w:r>
              <w:rPr>
                <w:i/>
                <w:snapToGrid w:val="0"/>
                <w:vanish/>
              </w:rPr>
              <w:t>2</w:t>
            </w:r>
          </w:p>
        </w:tc>
        <w:tc>
          <w:tcPr>
            <w:tcW w:w="1260" w:type="dxa"/>
          </w:tcPr>
          <w:p w14:paraId="63E8FB0B" w14:textId="77777777" w:rsidR="00EA4337" w:rsidRPr="001C3ED7" w:rsidRDefault="00EA4337"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7BF3CCCE" w14:textId="77777777" w:rsidR="00EA4337" w:rsidRDefault="00EA4337" w:rsidP="00EB673B">
            <w:pPr>
              <w:pStyle w:val="Header"/>
              <w:numPr>
                <w:ilvl w:val="0"/>
                <w:numId w:val="7"/>
              </w:numPr>
              <w:ind w:left="458"/>
              <w:rPr>
                <w:rFonts w:cs="Arial"/>
                <w:i/>
                <w:snapToGrid w:val="0"/>
                <w:vanish/>
              </w:rPr>
            </w:pPr>
            <w:r>
              <w:rPr>
                <w:rFonts w:cs="Arial"/>
                <w:i/>
                <w:snapToGrid w:val="0"/>
                <w:vanish/>
              </w:rPr>
              <w:t>Minor corrections based on lessons learned from CC and PCL pilot (</w:t>
            </w:r>
            <w:proofErr w:type="gramStart"/>
            <w:r>
              <w:rPr>
                <w:rFonts w:cs="Arial"/>
                <w:i/>
                <w:snapToGrid w:val="0"/>
                <w:vanish/>
              </w:rPr>
              <w:t>e.g.</w:t>
            </w:r>
            <w:proofErr w:type="gramEnd"/>
            <w:r>
              <w:rPr>
                <w:rFonts w:cs="Arial"/>
                <w:i/>
                <w:snapToGrid w:val="0"/>
                <w:vanish/>
              </w:rPr>
              <w:t xml:space="preserve"> section market/regions) and discussion with Functional Safety Team (purpose of feature)</w:t>
            </w:r>
          </w:p>
          <w:p w14:paraId="5304E5AF" w14:textId="77777777" w:rsidR="00EA4337" w:rsidRDefault="00EA4337" w:rsidP="00EB673B">
            <w:pPr>
              <w:pStyle w:val="Header"/>
              <w:numPr>
                <w:ilvl w:val="0"/>
                <w:numId w:val="7"/>
              </w:numPr>
              <w:ind w:left="458"/>
              <w:rPr>
                <w:rFonts w:cs="Arial"/>
                <w:i/>
                <w:snapToGrid w:val="0"/>
                <w:vanish/>
              </w:rPr>
            </w:pPr>
            <w:r>
              <w:rPr>
                <w:rFonts w:cs="Arial"/>
                <w:i/>
                <w:snapToGrid w:val="0"/>
                <w:vanish/>
              </w:rPr>
              <w:t>Footer corrected</w:t>
            </w:r>
          </w:p>
          <w:p w14:paraId="7DEC454F" w14:textId="77777777" w:rsidR="00A31DA0" w:rsidRPr="001C3ED7" w:rsidRDefault="00A31DA0" w:rsidP="00EB673B">
            <w:pPr>
              <w:pStyle w:val="Header"/>
              <w:numPr>
                <w:ilvl w:val="0"/>
                <w:numId w:val="7"/>
              </w:numPr>
              <w:ind w:left="458"/>
              <w:rPr>
                <w:rFonts w:cs="Arial"/>
                <w:i/>
                <w:snapToGrid w:val="0"/>
                <w:vanish/>
              </w:rPr>
            </w:pPr>
            <w:r>
              <w:rPr>
                <w:rFonts w:cs="Arial"/>
                <w:i/>
                <w:snapToGrid w:val="0"/>
                <w:vanish/>
              </w:rPr>
              <w:t>Boundary diagram interface chapter renamed to influences.</w:t>
            </w:r>
          </w:p>
        </w:tc>
        <w:tc>
          <w:tcPr>
            <w:tcW w:w="1667" w:type="dxa"/>
          </w:tcPr>
          <w:p w14:paraId="6C2BE6A0" w14:textId="77777777" w:rsidR="00EA4337" w:rsidRPr="001C3ED7" w:rsidRDefault="00EA4337" w:rsidP="007C6041">
            <w:pPr>
              <w:rPr>
                <w:i/>
                <w:snapToGrid w:val="0"/>
                <w:vanish/>
              </w:rPr>
            </w:pPr>
            <w:r>
              <w:rPr>
                <w:i/>
                <w:snapToGrid w:val="0"/>
                <w:vanish/>
              </w:rPr>
              <w:t>Jbaden1</w:t>
            </w:r>
          </w:p>
        </w:tc>
      </w:tr>
      <w:tr w:rsidR="00AF6972" w:rsidRPr="001C3ED7" w14:paraId="01C09B40" w14:textId="77777777" w:rsidTr="00723737">
        <w:trPr>
          <w:hidden/>
        </w:trPr>
        <w:tc>
          <w:tcPr>
            <w:tcW w:w="967" w:type="dxa"/>
          </w:tcPr>
          <w:p w14:paraId="6434E3EB" w14:textId="77777777" w:rsidR="00AF6972" w:rsidRDefault="007342A6" w:rsidP="007C6041">
            <w:pPr>
              <w:jc w:val="center"/>
              <w:rPr>
                <w:i/>
                <w:snapToGrid w:val="0"/>
                <w:vanish/>
              </w:rPr>
            </w:pPr>
            <w:r>
              <w:rPr>
                <w:i/>
                <w:snapToGrid w:val="0"/>
                <w:vanish/>
              </w:rPr>
              <w:t>1</w:t>
            </w:r>
          </w:p>
        </w:tc>
        <w:tc>
          <w:tcPr>
            <w:tcW w:w="720" w:type="dxa"/>
          </w:tcPr>
          <w:p w14:paraId="5C189B64" w14:textId="77777777" w:rsidR="00AF6972" w:rsidRDefault="007342A6" w:rsidP="007C6041">
            <w:pPr>
              <w:jc w:val="center"/>
              <w:rPr>
                <w:i/>
                <w:snapToGrid w:val="0"/>
                <w:vanish/>
              </w:rPr>
            </w:pPr>
            <w:r>
              <w:rPr>
                <w:i/>
                <w:snapToGrid w:val="0"/>
                <w:vanish/>
              </w:rPr>
              <w:t>3</w:t>
            </w:r>
          </w:p>
        </w:tc>
        <w:tc>
          <w:tcPr>
            <w:tcW w:w="1260" w:type="dxa"/>
          </w:tcPr>
          <w:p w14:paraId="370E302F" w14:textId="77777777" w:rsidR="00AF6972" w:rsidRPr="001C3ED7" w:rsidRDefault="00AF6972" w:rsidP="00EA4337">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02-2</w:t>
            </w:r>
            <w:r w:rsidRPr="001C3ED7">
              <w:rPr>
                <w:i/>
                <w:snapToGrid w:val="0"/>
                <w:vanish/>
              </w:rPr>
              <w:t>6</w:t>
            </w:r>
          </w:p>
        </w:tc>
        <w:tc>
          <w:tcPr>
            <w:tcW w:w="5592" w:type="dxa"/>
          </w:tcPr>
          <w:p w14:paraId="365B4148" w14:textId="77777777" w:rsidR="00AF6972" w:rsidRDefault="00AF6972" w:rsidP="00EB673B">
            <w:pPr>
              <w:pStyle w:val="Header"/>
              <w:numPr>
                <w:ilvl w:val="0"/>
                <w:numId w:val="7"/>
              </w:numPr>
              <w:ind w:left="458"/>
              <w:rPr>
                <w:rFonts w:cs="Arial"/>
                <w:i/>
                <w:snapToGrid w:val="0"/>
                <w:vanish/>
              </w:rPr>
            </w:pPr>
            <w:r>
              <w:rPr>
                <w:rFonts w:cs="Arial"/>
                <w:i/>
                <w:snapToGrid w:val="0"/>
                <w:vanish/>
              </w:rPr>
              <w:t>Minor corrections after review with Whitney Keith from Functional Safety team</w:t>
            </w:r>
          </w:p>
        </w:tc>
        <w:tc>
          <w:tcPr>
            <w:tcW w:w="1667" w:type="dxa"/>
          </w:tcPr>
          <w:p w14:paraId="65E44890" w14:textId="77777777" w:rsidR="00AF6972" w:rsidRDefault="00AF6972" w:rsidP="007C6041">
            <w:pPr>
              <w:rPr>
                <w:i/>
                <w:snapToGrid w:val="0"/>
                <w:vanish/>
              </w:rPr>
            </w:pPr>
            <w:r>
              <w:rPr>
                <w:i/>
                <w:snapToGrid w:val="0"/>
                <w:vanish/>
              </w:rPr>
              <w:t>Jbaden1</w:t>
            </w:r>
          </w:p>
        </w:tc>
      </w:tr>
      <w:tr w:rsidR="00CA2B20" w:rsidRPr="001C3ED7" w14:paraId="7C3204B2" w14:textId="77777777" w:rsidTr="00723737">
        <w:trPr>
          <w:hidden/>
        </w:trPr>
        <w:tc>
          <w:tcPr>
            <w:tcW w:w="967" w:type="dxa"/>
          </w:tcPr>
          <w:p w14:paraId="55109F0B" w14:textId="77777777" w:rsidR="00CA2B20" w:rsidRDefault="007342A6" w:rsidP="007C6041">
            <w:pPr>
              <w:jc w:val="center"/>
              <w:rPr>
                <w:i/>
                <w:snapToGrid w:val="0"/>
                <w:vanish/>
              </w:rPr>
            </w:pPr>
            <w:r>
              <w:rPr>
                <w:i/>
                <w:snapToGrid w:val="0"/>
                <w:vanish/>
              </w:rPr>
              <w:t>1</w:t>
            </w:r>
          </w:p>
        </w:tc>
        <w:tc>
          <w:tcPr>
            <w:tcW w:w="720" w:type="dxa"/>
          </w:tcPr>
          <w:p w14:paraId="79B25D0F" w14:textId="77777777" w:rsidR="00CA2B20" w:rsidRDefault="007342A6" w:rsidP="007C6041">
            <w:pPr>
              <w:jc w:val="center"/>
              <w:rPr>
                <w:i/>
                <w:snapToGrid w:val="0"/>
                <w:vanish/>
              </w:rPr>
            </w:pPr>
            <w:r>
              <w:rPr>
                <w:i/>
                <w:snapToGrid w:val="0"/>
                <w:vanish/>
              </w:rPr>
              <w:t>4</w:t>
            </w:r>
          </w:p>
        </w:tc>
        <w:tc>
          <w:tcPr>
            <w:tcW w:w="1260" w:type="dxa"/>
          </w:tcPr>
          <w:p w14:paraId="4AA90727" w14:textId="77777777" w:rsidR="00CA2B20" w:rsidRPr="001C3ED7" w:rsidRDefault="00CA2B20"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1844300" w14:textId="77777777" w:rsidR="00CA2B20" w:rsidRDefault="00CA2B20" w:rsidP="00EB673B">
            <w:pPr>
              <w:pStyle w:val="Header"/>
              <w:numPr>
                <w:ilvl w:val="0"/>
                <w:numId w:val="7"/>
              </w:numPr>
              <w:ind w:left="458"/>
              <w:rPr>
                <w:rFonts w:cs="Arial"/>
                <w:i/>
                <w:snapToGrid w:val="0"/>
                <w:vanish/>
              </w:rPr>
            </w:pPr>
            <w:r>
              <w:rPr>
                <w:rFonts w:cs="Arial"/>
                <w:i/>
                <w:snapToGrid w:val="0"/>
                <w:vanish/>
              </w:rPr>
              <w:t xml:space="preserve">Some </w:t>
            </w:r>
            <w:proofErr w:type="gramStart"/>
            <w:r>
              <w:rPr>
                <w:rFonts w:cs="Arial"/>
                <w:i/>
                <w:snapToGrid w:val="0"/>
                <w:vanish/>
              </w:rPr>
              <w:t>cleanup</w:t>
            </w:r>
            <w:proofErr w:type="gramEnd"/>
            <w:r>
              <w:rPr>
                <w:rFonts w:cs="Arial"/>
                <w:i/>
                <w:snapToGrid w:val="0"/>
                <w:vanish/>
              </w:rPr>
              <w:t xml:space="preserve"> of meta-data in Word Properties</w:t>
            </w:r>
          </w:p>
        </w:tc>
        <w:tc>
          <w:tcPr>
            <w:tcW w:w="1667" w:type="dxa"/>
          </w:tcPr>
          <w:p w14:paraId="5A0B3D0D" w14:textId="77777777" w:rsidR="00CA2B20" w:rsidRDefault="00CA2B20" w:rsidP="007C6041">
            <w:pPr>
              <w:rPr>
                <w:i/>
                <w:snapToGrid w:val="0"/>
                <w:vanish/>
              </w:rPr>
            </w:pPr>
            <w:r>
              <w:rPr>
                <w:i/>
                <w:snapToGrid w:val="0"/>
                <w:vanish/>
              </w:rPr>
              <w:t>Jbaden1</w:t>
            </w:r>
          </w:p>
        </w:tc>
      </w:tr>
      <w:tr w:rsidR="008B133D" w:rsidRPr="001C3ED7" w14:paraId="072F34B0" w14:textId="77777777" w:rsidTr="00723737">
        <w:trPr>
          <w:hidden/>
        </w:trPr>
        <w:tc>
          <w:tcPr>
            <w:tcW w:w="967" w:type="dxa"/>
          </w:tcPr>
          <w:p w14:paraId="25EB0CDD" w14:textId="77777777" w:rsidR="008B133D" w:rsidRDefault="008B133D" w:rsidP="007C6041">
            <w:pPr>
              <w:jc w:val="center"/>
              <w:rPr>
                <w:i/>
                <w:snapToGrid w:val="0"/>
                <w:vanish/>
              </w:rPr>
            </w:pPr>
            <w:r>
              <w:rPr>
                <w:i/>
                <w:snapToGrid w:val="0"/>
                <w:vanish/>
              </w:rPr>
              <w:t>1</w:t>
            </w:r>
          </w:p>
        </w:tc>
        <w:tc>
          <w:tcPr>
            <w:tcW w:w="720" w:type="dxa"/>
          </w:tcPr>
          <w:p w14:paraId="455938DA" w14:textId="77777777" w:rsidR="008B133D" w:rsidRDefault="008B133D" w:rsidP="007C6041">
            <w:pPr>
              <w:jc w:val="center"/>
              <w:rPr>
                <w:i/>
                <w:snapToGrid w:val="0"/>
                <w:vanish/>
              </w:rPr>
            </w:pPr>
            <w:r>
              <w:rPr>
                <w:i/>
                <w:snapToGrid w:val="0"/>
                <w:vanish/>
              </w:rPr>
              <w:t>5</w:t>
            </w:r>
          </w:p>
        </w:tc>
        <w:tc>
          <w:tcPr>
            <w:tcW w:w="1260" w:type="dxa"/>
          </w:tcPr>
          <w:p w14:paraId="0AE6D060" w14:textId="77777777" w:rsidR="008B133D" w:rsidRPr="001C3ED7" w:rsidRDefault="008B133D" w:rsidP="00CA2B20">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03-10</w:t>
            </w:r>
          </w:p>
        </w:tc>
        <w:tc>
          <w:tcPr>
            <w:tcW w:w="5592" w:type="dxa"/>
          </w:tcPr>
          <w:p w14:paraId="53D4A9CC" w14:textId="77777777" w:rsidR="008B133D" w:rsidRDefault="008B133D" w:rsidP="00EB673B">
            <w:pPr>
              <w:pStyle w:val="Header"/>
              <w:numPr>
                <w:ilvl w:val="0"/>
                <w:numId w:val="7"/>
              </w:numPr>
              <w:ind w:left="458"/>
              <w:rPr>
                <w:rFonts w:cs="Arial"/>
                <w:i/>
                <w:snapToGrid w:val="0"/>
                <w:vanish/>
              </w:rPr>
            </w:pPr>
            <w:r>
              <w:rPr>
                <w:rFonts w:cs="Arial"/>
                <w:i/>
                <w:snapToGrid w:val="0"/>
                <w:vanish/>
              </w:rPr>
              <w:t>Footer format</w:t>
            </w:r>
            <w:r w:rsidR="00F00E75">
              <w:rPr>
                <w:rFonts w:cs="Arial"/>
                <w:i/>
                <w:snapToGrid w:val="0"/>
                <w:vanish/>
              </w:rPr>
              <w:t>t</w:t>
            </w:r>
            <w:r>
              <w:rPr>
                <w:rFonts w:cs="Arial"/>
                <w:i/>
                <w:snapToGrid w:val="0"/>
                <w:vanish/>
              </w:rPr>
              <w:t>ing corrected</w:t>
            </w:r>
            <w:r w:rsidR="001F4996">
              <w:rPr>
                <w:rFonts w:cs="Arial"/>
                <w:i/>
                <w:snapToGrid w:val="0"/>
                <w:vanish/>
              </w:rPr>
              <w:t xml:space="preserve"> (Issue 19)</w:t>
            </w:r>
          </w:p>
          <w:p w14:paraId="2082D66C" w14:textId="77777777" w:rsidR="008B133D" w:rsidRDefault="008B133D" w:rsidP="00EB673B">
            <w:pPr>
              <w:pStyle w:val="Header"/>
              <w:numPr>
                <w:ilvl w:val="0"/>
                <w:numId w:val="7"/>
              </w:numPr>
              <w:ind w:left="458"/>
              <w:rPr>
                <w:rFonts w:cs="Arial"/>
                <w:i/>
                <w:snapToGrid w:val="0"/>
                <w:vanish/>
              </w:rPr>
            </w:pPr>
            <w:r>
              <w:rPr>
                <w:rFonts w:cs="Arial"/>
                <w:i/>
                <w:snapToGrid w:val="0"/>
                <w:vanish/>
              </w:rPr>
              <w:t>Results from review with Functional Safety Team incorporated</w:t>
            </w:r>
            <w:r w:rsidR="002A4E39">
              <w:rPr>
                <w:rFonts w:cs="Arial"/>
                <w:i/>
                <w:snapToGrid w:val="0"/>
                <w:vanish/>
              </w:rPr>
              <w:t xml:space="preserve"> (Issue 20)</w:t>
            </w:r>
            <w:r>
              <w:rPr>
                <w:rFonts w:cs="Arial"/>
                <w:i/>
                <w:snapToGrid w:val="0"/>
                <w:vanish/>
              </w:rPr>
              <w:t>.</w:t>
            </w:r>
          </w:p>
        </w:tc>
        <w:tc>
          <w:tcPr>
            <w:tcW w:w="1667" w:type="dxa"/>
          </w:tcPr>
          <w:p w14:paraId="5668A282" w14:textId="77777777" w:rsidR="008B133D" w:rsidRDefault="008B133D" w:rsidP="007C6041">
            <w:pPr>
              <w:rPr>
                <w:i/>
                <w:snapToGrid w:val="0"/>
                <w:vanish/>
              </w:rPr>
            </w:pPr>
            <w:r>
              <w:rPr>
                <w:i/>
                <w:snapToGrid w:val="0"/>
                <w:vanish/>
              </w:rPr>
              <w:t>jbaden1</w:t>
            </w:r>
          </w:p>
        </w:tc>
      </w:tr>
      <w:tr w:rsidR="006110B1" w:rsidRPr="001C3ED7" w14:paraId="4495BC91" w14:textId="77777777" w:rsidTr="00723737">
        <w:trPr>
          <w:hidden/>
        </w:trPr>
        <w:tc>
          <w:tcPr>
            <w:tcW w:w="967" w:type="dxa"/>
          </w:tcPr>
          <w:p w14:paraId="39050726" w14:textId="77777777" w:rsidR="006110B1" w:rsidRDefault="006110B1" w:rsidP="007C6041">
            <w:pPr>
              <w:jc w:val="center"/>
              <w:rPr>
                <w:i/>
                <w:snapToGrid w:val="0"/>
                <w:vanish/>
              </w:rPr>
            </w:pPr>
            <w:r>
              <w:rPr>
                <w:i/>
                <w:snapToGrid w:val="0"/>
                <w:vanish/>
              </w:rPr>
              <w:t>1</w:t>
            </w:r>
          </w:p>
        </w:tc>
        <w:tc>
          <w:tcPr>
            <w:tcW w:w="720" w:type="dxa"/>
          </w:tcPr>
          <w:p w14:paraId="10F01406" w14:textId="77777777" w:rsidR="006110B1" w:rsidRDefault="006110B1" w:rsidP="007C6041">
            <w:pPr>
              <w:jc w:val="center"/>
              <w:rPr>
                <w:i/>
                <w:snapToGrid w:val="0"/>
                <w:vanish/>
              </w:rPr>
            </w:pPr>
            <w:r>
              <w:rPr>
                <w:i/>
                <w:snapToGrid w:val="0"/>
                <w:vanish/>
              </w:rPr>
              <w:t>6</w:t>
            </w:r>
          </w:p>
        </w:tc>
        <w:tc>
          <w:tcPr>
            <w:tcW w:w="1260" w:type="dxa"/>
          </w:tcPr>
          <w:p w14:paraId="653CEE23" w14:textId="77777777" w:rsidR="006110B1" w:rsidRPr="001C3ED7" w:rsidRDefault="006110B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6D88AB40" w14:textId="77777777" w:rsidR="006110B1" w:rsidRDefault="006110B1" w:rsidP="00EB673B">
            <w:pPr>
              <w:pStyle w:val="Header"/>
              <w:numPr>
                <w:ilvl w:val="0"/>
                <w:numId w:val="7"/>
              </w:numPr>
              <w:ind w:left="458"/>
              <w:rPr>
                <w:rFonts w:cs="Arial"/>
                <w:i/>
                <w:snapToGrid w:val="0"/>
                <w:vanish/>
              </w:rPr>
            </w:pPr>
            <w:r>
              <w:rPr>
                <w:rFonts w:cs="Arial"/>
                <w:i/>
                <w:snapToGrid w:val="0"/>
                <w:vanish/>
              </w:rPr>
              <w:t>Scenario Template added</w:t>
            </w:r>
          </w:p>
        </w:tc>
        <w:tc>
          <w:tcPr>
            <w:tcW w:w="1667" w:type="dxa"/>
          </w:tcPr>
          <w:p w14:paraId="2F1E9DBA" w14:textId="77777777" w:rsidR="006110B1" w:rsidRDefault="002872F4" w:rsidP="007C6041">
            <w:pPr>
              <w:rPr>
                <w:i/>
                <w:snapToGrid w:val="0"/>
                <w:vanish/>
              </w:rPr>
            </w:pPr>
            <w:r>
              <w:rPr>
                <w:i/>
                <w:snapToGrid w:val="0"/>
                <w:vanish/>
              </w:rPr>
              <w:t>Jbaden1</w:t>
            </w:r>
          </w:p>
        </w:tc>
      </w:tr>
      <w:tr w:rsidR="00BF0421" w:rsidRPr="001C3ED7" w14:paraId="38A2C874" w14:textId="77777777" w:rsidTr="00723737">
        <w:trPr>
          <w:hidden/>
        </w:trPr>
        <w:tc>
          <w:tcPr>
            <w:tcW w:w="967" w:type="dxa"/>
          </w:tcPr>
          <w:p w14:paraId="3F6FD1E7" w14:textId="77777777" w:rsidR="00BF0421" w:rsidRDefault="00BF0421" w:rsidP="007C6041">
            <w:pPr>
              <w:jc w:val="center"/>
              <w:rPr>
                <w:i/>
                <w:snapToGrid w:val="0"/>
                <w:vanish/>
              </w:rPr>
            </w:pPr>
            <w:r>
              <w:rPr>
                <w:i/>
                <w:snapToGrid w:val="0"/>
                <w:vanish/>
              </w:rPr>
              <w:t>1</w:t>
            </w:r>
          </w:p>
        </w:tc>
        <w:tc>
          <w:tcPr>
            <w:tcW w:w="720" w:type="dxa"/>
          </w:tcPr>
          <w:p w14:paraId="3FD472D8" w14:textId="77777777" w:rsidR="00BF0421" w:rsidRDefault="00BF0421" w:rsidP="007C6041">
            <w:pPr>
              <w:jc w:val="center"/>
              <w:rPr>
                <w:i/>
                <w:snapToGrid w:val="0"/>
                <w:vanish/>
              </w:rPr>
            </w:pPr>
            <w:r>
              <w:rPr>
                <w:i/>
                <w:snapToGrid w:val="0"/>
                <w:vanish/>
              </w:rPr>
              <w:t>7</w:t>
            </w:r>
          </w:p>
        </w:tc>
        <w:tc>
          <w:tcPr>
            <w:tcW w:w="1260" w:type="dxa"/>
          </w:tcPr>
          <w:p w14:paraId="54469FD6" w14:textId="77777777" w:rsidR="00BF0421" w:rsidRPr="001C3ED7" w:rsidRDefault="00BF0421"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46EA6A4" w14:textId="77777777" w:rsidR="00BF0421" w:rsidRDefault="00BF0421" w:rsidP="00EB673B">
            <w:pPr>
              <w:pStyle w:val="Header"/>
              <w:numPr>
                <w:ilvl w:val="0"/>
                <w:numId w:val="7"/>
              </w:numPr>
              <w:ind w:left="458"/>
              <w:rPr>
                <w:rFonts w:cs="Arial"/>
                <w:i/>
                <w:snapToGrid w:val="0"/>
                <w:vanish/>
              </w:rPr>
            </w:pPr>
            <w:r>
              <w:rPr>
                <w:rFonts w:cs="Arial"/>
                <w:i/>
                <w:snapToGrid w:val="0"/>
                <w:vanish/>
              </w:rPr>
              <w:t>Chapter “Operation Modes and States” moved before “Use Case” section.</w:t>
            </w:r>
          </w:p>
        </w:tc>
        <w:tc>
          <w:tcPr>
            <w:tcW w:w="1667" w:type="dxa"/>
          </w:tcPr>
          <w:p w14:paraId="13FBA983" w14:textId="77777777" w:rsidR="00BF0421" w:rsidRDefault="00BF0421" w:rsidP="007C6041">
            <w:pPr>
              <w:rPr>
                <w:i/>
                <w:snapToGrid w:val="0"/>
                <w:vanish/>
              </w:rPr>
            </w:pPr>
            <w:r>
              <w:rPr>
                <w:i/>
                <w:snapToGrid w:val="0"/>
                <w:vanish/>
              </w:rPr>
              <w:t>Jbaden1</w:t>
            </w:r>
          </w:p>
        </w:tc>
      </w:tr>
      <w:tr w:rsidR="00513376" w:rsidRPr="001C3ED7" w14:paraId="714A218F" w14:textId="77777777" w:rsidTr="00723737">
        <w:trPr>
          <w:hidden/>
        </w:trPr>
        <w:tc>
          <w:tcPr>
            <w:tcW w:w="967" w:type="dxa"/>
          </w:tcPr>
          <w:p w14:paraId="57F0D704" w14:textId="77777777" w:rsidR="00513376" w:rsidRDefault="00513376" w:rsidP="007C6041">
            <w:pPr>
              <w:jc w:val="center"/>
              <w:rPr>
                <w:i/>
                <w:snapToGrid w:val="0"/>
                <w:vanish/>
              </w:rPr>
            </w:pPr>
            <w:r>
              <w:rPr>
                <w:i/>
                <w:snapToGrid w:val="0"/>
                <w:vanish/>
              </w:rPr>
              <w:t>1</w:t>
            </w:r>
          </w:p>
        </w:tc>
        <w:tc>
          <w:tcPr>
            <w:tcW w:w="720" w:type="dxa"/>
          </w:tcPr>
          <w:p w14:paraId="4D759C3A" w14:textId="77777777" w:rsidR="00513376" w:rsidRDefault="00513376" w:rsidP="007C6041">
            <w:pPr>
              <w:jc w:val="center"/>
              <w:rPr>
                <w:i/>
                <w:snapToGrid w:val="0"/>
                <w:vanish/>
              </w:rPr>
            </w:pPr>
            <w:r>
              <w:rPr>
                <w:i/>
                <w:snapToGrid w:val="0"/>
                <w:vanish/>
              </w:rPr>
              <w:t>8</w:t>
            </w:r>
          </w:p>
        </w:tc>
        <w:tc>
          <w:tcPr>
            <w:tcW w:w="1260" w:type="dxa"/>
          </w:tcPr>
          <w:p w14:paraId="33F74CDD" w14:textId="77777777" w:rsidR="00513376" w:rsidRPr="001C3ED7" w:rsidRDefault="00513376" w:rsidP="006110B1">
            <w:pPr>
              <w:jc w:val="center"/>
              <w:rPr>
                <w:i/>
                <w:snapToGrid w:val="0"/>
                <w:vanish/>
              </w:rPr>
            </w:pPr>
            <w:r w:rsidRPr="001C3ED7">
              <w:rPr>
                <w:i/>
                <w:snapToGrid w:val="0"/>
                <w:vanish/>
              </w:rPr>
              <w:t>201</w:t>
            </w:r>
            <w:r>
              <w:rPr>
                <w:i/>
                <w:snapToGrid w:val="0"/>
                <w:vanish/>
              </w:rPr>
              <w:t>6</w:t>
            </w:r>
            <w:r w:rsidRPr="001C3ED7">
              <w:rPr>
                <w:i/>
                <w:snapToGrid w:val="0"/>
                <w:vanish/>
              </w:rPr>
              <w:t>-</w:t>
            </w:r>
            <w:r>
              <w:rPr>
                <w:i/>
                <w:snapToGrid w:val="0"/>
                <w:vanish/>
              </w:rPr>
              <w:t>04-18</w:t>
            </w:r>
          </w:p>
        </w:tc>
        <w:tc>
          <w:tcPr>
            <w:tcW w:w="5592" w:type="dxa"/>
          </w:tcPr>
          <w:p w14:paraId="314C946D" w14:textId="77777777" w:rsidR="00513376" w:rsidRDefault="00513376" w:rsidP="00EB673B">
            <w:pPr>
              <w:pStyle w:val="Header"/>
              <w:numPr>
                <w:ilvl w:val="0"/>
                <w:numId w:val="7"/>
              </w:numPr>
              <w:ind w:left="458"/>
              <w:rPr>
                <w:rFonts w:cs="Arial"/>
                <w:i/>
                <w:snapToGrid w:val="0"/>
                <w:vanish/>
              </w:rPr>
            </w:pPr>
            <w:r>
              <w:rPr>
                <w:rFonts w:cs="Arial"/>
                <w:i/>
                <w:snapToGrid w:val="0"/>
                <w:vanish/>
              </w:rPr>
              <w:t>Broken Wiki links repaired.</w:t>
            </w:r>
          </w:p>
        </w:tc>
        <w:tc>
          <w:tcPr>
            <w:tcW w:w="1667" w:type="dxa"/>
          </w:tcPr>
          <w:p w14:paraId="61E6E0C7" w14:textId="77777777" w:rsidR="00513376" w:rsidRDefault="00513376" w:rsidP="007C6041">
            <w:pPr>
              <w:rPr>
                <w:i/>
                <w:snapToGrid w:val="0"/>
                <w:vanish/>
              </w:rPr>
            </w:pPr>
            <w:r>
              <w:rPr>
                <w:i/>
                <w:snapToGrid w:val="0"/>
                <w:vanish/>
              </w:rPr>
              <w:t>Jbaden1</w:t>
            </w:r>
          </w:p>
        </w:tc>
      </w:tr>
      <w:tr w:rsidR="00B4194E" w:rsidRPr="007D0A79" w14:paraId="5D44DA33" w14:textId="77777777" w:rsidTr="00723737">
        <w:trPr>
          <w:hidden/>
        </w:trPr>
        <w:tc>
          <w:tcPr>
            <w:tcW w:w="967" w:type="dxa"/>
          </w:tcPr>
          <w:p w14:paraId="43F66109" w14:textId="77777777" w:rsidR="00B4194E" w:rsidRPr="007D0A79" w:rsidRDefault="00B4194E" w:rsidP="007C6041">
            <w:pPr>
              <w:jc w:val="center"/>
              <w:rPr>
                <w:i/>
                <w:snapToGrid w:val="0"/>
                <w:vanish/>
              </w:rPr>
            </w:pPr>
            <w:r w:rsidRPr="007D0A79">
              <w:rPr>
                <w:i/>
                <w:snapToGrid w:val="0"/>
                <w:vanish/>
              </w:rPr>
              <w:lastRenderedPageBreak/>
              <w:t>2</w:t>
            </w:r>
          </w:p>
        </w:tc>
        <w:tc>
          <w:tcPr>
            <w:tcW w:w="720" w:type="dxa"/>
          </w:tcPr>
          <w:p w14:paraId="5DF57A4C" w14:textId="77777777" w:rsidR="00B4194E" w:rsidRPr="007D0A79" w:rsidRDefault="00B4194E" w:rsidP="007C6041">
            <w:pPr>
              <w:jc w:val="center"/>
              <w:rPr>
                <w:i/>
                <w:snapToGrid w:val="0"/>
                <w:vanish/>
              </w:rPr>
            </w:pPr>
            <w:r w:rsidRPr="007D0A79">
              <w:rPr>
                <w:i/>
                <w:snapToGrid w:val="0"/>
                <w:vanish/>
              </w:rPr>
              <w:t>0</w:t>
            </w:r>
          </w:p>
        </w:tc>
        <w:tc>
          <w:tcPr>
            <w:tcW w:w="1260" w:type="dxa"/>
          </w:tcPr>
          <w:p w14:paraId="2D61A242" w14:textId="77777777" w:rsidR="00B4194E" w:rsidRPr="007D0A79" w:rsidRDefault="00B4194E" w:rsidP="00B4194E">
            <w:pPr>
              <w:jc w:val="center"/>
              <w:rPr>
                <w:i/>
                <w:snapToGrid w:val="0"/>
                <w:vanish/>
              </w:rPr>
            </w:pPr>
            <w:r w:rsidRPr="007D0A79">
              <w:rPr>
                <w:i/>
                <w:snapToGrid w:val="0"/>
                <w:vanish/>
              </w:rPr>
              <w:t>2016-05-19</w:t>
            </w:r>
          </w:p>
        </w:tc>
        <w:tc>
          <w:tcPr>
            <w:tcW w:w="5592" w:type="dxa"/>
          </w:tcPr>
          <w:p w14:paraId="159A7FFE"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Adapted to Specification_Macros.dotm V2.0</w:t>
            </w:r>
          </w:p>
          <w:p w14:paraId="632CE7B9" w14:textId="77777777" w:rsidR="00B4194E" w:rsidRPr="007D0A79" w:rsidRDefault="00B4194E" w:rsidP="00EB673B">
            <w:pPr>
              <w:pStyle w:val="Header"/>
              <w:numPr>
                <w:ilvl w:val="0"/>
                <w:numId w:val="7"/>
              </w:numPr>
              <w:ind w:left="458"/>
              <w:rPr>
                <w:rFonts w:cs="Arial"/>
                <w:i/>
                <w:snapToGrid w:val="0"/>
                <w:vanish/>
              </w:rPr>
            </w:pPr>
            <w:r w:rsidRPr="007D0A79">
              <w:rPr>
                <w:rFonts w:cs="Arial"/>
                <w:i/>
                <w:snapToGrid w:val="0"/>
                <w:vanish/>
              </w:rPr>
              <w:t xml:space="preserve">Requirements Templates chapter (ch. 1.7.1) no longer has an attribute table, but refers directly to the </w:t>
            </w:r>
            <w:proofErr w:type="gramStart"/>
            <w:r w:rsidRPr="007D0A79">
              <w:rPr>
                <w:rFonts w:cs="Arial"/>
                <w:i/>
                <w:snapToGrid w:val="0"/>
                <w:vanish/>
              </w:rPr>
              <w:t>Wiki..</w:t>
            </w:r>
            <w:proofErr w:type="gramEnd"/>
          </w:p>
        </w:tc>
        <w:tc>
          <w:tcPr>
            <w:tcW w:w="1667" w:type="dxa"/>
          </w:tcPr>
          <w:p w14:paraId="4CC283BD" w14:textId="77777777" w:rsidR="00B4194E" w:rsidRPr="007D0A79" w:rsidRDefault="00B4194E" w:rsidP="007C6041">
            <w:pPr>
              <w:rPr>
                <w:i/>
                <w:snapToGrid w:val="0"/>
                <w:vanish/>
              </w:rPr>
            </w:pPr>
            <w:r w:rsidRPr="007D0A79">
              <w:rPr>
                <w:i/>
                <w:snapToGrid w:val="0"/>
                <w:vanish/>
              </w:rPr>
              <w:t>Jbaden1</w:t>
            </w:r>
          </w:p>
        </w:tc>
      </w:tr>
      <w:tr w:rsidR="00900C31" w:rsidRPr="007D0A79" w14:paraId="65774E5C" w14:textId="77777777" w:rsidTr="00723737">
        <w:trPr>
          <w:hidden/>
        </w:trPr>
        <w:tc>
          <w:tcPr>
            <w:tcW w:w="967" w:type="dxa"/>
          </w:tcPr>
          <w:p w14:paraId="3573CFFD" w14:textId="77777777" w:rsidR="00900C31" w:rsidRPr="007D0A79" w:rsidRDefault="00900C31" w:rsidP="007C6041">
            <w:pPr>
              <w:jc w:val="center"/>
              <w:rPr>
                <w:i/>
                <w:snapToGrid w:val="0"/>
                <w:vanish/>
              </w:rPr>
            </w:pPr>
            <w:r>
              <w:rPr>
                <w:i/>
                <w:snapToGrid w:val="0"/>
                <w:vanish/>
              </w:rPr>
              <w:t>2</w:t>
            </w:r>
          </w:p>
        </w:tc>
        <w:tc>
          <w:tcPr>
            <w:tcW w:w="720" w:type="dxa"/>
          </w:tcPr>
          <w:p w14:paraId="36FEE13F" w14:textId="77777777" w:rsidR="00900C31" w:rsidRPr="007D0A79" w:rsidRDefault="00900C31" w:rsidP="007C6041">
            <w:pPr>
              <w:jc w:val="center"/>
              <w:rPr>
                <w:i/>
                <w:snapToGrid w:val="0"/>
                <w:vanish/>
              </w:rPr>
            </w:pPr>
            <w:r>
              <w:rPr>
                <w:i/>
                <w:snapToGrid w:val="0"/>
                <w:vanish/>
              </w:rPr>
              <w:t>1</w:t>
            </w:r>
          </w:p>
        </w:tc>
        <w:tc>
          <w:tcPr>
            <w:tcW w:w="1260" w:type="dxa"/>
          </w:tcPr>
          <w:p w14:paraId="6B13FA89" w14:textId="77777777" w:rsidR="00900C31" w:rsidRPr="007D0A79" w:rsidRDefault="00900C31" w:rsidP="00900C31">
            <w:pPr>
              <w:jc w:val="center"/>
              <w:rPr>
                <w:i/>
                <w:snapToGrid w:val="0"/>
                <w:vanish/>
              </w:rPr>
            </w:pPr>
            <w:r w:rsidRPr="007D0A79">
              <w:rPr>
                <w:i/>
                <w:snapToGrid w:val="0"/>
                <w:vanish/>
              </w:rPr>
              <w:t>2016-0</w:t>
            </w:r>
            <w:r>
              <w:rPr>
                <w:i/>
                <w:snapToGrid w:val="0"/>
                <w:vanish/>
              </w:rPr>
              <w:t>6</w:t>
            </w:r>
            <w:r w:rsidRPr="007D0A79">
              <w:rPr>
                <w:i/>
                <w:snapToGrid w:val="0"/>
                <w:vanish/>
              </w:rPr>
              <w:t>-1</w:t>
            </w:r>
            <w:r>
              <w:rPr>
                <w:i/>
                <w:snapToGrid w:val="0"/>
                <w:vanish/>
              </w:rPr>
              <w:t>0</w:t>
            </w:r>
          </w:p>
        </w:tc>
        <w:tc>
          <w:tcPr>
            <w:tcW w:w="5592" w:type="dxa"/>
          </w:tcPr>
          <w:p w14:paraId="787F5300" w14:textId="77777777" w:rsidR="00900C31" w:rsidRPr="007D0A79" w:rsidRDefault="00900C31" w:rsidP="00EB673B">
            <w:pPr>
              <w:pStyle w:val="Header"/>
              <w:numPr>
                <w:ilvl w:val="0"/>
                <w:numId w:val="7"/>
              </w:numPr>
              <w:ind w:left="458"/>
              <w:rPr>
                <w:rFonts w:cs="Arial"/>
                <w:i/>
                <w:snapToGrid w:val="0"/>
                <w:vanish/>
              </w:rPr>
            </w:pPr>
            <w:r>
              <w:rPr>
                <w:rFonts w:cs="Arial"/>
                <w:i/>
                <w:snapToGrid w:val="0"/>
                <w:vanish/>
              </w:rPr>
              <w:t>Table for Context Diagram modified (lists external entities and Influence Description only)</w:t>
            </w:r>
          </w:p>
        </w:tc>
        <w:tc>
          <w:tcPr>
            <w:tcW w:w="1667" w:type="dxa"/>
          </w:tcPr>
          <w:p w14:paraId="47A0234E" w14:textId="77777777" w:rsidR="00900C31" w:rsidRPr="007D0A79" w:rsidRDefault="00900C31" w:rsidP="007C6041">
            <w:pPr>
              <w:rPr>
                <w:i/>
                <w:snapToGrid w:val="0"/>
                <w:vanish/>
              </w:rPr>
            </w:pPr>
            <w:r>
              <w:rPr>
                <w:i/>
                <w:snapToGrid w:val="0"/>
                <w:vanish/>
              </w:rPr>
              <w:t>Jbaden1</w:t>
            </w:r>
          </w:p>
        </w:tc>
      </w:tr>
      <w:tr w:rsidR="00504724" w:rsidRPr="007D0A79" w14:paraId="697013B9" w14:textId="77777777" w:rsidTr="00723737">
        <w:trPr>
          <w:hidden/>
        </w:trPr>
        <w:tc>
          <w:tcPr>
            <w:tcW w:w="967" w:type="dxa"/>
          </w:tcPr>
          <w:p w14:paraId="2D061642" w14:textId="77777777" w:rsidR="00504724" w:rsidRDefault="00504724" w:rsidP="007C6041">
            <w:pPr>
              <w:jc w:val="center"/>
              <w:rPr>
                <w:i/>
                <w:snapToGrid w:val="0"/>
                <w:vanish/>
              </w:rPr>
            </w:pPr>
            <w:r>
              <w:rPr>
                <w:i/>
                <w:snapToGrid w:val="0"/>
                <w:vanish/>
              </w:rPr>
              <w:t>2</w:t>
            </w:r>
          </w:p>
        </w:tc>
        <w:tc>
          <w:tcPr>
            <w:tcW w:w="720" w:type="dxa"/>
          </w:tcPr>
          <w:p w14:paraId="5D90BEF6" w14:textId="77777777" w:rsidR="00504724" w:rsidRDefault="00504724" w:rsidP="007C6041">
            <w:pPr>
              <w:jc w:val="center"/>
              <w:rPr>
                <w:i/>
                <w:snapToGrid w:val="0"/>
                <w:vanish/>
              </w:rPr>
            </w:pPr>
            <w:r>
              <w:rPr>
                <w:i/>
                <w:snapToGrid w:val="0"/>
                <w:vanish/>
              </w:rPr>
              <w:t>2</w:t>
            </w:r>
          </w:p>
        </w:tc>
        <w:tc>
          <w:tcPr>
            <w:tcW w:w="1260" w:type="dxa"/>
          </w:tcPr>
          <w:p w14:paraId="14FACD2B" w14:textId="77777777" w:rsidR="00504724" w:rsidRPr="007D0A79" w:rsidRDefault="00504724" w:rsidP="00504724">
            <w:pPr>
              <w:jc w:val="center"/>
              <w:rPr>
                <w:i/>
                <w:snapToGrid w:val="0"/>
                <w:vanish/>
              </w:rPr>
            </w:pPr>
            <w:r w:rsidRPr="007D0A79">
              <w:rPr>
                <w:i/>
                <w:snapToGrid w:val="0"/>
                <w:vanish/>
              </w:rPr>
              <w:t>2016-0</w:t>
            </w:r>
            <w:r>
              <w:rPr>
                <w:i/>
                <w:snapToGrid w:val="0"/>
                <w:vanish/>
              </w:rPr>
              <w:t>7</w:t>
            </w:r>
            <w:r w:rsidRPr="007D0A79">
              <w:rPr>
                <w:i/>
                <w:snapToGrid w:val="0"/>
                <w:vanish/>
              </w:rPr>
              <w:t>-</w:t>
            </w:r>
            <w:r>
              <w:rPr>
                <w:i/>
                <w:snapToGrid w:val="0"/>
                <w:vanish/>
              </w:rPr>
              <w:t>08</w:t>
            </w:r>
          </w:p>
        </w:tc>
        <w:tc>
          <w:tcPr>
            <w:tcW w:w="5592" w:type="dxa"/>
          </w:tcPr>
          <w:p w14:paraId="749DB060" w14:textId="77777777" w:rsidR="00504724" w:rsidRDefault="00504724" w:rsidP="00EB673B">
            <w:pPr>
              <w:pStyle w:val="Header"/>
              <w:numPr>
                <w:ilvl w:val="0"/>
                <w:numId w:val="7"/>
              </w:numPr>
              <w:ind w:left="458"/>
              <w:rPr>
                <w:rFonts w:cs="Arial"/>
                <w:i/>
                <w:snapToGrid w:val="0"/>
                <w:vanish/>
              </w:rPr>
            </w:pPr>
            <w:r>
              <w:rPr>
                <w:rFonts w:cs="Arial"/>
                <w:i/>
                <w:snapToGrid w:val="0"/>
                <w:vanish/>
              </w:rPr>
              <w:t>Template version added to footer</w:t>
            </w:r>
          </w:p>
          <w:p w14:paraId="60845732" w14:textId="77777777" w:rsidR="00B961EB" w:rsidRDefault="00B961EB" w:rsidP="00EB673B">
            <w:pPr>
              <w:pStyle w:val="Header"/>
              <w:numPr>
                <w:ilvl w:val="0"/>
                <w:numId w:val="7"/>
              </w:numPr>
              <w:ind w:left="458"/>
              <w:rPr>
                <w:rFonts w:cs="Arial"/>
                <w:i/>
                <w:snapToGrid w:val="0"/>
                <w:vanish/>
              </w:rPr>
            </w:pPr>
            <w:r>
              <w:rPr>
                <w:rFonts w:cs="Arial"/>
                <w:i/>
                <w:snapToGrid w:val="0"/>
                <w:vanish/>
              </w:rPr>
              <w:t>Several hints added to the various sections</w:t>
            </w:r>
          </w:p>
          <w:p w14:paraId="501210F9" w14:textId="77777777" w:rsidR="00B961EB" w:rsidRDefault="00B961EB" w:rsidP="00EB673B">
            <w:pPr>
              <w:pStyle w:val="Header"/>
              <w:numPr>
                <w:ilvl w:val="0"/>
                <w:numId w:val="7"/>
              </w:numPr>
              <w:ind w:left="458"/>
              <w:rPr>
                <w:rFonts w:cs="Arial"/>
                <w:i/>
                <w:snapToGrid w:val="0"/>
                <w:vanish/>
              </w:rPr>
            </w:pPr>
            <w:r>
              <w:rPr>
                <w:rFonts w:cs="Arial"/>
                <w:i/>
                <w:snapToGrid w:val="0"/>
                <w:vanish/>
              </w:rPr>
              <w:t>Findings from Fun</w:t>
            </w:r>
            <w:r w:rsidR="00F00E75">
              <w:rPr>
                <w:rFonts w:cs="Arial"/>
                <w:i/>
                <w:snapToGrid w:val="0"/>
                <w:vanish/>
              </w:rPr>
              <w:t>c</w:t>
            </w:r>
            <w:r>
              <w:rPr>
                <w:rFonts w:cs="Arial"/>
                <w:i/>
                <w:snapToGrid w:val="0"/>
                <w:vanish/>
              </w:rPr>
              <w:t>tional Safety Team incorporated.</w:t>
            </w:r>
          </w:p>
          <w:p w14:paraId="60220B4E" w14:textId="77777777" w:rsidR="00472868" w:rsidRDefault="00472868" w:rsidP="00EB673B">
            <w:pPr>
              <w:pStyle w:val="Header"/>
              <w:numPr>
                <w:ilvl w:val="0"/>
                <w:numId w:val="7"/>
              </w:numPr>
              <w:ind w:left="458"/>
              <w:rPr>
                <w:rFonts w:cs="Arial"/>
                <w:i/>
                <w:snapToGrid w:val="0"/>
                <w:vanish/>
              </w:rPr>
            </w:pPr>
            <w:r>
              <w:rPr>
                <w:rFonts w:cs="Arial"/>
                <w:i/>
                <w:snapToGrid w:val="0"/>
                <w:vanish/>
              </w:rPr>
              <w:t>RE_SafetyRequirement style added</w:t>
            </w:r>
          </w:p>
        </w:tc>
        <w:tc>
          <w:tcPr>
            <w:tcW w:w="1667" w:type="dxa"/>
          </w:tcPr>
          <w:p w14:paraId="151889ED" w14:textId="77777777" w:rsidR="00504724" w:rsidRDefault="00504724" w:rsidP="007C6041">
            <w:pPr>
              <w:rPr>
                <w:i/>
                <w:snapToGrid w:val="0"/>
                <w:vanish/>
              </w:rPr>
            </w:pPr>
            <w:r>
              <w:rPr>
                <w:i/>
                <w:snapToGrid w:val="0"/>
                <w:vanish/>
              </w:rPr>
              <w:t>Jbaden1</w:t>
            </w:r>
          </w:p>
        </w:tc>
      </w:tr>
      <w:tr w:rsidR="00A75B2B" w:rsidRPr="007D0A79" w14:paraId="61651254" w14:textId="77777777" w:rsidTr="00723737">
        <w:trPr>
          <w:hidden/>
        </w:trPr>
        <w:tc>
          <w:tcPr>
            <w:tcW w:w="967" w:type="dxa"/>
          </w:tcPr>
          <w:p w14:paraId="0BB19D1E" w14:textId="77777777" w:rsidR="00A75B2B" w:rsidRDefault="00A75B2B" w:rsidP="007C6041">
            <w:pPr>
              <w:jc w:val="center"/>
              <w:rPr>
                <w:i/>
                <w:snapToGrid w:val="0"/>
                <w:vanish/>
              </w:rPr>
            </w:pPr>
            <w:r>
              <w:rPr>
                <w:i/>
                <w:snapToGrid w:val="0"/>
                <w:vanish/>
              </w:rPr>
              <w:t>2</w:t>
            </w:r>
          </w:p>
        </w:tc>
        <w:tc>
          <w:tcPr>
            <w:tcW w:w="720" w:type="dxa"/>
          </w:tcPr>
          <w:p w14:paraId="37E53382" w14:textId="77777777" w:rsidR="00A75B2B" w:rsidRPr="00D115B8" w:rsidRDefault="00A75B2B" w:rsidP="007C6041">
            <w:pPr>
              <w:jc w:val="center"/>
              <w:rPr>
                <w:i/>
                <w:snapToGrid w:val="0"/>
                <w:vanish/>
              </w:rPr>
            </w:pPr>
            <w:r w:rsidRPr="00D115B8">
              <w:rPr>
                <w:i/>
                <w:snapToGrid w:val="0"/>
                <w:vanish/>
              </w:rPr>
              <w:t>3</w:t>
            </w:r>
          </w:p>
        </w:tc>
        <w:tc>
          <w:tcPr>
            <w:tcW w:w="1260" w:type="dxa"/>
          </w:tcPr>
          <w:p w14:paraId="6EF5D120" w14:textId="77777777" w:rsidR="00A75B2B" w:rsidRPr="00D115B8" w:rsidRDefault="00A75B2B" w:rsidP="00504724">
            <w:pPr>
              <w:jc w:val="center"/>
              <w:rPr>
                <w:i/>
                <w:snapToGrid w:val="0"/>
                <w:vanish/>
              </w:rPr>
            </w:pPr>
            <w:r w:rsidRPr="00D115B8">
              <w:rPr>
                <w:i/>
                <w:snapToGrid w:val="0"/>
                <w:vanish/>
              </w:rPr>
              <w:t>2016-09-21</w:t>
            </w:r>
          </w:p>
        </w:tc>
        <w:tc>
          <w:tcPr>
            <w:tcW w:w="5592" w:type="dxa"/>
          </w:tcPr>
          <w:p w14:paraId="67649CBA" w14:textId="77777777" w:rsidR="00A75B2B" w:rsidRPr="00D115B8" w:rsidRDefault="00A75B2B"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w:t>
            </w:r>
            <w:r w:rsidR="00F4304F" w:rsidRPr="00D115B8">
              <w:rPr>
                <w:rFonts w:cs="Arial"/>
                <w:i/>
                <w:snapToGrid w:val="0"/>
                <w:vanish/>
              </w:rPr>
              <w:t>“</w:t>
            </w:r>
            <w:r w:rsidRPr="00D115B8">
              <w:rPr>
                <w:rFonts w:cs="Arial"/>
                <w:i/>
                <w:snapToGrid w:val="0"/>
                <w:vanish/>
              </w:rPr>
              <w:t>Lessons Learned</w:t>
            </w:r>
            <w:r w:rsidR="00F4304F" w:rsidRPr="00D115B8">
              <w:rPr>
                <w:rFonts w:cs="Arial"/>
                <w:i/>
                <w:snapToGrid w:val="0"/>
                <w:vanish/>
              </w:rPr>
              <w:t>”</w:t>
            </w:r>
            <w:r w:rsidRPr="00D115B8">
              <w:rPr>
                <w:rFonts w:cs="Arial"/>
                <w:i/>
                <w:snapToGrid w:val="0"/>
                <w:vanish/>
              </w:rPr>
              <w:t xml:space="preserve">, </w:t>
            </w:r>
            <w:r w:rsidR="00F4304F" w:rsidRPr="00D115B8">
              <w:rPr>
                <w:rFonts w:cs="Arial"/>
                <w:i/>
                <w:snapToGrid w:val="0"/>
                <w:vanish/>
              </w:rPr>
              <w:t>“</w:t>
            </w:r>
            <w:r w:rsidRPr="00D115B8">
              <w:rPr>
                <w:rFonts w:cs="Arial"/>
                <w:i/>
                <w:snapToGrid w:val="0"/>
                <w:vanish/>
              </w:rPr>
              <w:t>System Behaviors for HARA</w:t>
            </w:r>
            <w:r w:rsidR="00F4304F" w:rsidRPr="00D115B8">
              <w:rPr>
                <w:rFonts w:cs="Arial"/>
                <w:i/>
                <w:snapToGrid w:val="0"/>
                <w:vanish/>
              </w:rPr>
              <w:t>”</w:t>
            </w:r>
            <w:r w:rsidRPr="00D115B8">
              <w:rPr>
                <w:rFonts w:cs="Arial"/>
                <w:i/>
                <w:snapToGrid w:val="0"/>
                <w:vanish/>
              </w:rPr>
              <w:t>)</w:t>
            </w:r>
          </w:p>
        </w:tc>
        <w:tc>
          <w:tcPr>
            <w:tcW w:w="1667" w:type="dxa"/>
          </w:tcPr>
          <w:p w14:paraId="19DD7F30" w14:textId="77777777" w:rsidR="00A75B2B" w:rsidRPr="00D115B8" w:rsidRDefault="00F4304F" w:rsidP="007C6041">
            <w:pPr>
              <w:rPr>
                <w:i/>
                <w:snapToGrid w:val="0"/>
                <w:vanish/>
              </w:rPr>
            </w:pPr>
            <w:r w:rsidRPr="00D115B8">
              <w:rPr>
                <w:i/>
                <w:snapToGrid w:val="0"/>
                <w:vanish/>
              </w:rPr>
              <w:t>Jbaden1</w:t>
            </w:r>
          </w:p>
        </w:tc>
      </w:tr>
      <w:tr w:rsidR="00613717" w:rsidRPr="007D0A79" w14:paraId="11BAC1B2" w14:textId="77777777" w:rsidTr="00723737">
        <w:trPr>
          <w:hidden/>
        </w:trPr>
        <w:tc>
          <w:tcPr>
            <w:tcW w:w="967" w:type="dxa"/>
          </w:tcPr>
          <w:p w14:paraId="7D7CFBB3" w14:textId="77777777" w:rsidR="00613717" w:rsidRDefault="00613717" w:rsidP="007C6041">
            <w:pPr>
              <w:jc w:val="center"/>
              <w:rPr>
                <w:i/>
                <w:snapToGrid w:val="0"/>
                <w:vanish/>
              </w:rPr>
            </w:pPr>
            <w:r>
              <w:rPr>
                <w:i/>
                <w:snapToGrid w:val="0"/>
                <w:vanish/>
              </w:rPr>
              <w:t>2</w:t>
            </w:r>
          </w:p>
        </w:tc>
        <w:tc>
          <w:tcPr>
            <w:tcW w:w="720" w:type="dxa"/>
          </w:tcPr>
          <w:p w14:paraId="3ED10467" w14:textId="77777777" w:rsidR="00613717" w:rsidRPr="00D115B8" w:rsidRDefault="00613717" w:rsidP="007C6041">
            <w:pPr>
              <w:jc w:val="center"/>
              <w:rPr>
                <w:i/>
                <w:snapToGrid w:val="0"/>
                <w:vanish/>
              </w:rPr>
            </w:pPr>
            <w:r w:rsidRPr="00D115B8">
              <w:rPr>
                <w:i/>
                <w:snapToGrid w:val="0"/>
                <w:vanish/>
              </w:rPr>
              <w:t>4</w:t>
            </w:r>
          </w:p>
        </w:tc>
        <w:tc>
          <w:tcPr>
            <w:tcW w:w="1260" w:type="dxa"/>
          </w:tcPr>
          <w:p w14:paraId="73A2BF5A" w14:textId="77777777" w:rsidR="00613717" w:rsidRPr="00D115B8" w:rsidRDefault="00613717" w:rsidP="00613717">
            <w:pPr>
              <w:jc w:val="center"/>
              <w:rPr>
                <w:i/>
                <w:snapToGrid w:val="0"/>
                <w:vanish/>
              </w:rPr>
            </w:pPr>
            <w:r w:rsidRPr="00D115B8">
              <w:rPr>
                <w:i/>
                <w:snapToGrid w:val="0"/>
                <w:vanish/>
              </w:rPr>
              <w:t>2016-11-15</w:t>
            </w:r>
          </w:p>
        </w:tc>
        <w:tc>
          <w:tcPr>
            <w:tcW w:w="5592" w:type="dxa"/>
          </w:tcPr>
          <w:p w14:paraId="4593DB07" w14:textId="77777777" w:rsidR="00613717" w:rsidRPr="00D115B8" w:rsidRDefault="00613717" w:rsidP="00EB673B">
            <w:pPr>
              <w:pStyle w:val="Header"/>
              <w:numPr>
                <w:ilvl w:val="0"/>
                <w:numId w:val="7"/>
              </w:numPr>
              <w:ind w:left="458"/>
              <w:rPr>
                <w:rFonts w:cs="Arial"/>
                <w:i/>
                <w:snapToGrid w:val="0"/>
                <w:vanish/>
              </w:rPr>
            </w:pPr>
            <w:r w:rsidRPr="00D115B8">
              <w:rPr>
                <w:rFonts w:cs="Arial"/>
                <w:i/>
                <w:snapToGrid w:val="0"/>
                <w:vanish/>
              </w:rPr>
              <w:t>Update from Functional Safety Team incorporated (“Lessons Learned”, “System Behaviors for HARA”)</w:t>
            </w:r>
          </w:p>
          <w:p w14:paraId="544674C8" w14:textId="77777777" w:rsidR="00260BC6" w:rsidRPr="00D115B8" w:rsidRDefault="00260BC6" w:rsidP="00EB673B">
            <w:pPr>
              <w:pStyle w:val="Header"/>
              <w:numPr>
                <w:ilvl w:val="0"/>
                <w:numId w:val="7"/>
              </w:numPr>
              <w:ind w:left="458"/>
              <w:rPr>
                <w:rFonts w:cs="Arial"/>
                <w:i/>
                <w:snapToGrid w:val="0"/>
                <w:vanish/>
              </w:rPr>
            </w:pPr>
            <w:r w:rsidRPr="00D115B8">
              <w:rPr>
                <w:rFonts w:cs="Arial"/>
                <w:i/>
                <w:snapToGrid w:val="0"/>
                <w:vanish/>
              </w:rPr>
              <w:t>Explanatory notes made more formal</w:t>
            </w:r>
          </w:p>
        </w:tc>
        <w:tc>
          <w:tcPr>
            <w:tcW w:w="1667" w:type="dxa"/>
          </w:tcPr>
          <w:p w14:paraId="2DFB034F" w14:textId="77777777" w:rsidR="00613717" w:rsidRPr="00D115B8" w:rsidRDefault="00613717" w:rsidP="007C6041">
            <w:pPr>
              <w:rPr>
                <w:i/>
                <w:snapToGrid w:val="0"/>
                <w:vanish/>
              </w:rPr>
            </w:pPr>
            <w:r w:rsidRPr="00D115B8">
              <w:rPr>
                <w:i/>
                <w:snapToGrid w:val="0"/>
                <w:vanish/>
              </w:rPr>
              <w:t>Jbaden1</w:t>
            </w:r>
          </w:p>
        </w:tc>
      </w:tr>
      <w:tr w:rsidR="00B03389" w:rsidRPr="007D0A79" w14:paraId="4B9018AD" w14:textId="77777777" w:rsidTr="00723737">
        <w:trPr>
          <w:hidden/>
        </w:trPr>
        <w:tc>
          <w:tcPr>
            <w:tcW w:w="967" w:type="dxa"/>
          </w:tcPr>
          <w:p w14:paraId="44A594E4" w14:textId="77777777" w:rsidR="00B03389" w:rsidRDefault="00B03389" w:rsidP="007C6041">
            <w:pPr>
              <w:jc w:val="center"/>
              <w:rPr>
                <w:i/>
                <w:snapToGrid w:val="0"/>
                <w:vanish/>
              </w:rPr>
            </w:pPr>
            <w:r>
              <w:rPr>
                <w:i/>
                <w:snapToGrid w:val="0"/>
                <w:vanish/>
              </w:rPr>
              <w:t>3</w:t>
            </w:r>
          </w:p>
        </w:tc>
        <w:tc>
          <w:tcPr>
            <w:tcW w:w="720" w:type="dxa"/>
          </w:tcPr>
          <w:p w14:paraId="1F4DD6C2" w14:textId="77777777" w:rsidR="00B03389" w:rsidRPr="00D115B8" w:rsidRDefault="00B03389" w:rsidP="007C6041">
            <w:pPr>
              <w:jc w:val="center"/>
              <w:rPr>
                <w:i/>
                <w:snapToGrid w:val="0"/>
                <w:vanish/>
              </w:rPr>
            </w:pPr>
          </w:p>
        </w:tc>
        <w:tc>
          <w:tcPr>
            <w:tcW w:w="1260" w:type="dxa"/>
            <w:vMerge w:val="restart"/>
          </w:tcPr>
          <w:p w14:paraId="0834817C" w14:textId="77777777" w:rsidR="00B03389" w:rsidRPr="00D115B8" w:rsidRDefault="00B03389" w:rsidP="00613717">
            <w:pPr>
              <w:jc w:val="center"/>
              <w:rPr>
                <w:i/>
                <w:snapToGrid w:val="0"/>
                <w:vanish/>
              </w:rPr>
            </w:pPr>
          </w:p>
        </w:tc>
        <w:tc>
          <w:tcPr>
            <w:tcW w:w="5592" w:type="dxa"/>
            <w:vMerge w:val="restart"/>
          </w:tcPr>
          <w:p w14:paraId="61581D94" w14:textId="77777777" w:rsidR="00B03389" w:rsidRPr="00D115B8" w:rsidRDefault="00B03389" w:rsidP="00B03389">
            <w:pPr>
              <w:pStyle w:val="Header"/>
              <w:rPr>
                <w:rFonts w:cs="Arial"/>
                <w:i/>
                <w:snapToGrid w:val="0"/>
                <w:vanish/>
              </w:rPr>
            </w:pPr>
            <w:r w:rsidRPr="00D115B8">
              <w:rPr>
                <w:rFonts w:cs="Arial"/>
                <w:i/>
                <w:snapToGrid w:val="0"/>
                <w:vanish/>
              </w:rPr>
              <w:t>Skipped to synchronize with Specification_Macros.dotm</w:t>
            </w:r>
          </w:p>
        </w:tc>
        <w:tc>
          <w:tcPr>
            <w:tcW w:w="1667" w:type="dxa"/>
            <w:vMerge w:val="restart"/>
          </w:tcPr>
          <w:p w14:paraId="0C73A510" w14:textId="77777777" w:rsidR="00B03389" w:rsidRPr="00D115B8" w:rsidRDefault="00B03389" w:rsidP="007C6041">
            <w:pPr>
              <w:rPr>
                <w:i/>
                <w:snapToGrid w:val="0"/>
                <w:vanish/>
              </w:rPr>
            </w:pPr>
          </w:p>
        </w:tc>
      </w:tr>
      <w:tr w:rsidR="00B03389" w:rsidRPr="007D0A79" w14:paraId="388E9755" w14:textId="77777777" w:rsidTr="00723737">
        <w:trPr>
          <w:hidden/>
        </w:trPr>
        <w:tc>
          <w:tcPr>
            <w:tcW w:w="967" w:type="dxa"/>
          </w:tcPr>
          <w:p w14:paraId="720F71B9" w14:textId="77777777" w:rsidR="00B03389" w:rsidRDefault="00B03389" w:rsidP="007C6041">
            <w:pPr>
              <w:jc w:val="center"/>
              <w:rPr>
                <w:i/>
                <w:snapToGrid w:val="0"/>
                <w:vanish/>
              </w:rPr>
            </w:pPr>
            <w:r>
              <w:rPr>
                <w:i/>
                <w:snapToGrid w:val="0"/>
                <w:vanish/>
              </w:rPr>
              <w:t>4</w:t>
            </w:r>
          </w:p>
        </w:tc>
        <w:tc>
          <w:tcPr>
            <w:tcW w:w="720" w:type="dxa"/>
          </w:tcPr>
          <w:p w14:paraId="558AADFB" w14:textId="77777777" w:rsidR="00B03389" w:rsidRPr="00D115B8" w:rsidRDefault="00B03389" w:rsidP="007C6041">
            <w:pPr>
              <w:jc w:val="center"/>
              <w:rPr>
                <w:i/>
                <w:snapToGrid w:val="0"/>
                <w:vanish/>
              </w:rPr>
            </w:pPr>
          </w:p>
        </w:tc>
        <w:tc>
          <w:tcPr>
            <w:tcW w:w="1260" w:type="dxa"/>
            <w:vMerge/>
          </w:tcPr>
          <w:p w14:paraId="4441660D" w14:textId="77777777" w:rsidR="00B03389" w:rsidRPr="00D115B8" w:rsidRDefault="00B03389" w:rsidP="00613717">
            <w:pPr>
              <w:jc w:val="center"/>
              <w:rPr>
                <w:i/>
                <w:snapToGrid w:val="0"/>
                <w:vanish/>
              </w:rPr>
            </w:pPr>
          </w:p>
        </w:tc>
        <w:tc>
          <w:tcPr>
            <w:tcW w:w="5592" w:type="dxa"/>
            <w:vMerge/>
          </w:tcPr>
          <w:p w14:paraId="1BF4E1D5" w14:textId="77777777" w:rsidR="00B03389" w:rsidRPr="00D115B8" w:rsidRDefault="00B03389" w:rsidP="00EB673B">
            <w:pPr>
              <w:pStyle w:val="Header"/>
              <w:numPr>
                <w:ilvl w:val="0"/>
                <w:numId w:val="7"/>
              </w:numPr>
              <w:ind w:left="458"/>
              <w:rPr>
                <w:rFonts w:cs="Arial"/>
                <w:i/>
                <w:snapToGrid w:val="0"/>
                <w:vanish/>
              </w:rPr>
            </w:pPr>
          </w:p>
        </w:tc>
        <w:tc>
          <w:tcPr>
            <w:tcW w:w="1667" w:type="dxa"/>
            <w:vMerge/>
          </w:tcPr>
          <w:p w14:paraId="1C886B71" w14:textId="77777777" w:rsidR="00B03389" w:rsidRPr="00D115B8" w:rsidRDefault="00B03389" w:rsidP="007C6041">
            <w:pPr>
              <w:rPr>
                <w:i/>
                <w:snapToGrid w:val="0"/>
                <w:vanish/>
              </w:rPr>
            </w:pPr>
          </w:p>
        </w:tc>
      </w:tr>
      <w:tr w:rsidR="00724EFB" w14:paraId="4F7C597F" w14:textId="77777777" w:rsidTr="00723737">
        <w:trPr>
          <w:hidden/>
        </w:trPr>
        <w:tc>
          <w:tcPr>
            <w:tcW w:w="967" w:type="dxa"/>
          </w:tcPr>
          <w:p w14:paraId="51506415" w14:textId="77777777" w:rsidR="00724EFB" w:rsidRDefault="00724EFB" w:rsidP="00F95D60">
            <w:pPr>
              <w:jc w:val="center"/>
              <w:rPr>
                <w:i/>
                <w:snapToGrid w:val="0"/>
                <w:vanish/>
              </w:rPr>
            </w:pPr>
            <w:r>
              <w:rPr>
                <w:i/>
                <w:snapToGrid w:val="0"/>
                <w:vanish/>
              </w:rPr>
              <w:t>5</w:t>
            </w:r>
          </w:p>
        </w:tc>
        <w:tc>
          <w:tcPr>
            <w:tcW w:w="720" w:type="dxa"/>
          </w:tcPr>
          <w:p w14:paraId="141C490E" w14:textId="77777777" w:rsidR="00724EFB" w:rsidRPr="00D115B8" w:rsidRDefault="00724EFB" w:rsidP="00F95D60">
            <w:pPr>
              <w:jc w:val="center"/>
              <w:rPr>
                <w:i/>
                <w:snapToGrid w:val="0"/>
                <w:vanish/>
              </w:rPr>
            </w:pPr>
            <w:r w:rsidRPr="00D115B8">
              <w:rPr>
                <w:i/>
                <w:snapToGrid w:val="0"/>
                <w:vanish/>
              </w:rPr>
              <w:t>0</w:t>
            </w:r>
          </w:p>
        </w:tc>
        <w:tc>
          <w:tcPr>
            <w:tcW w:w="1260" w:type="dxa"/>
          </w:tcPr>
          <w:p w14:paraId="1C2B663F" w14:textId="77777777" w:rsidR="00724EFB" w:rsidRPr="00D115B8" w:rsidRDefault="00724EFB" w:rsidP="00F95D60">
            <w:pPr>
              <w:jc w:val="center"/>
              <w:rPr>
                <w:i/>
                <w:snapToGrid w:val="0"/>
                <w:vanish/>
              </w:rPr>
            </w:pPr>
            <w:r w:rsidRPr="00D115B8">
              <w:rPr>
                <w:i/>
                <w:snapToGrid w:val="0"/>
                <w:vanish/>
              </w:rPr>
              <w:t>2017-01-13</w:t>
            </w:r>
          </w:p>
        </w:tc>
        <w:tc>
          <w:tcPr>
            <w:tcW w:w="5592" w:type="dxa"/>
          </w:tcPr>
          <w:p w14:paraId="47FE2F4A"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Meta data updated for specification macros, version 3.1</w:t>
            </w:r>
          </w:p>
          <w:p w14:paraId="7D6910C2"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SW Unit chapter removed for the time being</w:t>
            </w:r>
          </w:p>
          <w:p w14:paraId="42B4CB60" w14:textId="77777777" w:rsidR="00724EFB" w:rsidRPr="00D115B8" w:rsidRDefault="00724EFB" w:rsidP="00EB673B">
            <w:pPr>
              <w:pStyle w:val="Header"/>
              <w:numPr>
                <w:ilvl w:val="0"/>
                <w:numId w:val="7"/>
              </w:numPr>
              <w:ind w:left="458"/>
              <w:rPr>
                <w:rFonts w:cs="Arial"/>
                <w:i/>
                <w:snapToGrid w:val="0"/>
                <w:vanish/>
              </w:rPr>
            </w:pPr>
            <w:r w:rsidRPr="00D115B8">
              <w:rPr>
                <w:rFonts w:cs="Arial"/>
                <w:i/>
                <w:snapToGrid w:val="0"/>
                <w:vanish/>
              </w:rPr>
              <w:t>Green boxes added for user hints</w:t>
            </w:r>
          </w:p>
        </w:tc>
        <w:tc>
          <w:tcPr>
            <w:tcW w:w="1667" w:type="dxa"/>
          </w:tcPr>
          <w:p w14:paraId="2CEB071B" w14:textId="77777777" w:rsidR="00724EFB" w:rsidRPr="00D115B8" w:rsidRDefault="00724EFB" w:rsidP="00F95D60">
            <w:pPr>
              <w:rPr>
                <w:i/>
                <w:snapToGrid w:val="0"/>
                <w:vanish/>
              </w:rPr>
            </w:pPr>
            <w:r w:rsidRPr="00D115B8">
              <w:rPr>
                <w:i/>
                <w:snapToGrid w:val="0"/>
                <w:vanish/>
              </w:rPr>
              <w:t>Jbaden1</w:t>
            </w:r>
          </w:p>
        </w:tc>
      </w:tr>
      <w:tr w:rsidR="00242DD7" w:rsidRPr="007D0A79" w14:paraId="48B2F8BB" w14:textId="77777777" w:rsidTr="00723737">
        <w:trPr>
          <w:hidden/>
        </w:trPr>
        <w:tc>
          <w:tcPr>
            <w:tcW w:w="967" w:type="dxa"/>
          </w:tcPr>
          <w:p w14:paraId="708229F0" w14:textId="77777777" w:rsidR="00242DD7" w:rsidRDefault="00B03389" w:rsidP="007C6041">
            <w:pPr>
              <w:jc w:val="center"/>
              <w:rPr>
                <w:i/>
                <w:snapToGrid w:val="0"/>
                <w:vanish/>
              </w:rPr>
            </w:pPr>
            <w:r>
              <w:rPr>
                <w:i/>
                <w:snapToGrid w:val="0"/>
                <w:vanish/>
              </w:rPr>
              <w:t>5</w:t>
            </w:r>
          </w:p>
        </w:tc>
        <w:tc>
          <w:tcPr>
            <w:tcW w:w="720" w:type="dxa"/>
          </w:tcPr>
          <w:p w14:paraId="4C8FBCFF" w14:textId="77777777" w:rsidR="00242DD7" w:rsidRPr="00D115B8" w:rsidRDefault="00724EFB" w:rsidP="007C6041">
            <w:pPr>
              <w:jc w:val="center"/>
              <w:rPr>
                <w:i/>
                <w:snapToGrid w:val="0"/>
                <w:vanish/>
              </w:rPr>
            </w:pPr>
            <w:r w:rsidRPr="00D115B8">
              <w:rPr>
                <w:i/>
                <w:snapToGrid w:val="0"/>
                <w:vanish/>
              </w:rPr>
              <w:t>1</w:t>
            </w:r>
          </w:p>
        </w:tc>
        <w:tc>
          <w:tcPr>
            <w:tcW w:w="1260" w:type="dxa"/>
          </w:tcPr>
          <w:p w14:paraId="41525030" w14:textId="77777777" w:rsidR="00242DD7" w:rsidRPr="00D115B8" w:rsidRDefault="00242DD7" w:rsidP="00724EFB">
            <w:pPr>
              <w:jc w:val="center"/>
              <w:rPr>
                <w:i/>
                <w:snapToGrid w:val="0"/>
                <w:vanish/>
              </w:rPr>
            </w:pPr>
            <w:r w:rsidRPr="00D115B8">
              <w:rPr>
                <w:i/>
                <w:snapToGrid w:val="0"/>
                <w:vanish/>
              </w:rPr>
              <w:t>2017-01-</w:t>
            </w:r>
            <w:r w:rsidR="001830A7" w:rsidRPr="00D115B8">
              <w:rPr>
                <w:i/>
                <w:snapToGrid w:val="0"/>
                <w:vanish/>
              </w:rPr>
              <w:t>1</w:t>
            </w:r>
            <w:r w:rsidR="00724EFB" w:rsidRPr="00D115B8">
              <w:rPr>
                <w:i/>
                <w:snapToGrid w:val="0"/>
                <w:vanish/>
              </w:rPr>
              <w:t>8</w:t>
            </w:r>
          </w:p>
        </w:tc>
        <w:tc>
          <w:tcPr>
            <w:tcW w:w="5592" w:type="dxa"/>
          </w:tcPr>
          <w:p w14:paraId="0DDB1B34" w14:textId="77777777" w:rsidR="00242DD7" w:rsidRPr="00D115B8" w:rsidRDefault="00724EFB" w:rsidP="00EB673B">
            <w:pPr>
              <w:pStyle w:val="Header"/>
              <w:numPr>
                <w:ilvl w:val="0"/>
                <w:numId w:val="7"/>
              </w:numPr>
              <w:ind w:left="458"/>
              <w:rPr>
                <w:rFonts w:cs="Arial"/>
                <w:i/>
                <w:snapToGrid w:val="0"/>
                <w:vanish/>
              </w:rPr>
            </w:pPr>
            <w:r w:rsidRPr="00D115B8">
              <w:rPr>
                <w:rFonts w:cs="Arial"/>
                <w:i/>
                <w:snapToGrid w:val="0"/>
                <w:vanish/>
              </w:rPr>
              <w:t>Minor editorial changes</w:t>
            </w:r>
          </w:p>
        </w:tc>
        <w:tc>
          <w:tcPr>
            <w:tcW w:w="1667" w:type="dxa"/>
          </w:tcPr>
          <w:p w14:paraId="29AF6499" w14:textId="77777777" w:rsidR="00242DD7" w:rsidRPr="00D115B8" w:rsidRDefault="00242DD7" w:rsidP="007C6041">
            <w:pPr>
              <w:rPr>
                <w:i/>
                <w:snapToGrid w:val="0"/>
                <w:vanish/>
              </w:rPr>
            </w:pPr>
            <w:r w:rsidRPr="00D115B8">
              <w:rPr>
                <w:i/>
                <w:snapToGrid w:val="0"/>
                <w:vanish/>
              </w:rPr>
              <w:t>Jbaden1</w:t>
            </w:r>
          </w:p>
        </w:tc>
      </w:tr>
      <w:tr w:rsidR="009E3ED8" w:rsidRPr="007D0A79" w14:paraId="002CEE48" w14:textId="77777777" w:rsidTr="00723737">
        <w:trPr>
          <w:hidden/>
        </w:trPr>
        <w:tc>
          <w:tcPr>
            <w:tcW w:w="967" w:type="dxa"/>
          </w:tcPr>
          <w:p w14:paraId="14FCEBC9" w14:textId="77777777" w:rsidR="009E3ED8" w:rsidRDefault="00CD0574" w:rsidP="007C6041">
            <w:pPr>
              <w:jc w:val="center"/>
              <w:rPr>
                <w:i/>
                <w:snapToGrid w:val="0"/>
                <w:vanish/>
              </w:rPr>
            </w:pPr>
            <w:r>
              <w:rPr>
                <w:i/>
                <w:snapToGrid w:val="0"/>
                <w:vanish/>
              </w:rPr>
              <w:t>6</w:t>
            </w:r>
          </w:p>
        </w:tc>
        <w:tc>
          <w:tcPr>
            <w:tcW w:w="720" w:type="dxa"/>
          </w:tcPr>
          <w:p w14:paraId="45EE4D4B" w14:textId="77777777" w:rsidR="009E3ED8" w:rsidRPr="00D115B8" w:rsidRDefault="00CD0574" w:rsidP="007C6041">
            <w:pPr>
              <w:jc w:val="center"/>
              <w:rPr>
                <w:i/>
                <w:snapToGrid w:val="0"/>
                <w:vanish/>
              </w:rPr>
            </w:pPr>
            <w:r w:rsidRPr="00D115B8">
              <w:rPr>
                <w:i/>
                <w:snapToGrid w:val="0"/>
                <w:vanish/>
              </w:rPr>
              <w:t>0</w:t>
            </w:r>
          </w:p>
        </w:tc>
        <w:tc>
          <w:tcPr>
            <w:tcW w:w="1260" w:type="dxa"/>
          </w:tcPr>
          <w:p w14:paraId="621816D4" w14:textId="77777777" w:rsidR="009E3ED8" w:rsidRPr="00D115B8" w:rsidRDefault="009E3ED8" w:rsidP="009E3ED8">
            <w:pPr>
              <w:jc w:val="center"/>
              <w:rPr>
                <w:i/>
                <w:snapToGrid w:val="0"/>
                <w:vanish/>
              </w:rPr>
            </w:pPr>
            <w:r w:rsidRPr="00D115B8">
              <w:rPr>
                <w:i/>
                <w:snapToGrid w:val="0"/>
                <w:vanish/>
              </w:rPr>
              <w:t>2017-02-03</w:t>
            </w:r>
          </w:p>
        </w:tc>
        <w:tc>
          <w:tcPr>
            <w:tcW w:w="5592" w:type="dxa"/>
          </w:tcPr>
          <w:p w14:paraId="5130A206" w14:textId="77777777" w:rsidR="009E3ED8" w:rsidRPr="00D115B8" w:rsidRDefault="00966374" w:rsidP="00EB673B">
            <w:pPr>
              <w:pStyle w:val="Header"/>
              <w:numPr>
                <w:ilvl w:val="0"/>
                <w:numId w:val="7"/>
              </w:numPr>
              <w:ind w:left="458"/>
              <w:rPr>
                <w:rFonts w:cs="Arial"/>
                <w:i/>
                <w:snapToGrid w:val="0"/>
                <w:vanish/>
              </w:rPr>
            </w:pPr>
            <w:r>
              <w:rPr>
                <w:rFonts w:cs="Arial"/>
                <w:i/>
                <w:snapToGrid w:val="0"/>
                <w:vanish/>
              </w:rPr>
              <w:t xml:space="preserve">CR48: </w:t>
            </w:r>
            <w:r w:rsidR="009E3ED8" w:rsidRPr="00D115B8">
              <w:rPr>
                <w:rFonts w:cs="Arial"/>
                <w:i/>
                <w:snapToGrid w:val="0"/>
                <w:vanish/>
              </w:rPr>
              <w:t>Chapter 6 renamed from “Safety” to “Functional Safety”. New sub-chapter “Safety” introduced in Non-Functional Requirements section</w:t>
            </w:r>
          </w:p>
        </w:tc>
        <w:tc>
          <w:tcPr>
            <w:tcW w:w="1667" w:type="dxa"/>
          </w:tcPr>
          <w:p w14:paraId="51C4A64E" w14:textId="77777777" w:rsidR="009E3ED8" w:rsidRPr="00D115B8" w:rsidRDefault="00A639D4" w:rsidP="007C6041">
            <w:pPr>
              <w:rPr>
                <w:i/>
                <w:snapToGrid w:val="0"/>
                <w:vanish/>
              </w:rPr>
            </w:pPr>
            <w:r w:rsidRPr="00D115B8">
              <w:rPr>
                <w:i/>
                <w:snapToGrid w:val="0"/>
                <w:vanish/>
              </w:rPr>
              <w:t>Jbaden1</w:t>
            </w:r>
          </w:p>
        </w:tc>
      </w:tr>
      <w:tr w:rsidR="00607E0B" w:rsidRPr="007D0A79" w14:paraId="196508E1" w14:textId="77777777" w:rsidTr="00723737">
        <w:trPr>
          <w:hidden/>
        </w:trPr>
        <w:tc>
          <w:tcPr>
            <w:tcW w:w="967" w:type="dxa"/>
          </w:tcPr>
          <w:p w14:paraId="56BE01DE" w14:textId="77777777" w:rsidR="00607E0B" w:rsidRDefault="00607E0B" w:rsidP="007C6041">
            <w:pPr>
              <w:jc w:val="center"/>
              <w:rPr>
                <w:i/>
                <w:snapToGrid w:val="0"/>
                <w:vanish/>
              </w:rPr>
            </w:pPr>
            <w:r>
              <w:rPr>
                <w:i/>
                <w:snapToGrid w:val="0"/>
                <w:vanish/>
              </w:rPr>
              <w:t>6</w:t>
            </w:r>
          </w:p>
        </w:tc>
        <w:tc>
          <w:tcPr>
            <w:tcW w:w="720" w:type="dxa"/>
          </w:tcPr>
          <w:p w14:paraId="525A86F4" w14:textId="77777777" w:rsidR="00607E0B" w:rsidRPr="00D115B8" w:rsidRDefault="00607E0B" w:rsidP="007C6041">
            <w:pPr>
              <w:jc w:val="center"/>
              <w:rPr>
                <w:i/>
                <w:snapToGrid w:val="0"/>
                <w:vanish/>
              </w:rPr>
            </w:pPr>
            <w:r w:rsidRPr="00D115B8">
              <w:rPr>
                <w:i/>
                <w:snapToGrid w:val="0"/>
                <w:vanish/>
              </w:rPr>
              <w:t>0</w:t>
            </w:r>
          </w:p>
        </w:tc>
        <w:tc>
          <w:tcPr>
            <w:tcW w:w="1260" w:type="dxa"/>
          </w:tcPr>
          <w:p w14:paraId="75F816AE" w14:textId="77777777" w:rsidR="00607E0B" w:rsidRPr="00D115B8" w:rsidRDefault="00607E0B" w:rsidP="00607E0B">
            <w:pPr>
              <w:jc w:val="center"/>
              <w:rPr>
                <w:i/>
                <w:snapToGrid w:val="0"/>
                <w:vanish/>
              </w:rPr>
            </w:pPr>
            <w:r w:rsidRPr="00D115B8">
              <w:rPr>
                <w:i/>
                <w:snapToGrid w:val="0"/>
                <w:vanish/>
              </w:rPr>
              <w:t>2017-04-28</w:t>
            </w:r>
          </w:p>
        </w:tc>
        <w:tc>
          <w:tcPr>
            <w:tcW w:w="5592" w:type="dxa"/>
          </w:tcPr>
          <w:p w14:paraId="498AFB76" w14:textId="77777777" w:rsidR="00607E0B" w:rsidRPr="00D115B8" w:rsidRDefault="00966374" w:rsidP="00EB673B">
            <w:pPr>
              <w:pStyle w:val="Header"/>
              <w:numPr>
                <w:ilvl w:val="0"/>
                <w:numId w:val="7"/>
              </w:numPr>
              <w:ind w:left="458"/>
              <w:rPr>
                <w:rFonts w:cs="Arial"/>
                <w:i/>
                <w:snapToGrid w:val="0"/>
                <w:vanish/>
              </w:rPr>
            </w:pPr>
            <w:r>
              <w:rPr>
                <w:rFonts w:cs="Arial"/>
                <w:i/>
                <w:snapToGrid w:val="0"/>
                <w:vanish/>
              </w:rPr>
              <w:t xml:space="preserve">CR7: </w:t>
            </w:r>
            <w:r w:rsidR="00607E0B" w:rsidRPr="00D115B8">
              <w:rPr>
                <w:rFonts w:cs="Arial"/>
                <w:i/>
                <w:snapToGrid w:val="0"/>
                <w:vanish/>
              </w:rPr>
              <w:t>“RequirementsTraceability” chapter removed</w:t>
            </w:r>
          </w:p>
        </w:tc>
        <w:tc>
          <w:tcPr>
            <w:tcW w:w="1667" w:type="dxa"/>
          </w:tcPr>
          <w:p w14:paraId="73DDA738" w14:textId="77777777" w:rsidR="00607E0B" w:rsidRPr="00D115B8" w:rsidRDefault="00607E0B" w:rsidP="007C6041">
            <w:pPr>
              <w:rPr>
                <w:i/>
                <w:snapToGrid w:val="0"/>
                <w:vanish/>
              </w:rPr>
            </w:pPr>
            <w:r w:rsidRPr="00D115B8">
              <w:rPr>
                <w:i/>
                <w:snapToGrid w:val="0"/>
                <w:vanish/>
              </w:rPr>
              <w:t>Jbaden1</w:t>
            </w:r>
          </w:p>
        </w:tc>
      </w:tr>
      <w:tr w:rsidR="00EA6652" w:rsidRPr="007D0A79" w14:paraId="2AD636AA" w14:textId="77777777" w:rsidTr="00723737">
        <w:trPr>
          <w:hidden/>
        </w:trPr>
        <w:tc>
          <w:tcPr>
            <w:tcW w:w="967" w:type="dxa"/>
          </w:tcPr>
          <w:p w14:paraId="54126B31" w14:textId="77777777" w:rsidR="00EA6652" w:rsidRDefault="00EA6652" w:rsidP="007C6041">
            <w:pPr>
              <w:jc w:val="center"/>
              <w:rPr>
                <w:i/>
                <w:snapToGrid w:val="0"/>
                <w:vanish/>
              </w:rPr>
            </w:pPr>
            <w:r>
              <w:rPr>
                <w:i/>
                <w:snapToGrid w:val="0"/>
                <w:vanish/>
              </w:rPr>
              <w:t>6</w:t>
            </w:r>
          </w:p>
        </w:tc>
        <w:tc>
          <w:tcPr>
            <w:tcW w:w="720" w:type="dxa"/>
          </w:tcPr>
          <w:p w14:paraId="61A70D44" w14:textId="77777777" w:rsidR="00EA6652" w:rsidRPr="00D115B8" w:rsidRDefault="00EA6652" w:rsidP="007C6041">
            <w:pPr>
              <w:jc w:val="center"/>
              <w:rPr>
                <w:i/>
                <w:snapToGrid w:val="0"/>
                <w:vanish/>
              </w:rPr>
            </w:pPr>
            <w:r w:rsidRPr="00D115B8">
              <w:rPr>
                <w:i/>
                <w:snapToGrid w:val="0"/>
                <w:vanish/>
              </w:rPr>
              <w:t>0</w:t>
            </w:r>
          </w:p>
        </w:tc>
        <w:tc>
          <w:tcPr>
            <w:tcW w:w="1260" w:type="dxa"/>
          </w:tcPr>
          <w:p w14:paraId="60B4DB11" w14:textId="77777777" w:rsidR="00EA6652" w:rsidRPr="00D115B8" w:rsidRDefault="00EA6652" w:rsidP="00EA6652">
            <w:pPr>
              <w:jc w:val="center"/>
              <w:rPr>
                <w:i/>
                <w:snapToGrid w:val="0"/>
                <w:vanish/>
              </w:rPr>
            </w:pPr>
            <w:r w:rsidRPr="00D115B8">
              <w:rPr>
                <w:i/>
                <w:snapToGrid w:val="0"/>
                <w:vanish/>
              </w:rPr>
              <w:t>2017-11-15</w:t>
            </w:r>
          </w:p>
        </w:tc>
        <w:tc>
          <w:tcPr>
            <w:tcW w:w="5592" w:type="dxa"/>
          </w:tcPr>
          <w:p w14:paraId="15451490" w14:textId="77777777" w:rsidR="00EA6652" w:rsidRPr="00D115B8" w:rsidRDefault="00D93838" w:rsidP="00EB673B">
            <w:pPr>
              <w:pStyle w:val="Header"/>
              <w:numPr>
                <w:ilvl w:val="0"/>
                <w:numId w:val="7"/>
              </w:numPr>
              <w:ind w:left="418"/>
              <w:rPr>
                <w:rFonts w:cs="Arial"/>
                <w:i/>
                <w:snapToGrid w:val="0"/>
                <w:vanish/>
              </w:rPr>
            </w:pPr>
            <w:r>
              <w:rPr>
                <w:rFonts w:cs="Arial"/>
                <w:i/>
                <w:snapToGrid w:val="0"/>
                <w:vanish/>
              </w:rPr>
              <w:t xml:space="preserve">CR32/53: </w:t>
            </w:r>
            <w:r w:rsidR="00EA6652" w:rsidRPr="00D115B8">
              <w:rPr>
                <w:rFonts w:cs="Arial"/>
                <w:i/>
                <w:snapToGrid w:val="0"/>
                <w:vanish/>
              </w:rPr>
              <w:t>New Cover Sheet + Disclaimer replaces FAP-150 like ones.</w:t>
            </w:r>
          </w:p>
          <w:p w14:paraId="163295AF" w14:textId="77777777" w:rsidR="00256696" w:rsidRDefault="00151B0F" w:rsidP="00EB673B">
            <w:pPr>
              <w:pStyle w:val="Header"/>
              <w:numPr>
                <w:ilvl w:val="0"/>
                <w:numId w:val="7"/>
              </w:numPr>
              <w:ind w:left="418"/>
              <w:rPr>
                <w:rFonts w:cs="Arial"/>
                <w:i/>
                <w:snapToGrid w:val="0"/>
                <w:vanish/>
              </w:rPr>
            </w:pPr>
            <w:r>
              <w:rPr>
                <w:rFonts w:cs="Arial"/>
                <w:i/>
                <w:snapToGrid w:val="0"/>
                <w:vanish/>
              </w:rPr>
              <w:t xml:space="preserve">CR75: </w:t>
            </w:r>
            <w:r w:rsidR="00EA6652" w:rsidRPr="00D115B8">
              <w:rPr>
                <w:rFonts w:cs="Arial"/>
                <w:i/>
                <w:snapToGrid w:val="0"/>
                <w:vanish/>
              </w:rPr>
              <w:t>Some rewording -&gt; Terminology to Glossary, No</w:t>
            </w:r>
            <w:r w:rsidR="00256696">
              <w:rPr>
                <w:rFonts w:cs="Arial"/>
                <w:i/>
                <w:snapToGrid w:val="0"/>
                <w:vanish/>
              </w:rPr>
              <w:t>tation -&gt; Document Conventions</w:t>
            </w:r>
          </w:p>
          <w:p w14:paraId="2DA504FC" w14:textId="77777777" w:rsidR="00256696" w:rsidRDefault="00256696" w:rsidP="00EB673B">
            <w:pPr>
              <w:pStyle w:val="Header"/>
              <w:numPr>
                <w:ilvl w:val="0"/>
                <w:numId w:val="7"/>
              </w:numPr>
              <w:ind w:left="418"/>
              <w:rPr>
                <w:rFonts w:cs="Arial"/>
                <w:i/>
                <w:snapToGrid w:val="0"/>
                <w:vanish/>
              </w:rPr>
            </w:pPr>
            <w:r>
              <w:rPr>
                <w:rFonts w:cs="Arial"/>
                <w:i/>
                <w:snapToGrid w:val="0"/>
                <w:vanish/>
              </w:rPr>
              <w:t>CR49: Rename “</w:t>
            </w:r>
            <w:r w:rsidR="00EA6652" w:rsidRPr="00D115B8">
              <w:rPr>
                <w:rFonts w:cs="Arial"/>
                <w:i/>
                <w:snapToGrid w:val="0"/>
                <w:vanish/>
              </w:rPr>
              <w:t>Assumptions &amp; Constraints</w:t>
            </w:r>
            <w:r>
              <w:rPr>
                <w:rFonts w:cs="Arial"/>
                <w:i/>
                <w:snapToGrid w:val="0"/>
                <w:vanish/>
              </w:rPr>
              <w:t>”</w:t>
            </w:r>
            <w:r w:rsidR="00EA6652" w:rsidRPr="00D115B8">
              <w:rPr>
                <w:rFonts w:cs="Arial"/>
                <w:i/>
                <w:snapToGrid w:val="0"/>
                <w:vanish/>
              </w:rPr>
              <w:t xml:space="preserve"> to </w:t>
            </w:r>
            <w:r>
              <w:rPr>
                <w:rFonts w:cs="Arial"/>
                <w:i/>
                <w:snapToGrid w:val="0"/>
                <w:vanish/>
              </w:rPr>
              <w:t>“</w:t>
            </w:r>
            <w:r w:rsidR="00EA6652" w:rsidRPr="00D115B8">
              <w:rPr>
                <w:rFonts w:cs="Arial"/>
                <w:i/>
                <w:snapToGrid w:val="0"/>
                <w:vanish/>
              </w:rPr>
              <w:t>Assumptions</w:t>
            </w:r>
            <w:r>
              <w:rPr>
                <w:rFonts w:cs="Arial"/>
                <w:i/>
                <w:snapToGrid w:val="0"/>
                <w:vanish/>
              </w:rPr>
              <w:t>”</w:t>
            </w:r>
          </w:p>
          <w:p w14:paraId="2EBD0A0B" w14:textId="77777777" w:rsidR="00EA6652" w:rsidRPr="00256696" w:rsidRDefault="00256696" w:rsidP="00EB673B">
            <w:pPr>
              <w:pStyle w:val="Header"/>
              <w:numPr>
                <w:ilvl w:val="0"/>
                <w:numId w:val="7"/>
              </w:numPr>
              <w:ind w:left="418"/>
              <w:rPr>
                <w:rFonts w:cs="Arial"/>
                <w:i/>
                <w:snapToGrid w:val="0"/>
                <w:vanish/>
              </w:rPr>
            </w:pPr>
            <w:r>
              <w:rPr>
                <w:rFonts w:cs="Arial"/>
                <w:i/>
                <w:snapToGrid w:val="0"/>
                <w:vanish/>
              </w:rPr>
              <w:t xml:space="preserve">CR74: </w:t>
            </w:r>
            <w:r w:rsidRPr="00D115B8">
              <w:rPr>
                <w:rFonts w:cs="Arial"/>
                <w:i/>
                <w:snapToGrid w:val="0"/>
                <w:vanish/>
              </w:rPr>
              <w:t>Safety Assumptions added to chapter 6.</w:t>
            </w:r>
          </w:p>
          <w:p w14:paraId="25372150" w14:textId="77777777" w:rsidR="006C1973" w:rsidRPr="00D115B8" w:rsidRDefault="006C1973" w:rsidP="00EB673B">
            <w:pPr>
              <w:pStyle w:val="Header"/>
              <w:numPr>
                <w:ilvl w:val="0"/>
                <w:numId w:val="7"/>
              </w:numPr>
              <w:ind w:left="418"/>
              <w:rPr>
                <w:rFonts w:cs="Arial"/>
                <w:i/>
                <w:snapToGrid w:val="0"/>
                <w:vanish/>
              </w:rPr>
            </w:pPr>
            <w:r w:rsidRPr="00D115B8">
              <w:rPr>
                <w:rFonts w:cs="Arial"/>
                <w:i/>
                <w:snapToGrid w:val="0"/>
                <w:vanish/>
              </w:rPr>
              <w:t>CR58: Add function allocation column to Logical Architecture chapter</w:t>
            </w:r>
          </w:p>
        </w:tc>
        <w:tc>
          <w:tcPr>
            <w:tcW w:w="1667" w:type="dxa"/>
          </w:tcPr>
          <w:p w14:paraId="4F05C152" w14:textId="77777777" w:rsidR="00EA6652" w:rsidRPr="00D115B8" w:rsidRDefault="00EA6652" w:rsidP="007C6041">
            <w:pPr>
              <w:rPr>
                <w:i/>
                <w:snapToGrid w:val="0"/>
                <w:vanish/>
              </w:rPr>
            </w:pPr>
            <w:r w:rsidRPr="00D115B8">
              <w:rPr>
                <w:i/>
                <w:snapToGrid w:val="0"/>
                <w:vanish/>
              </w:rPr>
              <w:t>Jbaden1</w:t>
            </w:r>
          </w:p>
        </w:tc>
      </w:tr>
      <w:tr w:rsidR="00771878" w:rsidRPr="007D0A79" w14:paraId="5D1F536D" w14:textId="77777777" w:rsidTr="00723737">
        <w:trPr>
          <w:hidden/>
        </w:trPr>
        <w:tc>
          <w:tcPr>
            <w:tcW w:w="967" w:type="dxa"/>
          </w:tcPr>
          <w:p w14:paraId="76FBE35C" w14:textId="77777777" w:rsidR="00771878" w:rsidRDefault="00771878" w:rsidP="007C6041">
            <w:pPr>
              <w:jc w:val="center"/>
              <w:rPr>
                <w:i/>
                <w:snapToGrid w:val="0"/>
                <w:vanish/>
              </w:rPr>
            </w:pPr>
            <w:r>
              <w:rPr>
                <w:i/>
                <w:snapToGrid w:val="0"/>
                <w:vanish/>
              </w:rPr>
              <w:t>6</w:t>
            </w:r>
          </w:p>
        </w:tc>
        <w:tc>
          <w:tcPr>
            <w:tcW w:w="720" w:type="dxa"/>
          </w:tcPr>
          <w:p w14:paraId="384E24D4" w14:textId="77777777" w:rsidR="00771878" w:rsidRPr="00D115B8" w:rsidRDefault="00771878" w:rsidP="007C6041">
            <w:pPr>
              <w:jc w:val="center"/>
              <w:rPr>
                <w:i/>
                <w:snapToGrid w:val="0"/>
                <w:vanish/>
              </w:rPr>
            </w:pPr>
            <w:r>
              <w:rPr>
                <w:i/>
                <w:snapToGrid w:val="0"/>
                <w:vanish/>
              </w:rPr>
              <w:t>0</w:t>
            </w:r>
          </w:p>
        </w:tc>
        <w:tc>
          <w:tcPr>
            <w:tcW w:w="1260" w:type="dxa"/>
          </w:tcPr>
          <w:p w14:paraId="28E79BC7" w14:textId="77777777" w:rsidR="00771878" w:rsidRPr="00D115B8" w:rsidRDefault="00771878" w:rsidP="00EA6652">
            <w:pPr>
              <w:jc w:val="center"/>
              <w:rPr>
                <w:i/>
                <w:snapToGrid w:val="0"/>
                <w:vanish/>
              </w:rPr>
            </w:pPr>
            <w:r>
              <w:rPr>
                <w:i/>
                <w:snapToGrid w:val="0"/>
                <w:vanish/>
              </w:rPr>
              <w:t>2018-01-31</w:t>
            </w:r>
          </w:p>
        </w:tc>
        <w:tc>
          <w:tcPr>
            <w:tcW w:w="5592" w:type="dxa"/>
          </w:tcPr>
          <w:p w14:paraId="584FF510" w14:textId="77777777" w:rsidR="001B20C5" w:rsidRPr="001B20C5" w:rsidRDefault="00161F2C" w:rsidP="00EB673B">
            <w:pPr>
              <w:pStyle w:val="Header"/>
              <w:numPr>
                <w:ilvl w:val="0"/>
                <w:numId w:val="7"/>
              </w:numPr>
              <w:ind w:left="418"/>
              <w:rPr>
                <w:rFonts w:cs="Arial"/>
                <w:i/>
                <w:snapToGrid w:val="0"/>
                <w:vanish/>
              </w:rPr>
            </w:pPr>
            <w:r>
              <w:rPr>
                <w:rFonts w:cs="Arial"/>
                <w:i/>
                <w:snapToGrid w:val="0"/>
                <w:vanish/>
              </w:rPr>
              <w:t xml:space="preserve">CR63: </w:t>
            </w:r>
            <w:r w:rsidR="00771878">
              <w:rPr>
                <w:rFonts w:cs="Arial"/>
                <w:i/>
                <w:snapToGrid w:val="0"/>
                <w:vanish/>
              </w:rPr>
              <w:t>Updated links to Functional Safety Sharepoint</w:t>
            </w:r>
          </w:p>
        </w:tc>
        <w:tc>
          <w:tcPr>
            <w:tcW w:w="1667" w:type="dxa"/>
          </w:tcPr>
          <w:p w14:paraId="0E794381" w14:textId="77777777" w:rsidR="00771878" w:rsidRPr="00D115B8" w:rsidRDefault="00771878" w:rsidP="007C6041">
            <w:pPr>
              <w:rPr>
                <w:i/>
                <w:snapToGrid w:val="0"/>
                <w:vanish/>
              </w:rPr>
            </w:pPr>
            <w:r>
              <w:rPr>
                <w:i/>
                <w:snapToGrid w:val="0"/>
                <w:vanish/>
              </w:rPr>
              <w:t>Jbaden1</w:t>
            </w:r>
          </w:p>
        </w:tc>
      </w:tr>
      <w:tr w:rsidR="001B20C5" w:rsidRPr="007D0A79" w14:paraId="2AFEC1F9" w14:textId="77777777" w:rsidTr="00723737">
        <w:trPr>
          <w:hidden/>
        </w:trPr>
        <w:tc>
          <w:tcPr>
            <w:tcW w:w="967" w:type="dxa"/>
          </w:tcPr>
          <w:p w14:paraId="15D052D8" w14:textId="77777777" w:rsidR="001B20C5" w:rsidRDefault="001B20C5" w:rsidP="001B20C5">
            <w:pPr>
              <w:jc w:val="center"/>
              <w:rPr>
                <w:i/>
                <w:snapToGrid w:val="0"/>
                <w:vanish/>
              </w:rPr>
            </w:pPr>
            <w:r>
              <w:rPr>
                <w:i/>
                <w:snapToGrid w:val="0"/>
                <w:vanish/>
              </w:rPr>
              <w:t>6</w:t>
            </w:r>
          </w:p>
        </w:tc>
        <w:tc>
          <w:tcPr>
            <w:tcW w:w="720" w:type="dxa"/>
          </w:tcPr>
          <w:p w14:paraId="7406DE90" w14:textId="77777777" w:rsidR="001B20C5" w:rsidRDefault="001B20C5" w:rsidP="001B20C5">
            <w:pPr>
              <w:jc w:val="center"/>
              <w:rPr>
                <w:i/>
                <w:snapToGrid w:val="0"/>
                <w:vanish/>
              </w:rPr>
            </w:pPr>
            <w:r>
              <w:rPr>
                <w:i/>
                <w:snapToGrid w:val="0"/>
                <w:vanish/>
              </w:rPr>
              <w:t>0</w:t>
            </w:r>
          </w:p>
        </w:tc>
        <w:tc>
          <w:tcPr>
            <w:tcW w:w="1260" w:type="dxa"/>
          </w:tcPr>
          <w:p w14:paraId="4695400F" w14:textId="77777777" w:rsidR="001B20C5" w:rsidRDefault="001B20C5" w:rsidP="001B20C5">
            <w:pPr>
              <w:jc w:val="center"/>
              <w:rPr>
                <w:i/>
                <w:snapToGrid w:val="0"/>
                <w:vanish/>
              </w:rPr>
            </w:pPr>
            <w:r>
              <w:rPr>
                <w:i/>
                <w:snapToGrid w:val="0"/>
                <w:vanish/>
              </w:rPr>
              <w:t>2018-07-24</w:t>
            </w:r>
          </w:p>
        </w:tc>
        <w:tc>
          <w:tcPr>
            <w:tcW w:w="5592" w:type="dxa"/>
          </w:tcPr>
          <w:p w14:paraId="66C76221"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CR69: </w:t>
            </w:r>
            <w:r w:rsidRPr="00FE1CCB">
              <w:rPr>
                <w:rFonts w:cs="Arial"/>
                <w:i/>
                <w:snapToGrid w:val="0"/>
                <w:vanish/>
              </w:rPr>
              <w:t xml:space="preserve">Add FSR </w:t>
            </w:r>
            <w:r>
              <w:rPr>
                <w:rFonts w:cs="Arial"/>
                <w:i/>
                <w:snapToGrid w:val="0"/>
                <w:vanish/>
              </w:rPr>
              <w:t>to FeatureDoc</w:t>
            </w:r>
          </w:p>
          <w:p w14:paraId="0A0C6E4C" w14:textId="77777777" w:rsidR="001B20C5" w:rsidRDefault="001B20C5" w:rsidP="00EB673B">
            <w:pPr>
              <w:pStyle w:val="Header"/>
              <w:numPr>
                <w:ilvl w:val="0"/>
                <w:numId w:val="7"/>
              </w:numPr>
              <w:ind w:left="418"/>
              <w:rPr>
                <w:rFonts w:cs="Arial"/>
                <w:i/>
                <w:snapToGrid w:val="0"/>
                <w:vanish/>
              </w:rPr>
            </w:pPr>
            <w:r>
              <w:rPr>
                <w:rFonts w:cs="Arial"/>
                <w:i/>
                <w:snapToGrid w:val="0"/>
                <w:vanish/>
              </w:rPr>
              <w:t xml:space="preserve">CR64: </w:t>
            </w:r>
            <w:r w:rsidRPr="001B20C5">
              <w:rPr>
                <w:rFonts w:cs="Arial"/>
                <w:i/>
                <w:snapToGrid w:val="0"/>
                <w:vanish/>
              </w:rPr>
              <w:t>Add new section "Design Requirements" to Function Spec and Feature Spec</w:t>
            </w:r>
          </w:p>
        </w:tc>
        <w:tc>
          <w:tcPr>
            <w:tcW w:w="1667" w:type="dxa"/>
          </w:tcPr>
          <w:p w14:paraId="19F01914" w14:textId="77777777" w:rsidR="001B20C5" w:rsidRDefault="001B20C5" w:rsidP="001B20C5">
            <w:pPr>
              <w:rPr>
                <w:i/>
                <w:snapToGrid w:val="0"/>
                <w:vanish/>
              </w:rPr>
            </w:pPr>
            <w:r>
              <w:rPr>
                <w:i/>
                <w:snapToGrid w:val="0"/>
                <w:vanish/>
              </w:rPr>
              <w:t>Jbaden1</w:t>
            </w:r>
          </w:p>
        </w:tc>
      </w:tr>
      <w:tr w:rsidR="002C1D22" w:rsidRPr="007D0A79" w14:paraId="09771DE9" w14:textId="77777777" w:rsidTr="00723737">
        <w:trPr>
          <w:hidden/>
        </w:trPr>
        <w:tc>
          <w:tcPr>
            <w:tcW w:w="967" w:type="dxa"/>
          </w:tcPr>
          <w:p w14:paraId="0A643FA8" w14:textId="77777777" w:rsidR="002C1D22" w:rsidRDefault="002C1D22" w:rsidP="002C1D22">
            <w:pPr>
              <w:jc w:val="center"/>
              <w:rPr>
                <w:i/>
                <w:snapToGrid w:val="0"/>
                <w:vanish/>
              </w:rPr>
            </w:pPr>
            <w:r>
              <w:rPr>
                <w:i/>
                <w:snapToGrid w:val="0"/>
                <w:vanish/>
              </w:rPr>
              <w:t>6</w:t>
            </w:r>
          </w:p>
        </w:tc>
        <w:tc>
          <w:tcPr>
            <w:tcW w:w="720" w:type="dxa"/>
          </w:tcPr>
          <w:p w14:paraId="42EACD79" w14:textId="77777777" w:rsidR="002C1D22" w:rsidRDefault="002C1D22" w:rsidP="002C1D22">
            <w:pPr>
              <w:jc w:val="center"/>
              <w:rPr>
                <w:i/>
                <w:snapToGrid w:val="0"/>
                <w:vanish/>
              </w:rPr>
            </w:pPr>
            <w:r>
              <w:rPr>
                <w:i/>
                <w:snapToGrid w:val="0"/>
                <w:vanish/>
              </w:rPr>
              <w:t>0</w:t>
            </w:r>
          </w:p>
        </w:tc>
        <w:tc>
          <w:tcPr>
            <w:tcW w:w="1260" w:type="dxa"/>
          </w:tcPr>
          <w:p w14:paraId="44D972B3" w14:textId="77777777" w:rsidR="002C1D22" w:rsidRDefault="002C1D22" w:rsidP="002C1D22">
            <w:pPr>
              <w:jc w:val="center"/>
              <w:rPr>
                <w:i/>
                <w:snapToGrid w:val="0"/>
                <w:vanish/>
              </w:rPr>
            </w:pPr>
            <w:r>
              <w:rPr>
                <w:i/>
                <w:snapToGrid w:val="0"/>
                <w:vanish/>
              </w:rPr>
              <w:t>2018-08-06</w:t>
            </w:r>
          </w:p>
        </w:tc>
        <w:tc>
          <w:tcPr>
            <w:tcW w:w="5592" w:type="dxa"/>
          </w:tcPr>
          <w:p w14:paraId="65120B67" w14:textId="77777777" w:rsidR="002C1D22" w:rsidRDefault="002C1D22" w:rsidP="00EB673B">
            <w:pPr>
              <w:pStyle w:val="Header"/>
              <w:numPr>
                <w:ilvl w:val="0"/>
                <w:numId w:val="7"/>
              </w:numPr>
              <w:ind w:left="426"/>
              <w:rPr>
                <w:rFonts w:cs="Arial"/>
                <w:i/>
                <w:snapToGrid w:val="0"/>
                <w:vanish/>
              </w:rPr>
            </w:pPr>
            <w:r w:rsidRPr="002C1D22">
              <w:rPr>
                <w:rFonts w:cs="Arial"/>
                <w:i/>
                <w:snapToGrid w:val="0"/>
                <w:vanish/>
              </w:rPr>
              <w:t>CR53: some corrections for metada and formatting</w:t>
            </w:r>
          </w:p>
        </w:tc>
        <w:tc>
          <w:tcPr>
            <w:tcW w:w="1667" w:type="dxa"/>
          </w:tcPr>
          <w:p w14:paraId="004C481D" w14:textId="77777777" w:rsidR="002C1D22" w:rsidRDefault="002C1D22" w:rsidP="002C1D22">
            <w:pPr>
              <w:rPr>
                <w:i/>
                <w:snapToGrid w:val="0"/>
                <w:vanish/>
              </w:rPr>
            </w:pPr>
            <w:r>
              <w:rPr>
                <w:i/>
                <w:snapToGrid w:val="0"/>
                <w:vanish/>
              </w:rPr>
              <w:t>Jbaden1</w:t>
            </w:r>
          </w:p>
        </w:tc>
      </w:tr>
      <w:tr w:rsidR="00B23C24" w:rsidRPr="009B6E74" w14:paraId="2DEFECD3"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9C32EEA" w14:textId="77777777" w:rsidR="00B23C24" w:rsidRDefault="00B23C24" w:rsidP="00465E01">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0FEBA2DD" w14:textId="77777777" w:rsidR="00B23C24" w:rsidRDefault="00B23C24" w:rsidP="00465E01">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5DD3B700" w14:textId="77777777" w:rsidR="00B23C24" w:rsidRDefault="00B23C24" w:rsidP="00465E01">
            <w:pPr>
              <w:jc w:val="center"/>
              <w:rPr>
                <w:i/>
                <w:snapToGrid w:val="0"/>
                <w:vanish/>
              </w:rPr>
            </w:pPr>
            <w:r>
              <w:rPr>
                <w:i/>
                <w:snapToGrid w:val="0"/>
                <w:vanish/>
              </w:rPr>
              <w:t>2018-09-28</w:t>
            </w:r>
          </w:p>
        </w:tc>
        <w:tc>
          <w:tcPr>
            <w:tcW w:w="5592" w:type="dxa"/>
            <w:tcBorders>
              <w:top w:val="single" w:sz="4" w:space="0" w:color="auto"/>
              <w:left w:val="single" w:sz="4" w:space="0" w:color="auto"/>
              <w:bottom w:val="single" w:sz="4" w:space="0" w:color="auto"/>
              <w:right w:val="single" w:sz="4" w:space="0" w:color="auto"/>
            </w:tcBorders>
          </w:tcPr>
          <w:p w14:paraId="1E20561D" w14:textId="77777777" w:rsidR="00B23C24" w:rsidRDefault="00B23C24" w:rsidP="00EB673B">
            <w:pPr>
              <w:pStyle w:val="Header"/>
              <w:numPr>
                <w:ilvl w:val="0"/>
                <w:numId w:val="7"/>
              </w:numPr>
              <w:ind w:left="453"/>
              <w:rPr>
                <w:rFonts w:cs="Arial"/>
                <w:i/>
                <w:snapToGrid w:val="0"/>
                <w:vanish/>
              </w:rPr>
            </w:pPr>
            <w:r>
              <w:rPr>
                <w:rFonts w:cs="Arial"/>
                <w:i/>
                <w:snapToGrid w:val="0"/>
                <w:vanish/>
              </w:rPr>
              <w:t>Broken links to RE Wiki repaired</w:t>
            </w:r>
          </w:p>
        </w:tc>
        <w:tc>
          <w:tcPr>
            <w:tcW w:w="1667" w:type="dxa"/>
            <w:tcBorders>
              <w:top w:val="single" w:sz="4" w:space="0" w:color="auto"/>
              <w:left w:val="single" w:sz="4" w:space="0" w:color="auto"/>
              <w:bottom w:val="single" w:sz="4" w:space="0" w:color="auto"/>
              <w:right w:val="single" w:sz="4" w:space="0" w:color="auto"/>
            </w:tcBorders>
          </w:tcPr>
          <w:p w14:paraId="59946B94" w14:textId="77777777" w:rsidR="00B23C24" w:rsidRDefault="00B23C24" w:rsidP="00465E01">
            <w:pPr>
              <w:rPr>
                <w:i/>
                <w:snapToGrid w:val="0"/>
                <w:vanish/>
              </w:rPr>
            </w:pPr>
            <w:r>
              <w:rPr>
                <w:i/>
                <w:snapToGrid w:val="0"/>
                <w:vanish/>
              </w:rPr>
              <w:t>Jbaden1</w:t>
            </w:r>
          </w:p>
        </w:tc>
      </w:tr>
      <w:tr w:rsidR="000F7EE0" w:rsidRPr="009B6E74" w14:paraId="01C57F05"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5D2F3F" w14:textId="77777777" w:rsidR="000F7EE0" w:rsidRDefault="000F7EE0" w:rsidP="000F7EE0">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59EA607F" w14:textId="77777777" w:rsidR="000F7EE0" w:rsidRDefault="000F7EE0" w:rsidP="000F7EE0">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0F84D576" w14:textId="77777777" w:rsidR="000F7EE0" w:rsidRDefault="000F7EE0" w:rsidP="000F7EE0">
            <w:pPr>
              <w:jc w:val="center"/>
              <w:rPr>
                <w:i/>
                <w:snapToGrid w:val="0"/>
                <w:vanish/>
              </w:rPr>
            </w:pPr>
            <w:r>
              <w:rPr>
                <w:i/>
                <w:snapToGrid w:val="0"/>
                <w:vanish/>
              </w:rPr>
              <w:t>2018-10-31</w:t>
            </w:r>
          </w:p>
        </w:tc>
        <w:tc>
          <w:tcPr>
            <w:tcW w:w="5592" w:type="dxa"/>
            <w:tcBorders>
              <w:top w:val="single" w:sz="4" w:space="0" w:color="auto"/>
              <w:left w:val="single" w:sz="4" w:space="0" w:color="auto"/>
              <w:bottom w:val="single" w:sz="4" w:space="0" w:color="auto"/>
              <w:right w:val="single" w:sz="4" w:space="0" w:color="auto"/>
            </w:tcBorders>
          </w:tcPr>
          <w:p w14:paraId="75FDC3DD" w14:textId="77777777" w:rsidR="000F7EE0" w:rsidRDefault="000F7EE0" w:rsidP="00EB673B">
            <w:pPr>
              <w:pStyle w:val="Header"/>
              <w:numPr>
                <w:ilvl w:val="0"/>
                <w:numId w:val="7"/>
              </w:numPr>
              <w:ind w:left="453"/>
              <w:rPr>
                <w:rFonts w:cs="Arial"/>
                <w:i/>
                <w:snapToGrid w:val="0"/>
                <w:vanish/>
              </w:rPr>
            </w:pPr>
            <w:r>
              <w:rPr>
                <w:rFonts w:cs="Arial"/>
                <w:i/>
                <w:snapToGrid w:val="0"/>
                <w:vanish/>
              </w:rPr>
              <w:t>Cover sheet and footer more GIS like. Functional Safety team feedback incorporated:</w:t>
            </w:r>
          </w:p>
          <w:p w14:paraId="234FF7BD" w14:textId="77777777" w:rsidR="000F7EE0" w:rsidRDefault="000F7EE0" w:rsidP="00EB673B">
            <w:pPr>
              <w:pStyle w:val="Header"/>
              <w:numPr>
                <w:ilvl w:val="1"/>
                <w:numId w:val="7"/>
              </w:numPr>
              <w:rPr>
                <w:rFonts w:cs="Arial"/>
                <w:i/>
                <w:snapToGrid w:val="0"/>
                <w:vanish/>
              </w:rPr>
            </w:pPr>
            <w:r>
              <w:rPr>
                <w:rFonts w:cs="Arial"/>
                <w:i/>
                <w:snapToGrid w:val="0"/>
                <w:vanish/>
              </w:rPr>
              <w:t>New subsection</w:t>
            </w:r>
            <w:r w:rsidR="008A4C8A">
              <w:rPr>
                <w:rFonts w:cs="Arial"/>
                <w:i/>
                <w:snapToGrid w:val="0"/>
                <w:vanish/>
              </w:rPr>
              <w:t>s</w:t>
            </w:r>
            <w:r>
              <w:rPr>
                <w:rFonts w:cs="Arial"/>
                <w:i/>
                <w:snapToGrid w:val="0"/>
                <w:vanish/>
              </w:rPr>
              <w:t xml:space="preserve"> “Functional Safety Requirements</w:t>
            </w:r>
            <w:r w:rsidR="008A4C8A">
              <w:rPr>
                <w:rFonts w:cs="Arial"/>
                <w:i/>
                <w:snapToGrid w:val="0"/>
                <w:vanish/>
              </w:rPr>
              <w:t>, (Decomposed) FSRs and Parameters / Values</w:t>
            </w:r>
          </w:p>
          <w:p w14:paraId="4DDFCA47" w14:textId="77777777" w:rsidR="000F7EE0" w:rsidRDefault="000F7EE0" w:rsidP="00EB673B">
            <w:pPr>
              <w:pStyle w:val="Header"/>
              <w:numPr>
                <w:ilvl w:val="1"/>
                <w:numId w:val="7"/>
              </w:numPr>
              <w:rPr>
                <w:rFonts w:cs="Arial"/>
                <w:i/>
                <w:snapToGrid w:val="0"/>
                <w:vanish/>
              </w:rPr>
            </w:pPr>
            <w:r>
              <w:rPr>
                <w:rFonts w:cs="Arial"/>
                <w:i/>
                <w:snapToGrid w:val="0"/>
                <w:vanish/>
              </w:rPr>
              <w:t>Removal of “Logical Architecture”</w:t>
            </w:r>
          </w:p>
        </w:tc>
        <w:tc>
          <w:tcPr>
            <w:tcW w:w="1667" w:type="dxa"/>
            <w:tcBorders>
              <w:top w:val="single" w:sz="4" w:space="0" w:color="auto"/>
              <w:left w:val="single" w:sz="4" w:space="0" w:color="auto"/>
              <w:bottom w:val="single" w:sz="4" w:space="0" w:color="auto"/>
              <w:right w:val="single" w:sz="4" w:space="0" w:color="auto"/>
            </w:tcBorders>
          </w:tcPr>
          <w:p w14:paraId="1D5FDD9D" w14:textId="77777777" w:rsidR="000F7EE0" w:rsidRDefault="008A4C8A" w:rsidP="000F7EE0">
            <w:pPr>
              <w:rPr>
                <w:i/>
                <w:snapToGrid w:val="0"/>
                <w:vanish/>
              </w:rPr>
            </w:pPr>
            <w:r>
              <w:rPr>
                <w:i/>
                <w:snapToGrid w:val="0"/>
                <w:vanish/>
              </w:rPr>
              <w:t>Jbaden1</w:t>
            </w:r>
          </w:p>
        </w:tc>
      </w:tr>
      <w:tr w:rsidR="00982747" w:rsidRPr="009B6E74" w14:paraId="25B334D7"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A69206" w14:textId="77777777" w:rsidR="00982747" w:rsidRDefault="00982747" w:rsidP="00982747">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613CB44A" w14:textId="77777777" w:rsidR="00982747" w:rsidRDefault="00982747" w:rsidP="00982747">
            <w:pPr>
              <w:jc w:val="center"/>
              <w:rPr>
                <w:i/>
                <w:snapToGrid w:val="0"/>
                <w:vanish/>
              </w:rPr>
            </w:pPr>
            <w:r>
              <w:rPr>
                <w:i/>
                <w:snapToGrid w:val="0"/>
                <w:vanish/>
              </w:rPr>
              <w:t>0</w:t>
            </w:r>
          </w:p>
        </w:tc>
        <w:tc>
          <w:tcPr>
            <w:tcW w:w="1260" w:type="dxa"/>
            <w:tcBorders>
              <w:top w:val="single" w:sz="4" w:space="0" w:color="auto"/>
              <w:left w:val="single" w:sz="4" w:space="0" w:color="auto"/>
              <w:bottom w:val="single" w:sz="4" w:space="0" w:color="auto"/>
              <w:right w:val="single" w:sz="4" w:space="0" w:color="auto"/>
            </w:tcBorders>
          </w:tcPr>
          <w:p w14:paraId="70DD6FFE" w14:textId="77777777" w:rsidR="00982747" w:rsidRDefault="00982747" w:rsidP="00982747">
            <w:pPr>
              <w:jc w:val="center"/>
              <w:rPr>
                <w:i/>
                <w:snapToGrid w:val="0"/>
                <w:vanish/>
              </w:rPr>
            </w:pPr>
            <w:r>
              <w:rPr>
                <w:i/>
                <w:snapToGrid w:val="0"/>
                <w:vanish/>
              </w:rPr>
              <w:t>2018-12-12</w:t>
            </w:r>
          </w:p>
        </w:tc>
        <w:tc>
          <w:tcPr>
            <w:tcW w:w="5592" w:type="dxa"/>
            <w:tcBorders>
              <w:top w:val="single" w:sz="4" w:space="0" w:color="auto"/>
              <w:left w:val="single" w:sz="4" w:space="0" w:color="auto"/>
              <w:bottom w:val="single" w:sz="4" w:space="0" w:color="auto"/>
              <w:right w:val="single" w:sz="4" w:space="0" w:color="auto"/>
            </w:tcBorders>
          </w:tcPr>
          <w:p w14:paraId="7A1E5FCD" w14:textId="77777777" w:rsidR="00982747" w:rsidRDefault="00982747" w:rsidP="00EB673B">
            <w:pPr>
              <w:pStyle w:val="Header"/>
              <w:numPr>
                <w:ilvl w:val="0"/>
                <w:numId w:val="7"/>
              </w:numPr>
              <w:ind w:left="453"/>
              <w:rPr>
                <w:rFonts w:cs="Arial"/>
                <w:i/>
                <w:snapToGrid w:val="0"/>
                <w:vanish/>
              </w:rPr>
            </w:pPr>
            <w:r>
              <w:rPr>
                <w:rFonts w:cs="Arial"/>
                <w:i/>
                <w:snapToGrid w:val="0"/>
                <w:vanish/>
              </w:rPr>
              <w:t xml:space="preserve">FSR template removed, now as </w:t>
            </w:r>
            <w:r w:rsidR="007F0FCD">
              <w:rPr>
                <w:rFonts w:cs="Arial"/>
                <w:i/>
                <w:snapToGrid w:val="0"/>
                <w:vanish/>
              </w:rPr>
              <w:t xml:space="preserve">a </w:t>
            </w:r>
            <w:r>
              <w:rPr>
                <w:rFonts w:cs="Arial"/>
                <w:i/>
                <w:snapToGrid w:val="0"/>
                <w:vanish/>
              </w:rPr>
              <w:t>macro in the Specification_Macros.dotm</w:t>
            </w:r>
          </w:p>
        </w:tc>
        <w:tc>
          <w:tcPr>
            <w:tcW w:w="1667" w:type="dxa"/>
            <w:tcBorders>
              <w:top w:val="single" w:sz="4" w:space="0" w:color="auto"/>
              <w:left w:val="single" w:sz="4" w:space="0" w:color="auto"/>
              <w:bottom w:val="single" w:sz="4" w:space="0" w:color="auto"/>
              <w:right w:val="single" w:sz="4" w:space="0" w:color="auto"/>
            </w:tcBorders>
          </w:tcPr>
          <w:p w14:paraId="7A4E377A" w14:textId="77777777" w:rsidR="00982747" w:rsidRDefault="00982747" w:rsidP="00982747">
            <w:pPr>
              <w:rPr>
                <w:i/>
                <w:snapToGrid w:val="0"/>
                <w:vanish/>
              </w:rPr>
            </w:pPr>
            <w:r>
              <w:rPr>
                <w:i/>
                <w:snapToGrid w:val="0"/>
                <w:vanish/>
              </w:rPr>
              <w:t>Jbaden1</w:t>
            </w:r>
          </w:p>
        </w:tc>
      </w:tr>
      <w:tr w:rsidR="00C8773D" w:rsidRPr="009B6E74" w14:paraId="7DFDB19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3FBA8DD0" w14:textId="04C48A14" w:rsidR="00C8773D" w:rsidRDefault="00C8773D"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2DF2D8A" w14:textId="77777777" w:rsidR="00C8773D" w:rsidRDefault="00C8773D"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76E3042F" w14:textId="46AC10C3" w:rsidR="00C8773D" w:rsidRDefault="00C8773D" w:rsidP="00982747">
            <w:pPr>
              <w:jc w:val="center"/>
              <w:rPr>
                <w:i/>
                <w:snapToGrid w:val="0"/>
                <w:vanish/>
              </w:rPr>
            </w:pPr>
            <w:r>
              <w:rPr>
                <w:i/>
                <w:snapToGrid w:val="0"/>
                <w:vanish/>
              </w:rPr>
              <w:t>2019-04-03</w:t>
            </w:r>
          </w:p>
        </w:tc>
        <w:tc>
          <w:tcPr>
            <w:tcW w:w="5592" w:type="dxa"/>
            <w:tcBorders>
              <w:top w:val="single" w:sz="4" w:space="0" w:color="auto"/>
              <w:left w:val="single" w:sz="4" w:space="0" w:color="auto"/>
              <w:bottom w:val="single" w:sz="4" w:space="0" w:color="auto"/>
              <w:right w:val="single" w:sz="4" w:space="0" w:color="auto"/>
            </w:tcBorders>
          </w:tcPr>
          <w:p w14:paraId="12F4CD9B" w14:textId="77777777" w:rsidR="00C8773D" w:rsidRDefault="00C8773D" w:rsidP="00EB673B">
            <w:pPr>
              <w:pStyle w:val="Header"/>
              <w:numPr>
                <w:ilvl w:val="0"/>
                <w:numId w:val="7"/>
              </w:numPr>
              <w:ind w:left="453"/>
              <w:rPr>
                <w:rFonts w:cs="Arial"/>
                <w:i/>
                <w:snapToGrid w:val="0"/>
                <w:vanish/>
              </w:rPr>
            </w:pPr>
            <w:r>
              <w:rPr>
                <w:rFonts w:cs="Arial"/>
                <w:i/>
                <w:snapToGrid w:val="0"/>
                <w:vanish/>
              </w:rPr>
              <w:t>Updated code for context diagrams, actors and use cases.</w:t>
            </w:r>
          </w:p>
          <w:p w14:paraId="57F32823" w14:textId="69985F6F" w:rsidR="00C8773D" w:rsidRDefault="00C8773D" w:rsidP="00EB673B">
            <w:pPr>
              <w:pStyle w:val="Header"/>
              <w:numPr>
                <w:ilvl w:val="0"/>
                <w:numId w:val="7"/>
              </w:numPr>
              <w:ind w:left="453"/>
              <w:rPr>
                <w:rFonts w:cs="Arial"/>
                <w:i/>
                <w:snapToGrid w:val="0"/>
                <w:vanish/>
              </w:rPr>
            </w:pPr>
            <w:r>
              <w:rPr>
                <w:rFonts w:cs="Arial"/>
                <w:i/>
                <w:snapToGrid w:val="0"/>
                <w:vanish/>
              </w:rPr>
              <w:t>Updated code structure with all macros at the beginning.</w:t>
            </w:r>
          </w:p>
          <w:p w14:paraId="7E24856B" w14:textId="176F6F5A" w:rsidR="00C8773D" w:rsidRDefault="00C8773D" w:rsidP="00EB673B">
            <w:pPr>
              <w:pStyle w:val="Header"/>
              <w:numPr>
                <w:ilvl w:val="0"/>
                <w:numId w:val="7"/>
              </w:numPr>
              <w:ind w:left="453"/>
              <w:rPr>
                <w:rFonts w:cs="Arial"/>
                <w:i/>
                <w:snapToGrid w:val="0"/>
                <w:vanish/>
              </w:rPr>
            </w:pPr>
            <w:r>
              <w:rPr>
                <w:rFonts w:cs="Arial"/>
                <w:i/>
                <w:snapToGrid w:val="0"/>
                <w:vanish/>
              </w:rPr>
              <w:t>Updated code to populate assumptions</w:t>
            </w:r>
            <w:r w:rsidR="00E13F04">
              <w:rPr>
                <w:rFonts w:cs="Arial"/>
                <w:i/>
                <w:snapToGrid w:val="0"/>
                <w:vanish/>
              </w:rPr>
              <w:t xml:space="preserve"> using element-assumption relationship or hazardous event.</w:t>
            </w:r>
          </w:p>
        </w:tc>
        <w:tc>
          <w:tcPr>
            <w:tcW w:w="1667" w:type="dxa"/>
            <w:tcBorders>
              <w:top w:val="single" w:sz="4" w:space="0" w:color="auto"/>
              <w:left w:val="single" w:sz="4" w:space="0" w:color="auto"/>
              <w:bottom w:val="single" w:sz="4" w:space="0" w:color="auto"/>
              <w:right w:val="single" w:sz="4" w:space="0" w:color="auto"/>
            </w:tcBorders>
          </w:tcPr>
          <w:p w14:paraId="5A1F4DEF" w14:textId="64317066" w:rsidR="00C8773D" w:rsidRDefault="00C8773D" w:rsidP="00982747">
            <w:pPr>
              <w:rPr>
                <w:i/>
                <w:snapToGrid w:val="0"/>
                <w:vanish/>
              </w:rPr>
            </w:pPr>
            <w:r>
              <w:rPr>
                <w:i/>
                <w:snapToGrid w:val="0"/>
                <w:vanish/>
              </w:rPr>
              <w:t>snuesch</w:t>
            </w:r>
          </w:p>
        </w:tc>
      </w:tr>
      <w:tr w:rsidR="00FD489F" w:rsidRPr="009B6E74" w14:paraId="0084A4E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EB3476C" w14:textId="54F05C76" w:rsidR="00FD489F" w:rsidRDefault="00FD489F" w:rsidP="00982747">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4EC7C802" w14:textId="77777777" w:rsidR="00FD489F" w:rsidRDefault="00FD489F"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50E365" w14:textId="7CF0E5B3" w:rsidR="00FD489F" w:rsidRDefault="00FD489F" w:rsidP="00982747">
            <w:pPr>
              <w:jc w:val="center"/>
              <w:rPr>
                <w:i/>
                <w:snapToGrid w:val="0"/>
                <w:vanish/>
              </w:rPr>
            </w:pPr>
            <w:r>
              <w:rPr>
                <w:i/>
                <w:snapToGrid w:val="0"/>
                <w:vanish/>
              </w:rPr>
              <w:t>2019-04-1</w:t>
            </w:r>
            <w:r w:rsidR="00E13F04">
              <w:rPr>
                <w:i/>
                <w:snapToGrid w:val="0"/>
                <w:vanish/>
              </w:rPr>
              <w:t>8</w:t>
            </w:r>
          </w:p>
        </w:tc>
        <w:tc>
          <w:tcPr>
            <w:tcW w:w="5592" w:type="dxa"/>
            <w:tcBorders>
              <w:top w:val="single" w:sz="4" w:space="0" w:color="auto"/>
              <w:left w:val="single" w:sz="4" w:space="0" w:color="auto"/>
              <w:bottom w:val="single" w:sz="4" w:space="0" w:color="auto"/>
              <w:right w:val="single" w:sz="4" w:space="0" w:color="auto"/>
            </w:tcBorders>
          </w:tcPr>
          <w:p w14:paraId="77977CFA" w14:textId="77777777" w:rsidR="00FD489F" w:rsidRDefault="00FD489F" w:rsidP="00EB673B">
            <w:pPr>
              <w:pStyle w:val="Header"/>
              <w:numPr>
                <w:ilvl w:val="0"/>
                <w:numId w:val="7"/>
              </w:numPr>
              <w:ind w:left="453"/>
              <w:rPr>
                <w:rFonts w:cs="Arial"/>
                <w:i/>
                <w:snapToGrid w:val="0"/>
                <w:vanish/>
              </w:rPr>
            </w:pPr>
            <w:r>
              <w:rPr>
                <w:rFonts w:cs="Arial"/>
                <w:i/>
                <w:snapToGrid w:val="0"/>
                <w:vanish/>
              </w:rPr>
              <w:t>Added structural boundary diagram for FuSa based on TGB discussion.</w:t>
            </w:r>
          </w:p>
          <w:p w14:paraId="77307E64" w14:textId="2C5F7EF9" w:rsidR="00E13F04" w:rsidRDefault="00E13F04" w:rsidP="00EB673B">
            <w:pPr>
              <w:pStyle w:val="Header"/>
              <w:numPr>
                <w:ilvl w:val="0"/>
                <w:numId w:val="7"/>
              </w:numPr>
              <w:ind w:left="453"/>
              <w:rPr>
                <w:rFonts w:cs="Arial"/>
                <w:i/>
                <w:snapToGrid w:val="0"/>
                <w:vanish/>
              </w:rPr>
            </w:pPr>
            <w:r>
              <w:rPr>
                <w:rFonts w:cs="Arial"/>
                <w:i/>
                <w:snapToGrid w:val="0"/>
                <w:vanish/>
              </w:rPr>
              <w:t>Added operating modes to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1A6DC754" w14:textId="095B0020" w:rsidR="00FD489F" w:rsidRDefault="00FD489F" w:rsidP="00982747">
            <w:pPr>
              <w:rPr>
                <w:i/>
                <w:snapToGrid w:val="0"/>
                <w:vanish/>
              </w:rPr>
            </w:pPr>
            <w:r>
              <w:rPr>
                <w:i/>
                <w:snapToGrid w:val="0"/>
                <w:vanish/>
              </w:rPr>
              <w:t>snuesch</w:t>
            </w:r>
          </w:p>
        </w:tc>
      </w:tr>
      <w:tr w:rsidR="004459FA" w:rsidRPr="009B6E74" w14:paraId="0CB9B5F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4BF791FA" w14:textId="31CE8432" w:rsidR="004459FA" w:rsidRDefault="00324608" w:rsidP="00982747">
            <w:pPr>
              <w:jc w:val="center"/>
              <w:rPr>
                <w:i/>
                <w:snapToGrid w:val="0"/>
                <w:vanish/>
              </w:rPr>
            </w:pPr>
            <w:r>
              <w:rPr>
                <w:i/>
                <w:snapToGrid w:val="0"/>
                <w:vanish/>
              </w:rPr>
              <w:lastRenderedPageBreak/>
              <w:t>N</w:t>
            </w:r>
          </w:p>
        </w:tc>
        <w:tc>
          <w:tcPr>
            <w:tcW w:w="720" w:type="dxa"/>
            <w:tcBorders>
              <w:top w:val="single" w:sz="4" w:space="0" w:color="auto"/>
              <w:left w:val="single" w:sz="4" w:space="0" w:color="auto"/>
              <w:bottom w:val="single" w:sz="4" w:space="0" w:color="auto"/>
              <w:right w:val="single" w:sz="4" w:space="0" w:color="auto"/>
            </w:tcBorders>
          </w:tcPr>
          <w:p w14:paraId="73A7F291" w14:textId="77777777" w:rsidR="004459FA" w:rsidRDefault="004459FA" w:rsidP="00982747">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D11A136" w14:textId="01962D72" w:rsidR="004459FA" w:rsidRDefault="004459FA" w:rsidP="00982747">
            <w:pPr>
              <w:jc w:val="center"/>
              <w:rPr>
                <w:i/>
                <w:snapToGrid w:val="0"/>
                <w:vanish/>
              </w:rPr>
            </w:pPr>
            <w:r>
              <w:rPr>
                <w:i/>
                <w:snapToGrid w:val="0"/>
                <w:vanish/>
              </w:rPr>
              <w:t>2019-04-25</w:t>
            </w:r>
          </w:p>
        </w:tc>
        <w:tc>
          <w:tcPr>
            <w:tcW w:w="5592" w:type="dxa"/>
            <w:tcBorders>
              <w:top w:val="single" w:sz="4" w:space="0" w:color="auto"/>
              <w:left w:val="single" w:sz="4" w:space="0" w:color="auto"/>
              <w:bottom w:val="single" w:sz="4" w:space="0" w:color="auto"/>
              <w:right w:val="single" w:sz="4" w:space="0" w:color="auto"/>
            </w:tcBorders>
          </w:tcPr>
          <w:p w14:paraId="786243E5" w14:textId="0F62DE82" w:rsidR="004459FA" w:rsidRDefault="004459FA" w:rsidP="00EB673B">
            <w:pPr>
              <w:pStyle w:val="Header"/>
              <w:numPr>
                <w:ilvl w:val="0"/>
                <w:numId w:val="7"/>
              </w:numPr>
              <w:ind w:left="453"/>
              <w:rPr>
                <w:rFonts w:cs="Arial"/>
                <w:i/>
                <w:snapToGrid w:val="0"/>
                <w:vanish/>
              </w:rPr>
            </w:pPr>
            <w:r>
              <w:rPr>
                <w:rFonts w:cs="Arial"/>
                <w:i/>
                <w:snapToGrid w:val="0"/>
                <w:vanish/>
              </w:rPr>
              <w:t>Improved export of actions and activities on functional boundary diagram.</w:t>
            </w:r>
          </w:p>
        </w:tc>
        <w:tc>
          <w:tcPr>
            <w:tcW w:w="1667" w:type="dxa"/>
            <w:tcBorders>
              <w:top w:val="single" w:sz="4" w:space="0" w:color="auto"/>
              <w:left w:val="single" w:sz="4" w:space="0" w:color="auto"/>
              <w:bottom w:val="single" w:sz="4" w:space="0" w:color="auto"/>
              <w:right w:val="single" w:sz="4" w:space="0" w:color="auto"/>
            </w:tcBorders>
          </w:tcPr>
          <w:p w14:paraId="6CD399A1" w14:textId="0707D537" w:rsidR="004459FA" w:rsidRDefault="008E02BA" w:rsidP="00982747">
            <w:pPr>
              <w:rPr>
                <w:i/>
                <w:snapToGrid w:val="0"/>
                <w:vanish/>
              </w:rPr>
            </w:pPr>
            <w:r>
              <w:rPr>
                <w:i/>
                <w:snapToGrid w:val="0"/>
                <w:vanish/>
              </w:rPr>
              <w:t>snuesch</w:t>
            </w:r>
          </w:p>
        </w:tc>
      </w:tr>
      <w:tr w:rsidR="008E02BA" w:rsidRPr="009B6E74" w14:paraId="37B95FB9"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5735306" w14:textId="1061D376" w:rsidR="008E02BA" w:rsidRDefault="008E02BA" w:rsidP="008E02BA">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3444AF93" w14:textId="13FA0526" w:rsidR="008E02BA" w:rsidRDefault="008E02BA" w:rsidP="008E02BA">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A105C30" w14:textId="79A44DE1" w:rsidR="008E02BA" w:rsidRDefault="008E02BA" w:rsidP="008E02BA">
            <w:pPr>
              <w:jc w:val="center"/>
              <w:rPr>
                <w:i/>
                <w:snapToGrid w:val="0"/>
                <w:vanish/>
              </w:rPr>
            </w:pPr>
            <w:r>
              <w:rPr>
                <w:i/>
                <w:snapToGrid w:val="0"/>
                <w:vanish/>
              </w:rPr>
              <w:t>2019-05-23</w:t>
            </w:r>
          </w:p>
        </w:tc>
        <w:tc>
          <w:tcPr>
            <w:tcW w:w="5592" w:type="dxa"/>
            <w:tcBorders>
              <w:top w:val="single" w:sz="4" w:space="0" w:color="auto"/>
              <w:left w:val="single" w:sz="4" w:space="0" w:color="auto"/>
              <w:bottom w:val="single" w:sz="4" w:space="0" w:color="auto"/>
              <w:right w:val="single" w:sz="4" w:space="0" w:color="auto"/>
            </w:tcBorders>
          </w:tcPr>
          <w:p w14:paraId="70AD89B5" w14:textId="2F4CB117" w:rsidR="008E02BA" w:rsidRDefault="008E02BA" w:rsidP="008E02BA">
            <w:pPr>
              <w:pStyle w:val="Header"/>
              <w:numPr>
                <w:ilvl w:val="0"/>
                <w:numId w:val="7"/>
              </w:numPr>
              <w:ind w:left="453"/>
              <w:rPr>
                <w:rFonts w:cs="Arial"/>
                <w:i/>
                <w:snapToGrid w:val="0"/>
                <w:vanish/>
              </w:rPr>
            </w:pPr>
            <w:r>
              <w:rPr>
                <w:rFonts w:cs="Arial"/>
                <w:i/>
                <w:snapToGrid w:val="0"/>
                <w:vanish/>
              </w:rPr>
              <w:t>Re-introduce “Logical Architecture” (for Functional Safety)</w:t>
            </w:r>
          </w:p>
        </w:tc>
        <w:tc>
          <w:tcPr>
            <w:tcW w:w="1667" w:type="dxa"/>
            <w:tcBorders>
              <w:top w:val="single" w:sz="4" w:space="0" w:color="auto"/>
              <w:left w:val="single" w:sz="4" w:space="0" w:color="auto"/>
              <w:bottom w:val="single" w:sz="4" w:space="0" w:color="auto"/>
              <w:right w:val="single" w:sz="4" w:space="0" w:color="auto"/>
            </w:tcBorders>
          </w:tcPr>
          <w:p w14:paraId="4C88D0A6" w14:textId="2C329F0A" w:rsidR="008E02BA" w:rsidRDefault="008E02BA" w:rsidP="008E02BA">
            <w:pPr>
              <w:rPr>
                <w:i/>
                <w:snapToGrid w:val="0"/>
                <w:vanish/>
              </w:rPr>
            </w:pPr>
            <w:r>
              <w:rPr>
                <w:i/>
                <w:snapToGrid w:val="0"/>
                <w:vanish/>
              </w:rPr>
              <w:t>Jbaden1</w:t>
            </w:r>
          </w:p>
        </w:tc>
      </w:tr>
      <w:tr w:rsidR="008E02BA" w:rsidRPr="009B6E74" w14:paraId="5896A20F"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233EC58" w14:textId="3E69CB66" w:rsidR="008E02BA"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CFEB818" w14:textId="77777777" w:rsidR="008E02BA" w:rsidRDefault="008E02BA"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02E95F8B" w14:textId="58C279E7" w:rsidR="008E02BA" w:rsidRDefault="008E02BA" w:rsidP="008E02BA">
            <w:pPr>
              <w:jc w:val="center"/>
              <w:rPr>
                <w:i/>
                <w:snapToGrid w:val="0"/>
                <w:vanish/>
              </w:rPr>
            </w:pPr>
            <w:r>
              <w:rPr>
                <w:i/>
                <w:snapToGrid w:val="0"/>
                <w:vanish/>
              </w:rPr>
              <w:t>2019-06-17</w:t>
            </w:r>
          </w:p>
        </w:tc>
        <w:tc>
          <w:tcPr>
            <w:tcW w:w="5592" w:type="dxa"/>
            <w:tcBorders>
              <w:top w:val="single" w:sz="4" w:space="0" w:color="auto"/>
              <w:left w:val="single" w:sz="4" w:space="0" w:color="auto"/>
              <w:bottom w:val="single" w:sz="4" w:space="0" w:color="auto"/>
              <w:right w:val="single" w:sz="4" w:space="0" w:color="auto"/>
            </w:tcBorders>
          </w:tcPr>
          <w:p w14:paraId="16305C8D" w14:textId="77777777" w:rsidR="008E02BA" w:rsidRDefault="008E02BA" w:rsidP="00C57D75">
            <w:pPr>
              <w:pStyle w:val="Header"/>
              <w:numPr>
                <w:ilvl w:val="0"/>
                <w:numId w:val="7"/>
              </w:numPr>
              <w:ind w:left="453"/>
              <w:rPr>
                <w:rFonts w:cs="Arial"/>
                <w:i/>
                <w:snapToGrid w:val="0"/>
                <w:vanish/>
              </w:rPr>
            </w:pPr>
            <w:r>
              <w:rPr>
                <w:rFonts w:cs="Arial"/>
                <w:i/>
                <w:snapToGrid w:val="0"/>
                <w:vanish/>
              </w:rPr>
              <w:t xml:space="preserve">Aligned </w:t>
            </w:r>
            <w:r w:rsidR="00C57D75">
              <w:rPr>
                <w:rFonts w:cs="Arial"/>
                <w:i/>
                <w:snapToGrid w:val="0"/>
                <w:vanish/>
              </w:rPr>
              <w:t>“Architecture” section</w:t>
            </w:r>
            <w:r>
              <w:rPr>
                <w:rFonts w:cs="Arial"/>
                <w:i/>
                <w:snapToGrid w:val="0"/>
                <w:vanish/>
              </w:rPr>
              <w:t xml:space="preserve"> with </w:t>
            </w:r>
            <w:r w:rsidR="00C57D75">
              <w:rPr>
                <w:rFonts w:cs="Arial"/>
                <w:i/>
                <w:snapToGrid w:val="0"/>
                <w:vanish/>
              </w:rPr>
              <w:t xml:space="preserve">RE </w:t>
            </w:r>
            <w:r>
              <w:rPr>
                <w:rFonts w:cs="Arial"/>
                <w:i/>
                <w:snapToGrid w:val="0"/>
                <w:vanish/>
              </w:rPr>
              <w:t>template</w:t>
            </w:r>
            <w:r w:rsidR="00C57D75">
              <w:rPr>
                <w:rFonts w:cs="Arial"/>
                <w:i/>
                <w:snapToGrid w:val="0"/>
                <w:vanish/>
              </w:rPr>
              <w:t>.</w:t>
            </w:r>
          </w:p>
          <w:p w14:paraId="38D80097" w14:textId="7089CBA6" w:rsidR="00C57D75" w:rsidRDefault="00C57D75" w:rsidP="00C57D75">
            <w:pPr>
              <w:pStyle w:val="Header"/>
              <w:numPr>
                <w:ilvl w:val="0"/>
                <w:numId w:val="7"/>
              </w:numPr>
              <w:ind w:left="453"/>
              <w:rPr>
                <w:rFonts w:cs="Arial"/>
                <w:i/>
                <w:snapToGrid w:val="0"/>
                <w:vanish/>
              </w:rPr>
            </w:pPr>
            <w:r>
              <w:rPr>
                <w:rFonts w:cs="Arial"/>
                <w:i/>
                <w:snapToGrid w:val="0"/>
                <w:vanish/>
              </w:rPr>
              <w:t>Made “Ford Documents” table more flexible.</w:t>
            </w:r>
          </w:p>
          <w:p w14:paraId="4E02FD7C" w14:textId="6A92646F" w:rsidR="00C57D75" w:rsidRDefault="00F5192E" w:rsidP="00C57D75">
            <w:pPr>
              <w:pStyle w:val="Header"/>
              <w:numPr>
                <w:ilvl w:val="0"/>
                <w:numId w:val="7"/>
              </w:numPr>
              <w:ind w:left="453"/>
              <w:rPr>
                <w:rFonts w:cs="Arial"/>
                <w:i/>
                <w:snapToGrid w:val="0"/>
                <w:vanish/>
              </w:rPr>
            </w:pPr>
            <w:r>
              <w:rPr>
                <w:rFonts w:cs="Arial"/>
                <w:i/>
                <w:snapToGrid w:val="0"/>
                <w:vanish/>
              </w:rPr>
              <w:t>Added template terms to glossary</w:t>
            </w:r>
          </w:p>
        </w:tc>
        <w:tc>
          <w:tcPr>
            <w:tcW w:w="1667" w:type="dxa"/>
            <w:tcBorders>
              <w:top w:val="single" w:sz="4" w:space="0" w:color="auto"/>
              <w:left w:val="single" w:sz="4" w:space="0" w:color="auto"/>
              <w:bottom w:val="single" w:sz="4" w:space="0" w:color="auto"/>
              <w:right w:val="single" w:sz="4" w:space="0" w:color="auto"/>
            </w:tcBorders>
          </w:tcPr>
          <w:p w14:paraId="63C35B68" w14:textId="72932DF3" w:rsidR="008E02BA" w:rsidRDefault="008E02BA" w:rsidP="008E02BA">
            <w:pPr>
              <w:rPr>
                <w:i/>
                <w:snapToGrid w:val="0"/>
                <w:vanish/>
              </w:rPr>
            </w:pPr>
            <w:r>
              <w:rPr>
                <w:i/>
                <w:snapToGrid w:val="0"/>
                <w:vanish/>
              </w:rPr>
              <w:t>snuesch</w:t>
            </w:r>
          </w:p>
        </w:tc>
      </w:tr>
      <w:tr w:rsidR="002C42A1" w:rsidRPr="009B6E74" w14:paraId="7F3080B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26C3EB" w14:textId="1564C3A2" w:rsidR="002C42A1" w:rsidRDefault="00324608" w:rsidP="008E02BA">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7636FFBC" w14:textId="77777777" w:rsidR="002C42A1" w:rsidRDefault="002C42A1" w:rsidP="008E02BA">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36FDC8C2" w14:textId="38D95F60" w:rsidR="002C42A1" w:rsidRDefault="002C42A1" w:rsidP="008E02BA">
            <w:pPr>
              <w:jc w:val="center"/>
              <w:rPr>
                <w:i/>
                <w:snapToGrid w:val="0"/>
                <w:vanish/>
              </w:rPr>
            </w:pPr>
            <w:r>
              <w:rPr>
                <w:i/>
                <w:snapToGrid w:val="0"/>
                <w:vanish/>
              </w:rPr>
              <w:t>2019-06-2</w:t>
            </w:r>
            <w:r w:rsidR="003600AC">
              <w:rPr>
                <w:i/>
                <w:snapToGrid w:val="0"/>
                <w:vanish/>
              </w:rPr>
              <w:t>5</w:t>
            </w:r>
          </w:p>
        </w:tc>
        <w:tc>
          <w:tcPr>
            <w:tcW w:w="5592" w:type="dxa"/>
            <w:tcBorders>
              <w:top w:val="single" w:sz="4" w:space="0" w:color="auto"/>
              <w:left w:val="single" w:sz="4" w:space="0" w:color="auto"/>
              <w:bottom w:val="single" w:sz="4" w:space="0" w:color="auto"/>
              <w:right w:val="single" w:sz="4" w:space="0" w:color="auto"/>
            </w:tcBorders>
          </w:tcPr>
          <w:p w14:paraId="59EF11B6" w14:textId="77777777" w:rsidR="002C42A1" w:rsidRDefault="002C42A1" w:rsidP="00C57D75">
            <w:pPr>
              <w:pStyle w:val="Header"/>
              <w:numPr>
                <w:ilvl w:val="0"/>
                <w:numId w:val="7"/>
              </w:numPr>
              <w:ind w:left="453"/>
              <w:rPr>
                <w:rFonts w:cs="Arial"/>
                <w:i/>
                <w:snapToGrid w:val="0"/>
                <w:vanish/>
              </w:rPr>
            </w:pPr>
            <w:r>
              <w:rPr>
                <w:rFonts w:cs="Arial"/>
                <w:i/>
                <w:snapToGrid w:val="0"/>
                <w:vanish/>
              </w:rPr>
              <w:t>Improved use cases to handle Primary and Secondary actors</w:t>
            </w:r>
            <w:r w:rsidR="003600AC">
              <w:rPr>
                <w:rFonts w:cs="Arial"/>
                <w:i/>
                <w:snapToGrid w:val="0"/>
                <w:vanish/>
              </w:rPr>
              <w:t>.</w:t>
            </w:r>
          </w:p>
          <w:p w14:paraId="410B7EE3" w14:textId="792C86A0" w:rsidR="003600AC" w:rsidRDefault="003600AC" w:rsidP="00C57D75">
            <w:pPr>
              <w:pStyle w:val="Header"/>
              <w:numPr>
                <w:ilvl w:val="0"/>
                <w:numId w:val="7"/>
              </w:numPr>
              <w:ind w:left="453"/>
              <w:rPr>
                <w:rFonts w:cs="Arial"/>
                <w:i/>
                <w:snapToGrid w:val="0"/>
                <w:vanish/>
              </w:rPr>
            </w:pPr>
            <w:r>
              <w:rPr>
                <w:rFonts w:cs="Arial"/>
                <w:i/>
                <w:snapToGrid w:val="0"/>
                <w:vanish/>
              </w:rPr>
              <w:t>Added Performance Requirements to Uncategorized.</w:t>
            </w:r>
          </w:p>
        </w:tc>
        <w:tc>
          <w:tcPr>
            <w:tcW w:w="1667" w:type="dxa"/>
            <w:tcBorders>
              <w:top w:val="single" w:sz="4" w:space="0" w:color="auto"/>
              <w:left w:val="single" w:sz="4" w:space="0" w:color="auto"/>
              <w:bottom w:val="single" w:sz="4" w:space="0" w:color="auto"/>
              <w:right w:val="single" w:sz="4" w:space="0" w:color="auto"/>
            </w:tcBorders>
          </w:tcPr>
          <w:p w14:paraId="710F9E15" w14:textId="520DFFCD" w:rsidR="002C42A1" w:rsidRDefault="002C42A1" w:rsidP="008E02BA">
            <w:pPr>
              <w:rPr>
                <w:i/>
                <w:snapToGrid w:val="0"/>
                <w:vanish/>
              </w:rPr>
            </w:pPr>
            <w:r>
              <w:rPr>
                <w:i/>
                <w:snapToGrid w:val="0"/>
                <w:vanish/>
              </w:rPr>
              <w:t>snuesch</w:t>
            </w:r>
          </w:p>
        </w:tc>
      </w:tr>
      <w:tr w:rsidR="00C1623D" w:rsidRPr="009B6E74" w14:paraId="5AA3552D"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1007F885" w14:textId="5153F28E" w:rsidR="00C1623D" w:rsidRDefault="00C1623D" w:rsidP="00C1623D">
            <w:pPr>
              <w:jc w:val="center"/>
              <w:rPr>
                <w:i/>
                <w:snapToGrid w:val="0"/>
                <w:vanish/>
              </w:rPr>
            </w:pPr>
            <w:r>
              <w:rPr>
                <w:i/>
                <w:snapToGrid w:val="0"/>
                <w:vanish/>
              </w:rPr>
              <w:t>6</w:t>
            </w:r>
          </w:p>
        </w:tc>
        <w:tc>
          <w:tcPr>
            <w:tcW w:w="720" w:type="dxa"/>
            <w:tcBorders>
              <w:top w:val="single" w:sz="4" w:space="0" w:color="auto"/>
              <w:left w:val="single" w:sz="4" w:space="0" w:color="auto"/>
              <w:bottom w:val="single" w:sz="4" w:space="0" w:color="auto"/>
              <w:right w:val="single" w:sz="4" w:space="0" w:color="auto"/>
            </w:tcBorders>
          </w:tcPr>
          <w:p w14:paraId="1CD5BB5E" w14:textId="1C8CFFAA" w:rsidR="00C1623D" w:rsidRDefault="00C1623D" w:rsidP="00C1623D">
            <w:pPr>
              <w:jc w:val="center"/>
              <w:rPr>
                <w:i/>
                <w:snapToGrid w:val="0"/>
                <w:vanish/>
              </w:rPr>
            </w:pPr>
            <w:r>
              <w:rPr>
                <w:i/>
                <w:snapToGrid w:val="0"/>
                <w:vanish/>
              </w:rPr>
              <w:t>0b</w:t>
            </w:r>
          </w:p>
        </w:tc>
        <w:tc>
          <w:tcPr>
            <w:tcW w:w="1260" w:type="dxa"/>
            <w:tcBorders>
              <w:top w:val="single" w:sz="4" w:space="0" w:color="auto"/>
              <w:left w:val="single" w:sz="4" w:space="0" w:color="auto"/>
              <w:bottom w:val="single" w:sz="4" w:space="0" w:color="auto"/>
              <w:right w:val="single" w:sz="4" w:space="0" w:color="auto"/>
            </w:tcBorders>
          </w:tcPr>
          <w:p w14:paraId="4E81CFB4" w14:textId="6838DA92" w:rsidR="00C1623D" w:rsidRDefault="00C1623D" w:rsidP="00C1623D">
            <w:pPr>
              <w:jc w:val="center"/>
              <w:rPr>
                <w:i/>
                <w:snapToGrid w:val="0"/>
                <w:vanish/>
              </w:rPr>
            </w:pPr>
            <w:r>
              <w:rPr>
                <w:i/>
                <w:snapToGrid w:val="0"/>
                <w:vanish/>
              </w:rPr>
              <w:t>2019-06-26</w:t>
            </w:r>
          </w:p>
        </w:tc>
        <w:tc>
          <w:tcPr>
            <w:tcW w:w="5592" w:type="dxa"/>
            <w:tcBorders>
              <w:top w:val="single" w:sz="4" w:space="0" w:color="auto"/>
              <w:left w:val="single" w:sz="4" w:space="0" w:color="auto"/>
              <w:bottom w:val="single" w:sz="4" w:space="0" w:color="auto"/>
              <w:right w:val="single" w:sz="4" w:space="0" w:color="auto"/>
            </w:tcBorders>
          </w:tcPr>
          <w:p w14:paraId="68260D9F" w14:textId="77777777" w:rsidR="00C1623D" w:rsidRDefault="00C1623D" w:rsidP="00C1623D">
            <w:pPr>
              <w:pStyle w:val="Header"/>
              <w:numPr>
                <w:ilvl w:val="0"/>
                <w:numId w:val="7"/>
              </w:numPr>
              <w:ind w:left="453"/>
              <w:textAlignment w:val="auto"/>
              <w:rPr>
                <w:rFonts w:cs="Arial"/>
                <w:i/>
                <w:snapToGrid w:val="0"/>
                <w:vanish/>
              </w:rPr>
            </w:pPr>
            <w:r>
              <w:rPr>
                <w:rFonts w:cs="Arial"/>
                <w:i/>
                <w:snapToGrid w:val="0"/>
                <w:vanish/>
              </w:rPr>
              <w:t xml:space="preserve">Chapter “Logical Elements” in “Logical Architecture” section added (FuSa CR </w:t>
            </w:r>
            <w:r w:rsidRPr="00E9170A">
              <w:rPr>
                <w:rFonts w:cs="Arial"/>
                <w:i/>
                <w:snapToGrid w:val="0"/>
                <w:vanish/>
              </w:rPr>
              <w:t>15136240</w:t>
            </w:r>
            <w:r>
              <w:rPr>
                <w:rFonts w:cs="Arial"/>
                <w:i/>
                <w:snapToGrid w:val="0"/>
                <w:vanish/>
              </w:rPr>
              <w:t>)</w:t>
            </w:r>
          </w:p>
          <w:p w14:paraId="6509FBF6" w14:textId="16E56CE6" w:rsidR="00C1623D" w:rsidRDefault="00C1623D" w:rsidP="00C1623D">
            <w:pPr>
              <w:pStyle w:val="Header"/>
              <w:numPr>
                <w:ilvl w:val="0"/>
                <w:numId w:val="7"/>
              </w:numPr>
              <w:ind w:left="453"/>
              <w:rPr>
                <w:rFonts w:cs="Arial"/>
                <w:i/>
                <w:snapToGrid w:val="0"/>
                <w:vanish/>
              </w:rPr>
            </w:pPr>
            <w:r>
              <w:rPr>
                <w:rFonts w:cs="Arial"/>
                <w:i/>
                <w:snapToGrid w:val="0"/>
                <w:vanish/>
              </w:rPr>
              <w:t>“References” and “Glossary” chapter moved from section “Feature Overview” to “Introduction”. References and Glossary should be available in the document as early as possible</w:t>
            </w:r>
          </w:p>
        </w:tc>
        <w:tc>
          <w:tcPr>
            <w:tcW w:w="1667" w:type="dxa"/>
            <w:tcBorders>
              <w:top w:val="single" w:sz="4" w:space="0" w:color="auto"/>
              <w:left w:val="single" w:sz="4" w:space="0" w:color="auto"/>
              <w:bottom w:val="single" w:sz="4" w:space="0" w:color="auto"/>
              <w:right w:val="single" w:sz="4" w:space="0" w:color="auto"/>
            </w:tcBorders>
          </w:tcPr>
          <w:p w14:paraId="4B1408D3" w14:textId="7A8F68C0" w:rsidR="00C1623D" w:rsidRDefault="00C1623D" w:rsidP="00C1623D">
            <w:pPr>
              <w:rPr>
                <w:i/>
                <w:snapToGrid w:val="0"/>
                <w:vanish/>
              </w:rPr>
            </w:pPr>
            <w:r>
              <w:rPr>
                <w:i/>
                <w:snapToGrid w:val="0"/>
                <w:vanish/>
              </w:rPr>
              <w:t>Jbaden1</w:t>
            </w:r>
          </w:p>
        </w:tc>
      </w:tr>
      <w:tr w:rsidR="009B0C34" w:rsidRPr="009B6E74" w14:paraId="65EE8A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BD48514" w14:textId="6E5356C8" w:rsidR="009B0C34"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3024202" w14:textId="77777777" w:rsidR="009B0C34" w:rsidRDefault="009B0C34"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8AB1661" w14:textId="159909EF" w:rsidR="009B0C34" w:rsidRDefault="009B0C34" w:rsidP="00C1623D">
            <w:pPr>
              <w:jc w:val="center"/>
              <w:rPr>
                <w:i/>
                <w:snapToGrid w:val="0"/>
                <w:vanish/>
              </w:rPr>
            </w:pPr>
            <w:r>
              <w:rPr>
                <w:i/>
                <w:snapToGrid w:val="0"/>
                <w:vanish/>
              </w:rPr>
              <w:t>2019-07-</w:t>
            </w:r>
            <w:r w:rsidR="00C22643">
              <w:rPr>
                <w:i/>
                <w:snapToGrid w:val="0"/>
                <w:vanish/>
              </w:rPr>
              <w:t>25</w:t>
            </w:r>
          </w:p>
        </w:tc>
        <w:tc>
          <w:tcPr>
            <w:tcW w:w="5592" w:type="dxa"/>
            <w:tcBorders>
              <w:top w:val="single" w:sz="4" w:space="0" w:color="auto"/>
              <w:left w:val="single" w:sz="4" w:space="0" w:color="auto"/>
              <w:bottom w:val="single" w:sz="4" w:space="0" w:color="auto"/>
              <w:right w:val="single" w:sz="4" w:space="0" w:color="auto"/>
            </w:tcBorders>
          </w:tcPr>
          <w:p w14:paraId="2999FC24" w14:textId="77777777" w:rsidR="009B0C34" w:rsidRDefault="009B0C34" w:rsidP="009B0C34">
            <w:pPr>
              <w:pStyle w:val="Header"/>
              <w:numPr>
                <w:ilvl w:val="0"/>
                <w:numId w:val="7"/>
              </w:numPr>
              <w:ind w:left="453"/>
              <w:textAlignment w:val="auto"/>
              <w:rPr>
                <w:rFonts w:cs="Arial"/>
                <w:i/>
                <w:snapToGrid w:val="0"/>
                <w:vanish/>
              </w:rPr>
            </w:pPr>
            <w:r>
              <w:rPr>
                <w:rFonts w:cs="Arial"/>
                <w:i/>
                <w:snapToGrid w:val="0"/>
                <w:vanish/>
              </w:rPr>
              <w:t>Added populated “Logical Elements” table and allocated functions.</w:t>
            </w:r>
          </w:p>
          <w:p w14:paraId="76863DEF" w14:textId="2F3615F1" w:rsidR="00C22643" w:rsidRDefault="00C22643" w:rsidP="009B0C34">
            <w:pPr>
              <w:pStyle w:val="Header"/>
              <w:numPr>
                <w:ilvl w:val="0"/>
                <w:numId w:val="7"/>
              </w:numPr>
              <w:ind w:left="453"/>
              <w:textAlignment w:val="auto"/>
              <w:rPr>
                <w:rFonts w:cs="Arial"/>
                <w:i/>
                <w:snapToGrid w:val="0"/>
                <w:vanish/>
              </w:rPr>
            </w:pPr>
            <w:r>
              <w:rPr>
                <w:rFonts w:cs="Arial"/>
                <w:i/>
                <w:snapToGrid w:val="0"/>
                <w:vanish/>
              </w:rPr>
              <w:t>Export documentation field of context diagram.</w:t>
            </w:r>
          </w:p>
        </w:tc>
        <w:tc>
          <w:tcPr>
            <w:tcW w:w="1667" w:type="dxa"/>
            <w:tcBorders>
              <w:top w:val="single" w:sz="4" w:space="0" w:color="auto"/>
              <w:left w:val="single" w:sz="4" w:space="0" w:color="auto"/>
              <w:bottom w:val="single" w:sz="4" w:space="0" w:color="auto"/>
              <w:right w:val="single" w:sz="4" w:space="0" w:color="auto"/>
            </w:tcBorders>
          </w:tcPr>
          <w:p w14:paraId="1702EA98" w14:textId="49D35D83" w:rsidR="009B0C34" w:rsidRDefault="009B0C34" w:rsidP="00C1623D">
            <w:pPr>
              <w:rPr>
                <w:i/>
                <w:snapToGrid w:val="0"/>
                <w:vanish/>
              </w:rPr>
            </w:pPr>
            <w:r>
              <w:rPr>
                <w:i/>
                <w:snapToGrid w:val="0"/>
                <w:vanish/>
              </w:rPr>
              <w:t>snuesch</w:t>
            </w:r>
          </w:p>
        </w:tc>
      </w:tr>
      <w:tr w:rsidR="000D4A6D" w:rsidRPr="009B6E74" w14:paraId="7DD22612"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976E618" w14:textId="1FDD1704" w:rsidR="000D4A6D"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5165DE2A" w14:textId="77777777" w:rsidR="000D4A6D" w:rsidRDefault="000D4A6D"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4C08DAFB" w14:textId="00F1C226" w:rsidR="000D4A6D" w:rsidRDefault="000D4A6D" w:rsidP="00C1623D">
            <w:pPr>
              <w:jc w:val="center"/>
              <w:rPr>
                <w:i/>
                <w:snapToGrid w:val="0"/>
                <w:vanish/>
              </w:rPr>
            </w:pPr>
            <w:r>
              <w:rPr>
                <w:i/>
                <w:snapToGrid w:val="0"/>
                <w:vanish/>
              </w:rPr>
              <w:t>2019-08-09</w:t>
            </w:r>
          </w:p>
        </w:tc>
        <w:tc>
          <w:tcPr>
            <w:tcW w:w="5592" w:type="dxa"/>
            <w:tcBorders>
              <w:top w:val="single" w:sz="4" w:space="0" w:color="auto"/>
              <w:left w:val="single" w:sz="4" w:space="0" w:color="auto"/>
              <w:bottom w:val="single" w:sz="4" w:space="0" w:color="auto"/>
              <w:right w:val="single" w:sz="4" w:space="0" w:color="auto"/>
            </w:tcBorders>
          </w:tcPr>
          <w:p w14:paraId="7D312D46" w14:textId="77777777" w:rsidR="000D4A6D" w:rsidRDefault="000D4A6D" w:rsidP="009B0C34">
            <w:pPr>
              <w:pStyle w:val="Header"/>
              <w:numPr>
                <w:ilvl w:val="0"/>
                <w:numId w:val="7"/>
              </w:numPr>
              <w:ind w:left="453"/>
              <w:textAlignment w:val="auto"/>
              <w:rPr>
                <w:rFonts w:cs="Arial"/>
                <w:i/>
                <w:snapToGrid w:val="0"/>
                <w:vanish/>
              </w:rPr>
            </w:pPr>
            <w:r>
              <w:rPr>
                <w:rFonts w:cs="Arial"/>
                <w:i/>
                <w:snapToGrid w:val="0"/>
                <w:vanish/>
              </w:rPr>
              <w:t>Export documentation field of use case diagram.</w:t>
            </w:r>
          </w:p>
          <w:p w14:paraId="4C2123E3" w14:textId="54B63465" w:rsidR="000D4A6D" w:rsidRDefault="000D4A6D" w:rsidP="009B0C34">
            <w:pPr>
              <w:pStyle w:val="Header"/>
              <w:numPr>
                <w:ilvl w:val="0"/>
                <w:numId w:val="7"/>
              </w:numPr>
              <w:ind w:left="453"/>
              <w:textAlignment w:val="auto"/>
              <w:rPr>
                <w:rFonts w:cs="Arial"/>
                <w:i/>
                <w:snapToGrid w:val="0"/>
                <w:vanish/>
              </w:rPr>
            </w:pPr>
            <w:r>
              <w:rPr>
                <w:rFonts w:cs="Arial"/>
                <w:i/>
                <w:snapToGrid w:val="0"/>
                <w:vanish/>
              </w:rPr>
              <w:t>Fixed bug in Feature Requirement Verification Method.</w:t>
            </w:r>
          </w:p>
          <w:p w14:paraId="0AC5B457" w14:textId="509CC6BB" w:rsidR="000D4A6D" w:rsidRDefault="000D4A6D" w:rsidP="009B0C34">
            <w:pPr>
              <w:pStyle w:val="Header"/>
              <w:numPr>
                <w:ilvl w:val="0"/>
                <w:numId w:val="7"/>
              </w:numPr>
              <w:ind w:left="453"/>
              <w:textAlignment w:val="auto"/>
              <w:rPr>
                <w:rFonts w:cs="Arial"/>
                <w:i/>
                <w:snapToGrid w:val="0"/>
                <w:vanish/>
              </w:rPr>
            </w:pPr>
            <w:r>
              <w:rPr>
                <w:rFonts w:cs="Arial"/>
                <w:i/>
                <w:snapToGrid w:val="0"/>
                <w:vanish/>
              </w:rPr>
              <w:t>Simplified export of References</w:t>
            </w:r>
            <w:r w:rsidR="00E57551">
              <w:rPr>
                <w:rFonts w:cs="Arial"/>
                <w:i/>
                <w:snapToGrid w:val="0"/>
                <w:vanish/>
              </w:rPr>
              <w:t xml:space="preserve"> without publisher</w:t>
            </w:r>
            <w:r>
              <w:rPr>
                <w:rFonts w:cs="Arial"/>
                <w:i/>
                <w:snapToGrid w:val="0"/>
                <w:vanish/>
              </w:rPr>
              <w:t>.</w:t>
            </w:r>
          </w:p>
        </w:tc>
        <w:tc>
          <w:tcPr>
            <w:tcW w:w="1667" w:type="dxa"/>
            <w:tcBorders>
              <w:top w:val="single" w:sz="4" w:space="0" w:color="auto"/>
              <w:left w:val="single" w:sz="4" w:space="0" w:color="auto"/>
              <w:bottom w:val="single" w:sz="4" w:space="0" w:color="auto"/>
              <w:right w:val="single" w:sz="4" w:space="0" w:color="auto"/>
            </w:tcBorders>
          </w:tcPr>
          <w:p w14:paraId="5DA42952" w14:textId="23CDA903" w:rsidR="000D4A6D" w:rsidRDefault="000D4A6D" w:rsidP="00C1623D">
            <w:pPr>
              <w:rPr>
                <w:i/>
                <w:snapToGrid w:val="0"/>
                <w:vanish/>
              </w:rPr>
            </w:pPr>
            <w:r>
              <w:rPr>
                <w:i/>
                <w:snapToGrid w:val="0"/>
                <w:vanish/>
              </w:rPr>
              <w:t>snuesch</w:t>
            </w:r>
          </w:p>
        </w:tc>
      </w:tr>
      <w:tr w:rsidR="00C07E81" w:rsidRPr="009B6E74" w14:paraId="393DE4A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D633D1A" w14:textId="0EF77F52" w:rsidR="00C07E81" w:rsidRDefault="00324608"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132BFBD8" w14:textId="77777777" w:rsidR="00C07E81" w:rsidRDefault="00C07E81"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9694871" w14:textId="7C12553B" w:rsidR="00C07E81" w:rsidRDefault="00C07E81" w:rsidP="00C1623D">
            <w:pPr>
              <w:jc w:val="center"/>
              <w:rPr>
                <w:i/>
                <w:snapToGrid w:val="0"/>
                <w:vanish/>
              </w:rPr>
            </w:pPr>
            <w:r>
              <w:rPr>
                <w:i/>
                <w:snapToGrid w:val="0"/>
                <w:vanish/>
              </w:rPr>
              <w:t>2019-08-21</w:t>
            </w:r>
          </w:p>
        </w:tc>
        <w:tc>
          <w:tcPr>
            <w:tcW w:w="5592" w:type="dxa"/>
            <w:tcBorders>
              <w:top w:val="single" w:sz="4" w:space="0" w:color="auto"/>
              <w:left w:val="single" w:sz="4" w:space="0" w:color="auto"/>
              <w:bottom w:val="single" w:sz="4" w:space="0" w:color="auto"/>
              <w:right w:val="single" w:sz="4" w:space="0" w:color="auto"/>
            </w:tcBorders>
          </w:tcPr>
          <w:p w14:paraId="770CC8A6" w14:textId="73F7D791" w:rsidR="00C07E81" w:rsidRDefault="00C07E81" w:rsidP="009B0C34">
            <w:pPr>
              <w:pStyle w:val="Header"/>
              <w:numPr>
                <w:ilvl w:val="0"/>
                <w:numId w:val="7"/>
              </w:numPr>
              <w:ind w:left="453"/>
              <w:textAlignment w:val="auto"/>
              <w:rPr>
                <w:rFonts w:cs="Arial"/>
                <w:i/>
                <w:snapToGrid w:val="0"/>
                <w:vanish/>
              </w:rPr>
            </w:pPr>
            <w:r>
              <w:rPr>
                <w:rFonts w:cs="Arial"/>
                <w:i/>
                <w:snapToGrid w:val="0"/>
                <w:vanish/>
              </w:rPr>
              <w:t>Improved glossary and acronym tables</w:t>
            </w:r>
          </w:p>
        </w:tc>
        <w:tc>
          <w:tcPr>
            <w:tcW w:w="1667" w:type="dxa"/>
            <w:tcBorders>
              <w:top w:val="single" w:sz="4" w:space="0" w:color="auto"/>
              <w:left w:val="single" w:sz="4" w:space="0" w:color="auto"/>
              <w:bottom w:val="single" w:sz="4" w:space="0" w:color="auto"/>
              <w:right w:val="single" w:sz="4" w:space="0" w:color="auto"/>
            </w:tcBorders>
          </w:tcPr>
          <w:p w14:paraId="407A91F3" w14:textId="03C738FE" w:rsidR="00C07E81" w:rsidRDefault="00C07E81" w:rsidP="00C1623D">
            <w:pPr>
              <w:rPr>
                <w:i/>
                <w:snapToGrid w:val="0"/>
                <w:vanish/>
              </w:rPr>
            </w:pPr>
            <w:r>
              <w:rPr>
                <w:i/>
                <w:snapToGrid w:val="0"/>
                <w:vanish/>
              </w:rPr>
              <w:t>snuesch</w:t>
            </w:r>
          </w:p>
        </w:tc>
      </w:tr>
      <w:tr w:rsidR="00BC4005" w:rsidRPr="009B6E74" w14:paraId="2045EC0C"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68304DEE" w14:textId="5C4A9BB4" w:rsidR="00BC4005" w:rsidRDefault="00BC4005"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202A9355" w14:textId="77777777" w:rsidR="00BC4005" w:rsidRDefault="00BC4005"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1C62DEA0" w14:textId="1626954E" w:rsidR="00BC4005" w:rsidRDefault="00BC4005" w:rsidP="00C1623D">
            <w:pPr>
              <w:jc w:val="center"/>
              <w:rPr>
                <w:i/>
                <w:snapToGrid w:val="0"/>
                <w:vanish/>
              </w:rPr>
            </w:pPr>
            <w:r>
              <w:rPr>
                <w:i/>
                <w:snapToGrid w:val="0"/>
                <w:vanish/>
              </w:rPr>
              <w:t>2019-08-28</w:t>
            </w:r>
          </w:p>
        </w:tc>
        <w:tc>
          <w:tcPr>
            <w:tcW w:w="5592" w:type="dxa"/>
            <w:tcBorders>
              <w:top w:val="single" w:sz="4" w:space="0" w:color="auto"/>
              <w:left w:val="single" w:sz="4" w:space="0" w:color="auto"/>
              <w:bottom w:val="single" w:sz="4" w:space="0" w:color="auto"/>
              <w:right w:val="single" w:sz="4" w:space="0" w:color="auto"/>
            </w:tcBorders>
          </w:tcPr>
          <w:p w14:paraId="18036330" w14:textId="0BA18FC6" w:rsidR="00BC4005" w:rsidRDefault="00BC4005" w:rsidP="009B0C34">
            <w:pPr>
              <w:pStyle w:val="Header"/>
              <w:numPr>
                <w:ilvl w:val="0"/>
                <w:numId w:val="7"/>
              </w:numPr>
              <w:ind w:left="453"/>
              <w:textAlignment w:val="auto"/>
              <w:rPr>
                <w:rFonts w:cs="Arial"/>
                <w:i/>
                <w:snapToGrid w:val="0"/>
                <w:vanish/>
              </w:rPr>
            </w:pPr>
            <w:r>
              <w:rPr>
                <w:rFonts w:cs="Arial"/>
                <w:i/>
                <w:snapToGrid w:val="0"/>
                <w:vanish/>
              </w:rPr>
              <w:t>Fixed bug in populating title in header</w:t>
            </w:r>
          </w:p>
        </w:tc>
        <w:tc>
          <w:tcPr>
            <w:tcW w:w="1667" w:type="dxa"/>
            <w:tcBorders>
              <w:top w:val="single" w:sz="4" w:space="0" w:color="auto"/>
              <w:left w:val="single" w:sz="4" w:space="0" w:color="auto"/>
              <w:bottom w:val="single" w:sz="4" w:space="0" w:color="auto"/>
              <w:right w:val="single" w:sz="4" w:space="0" w:color="auto"/>
            </w:tcBorders>
          </w:tcPr>
          <w:p w14:paraId="5500F1B7" w14:textId="78A1441F" w:rsidR="00BC4005" w:rsidRDefault="00BC4005" w:rsidP="00C1623D">
            <w:pPr>
              <w:rPr>
                <w:i/>
                <w:snapToGrid w:val="0"/>
                <w:vanish/>
              </w:rPr>
            </w:pPr>
            <w:r>
              <w:rPr>
                <w:i/>
                <w:snapToGrid w:val="0"/>
                <w:vanish/>
              </w:rPr>
              <w:t>snuesch</w:t>
            </w:r>
          </w:p>
        </w:tc>
      </w:tr>
      <w:tr w:rsidR="00D6180C" w:rsidRPr="009B6E74" w14:paraId="057F79D4"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0BF58D41" w14:textId="71BEF3C7" w:rsidR="00D6180C" w:rsidRDefault="00D6180C"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638BD6B" w14:textId="77777777" w:rsidR="00D6180C" w:rsidRDefault="00D6180C"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29C7A4AA" w14:textId="54AD993B" w:rsidR="00D6180C" w:rsidRDefault="00D6180C" w:rsidP="00C1623D">
            <w:pPr>
              <w:jc w:val="center"/>
              <w:rPr>
                <w:i/>
                <w:snapToGrid w:val="0"/>
                <w:vanish/>
              </w:rPr>
            </w:pPr>
            <w:r>
              <w:rPr>
                <w:i/>
                <w:snapToGrid w:val="0"/>
                <w:vanish/>
              </w:rPr>
              <w:t>2019-09-16</w:t>
            </w:r>
          </w:p>
        </w:tc>
        <w:tc>
          <w:tcPr>
            <w:tcW w:w="5592" w:type="dxa"/>
            <w:tcBorders>
              <w:top w:val="single" w:sz="4" w:space="0" w:color="auto"/>
              <w:left w:val="single" w:sz="4" w:space="0" w:color="auto"/>
              <w:bottom w:val="single" w:sz="4" w:space="0" w:color="auto"/>
              <w:right w:val="single" w:sz="4" w:space="0" w:color="auto"/>
            </w:tcBorders>
          </w:tcPr>
          <w:p w14:paraId="6B04CBB9" w14:textId="69B0292C" w:rsidR="00D6180C" w:rsidRDefault="00D6180C" w:rsidP="009B0C34">
            <w:pPr>
              <w:pStyle w:val="Header"/>
              <w:numPr>
                <w:ilvl w:val="0"/>
                <w:numId w:val="7"/>
              </w:numPr>
              <w:ind w:left="453"/>
              <w:textAlignment w:val="auto"/>
              <w:rPr>
                <w:rFonts w:cs="Arial"/>
                <w:i/>
                <w:snapToGrid w:val="0"/>
                <w:vanish/>
              </w:rPr>
            </w:pPr>
            <w:r>
              <w:rPr>
                <w:rFonts w:cs="Arial"/>
                <w:i/>
                <w:snapToGrid w:val="0"/>
                <w:vanish/>
              </w:rPr>
              <w:t>Updated bibliography export</w:t>
            </w:r>
          </w:p>
        </w:tc>
        <w:tc>
          <w:tcPr>
            <w:tcW w:w="1667" w:type="dxa"/>
            <w:tcBorders>
              <w:top w:val="single" w:sz="4" w:space="0" w:color="auto"/>
              <w:left w:val="single" w:sz="4" w:space="0" w:color="auto"/>
              <w:bottom w:val="single" w:sz="4" w:space="0" w:color="auto"/>
              <w:right w:val="single" w:sz="4" w:space="0" w:color="auto"/>
            </w:tcBorders>
          </w:tcPr>
          <w:p w14:paraId="32085A5D" w14:textId="76DD4169" w:rsidR="00D6180C" w:rsidRDefault="00D6180C" w:rsidP="00C1623D">
            <w:pPr>
              <w:rPr>
                <w:i/>
                <w:snapToGrid w:val="0"/>
                <w:vanish/>
              </w:rPr>
            </w:pPr>
            <w:r>
              <w:rPr>
                <w:i/>
                <w:snapToGrid w:val="0"/>
                <w:vanish/>
              </w:rPr>
              <w:t>snuesch</w:t>
            </w:r>
          </w:p>
        </w:tc>
      </w:tr>
      <w:tr w:rsidR="00D70329" w:rsidRPr="009B6E74" w14:paraId="6557FE31"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7C47C5B1" w14:textId="51E2EA5C" w:rsidR="00D70329" w:rsidRDefault="00D70329" w:rsidP="00C1623D">
            <w:pPr>
              <w:jc w:val="center"/>
              <w:rPr>
                <w:i/>
                <w:snapToGrid w:val="0"/>
                <w:vanish/>
              </w:rPr>
            </w:pPr>
            <w:r>
              <w:rPr>
                <w:i/>
                <w:snapToGrid w:val="0"/>
                <w:vanish/>
              </w:rPr>
              <w:t>N</w:t>
            </w:r>
          </w:p>
        </w:tc>
        <w:tc>
          <w:tcPr>
            <w:tcW w:w="720" w:type="dxa"/>
            <w:tcBorders>
              <w:top w:val="single" w:sz="4" w:space="0" w:color="auto"/>
              <w:left w:val="single" w:sz="4" w:space="0" w:color="auto"/>
              <w:bottom w:val="single" w:sz="4" w:space="0" w:color="auto"/>
              <w:right w:val="single" w:sz="4" w:space="0" w:color="auto"/>
            </w:tcBorders>
          </w:tcPr>
          <w:p w14:paraId="687815A1" w14:textId="77777777" w:rsidR="00D70329" w:rsidRDefault="00D70329"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1E2A4EB" w14:textId="48B45D28" w:rsidR="00D70329" w:rsidRDefault="00D70329" w:rsidP="00C1623D">
            <w:pPr>
              <w:jc w:val="center"/>
              <w:rPr>
                <w:i/>
                <w:snapToGrid w:val="0"/>
                <w:vanish/>
              </w:rPr>
            </w:pPr>
            <w:r>
              <w:rPr>
                <w:i/>
                <w:snapToGrid w:val="0"/>
                <w:vanish/>
              </w:rPr>
              <w:t>2019-09-2</w:t>
            </w:r>
            <w:r w:rsidR="00076E74">
              <w:rPr>
                <w:i/>
                <w:snapToGrid w:val="0"/>
                <w:vanish/>
              </w:rPr>
              <w:t>7</w:t>
            </w:r>
          </w:p>
        </w:tc>
        <w:tc>
          <w:tcPr>
            <w:tcW w:w="5592" w:type="dxa"/>
            <w:tcBorders>
              <w:top w:val="single" w:sz="4" w:space="0" w:color="auto"/>
              <w:left w:val="single" w:sz="4" w:space="0" w:color="auto"/>
              <w:bottom w:val="single" w:sz="4" w:space="0" w:color="auto"/>
              <w:right w:val="single" w:sz="4" w:space="0" w:color="auto"/>
            </w:tcBorders>
          </w:tcPr>
          <w:p w14:paraId="4EDDA6A2" w14:textId="5375A2F7" w:rsidR="00076E74" w:rsidRPr="00076E74" w:rsidRDefault="00076E74" w:rsidP="00076E74">
            <w:pPr>
              <w:pStyle w:val="Header"/>
              <w:numPr>
                <w:ilvl w:val="0"/>
                <w:numId w:val="7"/>
              </w:numPr>
              <w:ind w:left="453"/>
              <w:textAlignment w:val="auto"/>
              <w:rPr>
                <w:rFonts w:cs="Arial"/>
                <w:i/>
                <w:snapToGrid w:val="0"/>
                <w:vanish/>
              </w:rPr>
            </w:pPr>
            <w:r>
              <w:rPr>
                <w:rFonts w:cs="Arial"/>
                <w:i/>
                <w:snapToGrid w:val="0"/>
                <w:vanish/>
              </w:rPr>
              <w:t>Updated export of Verification</w:t>
            </w:r>
            <w:r w:rsidR="00D70329">
              <w:rPr>
                <w:rFonts w:cs="Arial"/>
                <w:i/>
                <w:snapToGrid w:val="0"/>
                <w:vanish/>
              </w:rPr>
              <w:t xml:space="preserve"> Method</w:t>
            </w:r>
            <w:r w:rsidR="004953CC">
              <w:rPr>
                <w:rFonts w:cs="Arial"/>
                <w:i/>
                <w:snapToGrid w:val="0"/>
                <w:vanish/>
              </w:rPr>
              <w:t xml:space="preserve"> and Requirement Status</w:t>
            </w:r>
            <w:r w:rsidR="00D70329">
              <w:rPr>
                <w:rFonts w:cs="Arial"/>
                <w:i/>
                <w:snapToGrid w:val="0"/>
                <w:vanish/>
              </w:rPr>
              <w:t xml:space="preserve"> for Feature Requirements</w:t>
            </w:r>
            <w:r>
              <w:rPr>
                <w:rFonts w:cs="Arial"/>
                <w:i/>
                <w:snapToGrid w:val="0"/>
                <w:vanish/>
              </w:rPr>
              <w:t xml:space="preserve"> and V&amp;V Method for Functional Safety Requirements.</w:t>
            </w:r>
          </w:p>
        </w:tc>
        <w:tc>
          <w:tcPr>
            <w:tcW w:w="1667" w:type="dxa"/>
            <w:tcBorders>
              <w:top w:val="single" w:sz="4" w:space="0" w:color="auto"/>
              <w:left w:val="single" w:sz="4" w:space="0" w:color="auto"/>
              <w:bottom w:val="single" w:sz="4" w:space="0" w:color="auto"/>
              <w:right w:val="single" w:sz="4" w:space="0" w:color="auto"/>
            </w:tcBorders>
          </w:tcPr>
          <w:p w14:paraId="284E77D5" w14:textId="751D8F91" w:rsidR="00D70329" w:rsidRDefault="00D70329" w:rsidP="00C1623D">
            <w:pPr>
              <w:rPr>
                <w:i/>
                <w:snapToGrid w:val="0"/>
                <w:vanish/>
              </w:rPr>
            </w:pPr>
            <w:r>
              <w:rPr>
                <w:i/>
                <w:snapToGrid w:val="0"/>
                <w:vanish/>
              </w:rPr>
              <w:t>snuesch</w:t>
            </w:r>
          </w:p>
        </w:tc>
      </w:tr>
      <w:tr w:rsidR="0040425E" w:rsidRPr="009B6E74" w14:paraId="0AA9E7EE" w14:textId="77777777" w:rsidTr="007237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hidden/>
        </w:trPr>
        <w:tc>
          <w:tcPr>
            <w:tcW w:w="967" w:type="dxa"/>
            <w:tcBorders>
              <w:top w:val="single" w:sz="4" w:space="0" w:color="auto"/>
              <w:left w:val="single" w:sz="4" w:space="0" w:color="auto"/>
              <w:bottom w:val="single" w:sz="4" w:space="0" w:color="auto"/>
              <w:right w:val="single" w:sz="4" w:space="0" w:color="auto"/>
            </w:tcBorders>
          </w:tcPr>
          <w:p w14:paraId="24FD59F9" w14:textId="3D943487" w:rsidR="0040425E" w:rsidRDefault="00915AC7" w:rsidP="00C1623D">
            <w:pPr>
              <w:jc w:val="center"/>
              <w:rPr>
                <w:i/>
                <w:snapToGrid w:val="0"/>
                <w:vanish/>
              </w:rPr>
            </w:pPr>
            <w:r>
              <w:rPr>
                <w:i/>
                <w:snapToGrid w:val="0"/>
                <w:vanish/>
              </w:rPr>
              <w:t>O</w:t>
            </w:r>
          </w:p>
        </w:tc>
        <w:tc>
          <w:tcPr>
            <w:tcW w:w="720" w:type="dxa"/>
            <w:tcBorders>
              <w:top w:val="single" w:sz="4" w:space="0" w:color="auto"/>
              <w:left w:val="single" w:sz="4" w:space="0" w:color="auto"/>
              <w:bottom w:val="single" w:sz="4" w:space="0" w:color="auto"/>
              <w:right w:val="single" w:sz="4" w:space="0" w:color="auto"/>
            </w:tcBorders>
          </w:tcPr>
          <w:p w14:paraId="26717B7A" w14:textId="77777777" w:rsidR="0040425E" w:rsidRDefault="0040425E" w:rsidP="00C1623D">
            <w:pPr>
              <w:jc w:val="center"/>
              <w:rPr>
                <w:i/>
                <w:snapToGrid w:val="0"/>
                <w:vanish/>
              </w:rPr>
            </w:pPr>
          </w:p>
        </w:tc>
        <w:tc>
          <w:tcPr>
            <w:tcW w:w="1260" w:type="dxa"/>
            <w:tcBorders>
              <w:top w:val="single" w:sz="4" w:space="0" w:color="auto"/>
              <w:left w:val="single" w:sz="4" w:space="0" w:color="auto"/>
              <w:bottom w:val="single" w:sz="4" w:space="0" w:color="auto"/>
              <w:right w:val="single" w:sz="4" w:space="0" w:color="auto"/>
            </w:tcBorders>
          </w:tcPr>
          <w:p w14:paraId="6A9ABEE0" w14:textId="625185D2" w:rsidR="0040425E" w:rsidRDefault="0040425E" w:rsidP="00C1623D">
            <w:pPr>
              <w:jc w:val="center"/>
              <w:rPr>
                <w:i/>
                <w:snapToGrid w:val="0"/>
                <w:vanish/>
              </w:rPr>
            </w:pPr>
            <w:r>
              <w:rPr>
                <w:i/>
                <w:snapToGrid w:val="0"/>
                <w:vanish/>
              </w:rPr>
              <w:t>2019-1</w:t>
            </w:r>
            <w:r w:rsidR="00FA6BD0">
              <w:rPr>
                <w:i/>
                <w:snapToGrid w:val="0"/>
                <w:vanish/>
              </w:rPr>
              <w:t>1</w:t>
            </w:r>
            <w:r>
              <w:rPr>
                <w:i/>
                <w:snapToGrid w:val="0"/>
                <w:vanish/>
              </w:rPr>
              <w:t>-</w:t>
            </w:r>
            <w:r w:rsidR="0084733C">
              <w:rPr>
                <w:i/>
                <w:snapToGrid w:val="0"/>
                <w:vanish/>
              </w:rPr>
              <w:t>12</w:t>
            </w:r>
          </w:p>
        </w:tc>
        <w:tc>
          <w:tcPr>
            <w:tcW w:w="5592" w:type="dxa"/>
            <w:tcBorders>
              <w:top w:val="single" w:sz="4" w:space="0" w:color="auto"/>
              <w:left w:val="single" w:sz="4" w:space="0" w:color="auto"/>
              <w:bottom w:val="single" w:sz="4" w:space="0" w:color="auto"/>
              <w:right w:val="single" w:sz="4" w:space="0" w:color="auto"/>
            </w:tcBorders>
          </w:tcPr>
          <w:p w14:paraId="67254655"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Updated bibliography export to include URL.</w:t>
            </w:r>
          </w:p>
          <w:p w14:paraId="71B46F9C" w14:textId="77777777" w:rsidR="0040425E" w:rsidRDefault="0040425E" w:rsidP="00076E74">
            <w:pPr>
              <w:pStyle w:val="Header"/>
              <w:numPr>
                <w:ilvl w:val="0"/>
                <w:numId w:val="7"/>
              </w:numPr>
              <w:ind w:left="453"/>
              <w:textAlignment w:val="auto"/>
              <w:rPr>
                <w:rFonts w:cs="Arial"/>
                <w:i/>
                <w:snapToGrid w:val="0"/>
                <w:vanish/>
              </w:rPr>
            </w:pPr>
            <w:r>
              <w:rPr>
                <w:rFonts w:cs="Arial"/>
                <w:i/>
                <w:snapToGrid w:val="0"/>
                <w:vanish/>
              </w:rPr>
              <w:t>Allow hardware element on context diagram.</w:t>
            </w:r>
          </w:p>
          <w:p w14:paraId="2AAF58FB" w14:textId="77777777" w:rsidR="00FA6BD0" w:rsidRDefault="00FA6BD0" w:rsidP="00076E74">
            <w:pPr>
              <w:pStyle w:val="Header"/>
              <w:numPr>
                <w:ilvl w:val="0"/>
                <w:numId w:val="7"/>
              </w:numPr>
              <w:ind w:left="453"/>
              <w:textAlignment w:val="auto"/>
              <w:rPr>
                <w:rFonts w:cs="Arial"/>
                <w:i/>
                <w:snapToGrid w:val="0"/>
                <w:vanish/>
              </w:rPr>
            </w:pPr>
            <w:r>
              <w:rPr>
                <w:rFonts w:cs="Arial"/>
                <w:i/>
                <w:snapToGrid w:val="0"/>
                <w:vanish/>
              </w:rPr>
              <w:t>labelTag variable can be used to filter revision history.</w:t>
            </w:r>
          </w:p>
          <w:p w14:paraId="4D99831F" w14:textId="20D19AFC" w:rsidR="0084733C" w:rsidRDefault="0084733C" w:rsidP="00076E74">
            <w:pPr>
              <w:pStyle w:val="Header"/>
              <w:numPr>
                <w:ilvl w:val="0"/>
                <w:numId w:val="7"/>
              </w:numPr>
              <w:ind w:left="453"/>
              <w:textAlignment w:val="auto"/>
              <w:rPr>
                <w:rFonts w:cs="Arial"/>
                <w:i/>
                <w:snapToGrid w:val="0"/>
                <w:vanish/>
              </w:rPr>
            </w:pPr>
            <w:r>
              <w:rPr>
                <w:rFonts w:cs="Arial"/>
                <w:i/>
                <w:snapToGrid w:val="0"/>
                <w:vanish/>
              </w:rPr>
              <w:t xml:space="preserve">Added logical property </w:t>
            </w:r>
            <w:r w:rsidR="005645BE">
              <w:rPr>
                <w:rFonts w:cs="Arial"/>
                <w:i/>
                <w:snapToGrid w:val="0"/>
                <w:vanish/>
              </w:rPr>
              <w:t>element type to beplled in from</w:t>
            </w:r>
            <w:r>
              <w:rPr>
                <w:rFonts w:cs="Arial"/>
                <w:i/>
                <w:snapToGrid w:val="0"/>
                <w:vanish/>
              </w:rPr>
              <w:t xml:space="preserve"> structural boundary diagram.</w:t>
            </w:r>
          </w:p>
        </w:tc>
        <w:tc>
          <w:tcPr>
            <w:tcW w:w="1667" w:type="dxa"/>
            <w:tcBorders>
              <w:top w:val="single" w:sz="4" w:space="0" w:color="auto"/>
              <w:left w:val="single" w:sz="4" w:space="0" w:color="auto"/>
              <w:bottom w:val="single" w:sz="4" w:space="0" w:color="auto"/>
              <w:right w:val="single" w:sz="4" w:space="0" w:color="auto"/>
            </w:tcBorders>
          </w:tcPr>
          <w:p w14:paraId="15481DBF" w14:textId="79E8F223" w:rsidR="0040425E" w:rsidRDefault="0040425E" w:rsidP="00C1623D">
            <w:pPr>
              <w:rPr>
                <w:i/>
                <w:snapToGrid w:val="0"/>
                <w:vanish/>
              </w:rPr>
            </w:pPr>
            <w:r>
              <w:rPr>
                <w:i/>
                <w:snapToGrid w:val="0"/>
                <w:vanish/>
              </w:rPr>
              <w:t>snuesch</w:t>
            </w:r>
          </w:p>
        </w:tc>
      </w:tr>
    </w:tbl>
    <w:p w14:paraId="66FED6C6" w14:textId="77777777" w:rsidR="00EA4337" w:rsidRPr="007D0A79" w:rsidRDefault="00EA4337" w:rsidP="00EA4337">
      <w:pPr>
        <w:rPr>
          <w:vanish/>
        </w:rPr>
      </w:pPr>
    </w:p>
    <w:p w14:paraId="7E5A08FE" w14:textId="3D5D5781" w:rsidR="007B6779" w:rsidRDefault="007B6779" w:rsidP="007B6779">
      <w:pPr>
        <w:pStyle w:val="Heading1"/>
      </w:pPr>
      <w:bookmarkStart w:id="643" w:name="_Ref534973481"/>
      <w:bookmarkStart w:id="644" w:name="_Ref534973472"/>
      <w:bookmarkStart w:id="645" w:name="_Toc70599812"/>
      <w:r>
        <w:lastRenderedPageBreak/>
        <w:t>Appendix</w:t>
      </w:r>
      <w:bookmarkEnd w:id="643"/>
      <w:bookmarkEnd w:id="644"/>
      <w:bookmarkEnd w:id="645"/>
    </w:p>
    <w:p w14:paraId="5F17EF8F" w14:textId="77777777" w:rsidR="007B6779" w:rsidRDefault="007B6779" w:rsidP="007B6779">
      <w:pPr>
        <w:pStyle w:val="Heading2"/>
      </w:pPr>
      <w:bookmarkStart w:id="646" w:name="_Definitions"/>
      <w:bookmarkStart w:id="647" w:name="_Toc529191288"/>
      <w:bookmarkStart w:id="648" w:name="_Toc70599813"/>
      <w:bookmarkEnd w:id="646"/>
      <w:r>
        <w:t>Definitions</w:t>
      </w:r>
      <w:bookmarkEnd w:id="647"/>
      <w:bookmarkEnd w:id="648"/>
    </w:p>
    <w:p w14:paraId="13774249" w14:textId="77777777" w:rsidR="007B6779" w:rsidRPr="00E45F3B" w:rsidRDefault="007B6779" w:rsidP="007B6779"/>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268"/>
        <w:gridCol w:w="8222"/>
      </w:tblGrid>
      <w:tr w:rsidR="007B6779" w:rsidRPr="007C20FA" w14:paraId="15652FAD" w14:textId="77777777" w:rsidTr="00A8009D">
        <w:trPr>
          <w:trHeight w:val="350"/>
          <w:tblHeader/>
        </w:trPr>
        <w:tc>
          <w:tcPr>
            <w:tcW w:w="2268" w:type="dxa"/>
            <w:shd w:val="pct20" w:color="auto" w:fill="FFFFFF"/>
            <w:vAlign w:val="center"/>
          </w:tcPr>
          <w:p w14:paraId="6136A88F" w14:textId="77777777" w:rsidR="007B6779" w:rsidRPr="00643D15" w:rsidRDefault="007B6779" w:rsidP="00A8009D">
            <w:pPr>
              <w:jc w:val="center"/>
              <w:rPr>
                <w:b/>
              </w:rPr>
            </w:pPr>
            <w:r w:rsidRPr="00643D15">
              <w:rPr>
                <w:b/>
              </w:rPr>
              <w:t>Definition</w:t>
            </w:r>
          </w:p>
        </w:tc>
        <w:tc>
          <w:tcPr>
            <w:tcW w:w="8222" w:type="dxa"/>
            <w:shd w:val="pct20" w:color="auto" w:fill="FFFFFF"/>
            <w:vAlign w:val="center"/>
          </w:tcPr>
          <w:p w14:paraId="08ED5F14" w14:textId="77777777" w:rsidR="007B6779" w:rsidRPr="00643D15" w:rsidRDefault="007B6779" w:rsidP="00A8009D">
            <w:pPr>
              <w:jc w:val="center"/>
              <w:rPr>
                <w:b/>
              </w:rPr>
            </w:pPr>
            <w:r w:rsidRPr="00643D15">
              <w:rPr>
                <w:b/>
              </w:rPr>
              <w:t>Description</w:t>
            </w:r>
          </w:p>
        </w:tc>
      </w:tr>
      <w:tr w:rsidR="007B6779" w:rsidRPr="007C20FA" w14:paraId="5C4F12A1" w14:textId="77777777" w:rsidTr="00A8009D">
        <w:tc>
          <w:tcPr>
            <w:tcW w:w="2268" w:type="dxa"/>
          </w:tcPr>
          <w:p w14:paraId="457383E9" w14:textId="77777777" w:rsidR="007B6779" w:rsidRPr="007C20FA" w:rsidRDefault="007B6779" w:rsidP="00A8009D">
            <w:r>
              <w:t>APIM</w:t>
            </w:r>
          </w:p>
        </w:tc>
        <w:tc>
          <w:tcPr>
            <w:tcW w:w="8222" w:type="dxa"/>
          </w:tcPr>
          <w:p w14:paraId="7B9857E2" w14:textId="77777777" w:rsidR="007B6779" w:rsidRDefault="007B6779" w:rsidP="00A8009D">
            <w:r>
              <w:t>Application Protocol Interface Module</w:t>
            </w:r>
          </w:p>
        </w:tc>
      </w:tr>
      <w:tr w:rsidR="007B6779" w:rsidRPr="007C20FA" w14:paraId="5DD1ADBE" w14:textId="77777777" w:rsidTr="00A8009D">
        <w:tc>
          <w:tcPr>
            <w:tcW w:w="2268" w:type="dxa"/>
          </w:tcPr>
          <w:p w14:paraId="6B7D3BFB" w14:textId="77777777" w:rsidR="007B6779" w:rsidRPr="007C20FA" w:rsidRDefault="007B6779" w:rsidP="00A8009D">
            <w:r>
              <w:t>FTTI</w:t>
            </w:r>
          </w:p>
        </w:tc>
        <w:tc>
          <w:tcPr>
            <w:tcW w:w="8222" w:type="dxa"/>
          </w:tcPr>
          <w:p w14:paraId="3E73069E" w14:textId="77777777" w:rsidR="007B6779" w:rsidRDefault="007B6779" w:rsidP="00A8009D">
            <w:r>
              <w:t>Fault Tolerance Time Interval</w:t>
            </w:r>
          </w:p>
        </w:tc>
      </w:tr>
      <w:tr w:rsidR="007B6779" w:rsidRPr="007C20FA" w14:paraId="74551983" w14:textId="77777777" w:rsidTr="00A8009D">
        <w:tc>
          <w:tcPr>
            <w:tcW w:w="2268" w:type="dxa"/>
          </w:tcPr>
          <w:p w14:paraId="500343C4" w14:textId="77777777" w:rsidR="007B6779" w:rsidRPr="007C20FA" w:rsidRDefault="007B6779" w:rsidP="00A8009D">
            <w:r>
              <w:t>ITRM</w:t>
            </w:r>
          </w:p>
        </w:tc>
        <w:tc>
          <w:tcPr>
            <w:tcW w:w="8222" w:type="dxa"/>
          </w:tcPr>
          <w:p w14:paraId="284B85B4" w14:textId="77777777" w:rsidR="007B6779" w:rsidRDefault="007B6779" w:rsidP="00A8009D">
            <w:r>
              <w:t xml:space="preserve">Integrated Trailer Module </w:t>
            </w:r>
          </w:p>
        </w:tc>
      </w:tr>
      <w:tr w:rsidR="007B6779" w:rsidRPr="007C20FA" w14:paraId="69281BB3" w14:textId="77777777" w:rsidTr="00A8009D">
        <w:tc>
          <w:tcPr>
            <w:tcW w:w="2268" w:type="dxa"/>
          </w:tcPr>
          <w:p w14:paraId="7FC0AF98" w14:textId="77777777" w:rsidR="007B6779" w:rsidRPr="007C20FA" w:rsidRDefault="007B6779" w:rsidP="00A8009D">
            <w:r>
              <w:t>SOC</w:t>
            </w:r>
          </w:p>
        </w:tc>
        <w:tc>
          <w:tcPr>
            <w:tcW w:w="8222" w:type="dxa"/>
          </w:tcPr>
          <w:p w14:paraId="1E1D67E9" w14:textId="77777777" w:rsidR="007B6779" w:rsidRDefault="007B6779" w:rsidP="00A8009D">
            <w:r>
              <w:t xml:space="preserve">State </w:t>
            </w:r>
            <w:proofErr w:type="gramStart"/>
            <w:r>
              <w:t>Of</w:t>
            </w:r>
            <w:proofErr w:type="gramEnd"/>
            <w:r>
              <w:t xml:space="preserve"> Charge</w:t>
            </w:r>
          </w:p>
        </w:tc>
      </w:tr>
      <w:tr w:rsidR="007B6779" w:rsidRPr="007C20FA" w14:paraId="5590537E" w14:textId="77777777" w:rsidTr="00A8009D">
        <w:tc>
          <w:tcPr>
            <w:tcW w:w="2268" w:type="dxa"/>
          </w:tcPr>
          <w:p w14:paraId="42BB9BDC" w14:textId="77777777" w:rsidR="007B6779" w:rsidRPr="007C20FA" w:rsidRDefault="007B6779" w:rsidP="00A8009D">
            <w:r>
              <w:t>UI</w:t>
            </w:r>
          </w:p>
        </w:tc>
        <w:tc>
          <w:tcPr>
            <w:tcW w:w="8222" w:type="dxa"/>
          </w:tcPr>
          <w:p w14:paraId="32572E19" w14:textId="77777777" w:rsidR="007B6779" w:rsidRDefault="007B6779" w:rsidP="00A8009D">
            <w:r>
              <w:t>User Interface</w:t>
            </w:r>
          </w:p>
        </w:tc>
      </w:tr>
    </w:tbl>
    <w:p w14:paraId="608A9B07" w14:textId="6E25EA3F" w:rsidR="007B6779" w:rsidRDefault="007B6779" w:rsidP="007B6779">
      <w:pPr>
        <w:pStyle w:val="Caption"/>
      </w:pPr>
      <w:bookmarkStart w:id="649" w:name="_Toc529191315"/>
      <w:bookmarkStart w:id="650" w:name="_Toc70599958"/>
      <w:r w:rsidRPr="000662CE">
        <w:t xml:space="preserve">Table </w:t>
      </w:r>
      <w:r>
        <w:rPr>
          <w:noProof/>
        </w:rPr>
        <w:fldChar w:fldCharType="begin"/>
      </w:r>
      <w:r>
        <w:rPr>
          <w:noProof/>
        </w:rPr>
        <w:instrText xml:space="preserve"> SEQ Table \* ARABIC </w:instrText>
      </w:r>
      <w:r>
        <w:rPr>
          <w:noProof/>
        </w:rPr>
        <w:fldChar w:fldCharType="separate"/>
      </w:r>
      <w:r w:rsidR="0020113A">
        <w:rPr>
          <w:noProof/>
        </w:rPr>
        <w:t>20</w:t>
      </w:r>
      <w:r>
        <w:rPr>
          <w:noProof/>
        </w:rPr>
        <w:fldChar w:fldCharType="end"/>
      </w:r>
      <w:r w:rsidRPr="000662CE">
        <w:t>: Definitions used in this document</w:t>
      </w:r>
      <w:bookmarkEnd w:id="649"/>
      <w:bookmarkEnd w:id="650"/>
    </w:p>
    <w:p w14:paraId="19870C16" w14:textId="77777777" w:rsidR="007B6779" w:rsidRDefault="007B6779" w:rsidP="007B6779">
      <w:pPr>
        <w:pStyle w:val="Heading2"/>
      </w:pPr>
      <w:bookmarkStart w:id="651" w:name="_Abbreviations"/>
      <w:bookmarkStart w:id="652" w:name="_Toc529191289"/>
      <w:bookmarkStart w:id="653" w:name="_Toc70599814"/>
      <w:bookmarkEnd w:id="651"/>
      <w:r>
        <w:t>Abbreviations</w:t>
      </w:r>
      <w:bookmarkEnd w:id="652"/>
      <w:bookmarkEnd w:id="653"/>
    </w:p>
    <w:p w14:paraId="7CBC855A" w14:textId="77777777" w:rsidR="007B6779" w:rsidRPr="00E07869" w:rsidRDefault="007B6779" w:rsidP="007B6779">
      <w:pPr>
        <w:rPr>
          <w:color w:val="7F7F7F" w:themeColor="text1" w:themeTint="80"/>
        </w:rPr>
      </w:pPr>
      <w:r w:rsidRPr="00E07869">
        <w:rPr>
          <w:color w:val="7F7F7F" w:themeColor="text1" w:themeTint="80"/>
        </w:rPr>
        <w:t xml:space="preserve">No </w:t>
      </w:r>
      <w:r>
        <w:rPr>
          <w:color w:val="7F7F7F" w:themeColor="text1" w:themeTint="80"/>
        </w:rPr>
        <w:t>acronyms</w:t>
      </w:r>
      <w:r w:rsidRPr="00E07869">
        <w:rPr>
          <w:color w:val="7F7F7F" w:themeColor="text1" w:themeTint="80"/>
        </w:rPr>
        <w:t xml:space="preserve"> specified.</w:t>
      </w:r>
    </w:p>
    <w:p w14:paraId="3BC0C4FA" w14:textId="77777777" w:rsidR="00EA6652" w:rsidRDefault="00EA6652">
      <w:pPr>
        <w:overflowPunct/>
        <w:autoSpaceDE/>
        <w:autoSpaceDN/>
        <w:adjustRightInd/>
        <w:textAlignment w:val="auto"/>
      </w:pPr>
      <w:r>
        <w:br w:type="page"/>
      </w:r>
    </w:p>
    <w:p w14:paraId="6D517DC3" w14:textId="77777777" w:rsidR="00EA6652" w:rsidRPr="00EA6652" w:rsidRDefault="00EA6652" w:rsidP="00EA6652"/>
    <w:p w14:paraId="6A52A4F6" w14:textId="77777777" w:rsidR="009A5EBD" w:rsidRPr="00DA6CFF" w:rsidRDefault="009A5EBD" w:rsidP="00EA6652">
      <w:pPr>
        <w:spacing w:before="1440"/>
        <w:jc w:val="center"/>
        <w:rPr>
          <w:sz w:val="32"/>
        </w:rPr>
      </w:pPr>
      <w:r w:rsidRPr="00DA6CFF">
        <w:rPr>
          <w:sz w:val="32"/>
        </w:rPr>
        <w:t>Document ends here.</w:t>
      </w:r>
    </w:p>
    <w:sectPr w:rsidR="009A5EBD" w:rsidRPr="00DA6CFF" w:rsidSect="00DB513B">
      <w:headerReference w:type="default" r:id="rId93"/>
      <w:footerReference w:type="default" r:id="rId94"/>
      <w:pgSz w:w="11907" w:h="16840" w:code="9"/>
      <w:pgMar w:top="1440" w:right="862" w:bottom="1440" w:left="862" w:header="567" w:footer="73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78" w:author="Paixao, Ane (A. C.)" w:date="2021-04-27T09:13:00Z" w:initials="PA(C">
    <w:p w14:paraId="5AB53395" w14:textId="0373DA93" w:rsidR="007260A6" w:rsidRDefault="007260A6">
      <w:pPr>
        <w:pStyle w:val="CommentText"/>
      </w:pPr>
      <w:r>
        <w:rPr>
          <w:rStyle w:val="CommentReference"/>
        </w:rPr>
        <w:annotationRef/>
      </w:r>
      <w:r>
        <w:t xml:space="preserve">It is optional, but mandatory for FuSa. </w:t>
      </w:r>
    </w:p>
  </w:comment>
  <w:comment w:id="379" w:author="Batista, Andre felipe (A.S.)" w:date="2021-04-29T14:45:00Z" w:initials="Af">
    <w:p w14:paraId="11817FC2" w14:textId="7D94D517" w:rsidR="00FF0EE8" w:rsidRDefault="00FF0EE8">
      <w:pPr>
        <w:pStyle w:val="CommentText"/>
      </w:pPr>
      <w:r>
        <w:rPr>
          <w:rStyle w:val="CommentReference"/>
        </w:rPr>
        <w:annotationRef/>
      </w:r>
      <w:r>
        <w:t>As process the Driving Scenarios can be represented by FMEA and P-Diagram</w:t>
      </w:r>
    </w:p>
  </w:comment>
  <w:comment w:id="388" w:author="Paixao, Ane (A. C.)" w:date="2021-04-27T09:51:00Z" w:initials="PA(C">
    <w:p w14:paraId="40EEC3C6" w14:textId="6013A420" w:rsidR="007260A6" w:rsidRDefault="007260A6">
      <w:pPr>
        <w:pStyle w:val="CommentText"/>
      </w:pPr>
      <w:r>
        <w:rPr>
          <w:rStyle w:val="CommentReference"/>
        </w:rPr>
        <w:annotationRef/>
      </w:r>
      <w:r>
        <w:t>Re-add the tables and fill in it.</w:t>
      </w:r>
    </w:p>
  </w:comment>
  <w:comment w:id="389" w:author="Batista, Andre felipe (A.S.)" w:date="2021-04-29T08:58:00Z" w:initials="Af">
    <w:p w14:paraId="131903CC" w14:textId="77777777" w:rsidR="00FF1F98" w:rsidRDefault="00FF1F98">
      <w:pPr>
        <w:pStyle w:val="CommentText"/>
      </w:pPr>
      <w:r>
        <w:rPr>
          <w:rStyle w:val="CommentReference"/>
        </w:rPr>
        <w:annotationRef/>
      </w:r>
      <w:r w:rsidR="009F0682">
        <w:t xml:space="preserve">The other fields we need waiting for the FuSa feedback. After we conclude the HARA tasks we </w:t>
      </w:r>
      <w:r w:rsidR="00C156A1">
        <w:t>became able to close this item.</w:t>
      </w:r>
    </w:p>
    <w:p w14:paraId="1B2FBE6E" w14:textId="77777777" w:rsidR="00C156A1" w:rsidRDefault="00C156A1">
      <w:pPr>
        <w:pStyle w:val="CommentText"/>
      </w:pPr>
    </w:p>
    <w:p w14:paraId="41689269" w14:textId="77777777" w:rsidR="00C156A1" w:rsidRDefault="00C156A1">
      <w:pPr>
        <w:pStyle w:val="CommentText"/>
      </w:pPr>
      <w:r>
        <w:t>See:</w:t>
      </w:r>
    </w:p>
    <w:p w14:paraId="3C52DAE7" w14:textId="30EA88F6" w:rsidR="00C156A1" w:rsidRDefault="00C156A1">
      <w:pPr>
        <w:pStyle w:val="CommentText"/>
      </w:pPr>
      <w:r w:rsidRPr="00C156A1">
        <w:t>https://wiki.ford.com/pages/viewpage.action?spaceKey=RequirementsEngineering&amp;title=Requirements+Attributes</w:t>
      </w:r>
    </w:p>
  </w:comment>
  <w:comment w:id="565" w:author="Paixao, Ane (A. C.)" w:date="2021-04-27T09:57:00Z" w:initials="PA(C">
    <w:p w14:paraId="7AAF2544" w14:textId="1F60AAFE" w:rsidR="007260A6" w:rsidRDefault="007260A6">
      <w:pPr>
        <w:pStyle w:val="CommentText"/>
      </w:pPr>
      <w:r>
        <w:rPr>
          <w:rStyle w:val="CommentReference"/>
        </w:rPr>
        <w:annotationRef/>
      </w:r>
      <w:r>
        <w:t>Link to function spec reposiroty</w:t>
      </w:r>
    </w:p>
  </w:comment>
  <w:comment w:id="575" w:author="Paixao, Ane (A. C.)" w:date="2021-04-27T08:47:00Z" w:initials="PA(C">
    <w:p w14:paraId="76637B12" w14:textId="1661F669" w:rsidR="007260A6" w:rsidRDefault="007260A6">
      <w:pPr>
        <w:pStyle w:val="CommentText"/>
      </w:pPr>
      <w:r>
        <w:rPr>
          <w:rStyle w:val="CommentReference"/>
        </w:rPr>
        <w:annotationRef/>
      </w:r>
      <w:r>
        <w:t>Missing some descriptions and value range. If not applicable, add N/A</w:t>
      </w:r>
    </w:p>
  </w:comment>
  <w:comment w:id="579" w:author="Paixao, Ane (A. C.)" w:date="2021-04-27T09:44:00Z" w:initials="PA(C">
    <w:p w14:paraId="2936AF8E" w14:textId="3E92C57B" w:rsidR="007260A6" w:rsidRDefault="007260A6">
      <w:pPr>
        <w:pStyle w:val="CommentText"/>
      </w:pPr>
      <w:r>
        <w:rPr>
          <w:rStyle w:val="CommentReference"/>
        </w:rPr>
        <w:annotationRef/>
      </w:r>
      <w:r>
        <w:t>If Not Applicable, add N/A in the table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AB53395" w15:done="1"/>
  <w15:commentEx w15:paraId="11817FC2" w15:paraIdParent="5AB53395" w15:done="1"/>
  <w15:commentEx w15:paraId="40EEC3C6" w15:done="1"/>
  <w15:commentEx w15:paraId="3C52DAE7" w15:paraIdParent="40EEC3C6" w15:done="1"/>
  <w15:commentEx w15:paraId="7AAF2544" w15:done="1"/>
  <w15:commentEx w15:paraId="76637B12" w15:done="1"/>
  <w15:commentEx w15:paraId="2936AF8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AB53395" w16cid:durableId="2432543E"/>
  <w16cid:commentId w16cid:paraId="11817FC2" w16cid:durableId="24354517"/>
  <w16cid:commentId w16cid:paraId="40EEC3C6" w16cid:durableId="24325D30"/>
  <w16cid:commentId w16cid:paraId="3C52DAE7" w16cid:durableId="2434F39E"/>
  <w16cid:commentId w16cid:paraId="7AAF2544" w16cid:durableId="24325E98"/>
  <w16cid:commentId w16cid:paraId="76637B12" w16cid:durableId="24324E3F"/>
  <w16cid:commentId w16cid:paraId="2936AF8E" w16cid:durableId="24325B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2EAE83" w14:textId="77777777" w:rsidR="00B701A5" w:rsidRDefault="00B701A5">
      <w:r>
        <w:separator/>
      </w:r>
    </w:p>
    <w:p w14:paraId="69E9A2E4" w14:textId="77777777" w:rsidR="00B701A5" w:rsidRDefault="00B701A5"/>
    <w:p w14:paraId="431AF3B9" w14:textId="77777777" w:rsidR="00B701A5" w:rsidRDefault="00B701A5"/>
  </w:endnote>
  <w:endnote w:type="continuationSeparator" w:id="0">
    <w:p w14:paraId="6030DB69" w14:textId="77777777" w:rsidR="00B701A5" w:rsidRDefault="00B701A5">
      <w:r>
        <w:continuationSeparator/>
      </w:r>
    </w:p>
    <w:p w14:paraId="4D5E3611" w14:textId="77777777" w:rsidR="00B701A5" w:rsidRDefault="00B701A5"/>
    <w:p w14:paraId="324D0BBC" w14:textId="77777777" w:rsidR="00B701A5" w:rsidRDefault="00B701A5"/>
  </w:endnote>
  <w:endnote w:type="continuationNotice" w:id="1">
    <w:p w14:paraId="219442C1" w14:textId="77777777" w:rsidR="00B701A5" w:rsidRDefault="00B701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Univers">
    <w:altName w:val="Arial"/>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046C8" w14:textId="4F2488B5" w:rsidR="007260A6" w:rsidRDefault="007260A6" w:rsidP="002C7DF9">
    <w:pPr>
      <w:rPr>
        <w:rFonts w:cs="Arial"/>
        <w:i/>
        <w:noProof/>
        <w:sz w:val="16"/>
        <w:szCs w:val="16"/>
      </w:rPr>
    </w:pPr>
    <w:r w:rsidRPr="002C7DF9">
      <w:rPr>
        <w:rFonts w:cs="Arial"/>
        <w:i/>
        <w:sz w:val="16"/>
        <w:szCs w:val="16"/>
      </w:rPr>
      <w:t>Docume</w:t>
    </w:r>
    <w:r>
      <w:rPr>
        <w:rFonts w:cs="Arial"/>
        <w:i/>
        <w:sz w:val="16"/>
        <w:szCs w:val="16"/>
      </w:rPr>
      <w:t>nt Owner: Andre Batista (abatis38)</w:t>
    </w:r>
  </w:p>
  <w:p w14:paraId="2B9846B7" w14:textId="0BD3E077" w:rsidR="007260A6" w:rsidRDefault="007260A6" w:rsidP="002C7DF9">
    <w:pPr>
      <w:rPr>
        <w:rFonts w:cs="Arial"/>
        <w:i/>
        <w:noProof/>
        <w:sz w:val="16"/>
        <w:szCs w:val="16"/>
      </w:rPr>
    </w:pPr>
    <w:r>
      <w:rPr>
        <w:rFonts w:cs="Arial"/>
        <w:i/>
        <w:sz w:val="16"/>
        <w:szCs w:val="16"/>
      </w:rPr>
      <w:tab/>
    </w:r>
    <w:r>
      <w:rPr>
        <w:rFonts w:cs="Arial"/>
        <w:i/>
        <w:sz w:val="16"/>
        <w:szCs w:val="16"/>
      </w:rPr>
      <w:ptab w:relativeTo="margin" w:alignment="right" w:leader="none"/>
    </w:r>
    <w:r w:rsidRPr="002C7DF9">
      <w:rPr>
        <w:rFonts w:cs="Arial"/>
        <w:i/>
        <w:sz w:val="16"/>
        <w:szCs w:val="16"/>
      </w:rPr>
      <w:t xml:space="preserve">Document ID: </w:t>
    </w:r>
    <w:r w:rsidRPr="002C7DF9">
      <w:rPr>
        <w:rFonts w:cs="Arial"/>
        <w:i/>
        <w:sz w:val="16"/>
        <w:szCs w:val="16"/>
      </w:rPr>
      <w:fldChar w:fldCharType="begin"/>
    </w:r>
    <w:r w:rsidRPr="002C7DF9">
      <w:rPr>
        <w:rFonts w:cs="Arial"/>
        <w:i/>
        <w:sz w:val="16"/>
        <w:szCs w:val="16"/>
      </w:rPr>
      <w:instrText xml:space="preserve"> FILENAME  \* Lower  \* MERGEFORMAT </w:instrText>
    </w:r>
    <w:r w:rsidRPr="002C7DF9">
      <w:rPr>
        <w:rFonts w:cs="Arial"/>
        <w:i/>
        <w:sz w:val="16"/>
        <w:szCs w:val="16"/>
      </w:rPr>
      <w:fldChar w:fldCharType="separate"/>
    </w:r>
    <w:r>
      <w:rPr>
        <w:rFonts w:cs="Arial"/>
        <w:i/>
        <w:noProof/>
        <w:sz w:val="16"/>
        <w:szCs w:val="16"/>
      </w:rPr>
      <w:t>tlc feature document_ver01</w:t>
    </w:r>
    <w:r w:rsidRPr="002C7DF9">
      <w:rPr>
        <w:rFonts w:cs="Arial"/>
        <w:i/>
        <w:noProof/>
        <w:sz w:val="16"/>
        <w:szCs w:val="16"/>
      </w:rPr>
      <w:fldChar w:fldCharType="end"/>
    </w:r>
  </w:p>
  <w:p w14:paraId="051360B4" w14:textId="529D5FC3" w:rsidR="007260A6" w:rsidRPr="002C7DF9" w:rsidRDefault="007260A6" w:rsidP="002C7DF9">
    <w:pPr>
      <w:rPr>
        <w:rFonts w:cs="Arial"/>
        <w:i/>
        <w:sz w:val="16"/>
        <w:szCs w:val="16"/>
      </w:rPr>
    </w:pPr>
    <w:r w:rsidRPr="002C7DF9">
      <w:rPr>
        <w:rFonts w:cs="Arial"/>
        <w:i/>
        <w:sz w:val="16"/>
        <w:szCs w:val="16"/>
      </w:rPr>
      <w:t xml:space="preserve">GIS1 Item Number: </w:t>
    </w:r>
    <w:r w:rsidRPr="002C7DF9">
      <w:rPr>
        <w:rFonts w:cs="Arial"/>
        <w:i/>
        <w:sz w:val="16"/>
        <w:szCs w:val="16"/>
      </w:rPr>
      <w:fldChar w:fldCharType="begin"/>
    </w:r>
    <w:r w:rsidRPr="002C7DF9">
      <w:rPr>
        <w:rFonts w:cs="Arial"/>
        <w:i/>
        <w:sz w:val="16"/>
        <w:szCs w:val="16"/>
      </w:rPr>
      <w:instrText xml:space="preserve"> DOCPROPERTY  DocGis1ItemNumber  \* MERGEFORMAT </w:instrText>
    </w:r>
    <w:r w:rsidRPr="002C7DF9">
      <w:rPr>
        <w:rFonts w:cs="Arial"/>
        <w:i/>
        <w:sz w:val="16"/>
        <w:szCs w:val="16"/>
      </w:rPr>
      <w:fldChar w:fldCharType="separate"/>
    </w:r>
    <w:r>
      <w:rPr>
        <w:rFonts w:cs="Arial"/>
        <w:i/>
        <w:sz w:val="16"/>
        <w:szCs w:val="16"/>
      </w:rPr>
      <w:t>27.60/35</w:t>
    </w:r>
    <w:r w:rsidRPr="002C7DF9">
      <w:rPr>
        <w:rFonts w:cs="Arial"/>
        <w:i/>
        <w:sz w:val="16"/>
        <w:szCs w:val="16"/>
      </w:rPr>
      <w:fldChar w:fldCharType="end"/>
    </w:r>
    <w:r w:rsidRPr="002C7DF9">
      <w:rPr>
        <w:rFonts w:cs="Arial"/>
        <w:i/>
        <w:sz w:val="16"/>
        <w:szCs w:val="16"/>
      </w:rPr>
      <w:tab/>
    </w:r>
    <w:r>
      <w:rPr>
        <w:rFonts w:cs="Arial"/>
        <w:i/>
        <w:sz w:val="16"/>
        <w:szCs w:val="16"/>
      </w:rPr>
      <w:ptab w:relativeTo="margin" w:alignment="right" w:leader="none"/>
    </w:r>
    <w:r w:rsidRPr="002C7DF9">
      <w:rPr>
        <w:rFonts w:cs="Arial"/>
        <w:i/>
        <w:sz w:val="16"/>
        <w:szCs w:val="16"/>
      </w:rPr>
      <w:t>Date Issued: 2021-03-23</w:t>
    </w:r>
  </w:p>
  <w:p w14:paraId="2B48DB02" w14:textId="2740D534" w:rsidR="007260A6" w:rsidRPr="004D7C06" w:rsidRDefault="007260A6" w:rsidP="003B412B">
    <w:pPr>
      <w:pStyle w:val="FAPfooter"/>
      <w:tabs>
        <w:tab w:val="left" w:pos="4536"/>
        <w:tab w:val="right" w:pos="9923"/>
      </w:tabs>
      <w:rPr>
        <w:rFonts w:ascii="Arial" w:hAnsi="Arial" w:cs="Arial"/>
        <w:i/>
        <w:color w:val="auto"/>
      </w:rPr>
    </w:pPr>
    <w:r w:rsidRPr="002C7DF9">
      <w:rPr>
        <w:rFonts w:ascii="Arial" w:hAnsi="Arial" w:cs="Arial"/>
        <w:i/>
        <w:color w:val="auto"/>
        <w:szCs w:val="16"/>
      </w:rPr>
      <w:t xml:space="preserve">GIS2 Classification: </w:t>
    </w:r>
    <w:r w:rsidRPr="002C7DF9">
      <w:rPr>
        <w:rFonts w:ascii="Arial" w:hAnsi="Arial" w:cs="Arial"/>
        <w:i/>
        <w:color w:val="auto"/>
        <w:szCs w:val="16"/>
      </w:rPr>
      <w:fldChar w:fldCharType="begin"/>
    </w:r>
    <w:r w:rsidRPr="002C7DF9">
      <w:rPr>
        <w:rFonts w:ascii="Arial" w:hAnsi="Arial" w:cs="Arial"/>
        <w:i/>
        <w:color w:val="auto"/>
        <w:szCs w:val="16"/>
      </w:rPr>
      <w:instrText xml:space="preserve"> DOCPROPERTY  DocGis2Classification  \* MERGEFORMAT </w:instrText>
    </w:r>
    <w:r w:rsidRPr="002C7DF9">
      <w:rPr>
        <w:rFonts w:ascii="Arial" w:hAnsi="Arial" w:cs="Arial"/>
        <w:i/>
        <w:color w:val="auto"/>
        <w:szCs w:val="16"/>
      </w:rPr>
      <w:fldChar w:fldCharType="separate"/>
    </w:r>
    <w:r>
      <w:rPr>
        <w:rFonts w:ascii="Arial" w:hAnsi="Arial" w:cs="Arial"/>
        <w:i/>
        <w:color w:val="auto"/>
        <w:szCs w:val="16"/>
      </w:rPr>
      <w:t>Confidential</w:t>
    </w:r>
    <w:r w:rsidRPr="002C7DF9">
      <w:rPr>
        <w:rFonts w:ascii="Arial" w:hAnsi="Arial" w:cs="Arial"/>
        <w:i/>
        <w:color w:val="auto"/>
        <w:szCs w:val="16"/>
      </w:rPr>
      <w:fldChar w:fldCharType="end"/>
    </w:r>
    <w:r w:rsidRPr="002C7DF9">
      <w:rPr>
        <w:rFonts w:ascii="Arial" w:hAnsi="Arial" w:cs="Arial"/>
        <w:i/>
        <w:color w:val="auto"/>
        <w:szCs w:val="16"/>
      </w:rPr>
      <w:tab/>
    </w:r>
    <w:r>
      <w:rPr>
        <w:rFonts w:ascii="Arial" w:hAnsi="Arial" w:cs="Arial"/>
        <w:i/>
        <w:color w:val="auto"/>
        <w:szCs w:val="16"/>
      </w:rPr>
      <w:ptab w:relativeTo="margin" w:alignment="center" w:leader="none"/>
    </w:r>
    <w:r w:rsidRPr="002C7DF9">
      <w:rPr>
        <w:rFonts w:ascii="Arial" w:hAnsi="Arial" w:cs="Arial"/>
        <w:i/>
        <w:color w:val="auto"/>
        <w:szCs w:val="16"/>
      </w:rPr>
      <w:t xml:space="preserve">Page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PAGE </w:instrText>
    </w:r>
    <w:r w:rsidRPr="002C7DF9">
      <w:rPr>
        <w:rFonts w:ascii="Arial" w:hAnsi="Arial" w:cs="Arial"/>
        <w:i/>
        <w:color w:val="auto"/>
        <w:szCs w:val="16"/>
        <w:lang w:val="de-DE"/>
      </w:rPr>
      <w:fldChar w:fldCharType="separate"/>
    </w:r>
    <w:r>
      <w:rPr>
        <w:rFonts w:ascii="Arial" w:hAnsi="Arial" w:cs="Arial"/>
        <w:i/>
        <w:color w:val="auto"/>
        <w:szCs w:val="16"/>
      </w:rPr>
      <w:t>22</w:t>
    </w:r>
    <w:r w:rsidRPr="002C7DF9">
      <w:rPr>
        <w:rFonts w:ascii="Arial" w:hAnsi="Arial" w:cs="Arial"/>
        <w:i/>
        <w:color w:val="auto"/>
        <w:szCs w:val="16"/>
        <w:lang w:val="de-DE"/>
      </w:rPr>
      <w:fldChar w:fldCharType="end"/>
    </w:r>
    <w:r w:rsidRPr="002C7DF9">
      <w:rPr>
        <w:rFonts w:ascii="Arial" w:hAnsi="Arial" w:cs="Arial"/>
        <w:i/>
        <w:color w:val="auto"/>
        <w:szCs w:val="16"/>
      </w:rPr>
      <w:t xml:space="preserve"> of </w:t>
    </w:r>
    <w:r w:rsidRPr="002C7DF9">
      <w:rPr>
        <w:rFonts w:ascii="Arial" w:hAnsi="Arial" w:cs="Arial"/>
        <w:i/>
        <w:color w:val="auto"/>
        <w:szCs w:val="16"/>
        <w:lang w:val="de-DE"/>
      </w:rPr>
      <w:fldChar w:fldCharType="begin"/>
    </w:r>
    <w:r w:rsidRPr="002C7DF9">
      <w:rPr>
        <w:rFonts w:ascii="Arial" w:hAnsi="Arial" w:cs="Arial"/>
        <w:i/>
        <w:color w:val="auto"/>
        <w:szCs w:val="16"/>
      </w:rPr>
      <w:instrText xml:space="preserve"> NUMPAGES </w:instrText>
    </w:r>
    <w:r w:rsidRPr="002C7DF9">
      <w:rPr>
        <w:rFonts w:ascii="Arial" w:hAnsi="Arial" w:cs="Arial"/>
        <w:i/>
        <w:color w:val="auto"/>
        <w:szCs w:val="16"/>
        <w:lang w:val="de-DE"/>
      </w:rPr>
      <w:fldChar w:fldCharType="separate"/>
    </w:r>
    <w:r>
      <w:rPr>
        <w:rFonts w:ascii="Arial" w:hAnsi="Arial" w:cs="Arial"/>
        <w:i/>
        <w:color w:val="auto"/>
        <w:szCs w:val="16"/>
      </w:rPr>
      <w:t>65</w:t>
    </w:r>
    <w:r w:rsidRPr="002C7DF9">
      <w:rPr>
        <w:rFonts w:ascii="Arial" w:hAnsi="Arial" w:cs="Arial"/>
        <w:i/>
        <w:color w:val="auto"/>
        <w:szCs w:val="16"/>
        <w:lang w:val="de-DE"/>
      </w:rPr>
      <w:fldChar w:fldCharType="end"/>
    </w:r>
    <w:r>
      <w:rPr>
        <w:rFonts w:ascii="Arial" w:hAnsi="Arial" w:cs="Arial"/>
        <w:i/>
        <w:color w:val="auto"/>
        <w:szCs w:val="16"/>
      </w:rPr>
      <w:ptab w:relativeTo="margin" w:alignment="right" w:leader="none"/>
    </w:r>
    <w:r w:rsidRPr="002C7DF9">
      <w:rPr>
        <w:rFonts w:ascii="Arial" w:hAnsi="Arial" w:cs="Arial"/>
        <w:i/>
        <w:color w:val="auto"/>
        <w:szCs w:val="16"/>
      </w:rPr>
      <w:t>Date Revised</w:t>
    </w:r>
    <w:r>
      <w:rPr>
        <w:rFonts w:ascii="Arial" w:hAnsi="Arial" w:cs="Arial"/>
        <w:i/>
        <w:color w:val="auto"/>
      </w:rPr>
      <w:t>: 2021-03-23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546764" w14:textId="77777777" w:rsidR="00B701A5" w:rsidRDefault="00B701A5">
      <w:r>
        <w:separator/>
      </w:r>
    </w:p>
    <w:p w14:paraId="300F497D" w14:textId="77777777" w:rsidR="00B701A5" w:rsidRDefault="00B701A5"/>
    <w:p w14:paraId="5582FD67" w14:textId="77777777" w:rsidR="00B701A5" w:rsidRDefault="00B701A5"/>
  </w:footnote>
  <w:footnote w:type="continuationSeparator" w:id="0">
    <w:p w14:paraId="42002938" w14:textId="77777777" w:rsidR="00B701A5" w:rsidRDefault="00B701A5">
      <w:r>
        <w:continuationSeparator/>
      </w:r>
    </w:p>
    <w:p w14:paraId="1B3A20CA" w14:textId="77777777" w:rsidR="00B701A5" w:rsidRDefault="00B701A5"/>
    <w:p w14:paraId="200897E3" w14:textId="77777777" w:rsidR="00B701A5" w:rsidRDefault="00B701A5"/>
  </w:footnote>
  <w:footnote w:type="continuationNotice" w:id="1">
    <w:p w14:paraId="13FF9D08" w14:textId="77777777" w:rsidR="00B701A5" w:rsidRDefault="00B701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1480" w14:textId="5E623F15" w:rsidR="007260A6" w:rsidRPr="00FC5500" w:rsidRDefault="007260A6" w:rsidP="004204E5">
    <w:pPr>
      <w:ind w:left="-142"/>
      <w:jc w:val="center"/>
      <w:rPr>
        <w:rFonts w:cs="Arial"/>
        <w:b/>
        <w:sz w:val="32"/>
        <w:szCs w:val="32"/>
      </w:rPr>
    </w:pPr>
    <w:r w:rsidRPr="00FC5500">
      <w:rPr>
        <w:rFonts w:cs="Arial"/>
        <w:b/>
        <w:noProof/>
        <w:sz w:val="28"/>
        <w:szCs w:val="32"/>
      </w:rPr>
      <w:drawing>
        <wp:anchor distT="0" distB="0" distL="114300" distR="114300" simplePos="0" relativeHeight="251658240" behindDoc="1" locked="0" layoutInCell="1" allowOverlap="1" wp14:anchorId="231BF0F6" wp14:editId="01F7C4D1">
          <wp:simplePos x="0" y="0"/>
          <wp:positionH relativeFrom="column">
            <wp:align>left</wp:align>
          </wp:positionH>
          <wp:positionV relativeFrom="paragraph">
            <wp:posOffset>-33655</wp:posOffset>
          </wp:positionV>
          <wp:extent cx="1217295" cy="608965"/>
          <wp:effectExtent l="0" t="0" r="1905" b="635"/>
          <wp:wrapNone/>
          <wp:docPr id="5" name="Picture 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C5500">
      <w:rPr>
        <w:rFonts w:cs="Arial"/>
        <w:b/>
        <w:sz w:val="32"/>
        <w:szCs w:val="32"/>
      </w:rPr>
      <w:fldChar w:fldCharType="begin"/>
    </w:r>
    <w:r w:rsidRPr="00FC5500">
      <w:rPr>
        <w:rFonts w:cs="Arial"/>
        <w:b/>
        <w:sz w:val="32"/>
        <w:szCs w:val="32"/>
      </w:rPr>
      <w:instrText xml:space="preserve"> DOCPROPERTY  DocType  \* MERGEFORMAT </w:instrText>
    </w:r>
    <w:r w:rsidRPr="00FC5500">
      <w:rPr>
        <w:rFonts w:cs="Arial"/>
        <w:b/>
        <w:sz w:val="32"/>
        <w:szCs w:val="32"/>
      </w:rPr>
      <w:fldChar w:fldCharType="separate"/>
    </w:r>
    <w:r>
      <w:rPr>
        <w:rFonts w:cs="Arial"/>
        <w:b/>
        <w:sz w:val="32"/>
        <w:szCs w:val="32"/>
      </w:rPr>
      <w:t>Feature Document (FD)</w:t>
    </w:r>
    <w:r w:rsidRPr="00FC5500">
      <w:rPr>
        <w:rFonts w:cs="Arial"/>
        <w:b/>
        <w:sz w:val="32"/>
        <w:szCs w:val="32"/>
      </w:rPr>
      <w:fldChar w:fldCharType="end"/>
    </w:r>
  </w:p>
  <w:p w14:paraId="47D520A8" w14:textId="77777777" w:rsidR="007260A6" w:rsidRPr="00FC5500" w:rsidRDefault="007260A6" w:rsidP="00FC5500">
    <w:pPr>
      <w:pStyle w:val="Header"/>
      <w:ind w:left="-142"/>
      <w:jc w:val="center"/>
      <w:rPr>
        <w:sz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3791ED" w14:textId="2BA44454" w:rsidR="007260A6" w:rsidRDefault="007260A6" w:rsidP="00CC0D22">
    <w:pPr>
      <w:jc w:val="center"/>
      <w:rPr>
        <w:rFonts w:cs="Arial"/>
        <w:b/>
        <w:sz w:val="22"/>
        <w:szCs w:val="22"/>
      </w:rPr>
    </w:pPr>
    <w:r w:rsidRPr="007739B0">
      <w:rPr>
        <w:noProof/>
        <w:sz w:val="22"/>
        <w:szCs w:val="22"/>
      </w:rPr>
      <w:drawing>
        <wp:anchor distT="0" distB="0" distL="114300" distR="114300" simplePos="0" relativeHeight="251666432" behindDoc="1" locked="0" layoutInCell="1" allowOverlap="1" wp14:anchorId="1946494A" wp14:editId="38765AAD">
          <wp:simplePos x="0" y="0"/>
          <wp:positionH relativeFrom="column">
            <wp:align>left</wp:align>
          </wp:positionH>
          <wp:positionV relativeFrom="paragraph">
            <wp:posOffset>-33655</wp:posOffset>
          </wp:positionV>
          <wp:extent cx="1217295" cy="608965"/>
          <wp:effectExtent l="0" t="0" r="1905" b="635"/>
          <wp:wrapNone/>
          <wp:docPr id="2" name="Picture 2"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7739B0">
      <w:rPr>
        <w:rFonts w:cs="Arial"/>
        <w:b/>
        <w:sz w:val="22"/>
        <w:szCs w:val="22"/>
      </w:rPr>
      <w:t>Feature Document</w:t>
    </w:r>
  </w:p>
  <w:p w14:paraId="5DE60B16" w14:textId="16C049FD" w:rsidR="007260A6" w:rsidRDefault="007260A6" w:rsidP="00CC0D22">
    <w:pPr>
      <w:jc w:val="center"/>
      <w:rPr>
        <w:rFonts w:cs="Arial"/>
        <w:sz w:val="28"/>
      </w:rPr>
    </w:pPr>
    <w:r>
      <w:rPr>
        <w:rFonts w:cs="Arial"/>
        <w:sz w:val="28"/>
      </w:rPr>
      <w:t>Trailer Light Check</w:t>
    </w:r>
  </w:p>
  <w:p w14:paraId="5D442A99" w14:textId="77777777" w:rsidR="007260A6" w:rsidRPr="00F96466" w:rsidRDefault="007260A6" w:rsidP="00DB513B">
    <w:pPr>
      <w:pBdr>
        <w:bottom w:val="single" w:sz="4" w:space="1" w:color="auto"/>
      </w:pBd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A0771"/>
    <w:multiLevelType w:val="hybridMultilevel"/>
    <w:tmpl w:val="7A6C0710"/>
    <w:lvl w:ilvl="0" w:tplc="5CA8110E">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628BC"/>
    <w:multiLevelType w:val="hybridMultilevel"/>
    <w:tmpl w:val="EF507B44"/>
    <w:lvl w:ilvl="0" w:tplc="6C0C8EA6">
      <w:start w:val="1"/>
      <w:numFmt w:val="bullet"/>
      <w:lvlText w:val=""/>
      <w:lvlJc w:val="left"/>
      <w:pPr>
        <w:ind w:left="576" w:firstLine="144"/>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75787"/>
    <w:multiLevelType w:val="hybridMultilevel"/>
    <w:tmpl w:val="2862C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FFB"/>
    <w:multiLevelType w:val="hybridMultilevel"/>
    <w:tmpl w:val="A7BA0194"/>
    <w:lvl w:ilvl="0" w:tplc="042C829C">
      <w:start w:val="1"/>
      <w:numFmt w:val="bullet"/>
      <w:lvlText w:val=""/>
      <w:lvlJc w:val="left"/>
      <w:pPr>
        <w:ind w:left="1008"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3007411"/>
    <w:multiLevelType w:val="hybridMultilevel"/>
    <w:tmpl w:val="C60C51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6B7434"/>
    <w:multiLevelType w:val="hybridMultilevel"/>
    <w:tmpl w:val="9BD275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56A2F"/>
    <w:multiLevelType w:val="hybridMultilevel"/>
    <w:tmpl w:val="B1CC5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746917"/>
    <w:multiLevelType w:val="hybridMultilevel"/>
    <w:tmpl w:val="17E4087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46374"/>
    <w:multiLevelType w:val="hybridMultilevel"/>
    <w:tmpl w:val="562EBE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C793CC5"/>
    <w:multiLevelType w:val="hybridMultilevel"/>
    <w:tmpl w:val="2092C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42F91582"/>
    <w:multiLevelType w:val="hybridMultilevel"/>
    <w:tmpl w:val="050E2474"/>
    <w:lvl w:ilvl="0" w:tplc="25BE4B32">
      <w:start w:val="6"/>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 w15:restartNumberingAfterBreak="0">
    <w:nsid w:val="47BE001F"/>
    <w:multiLevelType w:val="hybridMultilevel"/>
    <w:tmpl w:val="9528BD9E"/>
    <w:lvl w:ilvl="0" w:tplc="1924C254">
      <w:start w:val="1"/>
      <w:numFmt w:val="bullet"/>
      <w:lvlText w:val=""/>
      <w:lvlJc w:val="left"/>
      <w:pPr>
        <w:ind w:left="720" w:hanging="288"/>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15:restartNumberingAfterBreak="0">
    <w:nsid w:val="492C4FEB"/>
    <w:multiLevelType w:val="hybridMultilevel"/>
    <w:tmpl w:val="BE241F42"/>
    <w:lvl w:ilvl="0" w:tplc="6E2298C0">
      <w:start w:val="1"/>
      <w:numFmt w:val="bullet"/>
      <w:lvlText w:val=""/>
      <w:lvlJc w:val="left"/>
      <w:pPr>
        <w:ind w:left="288"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3A42CF"/>
    <w:multiLevelType w:val="hybridMultilevel"/>
    <w:tmpl w:val="2AAEC8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BC5AEC"/>
    <w:multiLevelType w:val="hybridMultilevel"/>
    <w:tmpl w:val="97BC9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B312996"/>
    <w:multiLevelType w:val="hybridMultilevel"/>
    <w:tmpl w:val="1CF0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4D3EF2"/>
    <w:multiLevelType w:val="hybridMultilevel"/>
    <w:tmpl w:val="0BEEE5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70593C"/>
    <w:multiLevelType w:val="hybridMultilevel"/>
    <w:tmpl w:val="3778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0307D2"/>
    <w:multiLevelType w:val="hybridMultilevel"/>
    <w:tmpl w:val="7CDC79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DC9192C"/>
    <w:multiLevelType w:val="hybridMultilevel"/>
    <w:tmpl w:val="EABC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6832C7"/>
    <w:multiLevelType w:val="hybridMultilevel"/>
    <w:tmpl w:val="8CC4D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491962"/>
    <w:multiLevelType w:val="hybridMultilevel"/>
    <w:tmpl w:val="21F2B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3D34F7"/>
    <w:multiLevelType w:val="hybridMultilevel"/>
    <w:tmpl w:val="85CE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C82699"/>
    <w:multiLevelType w:val="multilevel"/>
    <w:tmpl w:val="AC76A3C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4120"/>
        </w:tabs>
        <w:ind w:left="4120" w:hanging="576"/>
      </w:pPr>
      <w:rPr>
        <w:rFonts w:hint="default"/>
      </w:rPr>
    </w:lvl>
    <w:lvl w:ilvl="2">
      <w:start w:val="1"/>
      <w:numFmt w:val="decimal"/>
      <w:pStyle w:val="Heading3"/>
      <w:lvlText w:val="%1.%2.%3"/>
      <w:lvlJc w:val="left"/>
      <w:pPr>
        <w:tabs>
          <w:tab w:val="num" w:pos="8375"/>
        </w:tabs>
        <w:ind w:left="8375" w:hanging="720"/>
      </w:pPr>
      <w:rPr>
        <w:rFonts w:ascii="Arial" w:hAnsi="Arial" w:cs="Arial" w:hint="default"/>
        <w:sz w:val="24"/>
        <w:szCs w:val="24"/>
        <w:u w:val="none"/>
      </w:rPr>
    </w:lvl>
    <w:lvl w:ilvl="3">
      <w:start w:val="1"/>
      <w:numFmt w:val="decimal"/>
      <w:pStyle w:val="Heading4"/>
      <w:lvlText w:val="%1.%2.%3.%4"/>
      <w:lvlJc w:val="left"/>
      <w:pPr>
        <w:tabs>
          <w:tab w:val="num" w:pos="3064"/>
        </w:tabs>
        <w:ind w:left="1984" w:firstLine="0"/>
      </w:pPr>
      <w:rPr>
        <w:rFonts w:ascii="Arial" w:hAnsi="Arial" w:cs="Arial" w:hint="default"/>
        <w:i w:val="0"/>
        <w:u w:val="none"/>
      </w:rPr>
    </w:lvl>
    <w:lvl w:ilvl="4">
      <w:start w:val="1"/>
      <w:numFmt w:val="decimal"/>
      <w:pStyle w:val="Heading5"/>
      <w:lvlText w:val="%1.%2.%3.%4.%5"/>
      <w:lvlJc w:val="left"/>
      <w:pPr>
        <w:tabs>
          <w:tab w:val="num" w:pos="1008"/>
        </w:tabs>
        <w:ind w:left="1008" w:hanging="1008"/>
      </w:pPr>
      <w:rPr>
        <w:rFonts w:ascii="Times New Roman" w:hAnsi="Times New Roman" w:hint="default"/>
        <w:b w:val="0"/>
        <w:bCs/>
        <w:i w:val="0"/>
        <w:iCs w:val="0"/>
        <w:caps w:val="0"/>
        <w:smallCaps w:val="0"/>
        <w:strike w:val="0"/>
        <w:dstrike w:val="0"/>
        <w:color w:val="auto"/>
        <w:spacing w:val="0"/>
        <w:w w:val="100"/>
        <w:kern w:val="0"/>
        <w:position w:val="0"/>
        <w:sz w:val="24"/>
        <w:u w:val="single"/>
        <w:effect w:val="none"/>
        <w:em w:val="none"/>
      </w:rPr>
    </w:lvl>
    <w:lvl w:ilvl="5">
      <w:start w:val="1"/>
      <w:numFmt w:val="decimal"/>
      <w:pStyle w:val="Heading6"/>
      <w:lvlText w:val="%1.%2.%3.%4.%5.%6"/>
      <w:lvlJc w:val="left"/>
      <w:pPr>
        <w:tabs>
          <w:tab w:val="num" w:pos="1152"/>
        </w:tabs>
        <w:ind w:left="1152" w:hanging="1152"/>
      </w:pPr>
      <w:rPr>
        <w:rFonts w:ascii="Times New Roman" w:hAnsi="Times New Roman" w:hint="default"/>
        <w:b/>
        <w:i w:val="0"/>
        <w:color w:val="auto"/>
        <w:sz w:val="20"/>
        <w:u w:val="single"/>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1"/>
  </w:num>
  <w:num w:numId="4">
    <w:abstractNumId w:val="13"/>
  </w:num>
  <w:num w:numId="5">
    <w:abstractNumId w:val="28"/>
  </w:num>
  <w:num w:numId="6">
    <w:abstractNumId w:val="23"/>
  </w:num>
  <w:num w:numId="7">
    <w:abstractNumId w:val="7"/>
  </w:num>
  <w:num w:numId="8">
    <w:abstractNumId w:val="0"/>
  </w:num>
  <w:num w:numId="9">
    <w:abstractNumId w:val="28"/>
    <w:lvlOverride w:ilvl="0">
      <w:lvl w:ilvl="0">
        <w:start w:val="1"/>
        <w:numFmt w:val="decimal"/>
        <w:pStyle w:val="Heading1"/>
        <w:lvlText w:val="%1"/>
        <w:lvlJc w:val="left"/>
        <w:pPr>
          <w:tabs>
            <w:tab w:val="num" w:pos="432"/>
          </w:tabs>
          <w:ind w:left="432" w:hanging="432"/>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1.%2.%3"/>
        <w:lvlJc w:val="left"/>
        <w:pPr>
          <w:ind w:left="0" w:firstLine="0"/>
        </w:pPr>
        <w:rPr>
          <w:rFonts w:ascii="Arial" w:hAnsi="Arial" w:cs="Times New Roman" w:hint="default"/>
          <w:sz w:val="24"/>
          <w:szCs w:val="20"/>
          <w:u w:val="none"/>
        </w:rPr>
      </w:lvl>
    </w:lvlOverride>
    <w:lvlOverride w:ilvl="3">
      <w:lvl w:ilvl="3">
        <w:start w:val="1"/>
        <w:numFmt w:val="decimal"/>
        <w:pStyle w:val="Heading4"/>
        <w:lvlText w:val="%1.%2.%3.%4"/>
        <w:lvlJc w:val="left"/>
        <w:pPr>
          <w:ind w:left="1135" w:hanging="1135"/>
        </w:pPr>
        <w:rPr>
          <w:rFonts w:ascii="Arial" w:hAnsi="Arial" w:cs="Times New Roman" w:hint="default"/>
          <w:i w:val="0"/>
          <w:u w:val="none"/>
        </w:rPr>
      </w:lvl>
    </w:lvlOverride>
    <w:lvlOverride w:ilvl="4">
      <w:lvl w:ilvl="4">
        <w:start w:val="1"/>
        <w:numFmt w:val="decimal"/>
        <w:pStyle w:val="Heading5"/>
        <w:lvlText w:val="%1.%2.%3.%4.%5"/>
        <w:lvlJc w:val="left"/>
        <w:pPr>
          <w:ind w:left="1008" w:hanging="1008"/>
        </w:pPr>
        <w:rPr>
          <w:rFonts w:ascii="Times New Roman" w:hAnsi="Times New Roman" w:hint="default"/>
          <w:b w:val="0"/>
          <w:bCs/>
          <w:i w:val="0"/>
          <w:iCs w:val="0"/>
          <w:caps w:val="0"/>
          <w:smallCaps w:val="0"/>
          <w:strike w:val="0"/>
          <w:dstrike w:val="0"/>
          <w:color w:val="auto"/>
          <w:spacing w:val="0"/>
          <w:w w:val="100"/>
          <w:kern w:val="0"/>
          <w:position w:val="0"/>
          <w:sz w:val="20"/>
          <w:u w:val="none"/>
          <w:effect w:val="none"/>
          <w:em w:val="none"/>
        </w:rPr>
      </w:lvl>
    </w:lvlOverride>
    <w:lvlOverride w:ilvl="5">
      <w:lvl w:ilvl="5">
        <w:start w:val="1"/>
        <w:numFmt w:val="decimal"/>
        <w:pStyle w:val="Heading6"/>
        <w:lvlText w:val="%1.%2.%3.%4.%5.%6"/>
        <w:lvlJc w:val="left"/>
        <w:pPr>
          <w:ind w:left="1152" w:hanging="1152"/>
        </w:pPr>
        <w:rPr>
          <w:rFonts w:ascii="Arial" w:hAnsi="Arial" w:hint="default"/>
          <w:b w:val="0"/>
          <w:i w:val="0"/>
          <w:color w:val="auto"/>
          <w:sz w:val="20"/>
          <w:u w:val="none"/>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10">
    <w:abstractNumId w:val="26"/>
  </w:num>
  <w:num w:numId="11">
    <w:abstractNumId w:val="3"/>
  </w:num>
  <w:num w:numId="12">
    <w:abstractNumId w:val="18"/>
  </w:num>
  <w:num w:numId="13">
    <w:abstractNumId w:val="6"/>
  </w:num>
  <w:num w:numId="14">
    <w:abstractNumId w:val="27"/>
  </w:num>
  <w:num w:numId="15">
    <w:abstractNumId w:val="1"/>
  </w:num>
  <w:num w:numId="16">
    <w:abstractNumId w:val="8"/>
  </w:num>
  <w:num w:numId="17">
    <w:abstractNumId w:val="24"/>
  </w:num>
  <w:num w:numId="18">
    <w:abstractNumId w:val="15"/>
  </w:num>
  <w:num w:numId="19">
    <w:abstractNumId w:val="4"/>
  </w:num>
  <w:num w:numId="20">
    <w:abstractNumId w:val="2"/>
  </w:num>
  <w:num w:numId="21">
    <w:abstractNumId w:val="17"/>
  </w:num>
  <w:num w:numId="22">
    <w:abstractNumId w:val="29"/>
  </w:num>
  <w:num w:numId="23">
    <w:abstractNumId w:val="14"/>
  </w:num>
  <w:num w:numId="24">
    <w:abstractNumId w:val="12"/>
  </w:num>
  <w:num w:numId="25">
    <w:abstractNumId w:val="25"/>
  </w:num>
  <w:num w:numId="26">
    <w:abstractNumId w:val="22"/>
  </w:num>
  <w:num w:numId="27">
    <w:abstractNumId w:val="19"/>
  </w:num>
  <w:num w:numId="28">
    <w:abstractNumId w:val="10"/>
  </w:num>
  <w:num w:numId="29">
    <w:abstractNumId w:val="21"/>
  </w:num>
  <w:num w:numId="30">
    <w:abstractNumId w:val="9"/>
  </w:num>
  <w:num w:numId="31">
    <w:abstractNumId w:val="20"/>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M Fairus Hasan">
    <w15:presenceInfo w15:providerId="AD" w15:userId="S::SHASAN13@ford.com::16a2081b-3232-4b04-83eb-2e93ac46e775"/>
  </w15:person>
  <w15:person w15:author="Hasan, SM Fairus (S.)">
    <w15:presenceInfo w15:providerId="AD" w15:userId="S::SHASAN13@ford.com::16a2081b-3232-4b04-83eb-2e93ac46e775"/>
  </w15:person>
  <w15:person w15:author="Dunbar, Timothy (T.)">
    <w15:presenceInfo w15:providerId="None" w15:userId="Dunbar, Timothy (T.)"/>
  </w15:person>
  <w15:person w15:author="Gonzalez-sanchez, Mario (M.)">
    <w15:presenceInfo w15:providerId="AD" w15:userId="S::MGONZ394@ford.com::3f37168f-77a1-4a66-afba-44e09c4c12f0"/>
  </w15:person>
  <w15:person w15:author="Paixao, Ane (A. C.)">
    <w15:presenceInfo w15:providerId="AD" w15:userId="S::apaixao4@ford.com::2daa0d22-5fac-4478-82a8-3708d59303b4"/>
  </w15:person>
  <w15:person w15:author="Batista, Andre felipe (A.S.)">
    <w15:presenceInfo w15:providerId="AD" w15:userId="S::abatis38@ford.com::8f938ce0-5b57-4390-930a-657c8429c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AE3"/>
    <w:rsid w:val="00000847"/>
    <w:rsid w:val="00000D58"/>
    <w:rsid w:val="00000D93"/>
    <w:rsid w:val="000017C9"/>
    <w:rsid w:val="0000230D"/>
    <w:rsid w:val="000032BB"/>
    <w:rsid w:val="00003F11"/>
    <w:rsid w:val="000046CB"/>
    <w:rsid w:val="00004D83"/>
    <w:rsid w:val="00005A92"/>
    <w:rsid w:val="00005FC3"/>
    <w:rsid w:val="00006730"/>
    <w:rsid w:val="00006C98"/>
    <w:rsid w:val="00007E89"/>
    <w:rsid w:val="000104BD"/>
    <w:rsid w:val="00010A44"/>
    <w:rsid w:val="0001147E"/>
    <w:rsid w:val="00011592"/>
    <w:rsid w:val="00011BFD"/>
    <w:rsid w:val="00012252"/>
    <w:rsid w:val="00012769"/>
    <w:rsid w:val="00012953"/>
    <w:rsid w:val="00012BB1"/>
    <w:rsid w:val="00014016"/>
    <w:rsid w:val="00014199"/>
    <w:rsid w:val="000141E0"/>
    <w:rsid w:val="00014948"/>
    <w:rsid w:val="00014E53"/>
    <w:rsid w:val="00015331"/>
    <w:rsid w:val="000157E2"/>
    <w:rsid w:val="000163E2"/>
    <w:rsid w:val="00016ABC"/>
    <w:rsid w:val="00017443"/>
    <w:rsid w:val="0001799A"/>
    <w:rsid w:val="00020476"/>
    <w:rsid w:val="00022AB0"/>
    <w:rsid w:val="00022BDE"/>
    <w:rsid w:val="000249DB"/>
    <w:rsid w:val="000251F3"/>
    <w:rsid w:val="0002567A"/>
    <w:rsid w:val="00025AAB"/>
    <w:rsid w:val="00025DAF"/>
    <w:rsid w:val="00026128"/>
    <w:rsid w:val="00026716"/>
    <w:rsid w:val="000267A0"/>
    <w:rsid w:val="00026C75"/>
    <w:rsid w:val="00027267"/>
    <w:rsid w:val="000276DD"/>
    <w:rsid w:val="0002779D"/>
    <w:rsid w:val="000277AA"/>
    <w:rsid w:val="00030D0D"/>
    <w:rsid w:val="00033482"/>
    <w:rsid w:val="00033D9D"/>
    <w:rsid w:val="00033EF2"/>
    <w:rsid w:val="00033F84"/>
    <w:rsid w:val="00034470"/>
    <w:rsid w:val="00034A29"/>
    <w:rsid w:val="00034BE4"/>
    <w:rsid w:val="00036948"/>
    <w:rsid w:val="00036D31"/>
    <w:rsid w:val="00037142"/>
    <w:rsid w:val="00037570"/>
    <w:rsid w:val="0003780F"/>
    <w:rsid w:val="00037930"/>
    <w:rsid w:val="00037C2E"/>
    <w:rsid w:val="00037E7D"/>
    <w:rsid w:val="00040A23"/>
    <w:rsid w:val="00042248"/>
    <w:rsid w:val="00042273"/>
    <w:rsid w:val="0004229D"/>
    <w:rsid w:val="00042A25"/>
    <w:rsid w:val="00042E88"/>
    <w:rsid w:val="00042FA9"/>
    <w:rsid w:val="0004342B"/>
    <w:rsid w:val="00043512"/>
    <w:rsid w:val="0004382F"/>
    <w:rsid w:val="00045382"/>
    <w:rsid w:val="0004581D"/>
    <w:rsid w:val="000458AF"/>
    <w:rsid w:val="00046727"/>
    <w:rsid w:val="0004763A"/>
    <w:rsid w:val="00047820"/>
    <w:rsid w:val="0005083B"/>
    <w:rsid w:val="000508F5"/>
    <w:rsid w:val="000537DA"/>
    <w:rsid w:val="000540DB"/>
    <w:rsid w:val="00054662"/>
    <w:rsid w:val="00054DF3"/>
    <w:rsid w:val="00055B2D"/>
    <w:rsid w:val="00055C92"/>
    <w:rsid w:val="0005681C"/>
    <w:rsid w:val="000569C4"/>
    <w:rsid w:val="00057D2A"/>
    <w:rsid w:val="00057D40"/>
    <w:rsid w:val="00060BD1"/>
    <w:rsid w:val="00060FBD"/>
    <w:rsid w:val="00061059"/>
    <w:rsid w:val="000610E9"/>
    <w:rsid w:val="000613D5"/>
    <w:rsid w:val="000621D8"/>
    <w:rsid w:val="000626F1"/>
    <w:rsid w:val="000627AC"/>
    <w:rsid w:val="00062CF6"/>
    <w:rsid w:val="00063792"/>
    <w:rsid w:val="000647CA"/>
    <w:rsid w:val="0006574F"/>
    <w:rsid w:val="00065855"/>
    <w:rsid w:val="0006587C"/>
    <w:rsid w:val="000662FD"/>
    <w:rsid w:val="00066407"/>
    <w:rsid w:val="00066C54"/>
    <w:rsid w:val="00066EC9"/>
    <w:rsid w:val="000670B8"/>
    <w:rsid w:val="0007004B"/>
    <w:rsid w:val="000711DE"/>
    <w:rsid w:val="000712AC"/>
    <w:rsid w:val="00071585"/>
    <w:rsid w:val="00071894"/>
    <w:rsid w:val="00071ADB"/>
    <w:rsid w:val="00071D03"/>
    <w:rsid w:val="000720C3"/>
    <w:rsid w:val="000724C7"/>
    <w:rsid w:val="000726A1"/>
    <w:rsid w:val="00072E55"/>
    <w:rsid w:val="00072F14"/>
    <w:rsid w:val="000736AC"/>
    <w:rsid w:val="0007468D"/>
    <w:rsid w:val="000746EE"/>
    <w:rsid w:val="0007492E"/>
    <w:rsid w:val="0007499F"/>
    <w:rsid w:val="00075343"/>
    <w:rsid w:val="00075383"/>
    <w:rsid w:val="00075552"/>
    <w:rsid w:val="000757D1"/>
    <w:rsid w:val="00075B27"/>
    <w:rsid w:val="000762C2"/>
    <w:rsid w:val="00076352"/>
    <w:rsid w:val="0007668F"/>
    <w:rsid w:val="00076E74"/>
    <w:rsid w:val="0007751C"/>
    <w:rsid w:val="000775B4"/>
    <w:rsid w:val="000808AA"/>
    <w:rsid w:val="00080BEC"/>
    <w:rsid w:val="0008379F"/>
    <w:rsid w:val="00083867"/>
    <w:rsid w:val="00084223"/>
    <w:rsid w:val="00084463"/>
    <w:rsid w:val="00084E40"/>
    <w:rsid w:val="00085408"/>
    <w:rsid w:val="00085DBC"/>
    <w:rsid w:val="00086B39"/>
    <w:rsid w:val="00087486"/>
    <w:rsid w:val="00087C76"/>
    <w:rsid w:val="00090849"/>
    <w:rsid w:val="00090ADB"/>
    <w:rsid w:val="00090D79"/>
    <w:rsid w:val="00090D80"/>
    <w:rsid w:val="00090DA5"/>
    <w:rsid w:val="00091145"/>
    <w:rsid w:val="00091580"/>
    <w:rsid w:val="00092119"/>
    <w:rsid w:val="000925A6"/>
    <w:rsid w:val="00092FA9"/>
    <w:rsid w:val="0009309C"/>
    <w:rsid w:val="00093FCD"/>
    <w:rsid w:val="000946C3"/>
    <w:rsid w:val="000949AC"/>
    <w:rsid w:val="00094F0D"/>
    <w:rsid w:val="00095508"/>
    <w:rsid w:val="000965ED"/>
    <w:rsid w:val="00096647"/>
    <w:rsid w:val="000970F1"/>
    <w:rsid w:val="0009740D"/>
    <w:rsid w:val="00097435"/>
    <w:rsid w:val="000977BD"/>
    <w:rsid w:val="000A0043"/>
    <w:rsid w:val="000A0113"/>
    <w:rsid w:val="000A05AC"/>
    <w:rsid w:val="000A08EA"/>
    <w:rsid w:val="000A0A1A"/>
    <w:rsid w:val="000A0B5A"/>
    <w:rsid w:val="000A0BDB"/>
    <w:rsid w:val="000A24DC"/>
    <w:rsid w:val="000A27E3"/>
    <w:rsid w:val="000A2FB6"/>
    <w:rsid w:val="000A3524"/>
    <w:rsid w:val="000A4790"/>
    <w:rsid w:val="000A4DDF"/>
    <w:rsid w:val="000A5804"/>
    <w:rsid w:val="000A65BC"/>
    <w:rsid w:val="000A698B"/>
    <w:rsid w:val="000A6E6E"/>
    <w:rsid w:val="000A7D1B"/>
    <w:rsid w:val="000A7EA5"/>
    <w:rsid w:val="000B0E08"/>
    <w:rsid w:val="000B116C"/>
    <w:rsid w:val="000B12A5"/>
    <w:rsid w:val="000B16A4"/>
    <w:rsid w:val="000B178D"/>
    <w:rsid w:val="000B1E0D"/>
    <w:rsid w:val="000B20D0"/>
    <w:rsid w:val="000B2108"/>
    <w:rsid w:val="000B2232"/>
    <w:rsid w:val="000B2438"/>
    <w:rsid w:val="000B3953"/>
    <w:rsid w:val="000B3EE4"/>
    <w:rsid w:val="000B4670"/>
    <w:rsid w:val="000B658F"/>
    <w:rsid w:val="000B6E05"/>
    <w:rsid w:val="000B7188"/>
    <w:rsid w:val="000B786C"/>
    <w:rsid w:val="000B7AD0"/>
    <w:rsid w:val="000C01EB"/>
    <w:rsid w:val="000C03D0"/>
    <w:rsid w:val="000C06E1"/>
    <w:rsid w:val="000C0934"/>
    <w:rsid w:val="000C0ABD"/>
    <w:rsid w:val="000C0B77"/>
    <w:rsid w:val="000C13B7"/>
    <w:rsid w:val="000C1483"/>
    <w:rsid w:val="000C1EA6"/>
    <w:rsid w:val="000C1EE1"/>
    <w:rsid w:val="000C22EA"/>
    <w:rsid w:val="000C22EC"/>
    <w:rsid w:val="000C27F8"/>
    <w:rsid w:val="000C2B87"/>
    <w:rsid w:val="000C309E"/>
    <w:rsid w:val="000C35A4"/>
    <w:rsid w:val="000C365A"/>
    <w:rsid w:val="000C375C"/>
    <w:rsid w:val="000C412A"/>
    <w:rsid w:val="000C469D"/>
    <w:rsid w:val="000C4944"/>
    <w:rsid w:val="000C5593"/>
    <w:rsid w:val="000C6558"/>
    <w:rsid w:val="000C6EE8"/>
    <w:rsid w:val="000D0EA4"/>
    <w:rsid w:val="000D15E6"/>
    <w:rsid w:val="000D1DCF"/>
    <w:rsid w:val="000D2694"/>
    <w:rsid w:val="000D2C74"/>
    <w:rsid w:val="000D2EC1"/>
    <w:rsid w:val="000D3E2E"/>
    <w:rsid w:val="000D48B1"/>
    <w:rsid w:val="000D4A6D"/>
    <w:rsid w:val="000D4F7F"/>
    <w:rsid w:val="000D4FEC"/>
    <w:rsid w:val="000D52D5"/>
    <w:rsid w:val="000D6315"/>
    <w:rsid w:val="000D6456"/>
    <w:rsid w:val="000E0043"/>
    <w:rsid w:val="000E03B2"/>
    <w:rsid w:val="000E093C"/>
    <w:rsid w:val="000E0C4D"/>
    <w:rsid w:val="000E0F4D"/>
    <w:rsid w:val="000E12F9"/>
    <w:rsid w:val="000E150D"/>
    <w:rsid w:val="000E1F8D"/>
    <w:rsid w:val="000E2608"/>
    <w:rsid w:val="000E2939"/>
    <w:rsid w:val="000E2BFA"/>
    <w:rsid w:val="000E3399"/>
    <w:rsid w:val="000E37F3"/>
    <w:rsid w:val="000E3BDF"/>
    <w:rsid w:val="000E3F7C"/>
    <w:rsid w:val="000E4CC1"/>
    <w:rsid w:val="000E56E8"/>
    <w:rsid w:val="000E57F4"/>
    <w:rsid w:val="000E5DFA"/>
    <w:rsid w:val="000E7B42"/>
    <w:rsid w:val="000F0B10"/>
    <w:rsid w:val="000F1A00"/>
    <w:rsid w:val="000F2AEC"/>
    <w:rsid w:val="000F3582"/>
    <w:rsid w:val="000F4467"/>
    <w:rsid w:val="000F5E97"/>
    <w:rsid w:val="000F6669"/>
    <w:rsid w:val="000F690F"/>
    <w:rsid w:val="000F6C5F"/>
    <w:rsid w:val="000F71C1"/>
    <w:rsid w:val="000F7EE0"/>
    <w:rsid w:val="0010066B"/>
    <w:rsid w:val="00101948"/>
    <w:rsid w:val="0010196D"/>
    <w:rsid w:val="00101A89"/>
    <w:rsid w:val="00101CB1"/>
    <w:rsid w:val="00102729"/>
    <w:rsid w:val="00102947"/>
    <w:rsid w:val="00103094"/>
    <w:rsid w:val="001034FC"/>
    <w:rsid w:val="00103D55"/>
    <w:rsid w:val="00104CA0"/>
    <w:rsid w:val="00104F8D"/>
    <w:rsid w:val="00106BD4"/>
    <w:rsid w:val="00106C17"/>
    <w:rsid w:val="00106ED4"/>
    <w:rsid w:val="00107D44"/>
    <w:rsid w:val="00110D75"/>
    <w:rsid w:val="00111141"/>
    <w:rsid w:val="00111316"/>
    <w:rsid w:val="001115D8"/>
    <w:rsid w:val="001118B9"/>
    <w:rsid w:val="001118C1"/>
    <w:rsid w:val="001121C5"/>
    <w:rsid w:val="001128C5"/>
    <w:rsid w:val="0011368D"/>
    <w:rsid w:val="00114524"/>
    <w:rsid w:val="00114598"/>
    <w:rsid w:val="001146FF"/>
    <w:rsid w:val="00114F8A"/>
    <w:rsid w:val="001163FD"/>
    <w:rsid w:val="001171E7"/>
    <w:rsid w:val="001172BB"/>
    <w:rsid w:val="0011794C"/>
    <w:rsid w:val="00120657"/>
    <w:rsid w:val="001209A7"/>
    <w:rsid w:val="00120BB1"/>
    <w:rsid w:val="0012117F"/>
    <w:rsid w:val="00121845"/>
    <w:rsid w:val="001225BC"/>
    <w:rsid w:val="00122743"/>
    <w:rsid w:val="00122933"/>
    <w:rsid w:val="00123656"/>
    <w:rsid w:val="00124D0D"/>
    <w:rsid w:val="00125DFC"/>
    <w:rsid w:val="00125E59"/>
    <w:rsid w:val="00126081"/>
    <w:rsid w:val="00126248"/>
    <w:rsid w:val="0012740B"/>
    <w:rsid w:val="001319B8"/>
    <w:rsid w:val="001323F0"/>
    <w:rsid w:val="001329F6"/>
    <w:rsid w:val="00135115"/>
    <w:rsid w:val="0013520C"/>
    <w:rsid w:val="00135D70"/>
    <w:rsid w:val="00135DB5"/>
    <w:rsid w:val="00136228"/>
    <w:rsid w:val="0013656E"/>
    <w:rsid w:val="00136E97"/>
    <w:rsid w:val="001403E5"/>
    <w:rsid w:val="001405C4"/>
    <w:rsid w:val="001417F6"/>
    <w:rsid w:val="00141E9C"/>
    <w:rsid w:val="00141F2A"/>
    <w:rsid w:val="001424E5"/>
    <w:rsid w:val="001435C8"/>
    <w:rsid w:val="001436C5"/>
    <w:rsid w:val="0014375F"/>
    <w:rsid w:val="00143B16"/>
    <w:rsid w:val="00146D01"/>
    <w:rsid w:val="00146E79"/>
    <w:rsid w:val="0014772F"/>
    <w:rsid w:val="00147BF9"/>
    <w:rsid w:val="00147ED0"/>
    <w:rsid w:val="00150F8D"/>
    <w:rsid w:val="001512C7"/>
    <w:rsid w:val="001519CE"/>
    <w:rsid w:val="00151B0F"/>
    <w:rsid w:val="0015297D"/>
    <w:rsid w:val="00152D69"/>
    <w:rsid w:val="00152FF4"/>
    <w:rsid w:val="0015359D"/>
    <w:rsid w:val="00153B49"/>
    <w:rsid w:val="00153C45"/>
    <w:rsid w:val="00154140"/>
    <w:rsid w:val="00154544"/>
    <w:rsid w:val="00154B3F"/>
    <w:rsid w:val="00155160"/>
    <w:rsid w:val="00155B6A"/>
    <w:rsid w:val="00156326"/>
    <w:rsid w:val="001565A7"/>
    <w:rsid w:val="001568B0"/>
    <w:rsid w:val="00156A24"/>
    <w:rsid w:val="00157011"/>
    <w:rsid w:val="0015774E"/>
    <w:rsid w:val="00157CD4"/>
    <w:rsid w:val="00160FCC"/>
    <w:rsid w:val="00161115"/>
    <w:rsid w:val="00161DE0"/>
    <w:rsid w:val="00161E29"/>
    <w:rsid w:val="00161F2C"/>
    <w:rsid w:val="00162394"/>
    <w:rsid w:val="001626BB"/>
    <w:rsid w:val="0016291B"/>
    <w:rsid w:val="00162B37"/>
    <w:rsid w:val="0016335F"/>
    <w:rsid w:val="001648C5"/>
    <w:rsid w:val="001656A2"/>
    <w:rsid w:val="00165B1D"/>
    <w:rsid w:val="0017042F"/>
    <w:rsid w:val="001704B9"/>
    <w:rsid w:val="0017067E"/>
    <w:rsid w:val="00170A79"/>
    <w:rsid w:val="00170BA8"/>
    <w:rsid w:val="00170F54"/>
    <w:rsid w:val="00171623"/>
    <w:rsid w:val="001730C2"/>
    <w:rsid w:val="001732B9"/>
    <w:rsid w:val="00173E0F"/>
    <w:rsid w:val="001761FE"/>
    <w:rsid w:val="0017713F"/>
    <w:rsid w:val="0017795E"/>
    <w:rsid w:val="00177A46"/>
    <w:rsid w:val="00177E86"/>
    <w:rsid w:val="001808FA"/>
    <w:rsid w:val="00180CEE"/>
    <w:rsid w:val="0018124C"/>
    <w:rsid w:val="0018150A"/>
    <w:rsid w:val="001821A6"/>
    <w:rsid w:val="00182E23"/>
    <w:rsid w:val="001830A7"/>
    <w:rsid w:val="0018357A"/>
    <w:rsid w:val="0018449F"/>
    <w:rsid w:val="00184575"/>
    <w:rsid w:val="001846FF"/>
    <w:rsid w:val="00185015"/>
    <w:rsid w:val="0018532F"/>
    <w:rsid w:val="00185D97"/>
    <w:rsid w:val="001870E4"/>
    <w:rsid w:val="00187119"/>
    <w:rsid w:val="00187252"/>
    <w:rsid w:val="00187961"/>
    <w:rsid w:val="00187F04"/>
    <w:rsid w:val="0019030E"/>
    <w:rsid w:val="00190FF2"/>
    <w:rsid w:val="0019173C"/>
    <w:rsid w:val="001917E0"/>
    <w:rsid w:val="00191F34"/>
    <w:rsid w:val="001931F4"/>
    <w:rsid w:val="00193CCC"/>
    <w:rsid w:val="0019434A"/>
    <w:rsid w:val="001944A6"/>
    <w:rsid w:val="00195910"/>
    <w:rsid w:val="001961B9"/>
    <w:rsid w:val="0019631A"/>
    <w:rsid w:val="00196344"/>
    <w:rsid w:val="00196C52"/>
    <w:rsid w:val="001970A0"/>
    <w:rsid w:val="001A0BD8"/>
    <w:rsid w:val="001A1101"/>
    <w:rsid w:val="001A141E"/>
    <w:rsid w:val="001A180F"/>
    <w:rsid w:val="001A25FB"/>
    <w:rsid w:val="001A2658"/>
    <w:rsid w:val="001A292C"/>
    <w:rsid w:val="001A2AA5"/>
    <w:rsid w:val="001A2E2E"/>
    <w:rsid w:val="001A3514"/>
    <w:rsid w:val="001A4048"/>
    <w:rsid w:val="001A44BD"/>
    <w:rsid w:val="001A5A71"/>
    <w:rsid w:val="001A622B"/>
    <w:rsid w:val="001A6310"/>
    <w:rsid w:val="001A66D9"/>
    <w:rsid w:val="001A6AC5"/>
    <w:rsid w:val="001A72A2"/>
    <w:rsid w:val="001A7873"/>
    <w:rsid w:val="001A7A1E"/>
    <w:rsid w:val="001A7F5D"/>
    <w:rsid w:val="001B002B"/>
    <w:rsid w:val="001B0323"/>
    <w:rsid w:val="001B0A6A"/>
    <w:rsid w:val="001B179D"/>
    <w:rsid w:val="001B1B7E"/>
    <w:rsid w:val="001B20C5"/>
    <w:rsid w:val="001B26E8"/>
    <w:rsid w:val="001B2A6A"/>
    <w:rsid w:val="001B2B80"/>
    <w:rsid w:val="001B319E"/>
    <w:rsid w:val="001B3548"/>
    <w:rsid w:val="001B36E9"/>
    <w:rsid w:val="001B4A1E"/>
    <w:rsid w:val="001B61A1"/>
    <w:rsid w:val="001B6238"/>
    <w:rsid w:val="001B64D2"/>
    <w:rsid w:val="001B6F78"/>
    <w:rsid w:val="001B705E"/>
    <w:rsid w:val="001C0129"/>
    <w:rsid w:val="001C1C16"/>
    <w:rsid w:val="001C1DCA"/>
    <w:rsid w:val="001C1ED9"/>
    <w:rsid w:val="001C1F1D"/>
    <w:rsid w:val="001C26C5"/>
    <w:rsid w:val="001C378E"/>
    <w:rsid w:val="001C3815"/>
    <w:rsid w:val="001C43D2"/>
    <w:rsid w:val="001C5217"/>
    <w:rsid w:val="001C5AF7"/>
    <w:rsid w:val="001C5D2D"/>
    <w:rsid w:val="001C5ED5"/>
    <w:rsid w:val="001C72FE"/>
    <w:rsid w:val="001C745B"/>
    <w:rsid w:val="001C750C"/>
    <w:rsid w:val="001C7CA2"/>
    <w:rsid w:val="001D0250"/>
    <w:rsid w:val="001D03A7"/>
    <w:rsid w:val="001D28C1"/>
    <w:rsid w:val="001D352B"/>
    <w:rsid w:val="001D3CE7"/>
    <w:rsid w:val="001D469E"/>
    <w:rsid w:val="001D5373"/>
    <w:rsid w:val="001D7B9E"/>
    <w:rsid w:val="001E0743"/>
    <w:rsid w:val="001E0D22"/>
    <w:rsid w:val="001E1331"/>
    <w:rsid w:val="001E2542"/>
    <w:rsid w:val="001E275F"/>
    <w:rsid w:val="001E37CE"/>
    <w:rsid w:val="001E438D"/>
    <w:rsid w:val="001E439E"/>
    <w:rsid w:val="001E47BE"/>
    <w:rsid w:val="001E4D16"/>
    <w:rsid w:val="001E5646"/>
    <w:rsid w:val="001E730E"/>
    <w:rsid w:val="001E769B"/>
    <w:rsid w:val="001F0A8B"/>
    <w:rsid w:val="001F0C7D"/>
    <w:rsid w:val="001F110B"/>
    <w:rsid w:val="001F1A47"/>
    <w:rsid w:val="001F1CFD"/>
    <w:rsid w:val="001F2983"/>
    <w:rsid w:val="001F2DC1"/>
    <w:rsid w:val="001F2E4E"/>
    <w:rsid w:val="001F2F3B"/>
    <w:rsid w:val="001F343A"/>
    <w:rsid w:val="001F3627"/>
    <w:rsid w:val="001F3994"/>
    <w:rsid w:val="001F39C6"/>
    <w:rsid w:val="001F452D"/>
    <w:rsid w:val="001F4996"/>
    <w:rsid w:val="001F559F"/>
    <w:rsid w:val="001F717F"/>
    <w:rsid w:val="002003A0"/>
    <w:rsid w:val="00200CF1"/>
    <w:rsid w:val="0020113A"/>
    <w:rsid w:val="0020144A"/>
    <w:rsid w:val="00201F1B"/>
    <w:rsid w:val="002021DA"/>
    <w:rsid w:val="00202356"/>
    <w:rsid w:val="0020273E"/>
    <w:rsid w:val="00202DA3"/>
    <w:rsid w:val="0020338E"/>
    <w:rsid w:val="00203794"/>
    <w:rsid w:val="00203E78"/>
    <w:rsid w:val="00203F7F"/>
    <w:rsid w:val="0020415F"/>
    <w:rsid w:val="00204C82"/>
    <w:rsid w:val="00205EFC"/>
    <w:rsid w:val="00205F8D"/>
    <w:rsid w:val="00206BBE"/>
    <w:rsid w:val="00207209"/>
    <w:rsid w:val="0020727C"/>
    <w:rsid w:val="00207636"/>
    <w:rsid w:val="00207A9F"/>
    <w:rsid w:val="002101EA"/>
    <w:rsid w:val="00210D63"/>
    <w:rsid w:val="002111D0"/>
    <w:rsid w:val="00211F92"/>
    <w:rsid w:val="0021265E"/>
    <w:rsid w:val="00212A62"/>
    <w:rsid w:val="00213590"/>
    <w:rsid w:val="00213E13"/>
    <w:rsid w:val="00214827"/>
    <w:rsid w:val="0021498F"/>
    <w:rsid w:val="00214B15"/>
    <w:rsid w:val="0021530C"/>
    <w:rsid w:val="002159E8"/>
    <w:rsid w:val="00216013"/>
    <w:rsid w:val="00216F02"/>
    <w:rsid w:val="0021703E"/>
    <w:rsid w:val="00217B5B"/>
    <w:rsid w:val="00217BB9"/>
    <w:rsid w:val="00220CBA"/>
    <w:rsid w:val="00220E2F"/>
    <w:rsid w:val="002211F0"/>
    <w:rsid w:val="0022147D"/>
    <w:rsid w:val="00221E93"/>
    <w:rsid w:val="00222932"/>
    <w:rsid w:val="00222E60"/>
    <w:rsid w:val="00223E9B"/>
    <w:rsid w:val="00223F5F"/>
    <w:rsid w:val="002241F5"/>
    <w:rsid w:val="00224B90"/>
    <w:rsid w:val="00225AAB"/>
    <w:rsid w:val="0022727A"/>
    <w:rsid w:val="00227418"/>
    <w:rsid w:val="00227BB0"/>
    <w:rsid w:val="00227C58"/>
    <w:rsid w:val="00230828"/>
    <w:rsid w:val="00230DAE"/>
    <w:rsid w:val="002321C0"/>
    <w:rsid w:val="0023428A"/>
    <w:rsid w:val="002348D7"/>
    <w:rsid w:val="00235061"/>
    <w:rsid w:val="00235234"/>
    <w:rsid w:val="0023577F"/>
    <w:rsid w:val="00235A1B"/>
    <w:rsid w:val="00236E7F"/>
    <w:rsid w:val="00236EFB"/>
    <w:rsid w:val="0023700E"/>
    <w:rsid w:val="0023713F"/>
    <w:rsid w:val="002376AB"/>
    <w:rsid w:val="0023784D"/>
    <w:rsid w:val="00240403"/>
    <w:rsid w:val="002406E6"/>
    <w:rsid w:val="002418B5"/>
    <w:rsid w:val="00242866"/>
    <w:rsid w:val="00242A4D"/>
    <w:rsid w:val="00242A9B"/>
    <w:rsid w:val="00242DD7"/>
    <w:rsid w:val="00242F50"/>
    <w:rsid w:val="00243D84"/>
    <w:rsid w:val="00244028"/>
    <w:rsid w:val="00244994"/>
    <w:rsid w:val="002452BF"/>
    <w:rsid w:val="0024559C"/>
    <w:rsid w:val="00245C7F"/>
    <w:rsid w:val="002465B8"/>
    <w:rsid w:val="00246757"/>
    <w:rsid w:val="00246C57"/>
    <w:rsid w:val="00247164"/>
    <w:rsid w:val="00250400"/>
    <w:rsid w:val="00250B48"/>
    <w:rsid w:val="00251B46"/>
    <w:rsid w:val="0025203E"/>
    <w:rsid w:val="0025205F"/>
    <w:rsid w:val="0025233C"/>
    <w:rsid w:val="002524D1"/>
    <w:rsid w:val="00253FF5"/>
    <w:rsid w:val="00254FA7"/>
    <w:rsid w:val="00255BF4"/>
    <w:rsid w:val="00256375"/>
    <w:rsid w:val="00256696"/>
    <w:rsid w:val="00256697"/>
    <w:rsid w:val="002567BE"/>
    <w:rsid w:val="00256828"/>
    <w:rsid w:val="00256922"/>
    <w:rsid w:val="00256C68"/>
    <w:rsid w:val="00257284"/>
    <w:rsid w:val="002573C6"/>
    <w:rsid w:val="00260730"/>
    <w:rsid w:val="00260899"/>
    <w:rsid w:val="00260BC6"/>
    <w:rsid w:val="00260BE6"/>
    <w:rsid w:val="00261168"/>
    <w:rsid w:val="00261583"/>
    <w:rsid w:val="002617AB"/>
    <w:rsid w:val="00263C0A"/>
    <w:rsid w:val="00263C12"/>
    <w:rsid w:val="00263EBF"/>
    <w:rsid w:val="00263FB5"/>
    <w:rsid w:val="00263FCD"/>
    <w:rsid w:val="002641A6"/>
    <w:rsid w:val="002642A6"/>
    <w:rsid w:val="00264E80"/>
    <w:rsid w:val="00264E93"/>
    <w:rsid w:val="002651F0"/>
    <w:rsid w:val="00265565"/>
    <w:rsid w:val="002657F8"/>
    <w:rsid w:val="00265EA7"/>
    <w:rsid w:val="0026616D"/>
    <w:rsid w:val="00266A64"/>
    <w:rsid w:val="00266BC6"/>
    <w:rsid w:val="00267444"/>
    <w:rsid w:val="0026773B"/>
    <w:rsid w:val="00270198"/>
    <w:rsid w:val="002703F6"/>
    <w:rsid w:val="00270DA5"/>
    <w:rsid w:val="00271144"/>
    <w:rsid w:val="002712E9"/>
    <w:rsid w:val="002724B2"/>
    <w:rsid w:val="00272545"/>
    <w:rsid w:val="0027285F"/>
    <w:rsid w:val="00272C1B"/>
    <w:rsid w:val="00273703"/>
    <w:rsid w:val="00273A52"/>
    <w:rsid w:val="00273AB3"/>
    <w:rsid w:val="00273D6E"/>
    <w:rsid w:val="00273FCA"/>
    <w:rsid w:val="00274128"/>
    <w:rsid w:val="00274C8E"/>
    <w:rsid w:val="002755EC"/>
    <w:rsid w:val="00275660"/>
    <w:rsid w:val="002756C0"/>
    <w:rsid w:val="00275DB1"/>
    <w:rsid w:val="0027671B"/>
    <w:rsid w:val="002774B4"/>
    <w:rsid w:val="0027787E"/>
    <w:rsid w:val="002804D1"/>
    <w:rsid w:val="0028090A"/>
    <w:rsid w:val="00280EB2"/>
    <w:rsid w:val="00281A60"/>
    <w:rsid w:val="00282D57"/>
    <w:rsid w:val="00282FBA"/>
    <w:rsid w:val="00283611"/>
    <w:rsid w:val="002849D7"/>
    <w:rsid w:val="00284CB5"/>
    <w:rsid w:val="00285A91"/>
    <w:rsid w:val="002861F5"/>
    <w:rsid w:val="0028699D"/>
    <w:rsid w:val="00286DB1"/>
    <w:rsid w:val="002872F4"/>
    <w:rsid w:val="00287998"/>
    <w:rsid w:val="00287D2F"/>
    <w:rsid w:val="00287EB7"/>
    <w:rsid w:val="0029031B"/>
    <w:rsid w:val="002905F9"/>
    <w:rsid w:val="00291311"/>
    <w:rsid w:val="0029159A"/>
    <w:rsid w:val="00292926"/>
    <w:rsid w:val="00292F89"/>
    <w:rsid w:val="00295946"/>
    <w:rsid w:val="002A15B4"/>
    <w:rsid w:val="002A15E2"/>
    <w:rsid w:val="002A1EEE"/>
    <w:rsid w:val="002A340D"/>
    <w:rsid w:val="002A4403"/>
    <w:rsid w:val="002A49AB"/>
    <w:rsid w:val="002A4E39"/>
    <w:rsid w:val="002A4FDE"/>
    <w:rsid w:val="002A55F6"/>
    <w:rsid w:val="002A56D0"/>
    <w:rsid w:val="002A5989"/>
    <w:rsid w:val="002A5C08"/>
    <w:rsid w:val="002A62AA"/>
    <w:rsid w:val="002A630B"/>
    <w:rsid w:val="002A694D"/>
    <w:rsid w:val="002A69A2"/>
    <w:rsid w:val="002A6A21"/>
    <w:rsid w:val="002A6A71"/>
    <w:rsid w:val="002A7224"/>
    <w:rsid w:val="002A7549"/>
    <w:rsid w:val="002A7B77"/>
    <w:rsid w:val="002A7CD1"/>
    <w:rsid w:val="002A7D8C"/>
    <w:rsid w:val="002B1398"/>
    <w:rsid w:val="002B1564"/>
    <w:rsid w:val="002B1FC9"/>
    <w:rsid w:val="002B2079"/>
    <w:rsid w:val="002B2F33"/>
    <w:rsid w:val="002B35B3"/>
    <w:rsid w:val="002B5227"/>
    <w:rsid w:val="002B534C"/>
    <w:rsid w:val="002B71A9"/>
    <w:rsid w:val="002B7524"/>
    <w:rsid w:val="002B7A5F"/>
    <w:rsid w:val="002C05BB"/>
    <w:rsid w:val="002C0D66"/>
    <w:rsid w:val="002C0E56"/>
    <w:rsid w:val="002C1D22"/>
    <w:rsid w:val="002C3125"/>
    <w:rsid w:val="002C3647"/>
    <w:rsid w:val="002C406F"/>
    <w:rsid w:val="002C42A1"/>
    <w:rsid w:val="002C4C59"/>
    <w:rsid w:val="002C4C6A"/>
    <w:rsid w:val="002C58C5"/>
    <w:rsid w:val="002C63E5"/>
    <w:rsid w:val="002C6922"/>
    <w:rsid w:val="002C6E32"/>
    <w:rsid w:val="002C7445"/>
    <w:rsid w:val="002C7AF9"/>
    <w:rsid w:val="002C7DF9"/>
    <w:rsid w:val="002C7FEB"/>
    <w:rsid w:val="002D0E99"/>
    <w:rsid w:val="002D130E"/>
    <w:rsid w:val="002D1E9E"/>
    <w:rsid w:val="002D4CFC"/>
    <w:rsid w:val="002D4EFD"/>
    <w:rsid w:val="002D50ED"/>
    <w:rsid w:val="002D543F"/>
    <w:rsid w:val="002D5AF4"/>
    <w:rsid w:val="002D5BC9"/>
    <w:rsid w:val="002D6092"/>
    <w:rsid w:val="002D7418"/>
    <w:rsid w:val="002D79C7"/>
    <w:rsid w:val="002D7F05"/>
    <w:rsid w:val="002E0945"/>
    <w:rsid w:val="002E0CCD"/>
    <w:rsid w:val="002E16EF"/>
    <w:rsid w:val="002E1EC8"/>
    <w:rsid w:val="002E42C6"/>
    <w:rsid w:val="002E5E10"/>
    <w:rsid w:val="002E5F02"/>
    <w:rsid w:val="002E6027"/>
    <w:rsid w:val="002E6363"/>
    <w:rsid w:val="002E69AA"/>
    <w:rsid w:val="002E6C77"/>
    <w:rsid w:val="002E6FBE"/>
    <w:rsid w:val="002E7472"/>
    <w:rsid w:val="002E7D18"/>
    <w:rsid w:val="002F0466"/>
    <w:rsid w:val="002F09D7"/>
    <w:rsid w:val="002F0C25"/>
    <w:rsid w:val="002F0DBB"/>
    <w:rsid w:val="002F1183"/>
    <w:rsid w:val="002F185B"/>
    <w:rsid w:val="002F2051"/>
    <w:rsid w:val="002F22CA"/>
    <w:rsid w:val="002F2B9B"/>
    <w:rsid w:val="002F35B6"/>
    <w:rsid w:val="002F362A"/>
    <w:rsid w:val="002F41C2"/>
    <w:rsid w:val="002F439E"/>
    <w:rsid w:val="002F470F"/>
    <w:rsid w:val="002F4D77"/>
    <w:rsid w:val="002F5C24"/>
    <w:rsid w:val="002F6436"/>
    <w:rsid w:val="002F68A2"/>
    <w:rsid w:val="002F71B6"/>
    <w:rsid w:val="002F7336"/>
    <w:rsid w:val="00300474"/>
    <w:rsid w:val="00300676"/>
    <w:rsid w:val="0030091C"/>
    <w:rsid w:val="00301519"/>
    <w:rsid w:val="003027B6"/>
    <w:rsid w:val="003032D9"/>
    <w:rsid w:val="003036CD"/>
    <w:rsid w:val="00303987"/>
    <w:rsid w:val="00303D58"/>
    <w:rsid w:val="00304D47"/>
    <w:rsid w:val="0030537B"/>
    <w:rsid w:val="0030633D"/>
    <w:rsid w:val="003067AD"/>
    <w:rsid w:val="0030728E"/>
    <w:rsid w:val="003076BD"/>
    <w:rsid w:val="00307D2C"/>
    <w:rsid w:val="0031079C"/>
    <w:rsid w:val="00310A2B"/>
    <w:rsid w:val="00310AA6"/>
    <w:rsid w:val="00311921"/>
    <w:rsid w:val="00312A73"/>
    <w:rsid w:val="00314554"/>
    <w:rsid w:val="00315F80"/>
    <w:rsid w:val="00316932"/>
    <w:rsid w:val="00316D80"/>
    <w:rsid w:val="00316EB3"/>
    <w:rsid w:val="003172BB"/>
    <w:rsid w:val="003178C0"/>
    <w:rsid w:val="0032014F"/>
    <w:rsid w:val="00320454"/>
    <w:rsid w:val="0032086B"/>
    <w:rsid w:val="0032094C"/>
    <w:rsid w:val="00320C16"/>
    <w:rsid w:val="003210D1"/>
    <w:rsid w:val="003213C9"/>
    <w:rsid w:val="00321C1E"/>
    <w:rsid w:val="00322B93"/>
    <w:rsid w:val="00322DF3"/>
    <w:rsid w:val="003230F4"/>
    <w:rsid w:val="0032337F"/>
    <w:rsid w:val="00323C21"/>
    <w:rsid w:val="00323EAA"/>
    <w:rsid w:val="0032452C"/>
    <w:rsid w:val="00324608"/>
    <w:rsid w:val="00324FC4"/>
    <w:rsid w:val="003253B4"/>
    <w:rsid w:val="003258EE"/>
    <w:rsid w:val="003266F9"/>
    <w:rsid w:val="00326F35"/>
    <w:rsid w:val="00327003"/>
    <w:rsid w:val="00327409"/>
    <w:rsid w:val="003274B2"/>
    <w:rsid w:val="0032752D"/>
    <w:rsid w:val="003279A5"/>
    <w:rsid w:val="003309C8"/>
    <w:rsid w:val="00331B5E"/>
    <w:rsid w:val="00332587"/>
    <w:rsid w:val="00332A4B"/>
    <w:rsid w:val="003332D4"/>
    <w:rsid w:val="0033374A"/>
    <w:rsid w:val="00333B98"/>
    <w:rsid w:val="00334402"/>
    <w:rsid w:val="00334AD8"/>
    <w:rsid w:val="00335181"/>
    <w:rsid w:val="00336A93"/>
    <w:rsid w:val="00336E6D"/>
    <w:rsid w:val="003403AE"/>
    <w:rsid w:val="003408EC"/>
    <w:rsid w:val="00340F0C"/>
    <w:rsid w:val="00341CC2"/>
    <w:rsid w:val="00342621"/>
    <w:rsid w:val="00342E29"/>
    <w:rsid w:val="00343983"/>
    <w:rsid w:val="0034400A"/>
    <w:rsid w:val="003441D4"/>
    <w:rsid w:val="00344F18"/>
    <w:rsid w:val="0034636F"/>
    <w:rsid w:val="00346503"/>
    <w:rsid w:val="003471D9"/>
    <w:rsid w:val="00347760"/>
    <w:rsid w:val="003477CB"/>
    <w:rsid w:val="00347A88"/>
    <w:rsid w:val="00347DE0"/>
    <w:rsid w:val="00347FD4"/>
    <w:rsid w:val="00350F76"/>
    <w:rsid w:val="0035112F"/>
    <w:rsid w:val="0035124E"/>
    <w:rsid w:val="0035153F"/>
    <w:rsid w:val="00351826"/>
    <w:rsid w:val="00351C85"/>
    <w:rsid w:val="00351DB7"/>
    <w:rsid w:val="0035260B"/>
    <w:rsid w:val="00352D86"/>
    <w:rsid w:val="00352F3E"/>
    <w:rsid w:val="003531D5"/>
    <w:rsid w:val="0035370B"/>
    <w:rsid w:val="00353758"/>
    <w:rsid w:val="00353CC7"/>
    <w:rsid w:val="0035461D"/>
    <w:rsid w:val="00354652"/>
    <w:rsid w:val="003546A0"/>
    <w:rsid w:val="003553CE"/>
    <w:rsid w:val="003568F7"/>
    <w:rsid w:val="00356ACE"/>
    <w:rsid w:val="003571D0"/>
    <w:rsid w:val="00357325"/>
    <w:rsid w:val="00357384"/>
    <w:rsid w:val="00357D4B"/>
    <w:rsid w:val="003600AC"/>
    <w:rsid w:val="00360399"/>
    <w:rsid w:val="00361BC1"/>
    <w:rsid w:val="00361D40"/>
    <w:rsid w:val="00363182"/>
    <w:rsid w:val="003639EE"/>
    <w:rsid w:val="00364280"/>
    <w:rsid w:val="00364C4F"/>
    <w:rsid w:val="00364F4A"/>
    <w:rsid w:val="00365E51"/>
    <w:rsid w:val="003670C9"/>
    <w:rsid w:val="00367469"/>
    <w:rsid w:val="00367AB7"/>
    <w:rsid w:val="0037035C"/>
    <w:rsid w:val="003705E9"/>
    <w:rsid w:val="00370E3B"/>
    <w:rsid w:val="0037164C"/>
    <w:rsid w:val="00371BD4"/>
    <w:rsid w:val="003720C3"/>
    <w:rsid w:val="003721E2"/>
    <w:rsid w:val="003726C3"/>
    <w:rsid w:val="00372DAD"/>
    <w:rsid w:val="00373281"/>
    <w:rsid w:val="00373B92"/>
    <w:rsid w:val="003740C3"/>
    <w:rsid w:val="00374351"/>
    <w:rsid w:val="00374A30"/>
    <w:rsid w:val="00374C1E"/>
    <w:rsid w:val="003751D8"/>
    <w:rsid w:val="003755CE"/>
    <w:rsid w:val="003759B6"/>
    <w:rsid w:val="003766CF"/>
    <w:rsid w:val="00376985"/>
    <w:rsid w:val="00376C42"/>
    <w:rsid w:val="003772DE"/>
    <w:rsid w:val="00381120"/>
    <w:rsid w:val="00381715"/>
    <w:rsid w:val="00381FE9"/>
    <w:rsid w:val="0038251E"/>
    <w:rsid w:val="00382D86"/>
    <w:rsid w:val="003836DE"/>
    <w:rsid w:val="00383893"/>
    <w:rsid w:val="003838E8"/>
    <w:rsid w:val="003840C0"/>
    <w:rsid w:val="00384727"/>
    <w:rsid w:val="00384A57"/>
    <w:rsid w:val="00385120"/>
    <w:rsid w:val="00385708"/>
    <w:rsid w:val="00385AD7"/>
    <w:rsid w:val="003863A4"/>
    <w:rsid w:val="0038672D"/>
    <w:rsid w:val="0038681A"/>
    <w:rsid w:val="00386D1A"/>
    <w:rsid w:val="00386E0C"/>
    <w:rsid w:val="0038760F"/>
    <w:rsid w:val="00387CDD"/>
    <w:rsid w:val="00390A83"/>
    <w:rsid w:val="00390CBA"/>
    <w:rsid w:val="00391108"/>
    <w:rsid w:val="003915E4"/>
    <w:rsid w:val="00391862"/>
    <w:rsid w:val="0039310F"/>
    <w:rsid w:val="0039332A"/>
    <w:rsid w:val="00393591"/>
    <w:rsid w:val="00393D65"/>
    <w:rsid w:val="00394190"/>
    <w:rsid w:val="0039461F"/>
    <w:rsid w:val="00394FEA"/>
    <w:rsid w:val="003950FD"/>
    <w:rsid w:val="00395993"/>
    <w:rsid w:val="00395BA3"/>
    <w:rsid w:val="00397126"/>
    <w:rsid w:val="0039713C"/>
    <w:rsid w:val="00397253"/>
    <w:rsid w:val="0039738B"/>
    <w:rsid w:val="00397F8C"/>
    <w:rsid w:val="003A1039"/>
    <w:rsid w:val="003A1067"/>
    <w:rsid w:val="003A129D"/>
    <w:rsid w:val="003A1F2F"/>
    <w:rsid w:val="003A2813"/>
    <w:rsid w:val="003A311D"/>
    <w:rsid w:val="003A35F9"/>
    <w:rsid w:val="003A3C6D"/>
    <w:rsid w:val="003A3CDA"/>
    <w:rsid w:val="003A3E68"/>
    <w:rsid w:val="003A4D97"/>
    <w:rsid w:val="003A65BF"/>
    <w:rsid w:val="003A6846"/>
    <w:rsid w:val="003A6992"/>
    <w:rsid w:val="003A69D1"/>
    <w:rsid w:val="003A6A1A"/>
    <w:rsid w:val="003A6C3E"/>
    <w:rsid w:val="003A73B6"/>
    <w:rsid w:val="003A7EA6"/>
    <w:rsid w:val="003B08BC"/>
    <w:rsid w:val="003B0FA2"/>
    <w:rsid w:val="003B13D0"/>
    <w:rsid w:val="003B19C8"/>
    <w:rsid w:val="003B1DA9"/>
    <w:rsid w:val="003B20ED"/>
    <w:rsid w:val="003B2AB8"/>
    <w:rsid w:val="003B368D"/>
    <w:rsid w:val="003B3DF8"/>
    <w:rsid w:val="003B412B"/>
    <w:rsid w:val="003B5BF1"/>
    <w:rsid w:val="003B5D15"/>
    <w:rsid w:val="003B6040"/>
    <w:rsid w:val="003B6326"/>
    <w:rsid w:val="003B64D4"/>
    <w:rsid w:val="003B64DC"/>
    <w:rsid w:val="003B68A9"/>
    <w:rsid w:val="003B6C6C"/>
    <w:rsid w:val="003B6D9C"/>
    <w:rsid w:val="003B7795"/>
    <w:rsid w:val="003B7FFA"/>
    <w:rsid w:val="003C0C4A"/>
    <w:rsid w:val="003C0E5C"/>
    <w:rsid w:val="003C1495"/>
    <w:rsid w:val="003C1812"/>
    <w:rsid w:val="003C1D6F"/>
    <w:rsid w:val="003C1E43"/>
    <w:rsid w:val="003C2E5C"/>
    <w:rsid w:val="003C301B"/>
    <w:rsid w:val="003C3315"/>
    <w:rsid w:val="003C3CC8"/>
    <w:rsid w:val="003C41BB"/>
    <w:rsid w:val="003C4FEB"/>
    <w:rsid w:val="003C5750"/>
    <w:rsid w:val="003C77C8"/>
    <w:rsid w:val="003C787A"/>
    <w:rsid w:val="003D27F8"/>
    <w:rsid w:val="003D3502"/>
    <w:rsid w:val="003D361A"/>
    <w:rsid w:val="003D3C5E"/>
    <w:rsid w:val="003D3FB0"/>
    <w:rsid w:val="003D4541"/>
    <w:rsid w:val="003D4B91"/>
    <w:rsid w:val="003D51DB"/>
    <w:rsid w:val="003D5CCA"/>
    <w:rsid w:val="003D5D69"/>
    <w:rsid w:val="003D624E"/>
    <w:rsid w:val="003D647C"/>
    <w:rsid w:val="003D64A2"/>
    <w:rsid w:val="003D6993"/>
    <w:rsid w:val="003D6E36"/>
    <w:rsid w:val="003D7ACA"/>
    <w:rsid w:val="003D7AE3"/>
    <w:rsid w:val="003E0D54"/>
    <w:rsid w:val="003E0DEE"/>
    <w:rsid w:val="003E1083"/>
    <w:rsid w:val="003E1334"/>
    <w:rsid w:val="003E157F"/>
    <w:rsid w:val="003E2365"/>
    <w:rsid w:val="003E27B1"/>
    <w:rsid w:val="003E2A98"/>
    <w:rsid w:val="003E39E7"/>
    <w:rsid w:val="003E420F"/>
    <w:rsid w:val="003E43BB"/>
    <w:rsid w:val="003E49B1"/>
    <w:rsid w:val="003E4A3D"/>
    <w:rsid w:val="003E5795"/>
    <w:rsid w:val="003E6C87"/>
    <w:rsid w:val="003E7518"/>
    <w:rsid w:val="003E75BB"/>
    <w:rsid w:val="003F09A2"/>
    <w:rsid w:val="003F1091"/>
    <w:rsid w:val="003F21D5"/>
    <w:rsid w:val="003F24A8"/>
    <w:rsid w:val="003F2A6C"/>
    <w:rsid w:val="003F34A8"/>
    <w:rsid w:val="003F4154"/>
    <w:rsid w:val="003F42DC"/>
    <w:rsid w:val="003F460C"/>
    <w:rsid w:val="003F47F1"/>
    <w:rsid w:val="003F496B"/>
    <w:rsid w:val="003F496D"/>
    <w:rsid w:val="003F4EA4"/>
    <w:rsid w:val="003F54D8"/>
    <w:rsid w:val="003F58BC"/>
    <w:rsid w:val="003F62A7"/>
    <w:rsid w:val="003F6C16"/>
    <w:rsid w:val="003F7B76"/>
    <w:rsid w:val="003F7EE6"/>
    <w:rsid w:val="00400186"/>
    <w:rsid w:val="00400551"/>
    <w:rsid w:val="004005C1"/>
    <w:rsid w:val="00400A48"/>
    <w:rsid w:val="00401657"/>
    <w:rsid w:val="00401F48"/>
    <w:rsid w:val="00402420"/>
    <w:rsid w:val="0040271B"/>
    <w:rsid w:val="00402EB2"/>
    <w:rsid w:val="00403C33"/>
    <w:rsid w:val="00403F7B"/>
    <w:rsid w:val="0040425E"/>
    <w:rsid w:val="00405AE9"/>
    <w:rsid w:val="004063FF"/>
    <w:rsid w:val="00407432"/>
    <w:rsid w:val="00410632"/>
    <w:rsid w:val="00410ABF"/>
    <w:rsid w:val="00410BCA"/>
    <w:rsid w:val="00410C08"/>
    <w:rsid w:val="00410FB2"/>
    <w:rsid w:val="00411789"/>
    <w:rsid w:val="00412038"/>
    <w:rsid w:val="004123AF"/>
    <w:rsid w:val="00412491"/>
    <w:rsid w:val="00413472"/>
    <w:rsid w:val="00413EBB"/>
    <w:rsid w:val="004140C2"/>
    <w:rsid w:val="00414956"/>
    <w:rsid w:val="0041518D"/>
    <w:rsid w:val="00415F06"/>
    <w:rsid w:val="004172A5"/>
    <w:rsid w:val="00417731"/>
    <w:rsid w:val="00417746"/>
    <w:rsid w:val="00417FBC"/>
    <w:rsid w:val="004200A7"/>
    <w:rsid w:val="004204E5"/>
    <w:rsid w:val="004208F4"/>
    <w:rsid w:val="004209C2"/>
    <w:rsid w:val="00420D60"/>
    <w:rsid w:val="004217CC"/>
    <w:rsid w:val="00421A80"/>
    <w:rsid w:val="00421FEC"/>
    <w:rsid w:val="0042293B"/>
    <w:rsid w:val="0042361A"/>
    <w:rsid w:val="00423987"/>
    <w:rsid w:val="00423F4B"/>
    <w:rsid w:val="00424344"/>
    <w:rsid w:val="0042486B"/>
    <w:rsid w:val="00424A00"/>
    <w:rsid w:val="00424D2D"/>
    <w:rsid w:val="004260D0"/>
    <w:rsid w:val="00426978"/>
    <w:rsid w:val="00427017"/>
    <w:rsid w:val="004279DC"/>
    <w:rsid w:val="00427DC4"/>
    <w:rsid w:val="00430079"/>
    <w:rsid w:val="00430358"/>
    <w:rsid w:val="00431153"/>
    <w:rsid w:val="004312E2"/>
    <w:rsid w:val="004324B5"/>
    <w:rsid w:val="00432930"/>
    <w:rsid w:val="00433331"/>
    <w:rsid w:val="00433D08"/>
    <w:rsid w:val="00434D17"/>
    <w:rsid w:val="004356EC"/>
    <w:rsid w:val="00435804"/>
    <w:rsid w:val="00435E94"/>
    <w:rsid w:val="004365E5"/>
    <w:rsid w:val="00436E7F"/>
    <w:rsid w:val="004377AB"/>
    <w:rsid w:val="00437928"/>
    <w:rsid w:val="00437D92"/>
    <w:rsid w:val="00440154"/>
    <w:rsid w:val="004405FC"/>
    <w:rsid w:val="00441135"/>
    <w:rsid w:val="00441866"/>
    <w:rsid w:val="00442429"/>
    <w:rsid w:val="004428B3"/>
    <w:rsid w:val="004428ED"/>
    <w:rsid w:val="004447BA"/>
    <w:rsid w:val="00444C22"/>
    <w:rsid w:val="0044517B"/>
    <w:rsid w:val="004456B6"/>
    <w:rsid w:val="004459FA"/>
    <w:rsid w:val="00445F4C"/>
    <w:rsid w:val="004467AE"/>
    <w:rsid w:val="004502B3"/>
    <w:rsid w:val="0045108E"/>
    <w:rsid w:val="004511CC"/>
    <w:rsid w:val="004512E4"/>
    <w:rsid w:val="004514EC"/>
    <w:rsid w:val="00452756"/>
    <w:rsid w:val="00452ACE"/>
    <w:rsid w:val="0045362D"/>
    <w:rsid w:val="00454268"/>
    <w:rsid w:val="004545A0"/>
    <w:rsid w:val="00456101"/>
    <w:rsid w:val="004574B4"/>
    <w:rsid w:val="00457BEF"/>
    <w:rsid w:val="0046113F"/>
    <w:rsid w:val="00461531"/>
    <w:rsid w:val="00461FF3"/>
    <w:rsid w:val="00462237"/>
    <w:rsid w:val="0046276A"/>
    <w:rsid w:val="00463D61"/>
    <w:rsid w:val="004644D0"/>
    <w:rsid w:val="004645B1"/>
    <w:rsid w:val="00464F91"/>
    <w:rsid w:val="00465418"/>
    <w:rsid w:val="00465946"/>
    <w:rsid w:val="00465A5C"/>
    <w:rsid w:val="00465C26"/>
    <w:rsid w:val="00465D97"/>
    <w:rsid w:val="00465E01"/>
    <w:rsid w:val="00466D18"/>
    <w:rsid w:val="00466DFD"/>
    <w:rsid w:val="00467068"/>
    <w:rsid w:val="00467A55"/>
    <w:rsid w:val="00467C8F"/>
    <w:rsid w:val="00470169"/>
    <w:rsid w:val="0047026F"/>
    <w:rsid w:val="00470A2C"/>
    <w:rsid w:val="0047181F"/>
    <w:rsid w:val="00471D37"/>
    <w:rsid w:val="00471EA0"/>
    <w:rsid w:val="00471F6A"/>
    <w:rsid w:val="00472686"/>
    <w:rsid w:val="00472849"/>
    <w:rsid w:val="00472868"/>
    <w:rsid w:val="004734BD"/>
    <w:rsid w:val="004736C1"/>
    <w:rsid w:val="0047377C"/>
    <w:rsid w:val="00474136"/>
    <w:rsid w:val="004744A8"/>
    <w:rsid w:val="00474D58"/>
    <w:rsid w:val="0047509D"/>
    <w:rsid w:val="004754E9"/>
    <w:rsid w:val="00476C1C"/>
    <w:rsid w:val="00476E7E"/>
    <w:rsid w:val="00477B0B"/>
    <w:rsid w:val="00480145"/>
    <w:rsid w:val="00480BA6"/>
    <w:rsid w:val="00480FA6"/>
    <w:rsid w:val="00481F9E"/>
    <w:rsid w:val="004827CE"/>
    <w:rsid w:val="00482E08"/>
    <w:rsid w:val="00484966"/>
    <w:rsid w:val="0048498E"/>
    <w:rsid w:val="00484A2C"/>
    <w:rsid w:val="00484B73"/>
    <w:rsid w:val="00484DDD"/>
    <w:rsid w:val="00485DE9"/>
    <w:rsid w:val="00485FB8"/>
    <w:rsid w:val="00486A55"/>
    <w:rsid w:val="00486EC3"/>
    <w:rsid w:val="00487062"/>
    <w:rsid w:val="00487082"/>
    <w:rsid w:val="00487164"/>
    <w:rsid w:val="0048761F"/>
    <w:rsid w:val="0049129C"/>
    <w:rsid w:val="004915D0"/>
    <w:rsid w:val="00491749"/>
    <w:rsid w:val="00491C1E"/>
    <w:rsid w:val="00491E1F"/>
    <w:rsid w:val="00492C1B"/>
    <w:rsid w:val="00492F71"/>
    <w:rsid w:val="00493565"/>
    <w:rsid w:val="00493CD5"/>
    <w:rsid w:val="0049419F"/>
    <w:rsid w:val="0049427E"/>
    <w:rsid w:val="00494E0F"/>
    <w:rsid w:val="00494E23"/>
    <w:rsid w:val="00495373"/>
    <w:rsid w:val="004953CC"/>
    <w:rsid w:val="00495415"/>
    <w:rsid w:val="00495DD0"/>
    <w:rsid w:val="00497150"/>
    <w:rsid w:val="004977D0"/>
    <w:rsid w:val="00497C77"/>
    <w:rsid w:val="00497C7A"/>
    <w:rsid w:val="00497FFA"/>
    <w:rsid w:val="004A00A5"/>
    <w:rsid w:val="004A0515"/>
    <w:rsid w:val="004A073D"/>
    <w:rsid w:val="004A20FB"/>
    <w:rsid w:val="004A2576"/>
    <w:rsid w:val="004A3377"/>
    <w:rsid w:val="004A39EE"/>
    <w:rsid w:val="004A3BC8"/>
    <w:rsid w:val="004A42EE"/>
    <w:rsid w:val="004A5FA9"/>
    <w:rsid w:val="004A6816"/>
    <w:rsid w:val="004A7A84"/>
    <w:rsid w:val="004A7E6E"/>
    <w:rsid w:val="004B0DD7"/>
    <w:rsid w:val="004B1808"/>
    <w:rsid w:val="004B1816"/>
    <w:rsid w:val="004B1A69"/>
    <w:rsid w:val="004B1BBC"/>
    <w:rsid w:val="004B212D"/>
    <w:rsid w:val="004B2E8E"/>
    <w:rsid w:val="004B31CB"/>
    <w:rsid w:val="004B383D"/>
    <w:rsid w:val="004B41D0"/>
    <w:rsid w:val="004B463F"/>
    <w:rsid w:val="004B4873"/>
    <w:rsid w:val="004B4C12"/>
    <w:rsid w:val="004B4F3B"/>
    <w:rsid w:val="004B58C7"/>
    <w:rsid w:val="004B590A"/>
    <w:rsid w:val="004B5B79"/>
    <w:rsid w:val="004B5CC8"/>
    <w:rsid w:val="004B63B2"/>
    <w:rsid w:val="004B6449"/>
    <w:rsid w:val="004B645A"/>
    <w:rsid w:val="004B68AE"/>
    <w:rsid w:val="004B6CD7"/>
    <w:rsid w:val="004C05C2"/>
    <w:rsid w:val="004C05F1"/>
    <w:rsid w:val="004C0AD5"/>
    <w:rsid w:val="004C0E3B"/>
    <w:rsid w:val="004C161F"/>
    <w:rsid w:val="004C167D"/>
    <w:rsid w:val="004C1C62"/>
    <w:rsid w:val="004C2F10"/>
    <w:rsid w:val="004C2FC2"/>
    <w:rsid w:val="004C30A1"/>
    <w:rsid w:val="004C3736"/>
    <w:rsid w:val="004C3877"/>
    <w:rsid w:val="004C38ED"/>
    <w:rsid w:val="004C4279"/>
    <w:rsid w:val="004C43C4"/>
    <w:rsid w:val="004C45BF"/>
    <w:rsid w:val="004C45DC"/>
    <w:rsid w:val="004C52A2"/>
    <w:rsid w:val="004C57EF"/>
    <w:rsid w:val="004C5B51"/>
    <w:rsid w:val="004C5B8C"/>
    <w:rsid w:val="004C5FC2"/>
    <w:rsid w:val="004C63EB"/>
    <w:rsid w:val="004C73C9"/>
    <w:rsid w:val="004C78B4"/>
    <w:rsid w:val="004C7C3E"/>
    <w:rsid w:val="004D009B"/>
    <w:rsid w:val="004D00C1"/>
    <w:rsid w:val="004D07B8"/>
    <w:rsid w:val="004D0BB7"/>
    <w:rsid w:val="004D0E28"/>
    <w:rsid w:val="004D1123"/>
    <w:rsid w:val="004D2268"/>
    <w:rsid w:val="004D27ED"/>
    <w:rsid w:val="004D2F8F"/>
    <w:rsid w:val="004D2FC5"/>
    <w:rsid w:val="004D3082"/>
    <w:rsid w:val="004D33EE"/>
    <w:rsid w:val="004D3589"/>
    <w:rsid w:val="004D4C3B"/>
    <w:rsid w:val="004D548E"/>
    <w:rsid w:val="004D602D"/>
    <w:rsid w:val="004D65D4"/>
    <w:rsid w:val="004D6B90"/>
    <w:rsid w:val="004D7D5B"/>
    <w:rsid w:val="004D7DC4"/>
    <w:rsid w:val="004E0857"/>
    <w:rsid w:val="004E149B"/>
    <w:rsid w:val="004E1A6D"/>
    <w:rsid w:val="004E22FA"/>
    <w:rsid w:val="004E261A"/>
    <w:rsid w:val="004E2769"/>
    <w:rsid w:val="004E28E1"/>
    <w:rsid w:val="004E312F"/>
    <w:rsid w:val="004E36C7"/>
    <w:rsid w:val="004E385D"/>
    <w:rsid w:val="004E427B"/>
    <w:rsid w:val="004E4344"/>
    <w:rsid w:val="004E54DD"/>
    <w:rsid w:val="004E5A31"/>
    <w:rsid w:val="004E60F8"/>
    <w:rsid w:val="004E63A1"/>
    <w:rsid w:val="004E653A"/>
    <w:rsid w:val="004E6545"/>
    <w:rsid w:val="004E6E4A"/>
    <w:rsid w:val="004E6FE4"/>
    <w:rsid w:val="004E71D3"/>
    <w:rsid w:val="004F0A20"/>
    <w:rsid w:val="004F15BC"/>
    <w:rsid w:val="004F1719"/>
    <w:rsid w:val="004F2268"/>
    <w:rsid w:val="004F2639"/>
    <w:rsid w:val="004F29F6"/>
    <w:rsid w:val="004F2A09"/>
    <w:rsid w:val="004F2ACE"/>
    <w:rsid w:val="004F3A97"/>
    <w:rsid w:val="004F3C13"/>
    <w:rsid w:val="004F3C81"/>
    <w:rsid w:val="004F469D"/>
    <w:rsid w:val="004F49FC"/>
    <w:rsid w:val="004F4F12"/>
    <w:rsid w:val="004F5156"/>
    <w:rsid w:val="004F5B5D"/>
    <w:rsid w:val="004F5C5A"/>
    <w:rsid w:val="004F5C79"/>
    <w:rsid w:val="004F5ED4"/>
    <w:rsid w:val="004F678E"/>
    <w:rsid w:val="004F67E5"/>
    <w:rsid w:val="004F6941"/>
    <w:rsid w:val="004F6B92"/>
    <w:rsid w:val="004F74E3"/>
    <w:rsid w:val="00500EF7"/>
    <w:rsid w:val="005017CD"/>
    <w:rsid w:val="00502522"/>
    <w:rsid w:val="00502885"/>
    <w:rsid w:val="00502A07"/>
    <w:rsid w:val="0050386C"/>
    <w:rsid w:val="00503B91"/>
    <w:rsid w:val="00504131"/>
    <w:rsid w:val="00504274"/>
    <w:rsid w:val="00504679"/>
    <w:rsid w:val="00504724"/>
    <w:rsid w:val="00504EF0"/>
    <w:rsid w:val="00505F41"/>
    <w:rsid w:val="00506664"/>
    <w:rsid w:val="00506FD8"/>
    <w:rsid w:val="00507DDF"/>
    <w:rsid w:val="00510723"/>
    <w:rsid w:val="005108F7"/>
    <w:rsid w:val="00510F8C"/>
    <w:rsid w:val="00511559"/>
    <w:rsid w:val="005120AD"/>
    <w:rsid w:val="00512D4D"/>
    <w:rsid w:val="00513063"/>
    <w:rsid w:val="00513376"/>
    <w:rsid w:val="005134D4"/>
    <w:rsid w:val="00513854"/>
    <w:rsid w:val="00514292"/>
    <w:rsid w:val="005145CB"/>
    <w:rsid w:val="00514EE8"/>
    <w:rsid w:val="0051545E"/>
    <w:rsid w:val="005155D0"/>
    <w:rsid w:val="00515F1A"/>
    <w:rsid w:val="005160A0"/>
    <w:rsid w:val="005168AD"/>
    <w:rsid w:val="00517D88"/>
    <w:rsid w:val="00520391"/>
    <w:rsid w:val="00520784"/>
    <w:rsid w:val="0052091D"/>
    <w:rsid w:val="00520B39"/>
    <w:rsid w:val="00521E16"/>
    <w:rsid w:val="0052253B"/>
    <w:rsid w:val="00523710"/>
    <w:rsid w:val="00523745"/>
    <w:rsid w:val="00523B10"/>
    <w:rsid w:val="00524520"/>
    <w:rsid w:val="005245CA"/>
    <w:rsid w:val="005249F6"/>
    <w:rsid w:val="00525CE4"/>
    <w:rsid w:val="00526E0A"/>
    <w:rsid w:val="005276D4"/>
    <w:rsid w:val="005279C7"/>
    <w:rsid w:val="00527AB0"/>
    <w:rsid w:val="00527DE6"/>
    <w:rsid w:val="005300DD"/>
    <w:rsid w:val="00530157"/>
    <w:rsid w:val="00530659"/>
    <w:rsid w:val="00531065"/>
    <w:rsid w:val="005317E2"/>
    <w:rsid w:val="00533842"/>
    <w:rsid w:val="00534E51"/>
    <w:rsid w:val="005356F8"/>
    <w:rsid w:val="005360A5"/>
    <w:rsid w:val="00536346"/>
    <w:rsid w:val="005366D0"/>
    <w:rsid w:val="00536EB5"/>
    <w:rsid w:val="005406E5"/>
    <w:rsid w:val="00540FAE"/>
    <w:rsid w:val="0054198B"/>
    <w:rsid w:val="00542E30"/>
    <w:rsid w:val="005437C7"/>
    <w:rsid w:val="00543B92"/>
    <w:rsid w:val="0054429D"/>
    <w:rsid w:val="0054436F"/>
    <w:rsid w:val="005449D5"/>
    <w:rsid w:val="0054514A"/>
    <w:rsid w:val="0054550C"/>
    <w:rsid w:val="00545BA6"/>
    <w:rsid w:val="0054618A"/>
    <w:rsid w:val="005463C4"/>
    <w:rsid w:val="00546A6F"/>
    <w:rsid w:val="00547DA9"/>
    <w:rsid w:val="00547E46"/>
    <w:rsid w:val="005509FE"/>
    <w:rsid w:val="00550A92"/>
    <w:rsid w:val="00550E76"/>
    <w:rsid w:val="00550F98"/>
    <w:rsid w:val="0055102E"/>
    <w:rsid w:val="00551097"/>
    <w:rsid w:val="005510E4"/>
    <w:rsid w:val="0055185F"/>
    <w:rsid w:val="00551B73"/>
    <w:rsid w:val="00551CA0"/>
    <w:rsid w:val="00551E39"/>
    <w:rsid w:val="0055234F"/>
    <w:rsid w:val="0055410C"/>
    <w:rsid w:val="005546A0"/>
    <w:rsid w:val="00554C09"/>
    <w:rsid w:val="005556A8"/>
    <w:rsid w:val="0055583B"/>
    <w:rsid w:val="00555A14"/>
    <w:rsid w:val="00555D91"/>
    <w:rsid w:val="00556A61"/>
    <w:rsid w:val="00556C0F"/>
    <w:rsid w:val="0055716C"/>
    <w:rsid w:val="005577DD"/>
    <w:rsid w:val="00557A01"/>
    <w:rsid w:val="005603BE"/>
    <w:rsid w:val="00560826"/>
    <w:rsid w:val="005609F9"/>
    <w:rsid w:val="00560A13"/>
    <w:rsid w:val="0056124B"/>
    <w:rsid w:val="0056124C"/>
    <w:rsid w:val="0056163C"/>
    <w:rsid w:val="00562735"/>
    <w:rsid w:val="0056287C"/>
    <w:rsid w:val="005630BC"/>
    <w:rsid w:val="00563177"/>
    <w:rsid w:val="00563D99"/>
    <w:rsid w:val="005642E6"/>
    <w:rsid w:val="005645BE"/>
    <w:rsid w:val="00564D4B"/>
    <w:rsid w:val="00564D85"/>
    <w:rsid w:val="00565061"/>
    <w:rsid w:val="005657E2"/>
    <w:rsid w:val="00566609"/>
    <w:rsid w:val="00566639"/>
    <w:rsid w:val="00566DB3"/>
    <w:rsid w:val="00566FB1"/>
    <w:rsid w:val="005673EC"/>
    <w:rsid w:val="00567721"/>
    <w:rsid w:val="00567EE6"/>
    <w:rsid w:val="00570494"/>
    <w:rsid w:val="00570D80"/>
    <w:rsid w:val="005715F1"/>
    <w:rsid w:val="0057185A"/>
    <w:rsid w:val="005719E2"/>
    <w:rsid w:val="005723FB"/>
    <w:rsid w:val="005729AC"/>
    <w:rsid w:val="00572A49"/>
    <w:rsid w:val="00572F40"/>
    <w:rsid w:val="00573067"/>
    <w:rsid w:val="00573211"/>
    <w:rsid w:val="00573C18"/>
    <w:rsid w:val="00573CF5"/>
    <w:rsid w:val="00574D33"/>
    <w:rsid w:val="00575248"/>
    <w:rsid w:val="00575970"/>
    <w:rsid w:val="00575A38"/>
    <w:rsid w:val="00576278"/>
    <w:rsid w:val="005769F2"/>
    <w:rsid w:val="00577833"/>
    <w:rsid w:val="00577ADE"/>
    <w:rsid w:val="00577F96"/>
    <w:rsid w:val="00580A0C"/>
    <w:rsid w:val="005813B0"/>
    <w:rsid w:val="0058149E"/>
    <w:rsid w:val="00581AF7"/>
    <w:rsid w:val="005820A8"/>
    <w:rsid w:val="00582998"/>
    <w:rsid w:val="00583265"/>
    <w:rsid w:val="005833AE"/>
    <w:rsid w:val="005843BC"/>
    <w:rsid w:val="00584519"/>
    <w:rsid w:val="00584BAF"/>
    <w:rsid w:val="00584BE7"/>
    <w:rsid w:val="0058551D"/>
    <w:rsid w:val="0058580B"/>
    <w:rsid w:val="0058586F"/>
    <w:rsid w:val="00585EB6"/>
    <w:rsid w:val="00586C13"/>
    <w:rsid w:val="005875FC"/>
    <w:rsid w:val="00587B72"/>
    <w:rsid w:val="0059024B"/>
    <w:rsid w:val="0059165F"/>
    <w:rsid w:val="00592E78"/>
    <w:rsid w:val="00593BFE"/>
    <w:rsid w:val="00594FDC"/>
    <w:rsid w:val="00595366"/>
    <w:rsid w:val="005953CA"/>
    <w:rsid w:val="0059549D"/>
    <w:rsid w:val="0059586C"/>
    <w:rsid w:val="005958BF"/>
    <w:rsid w:val="00595C8F"/>
    <w:rsid w:val="005960F9"/>
    <w:rsid w:val="00596611"/>
    <w:rsid w:val="0059666E"/>
    <w:rsid w:val="00597B9E"/>
    <w:rsid w:val="005A0810"/>
    <w:rsid w:val="005A0C6E"/>
    <w:rsid w:val="005A1ABE"/>
    <w:rsid w:val="005A1D57"/>
    <w:rsid w:val="005A31A0"/>
    <w:rsid w:val="005A3906"/>
    <w:rsid w:val="005A3CAF"/>
    <w:rsid w:val="005A4442"/>
    <w:rsid w:val="005A470D"/>
    <w:rsid w:val="005A473B"/>
    <w:rsid w:val="005A4A02"/>
    <w:rsid w:val="005A50ED"/>
    <w:rsid w:val="005A5482"/>
    <w:rsid w:val="005A671B"/>
    <w:rsid w:val="005A6BF8"/>
    <w:rsid w:val="005A6C15"/>
    <w:rsid w:val="005A7AAA"/>
    <w:rsid w:val="005A7BE8"/>
    <w:rsid w:val="005B0251"/>
    <w:rsid w:val="005B0F67"/>
    <w:rsid w:val="005B12A4"/>
    <w:rsid w:val="005B1702"/>
    <w:rsid w:val="005B18B7"/>
    <w:rsid w:val="005B2DA7"/>
    <w:rsid w:val="005B37B4"/>
    <w:rsid w:val="005B3B44"/>
    <w:rsid w:val="005B4BCD"/>
    <w:rsid w:val="005B5A41"/>
    <w:rsid w:val="005B5EF0"/>
    <w:rsid w:val="005B6DC6"/>
    <w:rsid w:val="005B6F1E"/>
    <w:rsid w:val="005C03F1"/>
    <w:rsid w:val="005C0736"/>
    <w:rsid w:val="005C0DCD"/>
    <w:rsid w:val="005C11B8"/>
    <w:rsid w:val="005C13FC"/>
    <w:rsid w:val="005C1483"/>
    <w:rsid w:val="005C155F"/>
    <w:rsid w:val="005C171D"/>
    <w:rsid w:val="005C1C4A"/>
    <w:rsid w:val="005C4B7F"/>
    <w:rsid w:val="005C5D64"/>
    <w:rsid w:val="005C6A56"/>
    <w:rsid w:val="005C6F6B"/>
    <w:rsid w:val="005D1319"/>
    <w:rsid w:val="005D132E"/>
    <w:rsid w:val="005D2C43"/>
    <w:rsid w:val="005D30E0"/>
    <w:rsid w:val="005D325C"/>
    <w:rsid w:val="005D36BB"/>
    <w:rsid w:val="005D3786"/>
    <w:rsid w:val="005D405F"/>
    <w:rsid w:val="005D450A"/>
    <w:rsid w:val="005D4E0E"/>
    <w:rsid w:val="005D50A4"/>
    <w:rsid w:val="005D5119"/>
    <w:rsid w:val="005D5973"/>
    <w:rsid w:val="005D6D61"/>
    <w:rsid w:val="005D6D9C"/>
    <w:rsid w:val="005D7471"/>
    <w:rsid w:val="005D792F"/>
    <w:rsid w:val="005D7C52"/>
    <w:rsid w:val="005E09E4"/>
    <w:rsid w:val="005E1CC8"/>
    <w:rsid w:val="005E2010"/>
    <w:rsid w:val="005E20C6"/>
    <w:rsid w:val="005E2754"/>
    <w:rsid w:val="005E4614"/>
    <w:rsid w:val="005E4C5E"/>
    <w:rsid w:val="005E4E56"/>
    <w:rsid w:val="005E57EA"/>
    <w:rsid w:val="005E5841"/>
    <w:rsid w:val="005E5AC9"/>
    <w:rsid w:val="005E5B9F"/>
    <w:rsid w:val="005E5EE8"/>
    <w:rsid w:val="005E6163"/>
    <w:rsid w:val="005E642E"/>
    <w:rsid w:val="005E6C0E"/>
    <w:rsid w:val="005E70CF"/>
    <w:rsid w:val="005E7451"/>
    <w:rsid w:val="005F0CE2"/>
    <w:rsid w:val="005F1178"/>
    <w:rsid w:val="005F1916"/>
    <w:rsid w:val="005F2648"/>
    <w:rsid w:val="005F2AC4"/>
    <w:rsid w:val="005F38DC"/>
    <w:rsid w:val="005F3B11"/>
    <w:rsid w:val="005F3DB9"/>
    <w:rsid w:val="005F43D1"/>
    <w:rsid w:val="005F4652"/>
    <w:rsid w:val="005F518F"/>
    <w:rsid w:val="005F5764"/>
    <w:rsid w:val="005F6421"/>
    <w:rsid w:val="005F68F1"/>
    <w:rsid w:val="005F6CA9"/>
    <w:rsid w:val="005F6D5E"/>
    <w:rsid w:val="005F6F24"/>
    <w:rsid w:val="005F7004"/>
    <w:rsid w:val="00602F3D"/>
    <w:rsid w:val="00603165"/>
    <w:rsid w:val="00603F8A"/>
    <w:rsid w:val="00604DA1"/>
    <w:rsid w:val="006058B2"/>
    <w:rsid w:val="006058B9"/>
    <w:rsid w:val="00606049"/>
    <w:rsid w:val="006060B2"/>
    <w:rsid w:val="00606BB9"/>
    <w:rsid w:val="00606C8B"/>
    <w:rsid w:val="00607E0B"/>
    <w:rsid w:val="006104C6"/>
    <w:rsid w:val="00610F6B"/>
    <w:rsid w:val="006110B1"/>
    <w:rsid w:val="0061183F"/>
    <w:rsid w:val="006122F3"/>
    <w:rsid w:val="0061256B"/>
    <w:rsid w:val="00612DD0"/>
    <w:rsid w:val="00613717"/>
    <w:rsid w:val="00613900"/>
    <w:rsid w:val="006158F5"/>
    <w:rsid w:val="00615F94"/>
    <w:rsid w:val="006165FC"/>
    <w:rsid w:val="006167C3"/>
    <w:rsid w:val="0061694E"/>
    <w:rsid w:val="0061718A"/>
    <w:rsid w:val="00617670"/>
    <w:rsid w:val="00620593"/>
    <w:rsid w:val="006212D1"/>
    <w:rsid w:val="0062137F"/>
    <w:rsid w:val="00621B27"/>
    <w:rsid w:val="00621F1D"/>
    <w:rsid w:val="00622DAA"/>
    <w:rsid w:val="00623D24"/>
    <w:rsid w:val="00624542"/>
    <w:rsid w:val="00624BFE"/>
    <w:rsid w:val="0062574E"/>
    <w:rsid w:val="006260D4"/>
    <w:rsid w:val="00626930"/>
    <w:rsid w:val="00626DED"/>
    <w:rsid w:val="0062710E"/>
    <w:rsid w:val="0062736E"/>
    <w:rsid w:val="00627576"/>
    <w:rsid w:val="006275C7"/>
    <w:rsid w:val="00627E37"/>
    <w:rsid w:val="00630614"/>
    <w:rsid w:val="00630922"/>
    <w:rsid w:val="00630BEC"/>
    <w:rsid w:val="00631920"/>
    <w:rsid w:val="00631FBE"/>
    <w:rsid w:val="00632531"/>
    <w:rsid w:val="0063372E"/>
    <w:rsid w:val="00633ABB"/>
    <w:rsid w:val="00633C68"/>
    <w:rsid w:val="006342C3"/>
    <w:rsid w:val="00634470"/>
    <w:rsid w:val="00634647"/>
    <w:rsid w:val="0063632C"/>
    <w:rsid w:val="00636484"/>
    <w:rsid w:val="00637DF4"/>
    <w:rsid w:val="00637F11"/>
    <w:rsid w:val="00637FA0"/>
    <w:rsid w:val="00640074"/>
    <w:rsid w:val="006403A3"/>
    <w:rsid w:val="0064068B"/>
    <w:rsid w:val="00640710"/>
    <w:rsid w:val="00640E63"/>
    <w:rsid w:val="00642122"/>
    <w:rsid w:val="00642232"/>
    <w:rsid w:val="00642892"/>
    <w:rsid w:val="00642BAB"/>
    <w:rsid w:val="006437BB"/>
    <w:rsid w:val="0064388E"/>
    <w:rsid w:val="00643EE2"/>
    <w:rsid w:val="006453B2"/>
    <w:rsid w:val="0064561B"/>
    <w:rsid w:val="006459B8"/>
    <w:rsid w:val="00646473"/>
    <w:rsid w:val="00646636"/>
    <w:rsid w:val="00646D21"/>
    <w:rsid w:val="006470F9"/>
    <w:rsid w:val="006473F9"/>
    <w:rsid w:val="00650676"/>
    <w:rsid w:val="00650965"/>
    <w:rsid w:val="00650D49"/>
    <w:rsid w:val="00651729"/>
    <w:rsid w:val="00651CC8"/>
    <w:rsid w:val="0065247F"/>
    <w:rsid w:val="00652747"/>
    <w:rsid w:val="00652E1A"/>
    <w:rsid w:val="0065331D"/>
    <w:rsid w:val="006537B5"/>
    <w:rsid w:val="00653804"/>
    <w:rsid w:val="00653AA4"/>
    <w:rsid w:val="00653F7B"/>
    <w:rsid w:val="0065445A"/>
    <w:rsid w:val="006555B5"/>
    <w:rsid w:val="0065679C"/>
    <w:rsid w:val="006568BD"/>
    <w:rsid w:val="00656A1A"/>
    <w:rsid w:val="00656A77"/>
    <w:rsid w:val="00656C1B"/>
    <w:rsid w:val="00657156"/>
    <w:rsid w:val="00657697"/>
    <w:rsid w:val="006576A8"/>
    <w:rsid w:val="0066061B"/>
    <w:rsid w:val="00660C1D"/>
    <w:rsid w:val="0066130F"/>
    <w:rsid w:val="00661CCB"/>
    <w:rsid w:val="006622AE"/>
    <w:rsid w:val="006626D0"/>
    <w:rsid w:val="00662DEF"/>
    <w:rsid w:val="0066311C"/>
    <w:rsid w:val="00663BB2"/>
    <w:rsid w:val="00663FAD"/>
    <w:rsid w:val="0066402F"/>
    <w:rsid w:val="0066414E"/>
    <w:rsid w:val="00664632"/>
    <w:rsid w:val="00664D6B"/>
    <w:rsid w:val="00664EBA"/>
    <w:rsid w:val="006658AA"/>
    <w:rsid w:val="00666686"/>
    <w:rsid w:val="0066670E"/>
    <w:rsid w:val="00666719"/>
    <w:rsid w:val="006669BA"/>
    <w:rsid w:val="00666CC5"/>
    <w:rsid w:val="00666FB7"/>
    <w:rsid w:val="00667462"/>
    <w:rsid w:val="0066756A"/>
    <w:rsid w:val="00667EF4"/>
    <w:rsid w:val="006709BF"/>
    <w:rsid w:val="00670CE3"/>
    <w:rsid w:val="006716CF"/>
    <w:rsid w:val="00671AC7"/>
    <w:rsid w:val="006720C9"/>
    <w:rsid w:val="0067223F"/>
    <w:rsid w:val="0067387F"/>
    <w:rsid w:val="00674105"/>
    <w:rsid w:val="00674883"/>
    <w:rsid w:val="00675038"/>
    <w:rsid w:val="0067572A"/>
    <w:rsid w:val="00676304"/>
    <w:rsid w:val="00676379"/>
    <w:rsid w:val="0067679C"/>
    <w:rsid w:val="0067695B"/>
    <w:rsid w:val="00676A72"/>
    <w:rsid w:val="00677188"/>
    <w:rsid w:val="006773FF"/>
    <w:rsid w:val="00677546"/>
    <w:rsid w:val="006777C3"/>
    <w:rsid w:val="00677B2C"/>
    <w:rsid w:val="006802B7"/>
    <w:rsid w:val="00681BE6"/>
    <w:rsid w:val="00681CA9"/>
    <w:rsid w:val="00682BAF"/>
    <w:rsid w:val="00682E97"/>
    <w:rsid w:val="00683675"/>
    <w:rsid w:val="006838BF"/>
    <w:rsid w:val="00683931"/>
    <w:rsid w:val="00683D8E"/>
    <w:rsid w:val="00684221"/>
    <w:rsid w:val="00684D07"/>
    <w:rsid w:val="00684E7B"/>
    <w:rsid w:val="00685698"/>
    <w:rsid w:val="00685B00"/>
    <w:rsid w:val="00685C0E"/>
    <w:rsid w:val="00686503"/>
    <w:rsid w:val="0068776C"/>
    <w:rsid w:val="0068793F"/>
    <w:rsid w:val="006879F4"/>
    <w:rsid w:val="00687CA0"/>
    <w:rsid w:val="00690FEA"/>
    <w:rsid w:val="0069138D"/>
    <w:rsid w:val="00691410"/>
    <w:rsid w:val="006921FE"/>
    <w:rsid w:val="006932EA"/>
    <w:rsid w:val="00693AC1"/>
    <w:rsid w:val="00693B4B"/>
    <w:rsid w:val="00693E33"/>
    <w:rsid w:val="00693FEB"/>
    <w:rsid w:val="0069444A"/>
    <w:rsid w:val="00694505"/>
    <w:rsid w:val="006952B7"/>
    <w:rsid w:val="00695583"/>
    <w:rsid w:val="006955B0"/>
    <w:rsid w:val="00696270"/>
    <w:rsid w:val="00696448"/>
    <w:rsid w:val="00696C9C"/>
    <w:rsid w:val="00696DD9"/>
    <w:rsid w:val="00697983"/>
    <w:rsid w:val="00697B08"/>
    <w:rsid w:val="00697B83"/>
    <w:rsid w:val="006A2664"/>
    <w:rsid w:val="006A277A"/>
    <w:rsid w:val="006A2D33"/>
    <w:rsid w:val="006A30A6"/>
    <w:rsid w:val="006A3469"/>
    <w:rsid w:val="006A34B2"/>
    <w:rsid w:val="006A3694"/>
    <w:rsid w:val="006A37B0"/>
    <w:rsid w:val="006A4574"/>
    <w:rsid w:val="006A58DD"/>
    <w:rsid w:val="006A5BAE"/>
    <w:rsid w:val="006A5C60"/>
    <w:rsid w:val="006A5DF1"/>
    <w:rsid w:val="006A5EB1"/>
    <w:rsid w:val="006B03AA"/>
    <w:rsid w:val="006B07A7"/>
    <w:rsid w:val="006B0D56"/>
    <w:rsid w:val="006B1599"/>
    <w:rsid w:val="006B1B9D"/>
    <w:rsid w:val="006B1C15"/>
    <w:rsid w:val="006B1E3A"/>
    <w:rsid w:val="006B20E0"/>
    <w:rsid w:val="006B2683"/>
    <w:rsid w:val="006B31EB"/>
    <w:rsid w:val="006B41AB"/>
    <w:rsid w:val="006B4860"/>
    <w:rsid w:val="006B4EDE"/>
    <w:rsid w:val="006B50E1"/>
    <w:rsid w:val="006B52D9"/>
    <w:rsid w:val="006B5605"/>
    <w:rsid w:val="006B6060"/>
    <w:rsid w:val="006B686A"/>
    <w:rsid w:val="006B72FB"/>
    <w:rsid w:val="006B7340"/>
    <w:rsid w:val="006C0071"/>
    <w:rsid w:val="006C0483"/>
    <w:rsid w:val="006C0963"/>
    <w:rsid w:val="006C1956"/>
    <w:rsid w:val="006C1973"/>
    <w:rsid w:val="006C31AA"/>
    <w:rsid w:val="006C3625"/>
    <w:rsid w:val="006C3CDA"/>
    <w:rsid w:val="006C3D6B"/>
    <w:rsid w:val="006C3F7C"/>
    <w:rsid w:val="006C4981"/>
    <w:rsid w:val="006C4F9E"/>
    <w:rsid w:val="006C4FBC"/>
    <w:rsid w:val="006C5AA1"/>
    <w:rsid w:val="006C5FCA"/>
    <w:rsid w:val="006C61A1"/>
    <w:rsid w:val="006C63DD"/>
    <w:rsid w:val="006C6416"/>
    <w:rsid w:val="006C6711"/>
    <w:rsid w:val="006C6783"/>
    <w:rsid w:val="006C6EE0"/>
    <w:rsid w:val="006C6F5A"/>
    <w:rsid w:val="006C761F"/>
    <w:rsid w:val="006C791C"/>
    <w:rsid w:val="006C79E7"/>
    <w:rsid w:val="006D0FB8"/>
    <w:rsid w:val="006D1C07"/>
    <w:rsid w:val="006D35D2"/>
    <w:rsid w:val="006D392B"/>
    <w:rsid w:val="006D3D7E"/>
    <w:rsid w:val="006D3DE5"/>
    <w:rsid w:val="006D410E"/>
    <w:rsid w:val="006D5A3A"/>
    <w:rsid w:val="006D5FE5"/>
    <w:rsid w:val="006D6B70"/>
    <w:rsid w:val="006D6DA0"/>
    <w:rsid w:val="006D7233"/>
    <w:rsid w:val="006D7C4C"/>
    <w:rsid w:val="006E0ABA"/>
    <w:rsid w:val="006E0B91"/>
    <w:rsid w:val="006E0CC3"/>
    <w:rsid w:val="006E0DD0"/>
    <w:rsid w:val="006E1CFF"/>
    <w:rsid w:val="006E1F8C"/>
    <w:rsid w:val="006E2162"/>
    <w:rsid w:val="006E257D"/>
    <w:rsid w:val="006E266C"/>
    <w:rsid w:val="006E4413"/>
    <w:rsid w:val="006E5191"/>
    <w:rsid w:val="006E5776"/>
    <w:rsid w:val="006E5A2A"/>
    <w:rsid w:val="006E5BF3"/>
    <w:rsid w:val="006F11E8"/>
    <w:rsid w:val="006F27C1"/>
    <w:rsid w:val="006F34E7"/>
    <w:rsid w:val="006F42F2"/>
    <w:rsid w:val="006F555A"/>
    <w:rsid w:val="006F61F6"/>
    <w:rsid w:val="006F642F"/>
    <w:rsid w:val="006F70D3"/>
    <w:rsid w:val="006F7653"/>
    <w:rsid w:val="006F7853"/>
    <w:rsid w:val="007007B5"/>
    <w:rsid w:val="00701193"/>
    <w:rsid w:val="0070133A"/>
    <w:rsid w:val="007013FF"/>
    <w:rsid w:val="007014D1"/>
    <w:rsid w:val="007016AE"/>
    <w:rsid w:val="00702117"/>
    <w:rsid w:val="007037BB"/>
    <w:rsid w:val="00704877"/>
    <w:rsid w:val="00704B50"/>
    <w:rsid w:val="00704B83"/>
    <w:rsid w:val="00704EE4"/>
    <w:rsid w:val="00704EFC"/>
    <w:rsid w:val="00705467"/>
    <w:rsid w:val="0070553F"/>
    <w:rsid w:val="00706141"/>
    <w:rsid w:val="0070659A"/>
    <w:rsid w:val="00706F48"/>
    <w:rsid w:val="00706FCA"/>
    <w:rsid w:val="00707CDD"/>
    <w:rsid w:val="0071100D"/>
    <w:rsid w:val="0071125A"/>
    <w:rsid w:val="00711C2D"/>
    <w:rsid w:val="00713077"/>
    <w:rsid w:val="0071316E"/>
    <w:rsid w:val="00713334"/>
    <w:rsid w:val="0071376E"/>
    <w:rsid w:val="00713CAB"/>
    <w:rsid w:val="00714365"/>
    <w:rsid w:val="00714975"/>
    <w:rsid w:val="00714B6E"/>
    <w:rsid w:val="007156A8"/>
    <w:rsid w:val="007157C6"/>
    <w:rsid w:val="00715B09"/>
    <w:rsid w:val="00715EAF"/>
    <w:rsid w:val="00715F68"/>
    <w:rsid w:val="00716510"/>
    <w:rsid w:val="00716C87"/>
    <w:rsid w:val="00717914"/>
    <w:rsid w:val="0072037F"/>
    <w:rsid w:val="007207EF"/>
    <w:rsid w:val="00720CA5"/>
    <w:rsid w:val="00721745"/>
    <w:rsid w:val="00721772"/>
    <w:rsid w:val="00721A60"/>
    <w:rsid w:val="00721BD0"/>
    <w:rsid w:val="00722301"/>
    <w:rsid w:val="00722B93"/>
    <w:rsid w:val="00722DB4"/>
    <w:rsid w:val="00722FD5"/>
    <w:rsid w:val="00723737"/>
    <w:rsid w:val="0072382D"/>
    <w:rsid w:val="00724049"/>
    <w:rsid w:val="00724204"/>
    <w:rsid w:val="0072496E"/>
    <w:rsid w:val="00724977"/>
    <w:rsid w:val="007249CD"/>
    <w:rsid w:val="00724DD9"/>
    <w:rsid w:val="00724E90"/>
    <w:rsid w:val="00724EFB"/>
    <w:rsid w:val="00724FFF"/>
    <w:rsid w:val="0072514A"/>
    <w:rsid w:val="007253DD"/>
    <w:rsid w:val="007260A6"/>
    <w:rsid w:val="007260B5"/>
    <w:rsid w:val="00726487"/>
    <w:rsid w:val="00727887"/>
    <w:rsid w:val="0073038C"/>
    <w:rsid w:val="00731863"/>
    <w:rsid w:val="00732999"/>
    <w:rsid w:val="00732DAC"/>
    <w:rsid w:val="0073385E"/>
    <w:rsid w:val="00733BA9"/>
    <w:rsid w:val="00733F06"/>
    <w:rsid w:val="007342A6"/>
    <w:rsid w:val="0073526B"/>
    <w:rsid w:val="00735807"/>
    <w:rsid w:val="007366E6"/>
    <w:rsid w:val="00736850"/>
    <w:rsid w:val="00736853"/>
    <w:rsid w:val="00736D7C"/>
    <w:rsid w:val="00737A6F"/>
    <w:rsid w:val="00740AF8"/>
    <w:rsid w:val="0074120F"/>
    <w:rsid w:val="0074193A"/>
    <w:rsid w:val="00741979"/>
    <w:rsid w:val="00741AA6"/>
    <w:rsid w:val="00741C72"/>
    <w:rsid w:val="00741FC0"/>
    <w:rsid w:val="0074221F"/>
    <w:rsid w:val="00742DB1"/>
    <w:rsid w:val="0074361B"/>
    <w:rsid w:val="0074396C"/>
    <w:rsid w:val="007446BC"/>
    <w:rsid w:val="00744D1F"/>
    <w:rsid w:val="007467DD"/>
    <w:rsid w:val="0075003D"/>
    <w:rsid w:val="0075035B"/>
    <w:rsid w:val="00750C6D"/>
    <w:rsid w:val="00750E92"/>
    <w:rsid w:val="0075196F"/>
    <w:rsid w:val="00751B28"/>
    <w:rsid w:val="00751E16"/>
    <w:rsid w:val="00752435"/>
    <w:rsid w:val="00752AB2"/>
    <w:rsid w:val="00752BFD"/>
    <w:rsid w:val="007537F1"/>
    <w:rsid w:val="007541C4"/>
    <w:rsid w:val="00754227"/>
    <w:rsid w:val="007543A6"/>
    <w:rsid w:val="00754519"/>
    <w:rsid w:val="00754831"/>
    <w:rsid w:val="00754EB9"/>
    <w:rsid w:val="0075608C"/>
    <w:rsid w:val="00757440"/>
    <w:rsid w:val="007579AA"/>
    <w:rsid w:val="0076048E"/>
    <w:rsid w:val="00760C6F"/>
    <w:rsid w:val="00760CFA"/>
    <w:rsid w:val="00762011"/>
    <w:rsid w:val="0076218B"/>
    <w:rsid w:val="00762ECA"/>
    <w:rsid w:val="00762FA6"/>
    <w:rsid w:val="00764552"/>
    <w:rsid w:val="00764587"/>
    <w:rsid w:val="007659C8"/>
    <w:rsid w:val="00765BA5"/>
    <w:rsid w:val="0076635C"/>
    <w:rsid w:val="0076636D"/>
    <w:rsid w:val="0076674D"/>
    <w:rsid w:val="0076676B"/>
    <w:rsid w:val="00766860"/>
    <w:rsid w:val="00766CCD"/>
    <w:rsid w:val="007674A6"/>
    <w:rsid w:val="0077040E"/>
    <w:rsid w:val="007708D5"/>
    <w:rsid w:val="00770E85"/>
    <w:rsid w:val="00771199"/>
    <w:rsid w:val="00771878"/>
    <w:rsid w:val="007725F8"/>
    <w:rsid w:val="00772E25"/>
    <w:rsid w:val="007739B0"/>
    <w:rsid w:val="007739E1"/>
    <w:rsid w:val="00773B6C"/>
    <w:rsid w:val="00773C6A"/>
    <w:rsid w:val="007745F8"/>
    <w:rsid w:val="00774613"/>
    <w:rsid w:val="00774790"/>
    <w:rsid w:val="00775FFC"/>
    <w:rsid w:val="007765C2"/>
    <w:rsid w:val="007801B3"/>
    <w:rsid w:val="007812EB"/>
    <w:rsid w:val="00781321"/>
    <w:rsid w:val="00781EB1"/>
    <w:rsid w:val="007823F9"/>
    <w:rsid w:val="00782814"/>
    <w:rsid w:val="00782C75"/>
    <w:rsid w:val="00782E95"/>
    <w:rsid w:val="007839FC"/>
    <w:rsid w:val="00783C55"/>
    <w:rsid w:val="0078434B"/>
    <w:rsid w:val="00784A0B"/>
    <w:rsid w:val="0078550B"/>
    <w:rsid w:val="0078659F"/>
    <w:rsid w:val="00786761"/>
    <w:rsid w:val="007876C6"/>
    <w:rsid w:val="00790F59"/>
    <w:rsid w:val="00791140"/>
    <w:rsid w:val="00791679"/>
    <w:rsid w:val="00791EED"/>
    <w:rsid w:val="0079237E"/>
    <w:rsid w:val="007924B1"/>
    <w:rsid w:val="00793696"/>
    <w:rsid w:val="0079429A"/>
    <w:rsid w:val="00794976"/>
    <w:rsid w:val="00794EE9"/>
    <w:rsid w:val="007954E4"/>
    <w:rsid w:val="007956B9"/>
    <w:rsid w:val="00795F28"/>
    <w:rsid w:val="00797199"/>
    <w:rsid w:val="0079741A"/>
    <w:rsid w:val="00797705"/>
    <w:rsid w:val="00797EE6"/>
    <w:rsid w:val="007A0098"/>
    <w:rsid w:val="007A03E0"/>
    <w:rsid w:val="007A1087"/>
    <w:rsid w:val="007A1BC1"/>
    <w:rsid w:val="007A1CD5"/>
    <w:rsid w:val="007A23B0"/>
    <w:rsid w:val="007A253E"/>
    <w:rsid w:val="007A2CAD"/>
    <w:rsid w:val="007A36B7"/>
    <w:rsid w:val="007A3FA3"/>
    <w:rsid w:val="007A4185"/>
    <w:rsid w:val="007A57E0"/>
    <w:rsid w:val="007A6A17"/>
    <w:rsid w:val="007A74F3"/>
    <w:rsid w:val="007B07A0"/>
    <w:rsid w:val="007B0836"/>
    <w:rsid w:val="007B0CD0"/>
    <w:rsid w:val="007B1143"/>
    <w:rsid w:val="007B17F6"/>
    <w:rsid w:val="007B1F9C"/>
    <w:rsid w:val="007B2A83"/>
    <w:rsid w:val="007B30F0"/>
    <w:rsid w:val="007B3CDD"/>
    <w:rsid w:val="007B4215"/>
    <w:rsid w:val="007B5634"/>
    <w:rsid w:val="007B63FB"/>
    <w:rsid w:val="007B6779"/>
    <w:rsid w:val="007B734C"/>
    <w:rsid w:val="007C00FA"/>
    <w:rsid w:val="007C0678"/>
    <w:rsid w:val="007C10EE"/>
    <w:rsid w:val="007C120F"/>
    <w:rsid w:val="007C192E"/>
    <w:rsid w:val="007C1945"/>
    <w:rsid w:val="007C20FA"/>
    <w:rsid w:val="007C2385"/>
    <w:rsid w:val="007C2902"/>
    <w:rsid w:val="007C2A61"/>
    <w:rsid w:val="007C47B7"/>
    <w:rsid w:val="007C5296"/>
    <w:rsid w:val="007C5306"/>
    <w:rsid w:val="007C533D"/>
    <w:rsid w:val="007C56E9"/>
    <w:rsid w:val="007C5C7D"/>
    <w:rsid w:val="007C5CAC"/>
    <w:rsid w:val="007C6041"/>
    <w:rsid w:val="007C6504"/>
    <w:rsid w:val="007C6548"/>
    <w:rsid w:val="007C6565"/>
    <w:rsid w:val="007C6D65"/>
    <w:rsid w:val="007C6F6C"/>
    <w:rsid w:val="007C710C"/>
    <w:rsid w:val="007D0A79"/>
    <w:rsid w:val="007D102D"/>
    <w:rsid w:val="007D13B8"/>
    <w:rsid w:val="007D19FC"/>
    <w:rsid w:val="007D1D30"/>
    <w:rsid w:val="007D2147"/>
    <w:rsid w:val="007D2516"/>
    <w:rsid w:val="007D2548"/>
    <w:rsid w:val="007D3A16"/>
    <w:rsid w:val="007D3D74"/>
    <w:rsid w:val="007D415D"/>
    <w:rsid w:val="007D54A0"/>
    <w:rsid w:val="007D581F"/>
    <w:rsid w:val="007D6509"/>
    <w:rsid w:val="007D6A92"/>
    <w:rsid w:val="007D6B2F"/>
    <w:rsid w:val="007D6FFD"/>
    <w:rsid w:val="007D773D"/>
    <w:rsid w:val="007D78C6"/>
    <w:rsid w:val="007D7A74"/>
    <w:rsid w:val="007D7C06"/>
    <w:rsid w:val="007E027D"/>
    <w:rsid w:val="007E0B41"/>
    <w:rsid w:val="007E0B71"/>
    <w:rsid w:val="007E0C21"/>
    <w:rsid w:val="007E2103"/>
    <w:rsid w:val="007E2497"/>
    <w:rsid w:val="007E288E"/>
    <w:rsid w:val="007E32EF"/>
    <w:rsid w:val="007E34F0"/>
    <w:rsid w:val="007E5594"/>
    <w:rsid w:val="007E62EF"/>
    <w:rsid w:val="007E6945"/>
    <w:rsid w:val="007E6F67"/>
    <w:rsid w:val="007E7354"/>
    <w:rsid w:val="007E77B3"/>
    <w:rsid w:val="007E7CF3"/>
    <w:rsid w:val="007F0532"/>
    <w:rsid w:val="007F0722"/>
    <w:rsid w:val="007F0FCD"/>
    <w:rsid w:val="007F19BD"/>
    <w:rsid w:val="007F28D5"/>
    <w:rsid w:val="007F2AE4"/>
    <w:rsid w:val="007F2AEC"/>
    <w:rsid w:val="007F2D77"/>
    <w:rsid w:val="007F2DB4"/>
    <w:rsid w:val="007F30D6"/>
    <w:rsid w:val="007F3B38"/>
    <w:rsid w:val="007F5128"/>
    <w:rsid w:val="007F5362"/>
    <w:rsid w:val="007F5AB7"/>
    <w:rsid w:val="007F5E2F"/>
    <w:rsid w:val="007F5F81"/>
    <w:rsid w:val="008010FF"/>
    <w:rsid w:val="008013AB"/>
    <w:rsid w:val="0080219D"/>
    <w:rsid w:val="008026FD"/>
    <w:rsid w:val="00802C50"/>
    <w:rsid w:val="00802F28"/>
    <w:rsid w:val="00803F5A"/>
    <w:rsid w:val="008041E6"/>
    <w:rsid w:val="00805D63"/>
    <w:rsid w:val="00805F9D"/>
    <w:rsid w:val="00806157"/>
    <w:rsid w:val="00806554"/>
    <w:rsid w:val="00807094"/>
    <w:rsid w:val="00807A81"/>
    <w:rsid w:val="00807C80"/>
    <w:rsid w:val="00807D12"/>
    <w:rsid w:val="00810A68"/>
    <w:rsid w:val="00811CBE"/>
    <w:rsid w:val="00811D4D"/>
    <w:rsid w:val="00812336"/>
    <w:rsid w:val="00812A33"/>
    <w:rsid w:val="00812BC3"/>
    <w:rsid w:val="00814743"/>
    <w:rsid w:val="00814ACA"/>
    <w:rsid w:val="00814F8B"/>
    <w:rsid w:val="0081532D"/>
    <w:rsid w:val="00815357"/>
    <w:rsid w:val="0081561B"/>
    <w:rsid w:val="00816DB9"/>
    <w:rsid w:val="0081728C"/>
    <w:rsid w:val="008176A5"/>
    <w:rsid w:val="008178E4"/>
    <w:rsid w:val="00817954"/>
    <w:rsid w:val="00817E3C"/>
    <w:rsid w:val="008210F6"/>
    <w:rsid w:val="008219F0"/>
    <w:rsid w:val="00821CC9"/>
    <w:rsid w:val="008229DE"/>
    <w:rsid w:val="00822F4B"/>
    <w:rsid w:val="008231C6"/>
    <w:rsid w:val="0082361D"/>
    <w:rsid w:val="00823972"/>
    <w:rsid w:val="00823E47"/>
    <w:rsid w:val="00824936"/>
    <w:rsid w:val="008254F0"/>
    <w:rsid w:val="00825634"/>
    <w:rsid w:val="00825821"/>
    <w:rsid w:val="00825A8F"/>
    <w:rsid w:val="00831DCE"/>
    <w:rsid w:val="00832096"/>
    <w:rsid w:val="00832B8C"/>
    <w:rsid w:val="00832CC1"/>
    <w:rsid w:val="00832DDF"/>
    <w:rsid w:val="0083365F"/>
    <w:rsid w:val="008339AF"/>
    <w:rsid w:val="00834662"/>
    <w:rsid w:val="00834861"/>
    <w:rsid w:val="00834888"/>
    <w:rsid w:val="008351B1"/>
    <w:rsid w:val="008370B0"/>
    <w:rsid w:val="00837C3D"/>
    <w:rsid w:val="0084071F"/>
    <w:rsid w:val="0084091A"/>
    <w:rsid w:val="00841664"/>
    <w:rsid w:val="0084203D"/>
    <w:rsid w:val="00842150"/>
    <w:rsid w:val="00843230"/>
    <w:rsid w:val="00843B3E"/>
    <w:rsid w:val="00843B43"/>
    <w:rsid w:val="00844210"/>
    <w:rsid w:val="0084433B"/>
    <w:rsid w:val="008448EE"/>
    <w:rsid w:val="00844D72"/>
    <w:rsid w:val="008452C9"/>
    <w:rsid w:val="00845BD4"/>
    <w:rsid w:val="00845E88"/>
    <w:rsid w:val="00846315"/>
    <w:rsid w:val="008463BF"/>
    <w:rsid w:val="0084733C"/>
    <w:rsid w:val="00850175"/>
    <w:rsid w:val="008504DB"/>
    <w:rsid w:val="008511F1"/>
    <w:rsid w:val="00851B4E"/>
    <w:rsid w:val="00851DB6"/>
    <w:rsid w:val="00851FA6"/>
    <w:rsid w:val="008528BF"/>
    <w:rsid w:val="00853CB1"/>
    <w:rsid w:val="00853D04"/>
    <w:rsid w:val="00854695"/>
    <w:rsid w:val="008548C8"/>
    <w:rsid w:val="00855800"/>
    <w:rsid w:val="00855AA5"/>
    <w:rsid w:val="00855CD6"/>
    <w:rsid w:val="00856508"/>
    <w:rsid w:val="00856AEA"/>
    <w:rsid w:val="00856BE4"/>
    <w:rsid w:val="00857403"/>
    <w:rsid w:val="00860264"/>
    <w:rsid w:val="00860D0A"/>
    <w:rsid w:val="00860D71"/>
    <w:rsid w:val="0086207F"/>
    <w:rsid w:val="0086289D"/>
    <w:rsid w:val="00862DA8"/>
    <w:rsid w:val="00863060"/>
    <w:rsid w:val="008633AC"/>
    <w:rsid w:val="008639A2"/>
    <w:rsid w:val="00864540"/>
    <w:rsid w:val="00864AB5"/>
    <w:rsid w:val="00864EF2"/>
    <w:rsid w:val="00865015"/>
    <w:rsid w:val="008659A6"/>
    <w:rsid w:val="00865A14"/>
    <w:rsid w:val="00866017"/>
    <w:rsid w:val="00866614"/>
    <w:rsid w:val="00866F74"/>
    <w:rsid w:val="00867000"/>
    <w:rsid w:val="00870E7A"/>
    <w:rsid w:val="00871AE3"/>
    <w:rsid w:val="00871C5B"/>
    <w:rsid w:val="0087319E"/>
    <w:rsid w:val="008736C6"/>
    <w:rsid w:val="008741E3"/>
    <w:rsid w:val="00874314"/>
    <w:rsid w:val="0087460B"/>
    <w:rsid w:val="008749F2"/>
    <w:rsid w:val="008759BF"/>
    <w:rsid w:val="00875C4E"/>
    <w:rsid w:val="00876323"/>
    <w:rsid w:val="00876E0B"/>
    <w:rsid w:val="008774EA"/>
    <w:rsid w:val="00877FCB"/>
    <w:rsid w:val="008800B9"/>
    <w:rsid w:val="0088045C"/>
    <w:rsid w:val="008824BE"/>
    <w:rsid w:val="008825C6"/>
    <w:rsid w:val="0088265E"/>
    <w:rsid w:val="008827A2"/>
    <w:rsid w:val="008828C5"/>
    <w:rsid w:val="00883124"/>
    <w:rsid w:val="0088369F"/>
    <w:rsid w:val="008837E9"/>
    <w:rsid w:val="008839DB"/>
    <w:rsid w:val="00884210"/>
    <w:rsid w:val="0088497E"/>
    <w:rsid w:val="00884CCF"/>
    <w:rsid w:val="00884D81"/>
    <w:rsid w:val="00884E7B"/>
    <w:rsid w:val="00884E8C"/>
    <w:rsid w:val="00885194"/>
    <w:rsid w:val="00885C1E"/>
    <w:rsid w:val="00885E4A"/>
    <w:rsid w:val="00886121"/>
    <w:rsid w:val="00886938"/>
    <w:rsid w:val="00887DA9"/>
    <w:rsid w:val="00890A2E"/>
    <w:rsid w:val="00891099"/>
    <w:rsid w:val="00891BC9"/>
    <w:rsid w:val="0089289E"/>
    <w:rsid w:val="008939ED"/>
    <w:rsid w:val="00893BFD"/>
    <w:rsid w:val="00893E90"/>
    <w:rsid w:val="00894712"/>
    <w:rsid w:val="00894798"/>
    <w:rsid w:val="00894BB1"/>
    <w:rsid w:val="00895223"/>
    <w:rsid w:val="0089649A"/>
    <w:rsid w:val="00896559"/>
    <w:rsid w:val="008970B5"/>
    <w:rsid w:val="00897532"/>
    <w:rsid w:val="008975C5"/>
    <w:rsid w:val="00897A13"/>
    <w:rsid w:val="00897F6B"/>
    <w:rsid w:val="008A0AA4"/>
    <w:rsid w:val="008A0C18"/>
    <w:rsid w:val="008A18F9"/>
    <w:rsid w:val="008A2E7D"/>
    <w:rsid w:val="008A3B6F"/>
    <w:rsid w:val="008A4C8A"/>
    <w:rsid w:val="008A6204"/>
    <w:rsid w:val="008A62CC"/>
    <w:rsid w:val="008A67CD"/>
    <w:rsid w:val="008A6B23"/>
    <w:rsid w:val="008A720C"/>
    <w:rsid w:val="008A77D4"/>
    <w:rsid w:val="008A789A"/>
    <w:rsid w:val="008B0233"/>
    <w:rsid w:val="008B0E56"/>
    <w:rsid w:val="008B124B"/>
    <w:rsid w:val="008B133D"/>
    <w:rsid w:val="008B1501"/>
    <w:rsid w:val="008B1591"/>
    <w:rsid w:val="008B18E2"/>
    <w:rsid w:val="008B1DB1"/>
    <w:rsid w:val="008B21E9"/>
    <w:rsid w:val="008B2767"/>
    <w:rsid w:val="008B32F3"/>
    <w:rsid w:val="008B34E5"/>
    <w:rsid w:val="008B368E"/>
    <w:rsid w:val="008B3DA9"/>
    <w:rsid w:val="008B47FF"/>
    <w:rsid w:val="008B50A8"/>
    <w:rsid w:val="008B57DC"/>
    <w:rsid w:val="008B5EDE"/>
    <w:rsid w:val="008B61F6"/>
    <w:rsid w:val="008B68E7"/>
    <w:rsid w:val="008B6D05"/>
    <w:rsid w:val="008B766C"/>
    <w:rsid w:val="008B770A"/>
    <w:rsid w:val="008B77BB"/>
    <w:rsid w:val="008C0B3A"/>
    <w:rsid w:val="008C15D1"/>
    <w:rsid w:val="008C18D8"/>
    <w:rsid w:val="008C228A"/>
    <w:rsid w:val="008C3442"/>
    <w:rsid w:val="008C49F4"/>
    <w:rsid w:val="008C4EB7"/>
    <w:rsid w:val="008C4FB2"/>
    <w:rsid w:val="008C6E16"/>
    <w:rsid w:val="008C70DE"/>
    <w:rsid w:val="008C7A2B"/>
    <w:rsid w:val="008C7DDA"/>
    <w:rsid w:val="008D0269"/>
    <w:rsid w:val="008D0C3F"/>
    <w:rsid w:val="008D0D5D"/>
    <w:rsid w:val="008D1B0F"/>
    <w:rsid w:val="008D1D2F"/>
    <w:rsid w:val="008D1D3D"/>
    <w:rsid w:val="008D2137"/>
    <w:rsid w:val="008D2D78"/>
    <w:rsid w:val="008D32AC"/>
    <w:rsid w:val="008D34D3"/>
    <w:rsid w:val="008D3EF8"/>
    <w:rsid w:val="008D412A"/>
    <w:rsid w:val="008D44F1"/>
    <w:rsid w:val="008D4EE1"/>
    <w:rsid w:val="008D62E4"/>
    <w:rsid w:val="008D716E"/>
    <w:rsid w:val="008D7472"/>
    <w:rsid w:val="008D79E2"/>
    <w:rsid w:val="008D7FDF"/>
    <w:rsid w:val="008E012A"/>
    <w:rsid w:val="008E02BA"/>
    <w:rsid w:val="008E0390"/>
    <w:rsid w:val="008E0A77"/>
    <w:rsid w:val="008E1379"/>
    <w:rsid w:val="008E164C"/>
    <w:rsid w:val="008E25E2"/>
    <w:rsid w:val="008E3433"/>
    <w:rsid w:val="008E3D7A"/>
    <w:rsid w:val="008E4DB8"/>
    <w:rsid w:val="008E556E"/>
    <w:rsid w:val="008E55B1"/>
    <w:rsid w:val="008E6283"/>
    <w:rsid w:val="008F03A1"/>
    <w:rsid w:val="008F096A"/>
    <w:rsid w:val="008F0CBF"/>
    <w:rsid w:val="008F1483"/>
    <w:rsid w:val="008F20C3"/>
    <w:rsid w:val="008F25EC"/>
    <w:rsid w:val="008F2B07"/>
    <w:rsid w:val="008F2BB0"/>
    <w:rsid w:val="008F3667"/>
    <w:rsid w:val="008F39B4"/>
    <w:rsid w:val="008F3B31"/>
    <w:rsid w:val="008F3DA5"/>
    <w:rsid w:val="008F3DDA"/>
    <w:rsid w:val="008F463C"/>
    <w:rsid w:val="008F4DA8"/>
    <w:rsid w:val="008F5B67"/>
    <w:rsid w:val="008F6538"/>
    <w:rsid w:val="008F76CC"/>
    <w:rsid w:val="008F7938"/>
    <w:rsid w:val="008F7A8D"/>
    <w:rsid w:val="008F7B30"/>
    <w:rsid w:val="008F7B83"/>
    <w:rsid w:val="008F7B98"/>
    <w:rsid w:val="00900316"/>
    <w:rsid w:val="009009F3"/>
    <w:rsid w:val="00900C31"/>
    <w:rsid w:val="00900C8D"/>
    <w:rsid w:val="00900F8C"/>
    <w:rsid w:val="0090320B"/>
    <w:rsid w:val="00903D28"/>
    <w:rsid w:val="00903E81"/>
    <w:rsid w:val="009041AC"/>
    <w:rsid w:val="0090498F"/>
    <w:rsid w:val="00904A46"/>
    <w:rsid w:val="009050D3"/>
    <w:rsid w:val="00905A90"/>
    <w:rsid w:val="00906027"/>
    <w:rsid w:val="00906A37"/>
    <w:rsid w:val="00906B5C"/>
    <w:rsid w:val="00906EBF"/>
    <w:rsid w:val="00907528"/>
    <w:rsid w:val="009075E0"/>
    <w:rsid w:val="0091088D"/>
    <w:rsid w:val="009111D4"/>
    <w:rsid w:val="00911F08"/>
    <w:rsid w:val="00912E8A"/>
    <w:rsid w:val="0091325F"/>
    <w:rsid w:val="009145A3"/>
    <w:rsid w:val="00915133"/>
    <w:rsid w:val="0091572A"/>
    <w:rsid w:val="00915829"/>
    <w:rsid w:val="00915A5B"/>
    <w:rsid w:val="00915AC7"/>
    <w:rsid w:val="009177CE"/>
    <w:rsid w:val="009208F7"/>
    <w:rsid w:val="0092100C"/>
    <w:rsid w:val="009215BE"/>
    <w:rsid w:val="009219DB"/>
    <w:rsid w:val="0092264C"/>
    <w:rsid w:val="009229EE"/>
    <w:rsid w:val="00922DFA"/>
    <w:rsid w:val="00922F43"/>
    <w:rsid w:val="00923918"/>
    <w:rsid w:val="0092399D"/>
    <w:rsid w:val="00924096"/>
    <w:rsid w:val="00926A1D"/>
    <w:rsid w:val="009273A7"/>
    <w:rsid w:val="00927585"/>
    <w:rsid w:val="009311F6"/>
    <w:rsid w:val="00931ABF"/>
    <w:rsid w:val="00931D5E"/>
    <w:rsid w:val="00932210"/>
    <w:rsid w:val="009335FF"/>
    <w:rsid w:val="00933EFB"/>
    <w:rsid w:val="00934859"/>
    <w:rsid w:val="00934893"/>
    <w:rsid w:val="00934DE0"/>
    <w:rsid w:val="00935649"/>
    <w:rsid w:val="00935BB1"/>
    <w:rsid w:val="00936C82"/>
    <w:rsid w:val="009371E6"/>
    <w:rsid w:val="009374EB"/>
    <w:rsid w:val="009378A2"/>
    <w:rsid w:val="00937AA5"/>
    <w:rsid w:val="00940767"/>
    <w:rsid w:val="00940E34"/>
    <w:rsid w:val="00940FE9"/>
    <w:rsid w:val="009411D0"/>
    <w:rsid w:val="00942E16"/>
    <w:rsid w:val="00943F8C"/>
    <w:rsid w:val="00945530"/>
    <w:rsid w:val="00945B8B"/>
    <w:rsid w:val="00945BA1"/>
    <w:rsid w:val="00945E2E"/>
    <w:rsid w:val="00946396"/>
    <w:rsid w:val="0094728A"/>
    <w:rsid w:val="00950687"/>
    <w:rsid w:val="00951077"/>
    <w:rsid w:val="0095223B"/>
    <w:rsid w:val="00952646"/>
    <w:rsid w:val="009528FF"/>
    <w:rsid w:val="00953E49"/>
    <w:rsid w:val="00953F0D"/>
    <w:rsid w:val="009549F3"/>
    <w:rsid w:val="00956184"/>
    <w:rsid w:val="00956652"/>
    <w:rsid w:val="00956F67"/>
    <w:rsid w:val="00960006"/>
    <w:rsid w:val="009601C0"/>
    <w:rsid w:val="0096050A"/>
    <w:rsid w:val="0096097E"/>
    <w:rsid w:val="00960C64"/>
    <w:rsid w:val="00960D4F"/>
    <w:rsid w:val="00960F11"/>
    <w:rsid w:val="009619C6"/>
    <w:rsid w:val="00961D77"/>
    <w:rsid w:val="00962019"/>
    <w:rsid w:val="0096229E"/>
    <w:rsid w:val="00963332"/>
    <w:rsid w:val="00964EF8"/>
    <w:rsid w:val="00965066"/>
    <w:rsid w:val="009653FB"/>
    <w:rsid w:val="0096541A"/>
    <w:rsid w:val="00966374"/>
    <w:rsid w:val="009668A4"/>
    <w:rsid w:val="00970043"/>
    <w:rsid w:val="009702E8"/>
    <w:rsid w:val="0097092C"/>
    <w:rsid w:val="0097120E"/>
    <w:rsid w:val="009715C7"/>
    <w:rsid w:val="00972511"/>
    <w:rsid w:val="00972BA0"/>
    <w:rsid w:val="00972BB6"/>
    <w:rsid w:val="0097363F"/>
    <w:rsid w:val="00973B90"/>
    <w:rsid w:val="00973D9E"/>
    <w:rsid w:val="00974CE0"/>
    <w:rsid w:val="009752DB"/>
    <w:rsid w:val="00975BDC"/>
    <w:rsid w:val="0097637E"/>
    <w:rsid w:val="009765FE"/>
    <w:rsid w:val="00977035"/>
    <w:rsid w:val="0097777D"/>
    <w:rsid w:val="00977B86"/>
    <w:rsid w:val="00980638"/>
    <w:rsid w:val="00980FFA"/>
    <w:rsid w:val="009812E4"/>
    <w:rsid w:val="00981330"/>
    <w:rsid w:val="009814D5"/>
    <w:rsid w:val="00981C69"/>
    <w:rsid w:val="009820F1"/>
    <w:rsid w:val="00982747"/>
    <w:rsid w:val="00982861"/>
    <w:rsid w:val="00982947"/>
    <w:rsid w:val="00983263"/>
    <w:rsid w:val="00983283"/>
    <w:rsid w:val="00983473"/>
    <w:rsid w:val="00983661"/>
    <w:rsid w:val="00983B85"/>
    <w:rsid w:val="00983C81"/>
    <w:rsid w:val="00984776"/>
    <w:rsid w:val="00984B4E"/>
    <w:rsid w:val="00985328"/>
    <w:rsid w:val="00986006"/>
    <w:rsid w:val="00986A98"/>
    <w:rsid w:val="00987D11"/>
    <w:rsid w:val="009900D1"/>
    <w:rsid w:val="009908B7"/>
    <w:rsid w:val="00990D7E"/>
    <w:rsid w:val="00991068"/>
    <w:rsid w:val="009918EF"/>
    <w:rsid w:val="009939F0"/>
    <w:rsid w:val="00993A25"/>
    <w:rsid w:val="00993E18"/>
    <w:rsid w:val="009958E2"/>
    <w:rsid w:val="009958E7"/>
    <w:rsid w:val="0099603D"/>
    <w:rsid w:val="00996F9B"/>
    <w:rsid w:val="00997F64"/>
    <w:rsid w:val="009A0988"/>
    <w:rsid w:val="009A0E35"/>
    <w:rsid w:val="009A1292"/>
    <w:rsid w:val="009A131D"/>
    <w:rsid w:val="009A1AC5"/>
    <w:rsid w:val="009A20AD"/>
    <w:rsid w:val="009A21BF"/>
    <w:rsid w:val="009A277F"/>
    <w:rsid w:val="009A27D7"/>
    <w:rsid w:val="009A3AAD"/>
    <w:rsid w:val="009A3E6C"/>
    <w:rsid w:val="009A426D"/>
    <w:rsid w:val="009A44F3"/>
    <w:rsid w:val="009A4AF1"/>
    <w:rsid w:val="009A4BB3"/>
    <w:rsid w:val="009A4F3B"/>
    <w:rsid w:val="009A51EA"/>
    <w:rsid w:val="009A5B64"/>
    <w:rsid w:val="009A5BDD"/>
    <w:rsid w:val="009A5EBD"/>
    <w:rsid w:val="009A5F2F"/>
    <w:rsid w:val="009A6006"/>
    <w:rsid w:val="009A6201"/>
    <w:rsid w:val="009A65D8"/>
    <w:rsid w:val="009A6BA2"/>
    <w:rsid w:val="009A6C58"/>
    <w:rsid w:val="009A6ECA"/>
    <w:rsid w:val="009A6EF0"/>
    <w:rsid w:val="009A75B4"/>
    <w:rsid w:val="009A7904"/>
    <w:rsid w:val="009A7CBB"/>
    <w:rsid w:val="009B08C3"/>
    <w:rsid w:val="009B0958"/>
    <w:rsid w:val="009B0C34"/>
    <w:rsid w:val="009B0E4D"/>
    <w:rsid w:val="009B0FE2"/>
    <w:rsid w:val="009B1D23"/>
    <w:rsid w:val="009B1E80"/>
    <w:rsid w:val="009B1FF0"/>
    <w:rsid w:val="009B212B"/>
    <w:rsid w:val="009B22D9"/>
    <w:rsid w:val="009B22DC"/>
    <w:rsid w:val="009B2304"/>
    <w:rsid w:val="009B233E"/>
    <w:rsid w:val="009B2502"/>
    <w:rsid w:val="009B4DF1"/>
    <w:rsid w:val="009B5204"/>
    <w:rsid w:val="009B5767"/>
    <w:rsid w:val="009B5FE3"/>
    <w:rsid w:val="009B602C"/>
    <w:rsid w:val="009B619A"/>
    <w:rsid w:val="009B67B1"/>
    <w:rsid w:val="009C03D1"/>
    <w:rsid w:val="009C067F"/>
    <w:rsid w:val="009C09BF"/>
    <w:rsid w:val="009C2384"/>
    <w:rsid w:val="009C2487"/>
    <w:rsid w:val="009C24A6"/>
    <w:rsid w:val="009C2BF3"/>
    <w:rsid w:val="009C2EBE"/>
    <w:rsid w:val="009C2FB7"/>
    <w:rsid w:val="009C30D4"/>
    <w:rsid w:val="009C3C48"/>
    <w:rsid w:val="009C3F0E"/>
    <w:rsid w:val="009C4D2E"/>
    <w:rsid w:val="009C60F9"/>
    <w:rsid w:val="009C6223"/>
    <w:rsid w:val="009C6EC5"/>
    <w:rsid w:val="009C6F95"/>
    <w:rsid w:val="009C76CC"/>
    <w:rsid w:val="009C7E8B"/>
    <w:rsid w:val="009D0004"/>
    <w:rsid w:val="009D127E"/>
    <w:rsid w:val="009D174A"/>
    <w:rsid w:val="009D2039"/>
    <w:rsid w:val="009D2384"/>
    <w:rsid w:val="009D2D3B"/>
    <w:rsid w:val="009D345A"/>
    <w:rsid w:val="009D3EA2"/>
    <w:rsid w:val="009D5642"/>
    <w:rsid w:val="009D6316"/>
    <w:rsid w:val="009D6433"/>
    <w:rsid w:val="009D6E77"/>
    <w:rsid w:val="009D74B5"/>
    <w:rsid w:val="009E1FFE"/>
    <w:rsid w:val="009E2295"/>
    <w:rsid w:val="009E2454"/>
    <w:rsid w:val="009E274C"/>
    <w:rsid w:val="009E3583"/>
    <w:rsid w:val="009E3A0D"/>
    <w:rsid w:val="009E3C87"/>
    <w:rsid w:val="009E3ED8"/>
    <w:rsid w:val="009E3EFE"/>
    <w:rsid w:val="009E450C"/>
    <w:rsid w:val="009E4C92"/>
    <w:rsid w:val="009E5304"/>
    <w:rsid w:val="009E5D6D"/>
    <w:rsid w:val="009E6384"/>
    <w:rsid w:val="009E69D8"/>
    <w:rsid w:val="009E7364"/>
    <w:rsid w:val="009E75F0"/>
    <w:rsid w:val="009E7780"/>
    <w:rsid w:val="009E7A0E"/>
    <w:rsid w:val="009F001E"/>
    <w:rsid w:val="009F0682"/>
    <w:rsid w:val="009F075D"/>
    <w:rsid w:val="009F1336"/>
    <w:rsid w:val="009F1352"/>
    <w:rsid w:val="009F161E"/>
    <w:rsid w:val="009F199A"/>
    <w:rsid w:val="009F1E39"/>
    <w:rsid w:val="009F2557"/>
    <w:rsid w:val="009F2F8C"/>
    <w:rsid w:val="009F46F1"/>
    <w:rsid w:val="009F4B2A"/>
    <w:rsid w:val="009F4BA0"/>
    <w:rsid w:val="009F5B40"/>
    <w:rsid w:val="009F5DD0"/>
    <w:rsid w:val="009F608D"/>
    <w:rsid w:val="009F79F6"/>
    <w:rsid w:val="00A0083E"/>
    <w:rsid w:val="00A00C8B"/>
    <w:rsid w:val="00A01B9F"/>
    <w:rsid w:val="00A021F8"/>
    <w:rsid w:val="00A03C7E"/>
    <w:rsid w:val="00A03F32"/>
    <w:rsid w:val="00A04697"/>
    <w:rsid w:val="00A05A1B"/>
    <w:rsid w:val="00A05D88"/>
    <w:rsid w:val="00A05DC3"/>
    <w:rsid w:val="00A06670"/>
    <w:rsid w:val="00A06ABB"/>
    <w:rsid w:val="00A07EE9"/>
    <w:rsid w:val="00A107D7"/>
    <w:rsid w:val="00A10832"/>
    <w:rsid w:val="00A10F82"/>
    <w:rsid w:val="00A115BE"/>
    <w:rsid w:val="00A11A39"/>
    <w:rsid w:val="00A11DA5"/>
    <w:rsid w:val="00A11E10"/>
    <w:rsid w:val="00A12257"/>
    <w:rsid w:val="00A12761"/>
    <w:rsid w:val="00A12D5F"/>
    <w:rsid w:val="00A13631"/>
    <w:rsid w:val="00A14699"/>
    <w:rsid w:val="00A147AA"/>
    <w:rsid w:val="00A16328"/>
    <w:rsid w:val="00A174CF"/>
    <w:rsid w:val="00A20847"/>
    <w:rsid w:val="00A20D03"/>
    <w:rsid w:val="00A2163D"/>
    <w:rsid w:val="00A216AF"/>
    <w:rsid w:val="00A21725"/>
    <w:rsid w:val="00A2191A"/>
    <w:rsid w:val="00A22B03"/>
    <w:rsid w:val="00A2373B"/>
    <w:rsid w:val="00A24B36"/>
    <w:rsid w:val="00A24CF5"/>
    <w:rsid w:val="00A24FFF"/>
    <w:rsid w:val="00A260E2"/>
    <w:rsid w:val="00A264E5"/>
    <w:rsid w:val="00A26652"/>
    <w:rsid w:val="00A27545"/>
    <w:rsid w:val="00A27665"/>
    <w:rsid w:val="00A27DCC"/>
    <w:rsid w:val="00A30467"/>
    <w:rsid w:val="00A3092D"/>
    <w:rsid w:val="00A31DA0"/>
    <w:rsid w:val="00A33B79"/>
    <w:rsid w:val="00A33E7E"/>
    <w:rsid w:val="00A34062"/>
    <w:rsid w:val="00A34F6A"/>
    <w:rsid w:val="00A36715"/>
    <w:rsid w:val="00A3697C"/>
    <w:rsid w:val="00A36F64"/>
    <w:rsid w:val="00A36FDF"/>
    <w:rsid w:val="00A376BF"/>
    <w:rsid w:val="00A37C09"/>
    <w:rsid w:val="00A37E88"/>
    <w:rsid w:val="00A37FBA"/>
    <w:rsid w:val="00A40F4B"/>
    <w:rsid w:val="00A41435"/>
    <w:rsid w:val="00A41AEE"/>
    <w:rsid w:val="00A41F79"/>
    <w:rsid w:val="00A42896"/>
    <w:rsid w:val="00A43298"/>
    <w:rsid w:val="00A43306"/>
    <w:rsid w:val="00A436F5"/>
    <w:rsid w:val="00A43B54"/>
    <w:rsid w:val="00A44635"/>
    <w:rsid w:val="00A45B63"/>
    <w:rsid w:val="00A5021F"/>
    <w:rsid w:val="00A5044B"/>
    <w:rsid w:val="00A5069F"/>
    <w:rsid w:val="00A51235"/>
    <w:rsid w:val="00A5144F"/>
    <w:rsid w:val="00A52704"/>
    <w:rsid w:val="00A5295D"/>
    <w:rsid w:val="00A53F4A"/>
    <w:rsid w:val="00A544B4"/>
    <w:rsid w:val="00A546A3"/>
    <w:rsid w:val="00A54DC1"/>
    <w:rsid w:val="00A55732"/>
    <w:rsid w:val="00A558A0"/>
    <w:rsid w:val="00A55E53"/>
    <w:rsid w:val="00A55E99"/>
    <w:rsid w:val="00A55E9E"/>
    <w:rsid w:val="00A56428"/>
    <w:rsid w:val="00A572CB"/>
    <w:rsid w:val="00A57704"/>
    <w:rsid w:val="00A57B7F"/>
    <w:rsid w:val="00A605F1"/>
    <w:rsid w:val="00A60813"/>
    <w:rsid w:val="00A60AA9"/>
    <w:rsid w:val="00A61D9C"/>
    <w:rsid w:val="00A62468"/>
    <w:rsid w:val="00A62901"/>
    <w:rsid w:val="00A63342"/>
    <w:rsid w:val="00A637E9"/>
    <w:rsid w:val="00A639D4"/>
    <w:rsid w:val="00A63FAC"/>
    <w:rsid w:val="00A64543"/>
    <w:rsid w:val="00A6455E"/>
    <w:rsid w:val="00A6458B"/>
    <w:rsid w:val="00A6502A"/>
    <w:rsid w:val="00A651D6"/>
    <w:rsid w:val="00A6550E"/>
    <w:rsid w:val="00A65E6A"/>
    <w:rsid w:val="00A65F6F"/>
    <w:rsid w:val="00A669B0"/>
    <w:rsid w:val="00A66B27"/>
    <w:rsid w:val="00A66CE5"/>
    <w:rsid w:val="00A701CC"/>
    <w:rsid w:val="00A701DA"/>
    <w:rsid w:val="00A704FF"/>
    <w:rsid w:val="00A7116B"/>
    <w:rsid w:val="00A719B1"/>
    <w:rsid w:val="00A71CE7"/>
    <w:rsid w:val="00A72C26"/>
    <w:rsid w:val="00A73707"/>
    <w:rsid w:val="00A73AF3"/>
    <w:rsid w:val="00A73EF2"/>
    <w:rsid w:val="00A7442A"/>
    <w:rsid w:val="00A744E4"/>
    <w:rsid w:val="00A7486F"/>
    <w:rsid w:val="00A748A9"/>
    <w:rsid w:val="00A748EE"/>
    <w:rsid w:val="00A7501D"/>
    <w:rsid w:val="00A750A2"/>
    <w:rsid w:val="00A7524D"/>
    <w:rsid w:val="00A75297"/>
    <w:rsid w:val="00A75B2B"/>
    <w:rsid w:val="00A76FF6"/>
    <w:rsid w:val="00A770AE"/>
    <w:rsid w:val="00A771EF"/>
    <w:rsid w:val="00A772AF"/>
    <w:rsid w:val="00A77335"/>
    <w:rsid w:val="00A8009D"/>
    <w:rsid w:val="00A80953"/>
    <w:rsid w:val="00A80D8B"/>
    <w:rsid w:val="00A81527"/>
    <w:rsid w:val="00A8176B"/>
    <w:rsid w:val="00A82469"/>
    <w:rsid w:val="00A82ADA"/>
    <w:rsid w:val="00A82BF4"/>
    <w:rsid w:val="00A838B5"/>
    <w:rsid w:val="00A83AEF"/>
    <w:rsid w:val="00A841EB"/>
    <w:rsid w:val="00A854CE"/>
    <w:rsid w:val="00A85EEA"/>
    <w:rsid w:val="00A8680E"/>
    <w:rsid w:val="00A86818"/>
    <w:rsid w:val="00A86C20"/>
    <w:rsid w:val="00A8754B"/>
    <w:rsid w:val="00A876DF"/>
    <w:rsid w:val="00A87F2A"/>
    <w:rsid w:val="00A902B6"/>
    <w:rsid w:val="00A904F0"/>
    <w:rsid w:val="00A91EBC"/>
    <w:rsid w:val="00A92552"/>
    <w:rsid w:val="00A925A6"/>
    <w:rsid w:val="00A927C4"/>
    <w:rsid w:val="00A93517"/>
    <w:rsid w:val="00A9398F"/>
    <w:rsid w:val="00A93F40"/>
    <w:rsid w:val="00A94997"/>
    <w:rsid w:val="00A95A20"/>
    <w:rsid w:val="00A95E5A"/>
    <w:rsid w:val="00A961B3"/>
    <w:rsid w:val="00A96342"/>
    <w:rsid w:val="00A96C30"/>
    <w:rsid w:val="00A96C92"/>
    <w:rsid w:val="00A96F9A"/>
    <w:rsid w:val="00A974CE"/>
    <w:rsid w:val="00AA047A"/>
    <w:rsid w:val="00AA0A8B"/>
    <w:rsid w:val="00AA0D2B"/>
    <w:rsid w:val="00AA1290"/>
    <w:rsid w:val="00AA1455"/>
    <w:rsid w:val="00AA1638"/>
    <w:rsid w:val="00AA1C0F"/>
    <w:rsid w:val="00AA2846"/>
    <w:rsid w:val="00AA2CD3"/>
    <w:rsid w:val="00AA2D4A"/>
    <w:rsid w:val="00AA2E7E"/>
    <w:rsid w:val="00AA446C"/>
    <w:rsid w:val="00AA4629"/>
    <w:rsid w:val="00AA4711"/>
    <w:rsid w:val="00AA4A86"/>
    <w:rsid w:val="00AA4EFB"/>
    <w:rsid w:val="00AA53F0"/>
    <w:rsid w:val="00AA5656"/>
    <w:rsid w:val="00AA5870"/>
    <w:rsid w:val="00AA5FCF"/>
    <w:rsid w:val="00AA664E"/>
    <w:rsid w:val="00AA6775"/>
    <w:rsid w:val="00AA7289"/>
    <w:rsid w:val="00AB2156"/>
    <w:rsid w:val="00AB2165"/>
    <w:rsid w:val="00AB278C"/>
    <w:rsid w:val="00AB2894"/>
    <w:rsid w:val="00AB30FC"/>
    <w:rsid w:val="00AB3B0B"/>
    <w:rsid w:val="00AB40F8"/>
    <w:rsid w:val="00AB4694"/>
    <w:rsid w:val="00AB54C8"/>
    <w:rsid w:val="00AB56EB"/>
    <w:rsid w:val="00AB6E7C"/>
    <w:rsid w:val="00AB6ED0"/>
    <w:rsid w:val="00AC0038"/>
    <w:rsid w:val="00AC065F"/>
    <w:rsid w:val="00AC0A3F"/>
    <w:rsid w:val="00AC16A6"/>
    <w:rsid w:val="00AC189E"/>
    <w:rsid w:val="00AC1D51"/>
    <w:rsid w:val="00AC216B"/>
    <w:rsid w:val="00AC2AD0"/>
    <w:rsid w:val="00AC30BF"/>
    <w:rsid w:val="00AC4501"/>
    <w:rsid w:val="00AC4594"/>
    <w:rsid w:val="00AC5770"/>
    <w:rsid w:val="00AC58F0"/>
    <w:rsid w:val="00AC5B18"/>
    <w:rsid w:val="00AC5F61"/>
    <w:rsid w:val="00AC77B9"/>
    <w:rsid w:val="00AD0BA5"/>
    <w:rsid w:val="00AD0F95"/>
    <w:rsid w:val="00AD103F"/>
    <w:rsid w:val="00AD139C"/>
    <w:rsid w:val="00AD13BC"/>
    <w:rsid w:val="00AD196F"/>
    <w:rsid w:val="00AD1C52"/>
    <w:rsid w:val="00AD2571"/>
    <w:rsid w:val="00AD3906"/>
    <w:rsid w:val="00AD4887"/>
    <w:rsid w:val="00AD4ECC"/>
    <w:rsid w:val="00AD4F07"/>
    <w:rsid w:val="00AD4F82"/>
    <w:rsid w:val="00AD4F8A"/>
    <w:rsid w:val="00AD5495"/>
    <w:rsid w:val="00AD5808"/>
    <w:rsid w:val="00AD5BF1"/>
    <w:rsid w:val="00AD67F7"/>
    <w:rsid w:val="00AD6BDA"/>
    <w:rsid w:val="00AE017B"/>
    <w:rsid w:val="00AE0305"/>
    <w:rsid w:val="00AE0397"/>
    <w:rsid w:val="00AE0551"/>
    <w:rsid w:val="00AE05B6"/>
    <w:rsid w:val="00AE086E"/>
    <w:rsid w:val="00AE09A1"/>
    <w:rsid w:val="00AE0ECF"/>
    <w:rsid w:val="00AE1304"/>
    <w:rsid w:val="00AE17BA"/>
    <w:rsid w:val="00AE17D6"/>
    <w:rsid w:val="00AE1C2C"/>
    <w:rsid w:val="00AE20DB"/>
    <w:rsid w:val="00AE229E"/>
    <w:rsid w:val="00AE293C"/>
    <w:rsid w:val="00AE35DC"/>
    <w:rsid w:val="00AE36DC"/>
    <w:rsid w:val="00AE3A29"/>
    <w:rsid w:val="00AE42D7"/>
    <w:rsid w:val="00AE4C32"/>
    <w:rsid w:val="00AE4F07"/>
    <w:rsid w:val="00AE51D5"/>
    <w:rsid w:val="00AE52B0"/>
    <w:rsid w:val="00AE5A20"/>
    <w:rsid w:val="00AE5AB1"/>
    <w:rsid w:val="00AE6168"/>
    <w:rsid w:val="00AE6ABB"/>
    <w:rsid w:val="00AE7439"/>
    <w:rsid w:val="00AE7871"/>
    <w:rsid w:val="00AE7939"/>
    <w:rsid w:val="00AE7B33"/>
    <w:rsid w:val="00AF015A"/>
    <w:rsid w:val="00AF040C"/>
    <w:rsid w:val="00AF0690"/>
    <w:rsid w:val="00AF0CE3"/>
    <w:rsid w:val="00AF19EC"/>
    <w:rsid w:val="00AF2344"/>
    <w:rsid w:val="00AF32EE"/>
    <w:rsid w:val="00AF39BF"/>
    <w:rsid w:val="00AF3D6B"/>
    <w:rsid w:val="00AF4D7D"/>
    <w:rsid w:val="00AF4DEA"/>
    <w:rsid w:val="00AF525E"/>
    <w:rsid w:val="00AF5B5B"/>
    <w:rsid w:val="00AF5EDD"/>
    <w:rsid w:val="00AF6972"/>
    <w:rsid w:val="00AF6E00"/>
    <w:rsid w:val="00AF7696"/>
    <w:rsid w:val="00AF7AA6"/>
    <w:rsid w:val="00AF7AE0"/>
    <w:rsid w:val="00B00A2C"/>
    <w:rsid w:val="00B00C17"/>
    <w:rsid w:val="00B01064"/>
    <w:rsid w:val="00B01645"/>
    <w:rsid w:val="00B01B3B"/>
    <w:rsid w:val="00B01BB7"/>
    <w:rsid w:val="00B02980"/>
    <w:rsid w:val="00B03389"/>
    <w:rsid w:val="00B03479"/>
    <w:rsid w:val="00B0402C"/>
    <w:rsid w:val="00B04DB8"/>
    <w:rsid w:val="00B05150"/>
    <w:rsid w:val="00B05504"/>
    <w:rsid w:val="00B0562F"/>
    <w:rsid w:val="00B06AF9"/>
    <w:rsid w:val="00B07267"/>
    <w:rsid w:val="00B072A1"/>
    <w:rsid w:val="00B076A9"/>
    <w:rsid w:val="00B07A25"/>
    <w:rsid w:val="00B07ED4"/>
    <w:rsid w:val="00B07F22"/>
    <w:rsid w:val="00B10035"/>
    <w:rsid w:val="00B10115"/>
    <w:rsid w:val="00B1056E"/>
    <w:rsid w:val="00B106BC"/>
    <w:rsid w:val="00B108E3"/>
    <w:rsid w:val="00B1129E"/>
    <w:rsid w:val="00B11DDE"/>
    <w:rsid w:val="00B11EBA"/>
    <w:rsid w:val="00B12FF4"/>
    <w:rsid w:val="00B132DB"/>
    <w:rsid w:val="00B13658"/>
    <w:rsid w:val="00B13C45"/>
    <w:rsid w:val="00B14E96"/>
    <w:rsid w:val="00B14FF3"/>
    <w:rsid w:val="00B151ED"/>
    <w:rsid w:val="00B15B4B"/>
    <w:rsid w:val="00B15B62"/>
    <w:rsid w:val="00B15C79"/>
    <w:rsid w:val="00B16199"/>
    <w:rsid w:val="00B172FE"/>
    <w:rsid w:val="00B17487"/>
    <w:rsid w:val="00B17BF7"/>
    <w:rsid w:val="00B17FAD"/>
    <w:rsid w:val="00B20760"/>
    <w:rsid w:val="00B20BA2"/>
    <w:rsid w:val="00B21463"/>
    <w:rsid w:val="00B21733"/>
    <w:rsid w:val="00B2260B"/>
    <w:rsid w:val="00B22854"/>
    <w:rsid w:val="00B228F0"/>
    <w:rsid w:val="00B22C25"/>
    <w:rsid w:val="00B2314B"/>
    <w:rsid w:val="00B23C24"/>
    <w:rsid w:val="00B24585"/>
    <w:rsid w:val="00B25123"/>
    <w:rsid w:val="00B2525C"/>
    <w:rsid w:val="00B272F5"/>
    <w:rsid w:val="00B277FB"/>
    <w:rsid w:val="00B27AB5"/>
    <w:rsid w:val="00B27AD1"/>
    <w:rsid w:val="00B30210"/>
    <w:rsid w:val="00B30B8B"/>
    <w:rsid w:val="00B3198F"/>
    <w:rsid w:val="00B32964"/>
    <w:rsid w:val="00B333B9"/>
    <w:rsid w:val="00B334F7"/>
    <w:rsid w:val="00B3390A"/>
    <w:rsid w:val="00B33FAC"/>
    <w:rsid w:val="00B33FE4"/>
    <w:rsid w:val="00B3499B"/>
    <w:rsid w:val="00B355DD"/>
    <w:rsid w:val="00B359BA"/>
    <w:rsid w:val="00B35B99"/>
    <w:rsid w:val="00B35BE1"/>
    <w:rsid w:val="00B35DEC"/>
    <w:rsid w:val="00B3620F"/>
    <w:rsid w:val="00B362C3"/>
    <w:rsid w:val="00B36DB4"/>
    <w:rsid w:val="00B375EB"/>
    <w:rsid w:val="00B3794B"/>
    <w:rsid w:val="00B37F48"/>
    <w:rsid w:val="00B40928"/>
    <w:rsid w:val="00B40B0A"/>
    <w:rsid w:val="00B413D5"/>
    <w:rsid w:val="00B41876"/>
    <w:rsid w:val="00B4194E"/>
    <w:rsid w:val="00B41C41"/>
    <w:rsid w:val="00B42B27"/>
    <w:rsid w:val="00B42CC4"/>
    <w:rsid w:val="00B43729"/>
    <w:rsid w:val="00B43A0E"/>
    <w:rsid w:val="00B44510"/>
    <w:rsid w:val="00B44E67"/>
    <w:rsid w:val="00B462A7"/>
    <w:rsid w:val="00B4645E"/>
    <w:rsid w:val="00B46B54"/>
    <w:rsid w:val="00B476E1"/>
    <w:rsid w:val="00B47C78"/>
    <w:rsid w:val="00B47D89"/>
    <w:rsid w:val="00B503A3"/>
    <w:rsid w:val="00B509AD"/>
    <w:rsid w:val="00B50AC5"/>
    <w:rsid w:val="00B50BE9"/>
    <w:rsid w:val="00B51426"/>
    <w:rsid w:val="00B517DE"/>
    <w:rsid w:val="00B51ABA"/>
    <w:rsid w:val="00B53042"/>
    <w:rsid w:val="00B53782"/>
    <w:rsid w:val="00B54BC6"/>
    <w:rsid w:val="00B554BF"/>
    <w:rsid w:val="00B556D1"/>
    <w:rsid w:val="00B5596C"/>
    <w:rsid w:val="00B55C52"/>
    <w:rsid w:val="00B56326"/>
    <w:rsid w:val="00B563A6"/>
    <w:rsid w:val="00B5644D"/>
    <w:rsid w:val="00B568E3"/>
    <w:rsid w:val="00B60160"/>
    <w:rsid w:val="00B60AFA"/>
    <w:rsid w:val="00B60FB7"/>
    <w:rsid w:val="00B613E2"/>
    <w:rsid w:val="00B614AB"/>
    <w:rsid w:val="00B618BF"/>
    <w:rsid w:val="00B61E09"/>
    <w:rsid w:val="00B62590"/>
    <w:rsid w:val="00B62D6B"/>
    <w:rsid w:val="00B63A9E"/>
    <w:rsid w:val="00B63E1D"/>
    <w:rsid w:val="00B64DC0"/>
    <w:rsid w:val="00B6539C"/>
    <w:rsid w:val="00B653DF"/>
    <w:rsid w:val="00B65728"/>
    <w:rsid w:val="00B65A68"/>
    <w:rsid w:val="00B65C10"/>
    <w:rsid w:val="00B65C30"/>
    <w:rsid w:val="00B65FD8"/>
    <w:rsid w:val="00B701A5"/>
    <w:rsid w:val="00B70CFF"/>
    <w:rsid w:val="00B70EE5"/>
    <w:rsid w:val="00B71A8F"/>
    <w:rsid w:val="00B71D35"/>
    <w:rsid w:val="00B72664"/>
    <w:rsid w:val="00B72698"/>
    <w:rsid w:val="00B74C1E"/>
    <w:rsid w:val="00B7501C"/>
    <w:rsid w:val="00B754EF"/>
    <w:rsid w:val="00B75793"/>
    <w:rsid w:val="00B759C9"/>
    <w:rsid w:val="00B75D0A"/>
    <w:rsid w:val="00B76704"/>
    <w:rsid w:val="00B777FA"/>
    <w:rsid w:val="00B779F4"/>
    <w:rsid w:val="00B81000"/>
    <w:rsid w:val="00B81C87"/>
    <w:rsid w:val="00B8216B"/>
    <w:rsid w:val="00B82354"/>
    <w:rsid w:val="00B825CC"/>
    <w:rsid w:val="00B8294F"/>
    <w:rsid w:val="00B83840"/>
    <w:rsid w:val="00B83C32"/>
    <w:rsid w:val="00B85164"/>
    <w:rsid w:val="00B853F5"/>
    <w:rsid w:val="00B8572F"/>
    <w:rsid w:val="00B85747"/>
    <w:rsid w:val="00B9010A"/>
    <w:rsid w:val="00B91301"/>
    <w:rsid w:val="00B91885"/>
    <w:rsid w:val="00B91910"/>
    <w:rsid w:val="00B91B50"/>
    <w:rsid w:val="00B91E79"/>
    <w:rsid w:val="00B920DD"/>
    <w:rsid w:val="00B924AD"/>
    <w:rsid w:val="00B9273D"/>
    <w:rsid w:val="00B928E4"/>
    <w:rsid w:val="00B928F7"/>
    <w:rsid w:val="00B929AD"/>
    <w:rsid w:val="00B933C7"/>
    <w:rsid w:val="00B93998"/>
    <w:rsid w:val="00B93FEA"/>
    <w:rsid w:val="00B940AB"/>
    <w:rsid w:val="00B94676"/>
    <w:rsid w:val="00B94BC3"/>
    <w:rsid w:val="00B952C5"/>
    <w:rsid w:val="00B954F9"/>
    <w:rsid w:val="00B961EB"/>
    <w:rsid w:val="00B97786"/>
    <w:rsid w:val="00B97888"/>
    <w:rsid w:val="00B97B5F"/>
    <w:rsid w:val="00BA0C06"/>
    <w:rsid w:val="00BA12A4"/>
    <w:rsid w:val="00BA227A"/>
    <w:rsid w:val="00BA24A5"/>
    <w:rsid w:val="00BA2854"/>
    <w:rsid w:val="00BA2C9F"/>
    <w:rsid w:val="00BA3010"/>
    <w:rsid w:val="00BA342A"/>
    <w:rsid w:val="00BA38C4"/>
    <w:rsid w:val="00BA4189"/>
    <w:rsid w:val="00BA4484"/>
    <w:rsid w:val="00BA4B08"/>
    <w:rsid w:val="00BA5A23"/>
    <w:rsid w:val="00BA690C"/>
    <w:rsid w:val="00BA6C91"/>
    <w:rsid w:val="00BA6D69"/>
    <w:rsid w:val="00BA7120"/>
    <w:rsid w:val="00BA7B22"/>
    <w:rsid w:val="00BB01E8"/>
    <w:rsid w:val="00BB068B"/>
    <w:rsid w:val="00BB0EAC"/>
    <w:rsid w:val="00BB1C43"/>
    <w:rsid w:val="00BB1D66"/>
    <w:rsid w:val="00BB1E73"/>
    <w:rsid w:val="00BB22FD"/>
    <w:rsid w:val="00BB2D38"/>
    <w:rsid w:val="00BB2F2A"/>
    <w:rsid w:val="00BB381A"/>
    <w:rsid w:val="00BB502D"/>
    <w:rsid w:val="00BB56AE"/>
    <w:rsid w:val="00BB6242"/>
    <w:rsid w:val="00BB6DF7"/>
    <w:rsid w:val="00BB7161"/>
    <w:rsid w:val="00BB7AB4"/>
    <w:rsid w:val="00BC075C"/>
    <w:rsid w:val="00BC102D"/>
    <w:rsid w:val="00BC111F"/>
    <w:rsid w:val="00BC1C50"/>
    <w:rsid w:val="00BC1FE8"/>
    <w:rsid w:val="00BC203E"/>
    <w:rsid w:val="00BC24AD"/>
    <w:rsid w:val="00BC26F4"/>
    <w:rsid w:val="00BC2870"/>
    <w:rsid w:val="00BC2BD1"/>
    <w:rsid w:val="00BC2D05"/>
    <w:rsid w:val="00BC2FB1"/>
    <w:rsid w:val="00BC37CA"/>
    <w:rsid w:val="00BC3CA9"/>
    <w:rsid w:val="00BC3CF2"/>
    <w:rsid w:val="00BC4005"/>
    <w:rsid w:val="00BC47FA"/>
    <w:rsid w:val="00BC4DEA"/>
    <w:rsid w:val="00BC5A13"/>
    <w:rsid w:val="00BC63DF"/>
    <w:rsid w:val="00BC65DF"/>
    <w:rsid w:val="00BC6A5F"/>
    <w:rsid w:val="00BC7C92"/>
    <w:rsid w:val="00BD0046"/>
    <w:rsid w:val="00BD00F8"/>
    <w:rsid w:val="00BD1345"/>
    <w:rsid w:val="00BD1DF9"/>
    <w:rsid w:val="00BD23FF"/>
    <w:rsid w:val="00BD2B99"/>
    <w:rsid w:val="00BD2D80"/>
    <w:rsid w:val="00BD3088"/>
    <w:rsid w:val="00BD4AD7"/>
    <w:rsid w:val="00BD4DC1"/>
    <w:rsid w:val="00BD5379"/>
    <w:rsid w:val="00BD55EC"/>
    <w:rsid w:val="00BD6698"/>
    <w:rsid w:val="00BD69F5"/>
    <w:rsid w:val="00BD6A7D"/>
    <w:rsid w:val="00BD6CEB"/>
    <w:rsid w:val="00BD72AB"/>
    <w:rsid w:val="00BD76FF"/>
    <w:rsid w:val="00BD7EDB"/>
    <w:rsid w:val="00BE0D5F"/>
    <w:rsid w:val="00BE2140"/>
    <w:rsid w:val="00BE2C9F"/>
    <w:rsid w:val="00BE36D0"/>
    <w:rsid w:val="00BE430C"/>
    <w:rsid w:val="00BE4652"/>
    <w:rsid w:val="00BE490F"/>
    <w:rsid w:val="00BE49BE"/>
    <w:rsid w:val="00BE4D4E"/>
    <w:rsid w:val="00BE4EB4"/>
    <w:rsid w:val="00BE5D68"/>
    <w:rsid w:val="00BE5DD2"/>
    <w:rsid w:val="00BE6AB0"/>
    <w:rsid w:val="00BE6CBF"/>
    <w:rsid w:val="00BE7230"/>
    <w:rsid w:val="00BE7868"/>
    <w:rsid w:val="00BF0421"/>
    <w:rsid w:val="00BF05CD"/>
    <w:rsid w:val="00BF0D19"/>
    <w:rsid w:val="00BF0FF6"/>
    <w:rsid w:val="00BF191B"/>
    <w:rsid w:val="00BF22A8"/>
    <w:rsid w:val="00BF276A"/>
    <w:rsid w:val="00BF29AA"/>
    <w:rsid w:val="00BF2B77"/>
    <w:rsid w:val="00BF2DB0"/>
    <w:rsid w:val="00BF318F"/>
    <w:rsid w:val="00BF3888"/>
    <w:rsid w:val="00BF3D85"/>
    <w:rsid w:val="00BF52A6"/>
    <w:rsid w:val="00BF6EF6"/>
    <w:rsid w:val="00BF71C1"/>
    <w:rsid w:val="00C00118"/>
    <w:rsid w:val="00C00395"/>
    <w:rsid w:val="00C00E93"/>
    <w:rsid w:val="00C01191"/>
    <w:rsid w:val="00C0130D"/>
    <w:rsid w:val="00C014F5"/>
    <w:rsid w:val="00C0254C"/>
    <w:rsid w:val="00C02CA6"/>
    <w:rsid w:val="00C03A7F"/>
    <w:rsid w:val="00C03B09"/>
    <w:rsid w:val="00C04372"/>
    <w:rsid w:val="00C0451B"/>
    <w:rsid w:val="00C04CA3"/>
    <w:rsid w:val="00C05407"/>
    <w:rsid w:val="00C05CC6"/>
    <w:rsid w:val="00C06AA5"/>
    <w:rsid w:val="00C06FD3"/>
    <w:rsid w:val="00C070D7"/>
    <w:rsid w:val="00C07120"/>
    <w:rsid w:val="00C079A5"/>
    <w:rsid w:val="00C07E81"/>
    <w:rsid w:val="00C1059C"/>
    <w:rsid w:val="00C10746"/>
    <w:rsid w:val="00C112B8"/>
    <w:rsid w:val="00C11B43"/>
    <w:rsid w:val="00C11E1B"/>
    <w:rsid w:val="00C12058"/>
    <w:rsid w:val="00C12350"/>
    <w:rsid w:val="00C12705"/>
    <w:rsid w:val="00C12D32"/>
    <w:rsid w:val="00C136AC"/>
    <w:rsid w:val="00C13EF6"/>
    <w:rsid w:val="00C142CE"/>
    <w:rsid w:val="00C14CA8"/>
    <w:rsid w:val="00C14DE7"/>
    <w:rsid w:val="00C14F5F"/>
    <w:rsid w:val="00C156A1"/>
    <w:rsid w:val="00C15836"/>
    <w:rsid w:val="00C15E01"/>
    <w:rsid w:val="00C1623D"/>
    <w:rsid w:val="00C163F4"/>
    <w:rsid w:val="00C1679C"/>
    <w:rsid w:val="00C173C1"/>
    <w:rsid w:val="00C1795C"/>
    <w:rsid w:val="00C17CE5"/>
    <w:rsid w:val="00C17FCF"/>
    <w:rsid w:val="00C20BE4"/>
    <w:rsid w:val="00C20EAB"/>
    <w:rsid w:val="00C21293"/>
    <w:rsid w:val="00C2131B"/>
    <w:rsid w:val="00C21463"/>
    <w:rsid w:val="00C21A47"/>
    <w:rsid w:val="00C21EC7"/>
    <w:rsid w:val="00C21FC6"/>
    <w:rsid w:val="00C22251"/>
    <w:rsid w:val="00C22643"/>
    <w:rsid w:val="00C23182"/>
    <w:rsid w:val="00C246F9"/>
    <w:rsid w:val="00C254A0"/>
    <w:rsid w:val="00C26337"/>
    <w:rsid w:val="00C2633B"/>
    <w:rsid w:val="00C268DC"/>
    <w:rsid w:val="00C26C17"/>
    <w:rsid w:val="00C27441"/>
    <w:rsid w:val="00C275E4"/>
    <w:rsid w:val="00C279F6"/>
    <w:rsid w:val="00C31229"/>
    <w:rsid w:val="00C3131F"/>
    <w:rsid w:val="00C31DA6"/>
    <w:rsid w:val="00C3373C"/>
    <w:rsid w:val="00C33A32"/>
    <w:rsid w:val="00C34787"/>
    <w:rsid w:val="00C34927"/>
    <w:rsid w:val="00C35116"/>
    <w:rsid w:val="00C3615C"/>
    <w:rsid w:val="00C3635F"/>
    <w:rsid w:val="00C36B08"/>
    <w:rsid w:val="00C370FF"/>
    <w:rsid w:val="00C37629"/>
    <w:rsid w:val="00C37AEC"/>
    <w:rsid w:val="00C37CC4"/>
    <w:rsid w:val="00C37F5C"/>
    <w:rsid w:val="00C40F25"/>
    <w:rsid w:val="00C414F7"/>
    <w:rsid w:val="00C42093"/>
    <w:rsid w:val="00C42147"/>
    <w:rsid w:val="00C42B94"/>
    <w:rsid w:val="00C43475"/>
    <w:rsid w:val="00C435DA"/>
    <w:rsid w:val="00C43B4C"/>
    <w:rsid w:val="00C4436B"/>
    <w:rsid w:val="00C446B4"/>
    <w:rsid w:val="00C44C9F"/>
    <w:rsid w:val="00C4581C"/>
    <w:rsid w:val="00C45FF9"/>
    <w:rsid w:val="00C46485"/>
    <w:rsid w:val="00C46712"/>
    <w:rsid w:val="00C474DC"/>
    <w:rsid w:val="00C476B3"/>
    <w:rsid w:val="00C477C2"/>
    <w:rsid w:val="00C502A6"/>
    <w:rsid w:val="00C505C2"/>
    <w:rsid w:val="00C516C4"/>
    <w:rsid w:val="00C525FC"/>
    <w:rsid w:val="00C52C6F"/>
    <w:rsid w:val="00C52C94"/>
    <w:rsid w:val="00C53676"/>
    <w:rsid w:val="00C5443A"/>
    <w:rsid w:val="00C550BE"/>
    <w:rsid w:val="00C55EE9"/>
    <w:rsid w:val="00C56E2D"/>
    <w:rsid w:val="00C571A5"/>
    <w:rsid w:val="00C5744A"/>
    <w:rsid w:val="00C57576"/>
    <w:rsid w:val="00C57D75"/>
    <w:rsid w:val="00C605C0"/>
    <w:rsid w:val="00C613BA"/>
    <w:rsid w:val="00C62038"/>
    <w:rsid w:val="00C62283"/>
    <w:rsid w:val="00C62311"/>
    <w:rsid w:val="00C62773"/>
    <w:rsid w:val="00C62972"/>
    <w:rsid w:val="00C6303B"/>
    <w:rsid w:val="00C631C4"/>
    <w:rsid w:val="00C638AB"/>
    <w:rsid w:val="00C64666"/>
    <w:rsid w:val="00C64C40"/>
    <w:rsid w:val="00C64E49"/>
    <w:rsid w:val="00C64FF1"/>
    <w:rsid w:val="00C65A4B"/>
    <w:rsid w:val="00C66666"/>
    <w:rsid w:val="00C66CE1"/>
    <w:rsid w:val="00C674D5"/>
    <w:rsid w:val="00C703C2"/>
    <w:rsid w:val="00C707B2"/>
    <w:rsid w:val="00C70955"/>
    <w:rsid w:val="00C710C3"/>
    <w:rsid w:val="00C71185"/>
    <w:rsid w:val="00C71B88"/>
    <w:rsid w:val="00C72D20"/>
    <w:rsid w:val="00C72FB6"/>
    <w:rsid w:val="00C7363D"/>
    <w:rsid w:val="00C74D3A"/>
    <w:rsid w:val="00C75144"/>
    <w:rsid w:val="00C75614"/>
    <w:rsid w:val="00C75AE5"/>
    <w:rsid w:val="00C75F61"/>
    <w:rsid w:val="00C760C6"/>
    <w:rsid w:val="00C7641C"/>
    <w:rsid w:val="00C7649D"/>
    <w:rsid w:val="00C77809"/>
    <w:rsid w:val="00C80702"/>
    <w:rsid w:val="00C808A1"/>
    <w:rsid w:val="00C81276"/>
    <w:rsid w:val="00C81366"/>
    <w:rsid w:val="00C81632"/>
    <w:rsid w:val="00C817B3"/>
    <w:rsid w:val="00C81BC2"/>
    <w:rsid w:val="00C81FF1"/>
    <w:rsid w:val="00C832FD"/>
    <w:rsid w:val="00C83459"/>
    <w:rsid w:val="00C838F6"/>
    <w:rsid w:val="00C83A5B"/>
    <w:rsid w:val="00C83D88"/>
    <w:rsid w:val="00C846D8"/>
    <w:rsid w:val="00C8517D"/>
    <w:rsid w:val="00C8567E"/>
    <w:rsid w:val="00C85F57"/>
    <w:rsid w:val="00C8633E"/>
    <w:rsid w:val="00C86E1C"/>
    <w:rsid w:val="00C87093"/>
    <w:rsid w:val="00C8736E"/>
    <w:rsid w:val="00C8773D"/>
    <w:rsid w:val="00C877C1"/>
    <w:rsid w:val="00C878D7"/>
    <w:rsid w:val="00C9048D"/>
    <w:rsid w:val="00C91789"/>
    <w:rsid w:val="00C91ADD"/>
    <w:rsid w:val="00C9240D"/>
    <w:rsid w:val="00C924A2"/>
    <w:rsid w:val="00C92CDB"/>
    <w:rsid w:val="00C93C8E"/>
    <w:rsid w:val="00C93E29"/>
    <w:rsid w:val="00C93FCE"/>
    <w:rsid w:val="00C93FEB"/>
    <w:rsid w:val="00C95A79"/>
    <w:rsid w:val="00C95AC2"/>
    <w:rsid w:val="00C95DC1"/>
    <w:rsid w:val="00C96AAA"/>
    <w:rsid w:val="00C9753C"/>
    <w:rsid w:val="00C976AD"/>
    <w:rsid w:val="00C97AA2"/>
    <w:rsid w:val="00CA1554"/>
    <w:rsid w:val="00CA1571"/>
    <w:rsid w:val="00CA21FB"/>
    <w:rsid w:val="00CA2B20"/>
    <w:rsid w:val="00CA3105"/>
    <w:rsid w:val="00CA3377"/>
    <w:rsid w:val="00CA33AB"/>
    <w:rsid w:val="00CA3423"/>
    <w:rsid w:val="00CA495B"/>
    <w:rsid w:val="00CA4CAB"/>
    <w:rsid w:val="00CA58A2"/>
    <w:rsid w:val="00CA5FC5"/>
    <w:rsid w:val="00CA675C"/>
    <w:rsid w:val="00CA6764"/>
    <w:rsid w:val="00CA6894"/>
    <w:rsid w:val="00CA6DF4"/>
    <w:rsid w:val="00CA73B5"/>
    <w:rsid w:val="00CA75D2"/>
    <w:rsid w:val="00CA7C86"/>
    <w:rsid w:val="00CB009E"/>
    <w:rsid w:val="00CB089E"/>
    <w:rsid w:val="00CB09F2"/>
    <w:rsid w:val="00CB0E87"/>
    <w:rsid w:val="00CB10CF"/>
    <w:rsid w:val="00CB154D"/>
    <w:rsid w:val="00CB17CB"/>
    <w:rsid w:val="00CB2066"/>
    <w:rsid w:val="00CB21AC"/>
    <w:rsid w:val="00CB39E1"/>
    <w:rsid w:val="00CB3E6F"/>
    <w:rsid w:val="00CB3F15"/>
    <w:rsid w:val="00CB45ED"/>
    <w:rsid w:val="00CB4688"/>
    <w:rsid w:val="00CB4B8B"/>
    <w:rsid w:val="00CB5AC7"/>
    <w:rsid w:val="00CB5CB1"/>
    <w:rsid w:val="00CB5CCD"/>
    <w:rsid w:val="00CB62DD"/>
    <w:rsid w:val="00CB7181"/>
    <w:rsid w:val="00CB7A31"/>
    <w:rsid w:val="00CB7A75"/>
    <w:rsid w:val="00CB7B32"/>
    <w:rsid w:val="00CC0D22"/>
    <w:rsid w:val="00CC0FA7"/>
    <w:rsid w:val="00CC1179"/>
    <w:rsid w:val="00CC1758"/>
    <w:rsid w:val="00CC175B"/>
    <w:rsid w:val="00CC21FB"/>
    <w:rsid w:val="00CC22B6"/>
    <w:rsid w:val="00CC2DEF"/>
    <w:rsid w:val="00CC3373"/>
    <w:rsid w:val="00CC3D14"/>
    <w:rsid w:val="00CC4404"/>
    <w:rsid w:val="00CC4DA9"/>
    <w:rsid w:val="00CC5223"/>
    <w:rsid w:val="00CC5B00"/>
    <w:rsid w:val="00CC5B40"/>
    <w:rsid w:val="00CC60FA"/>
    <w:rsid w:val="00CC617F"/>
    <w:rsid w:val="00CC6832"/>
    <w:rsid w:val="00CC7014"/>
    <w:rsid w:val="00CC7A26"/>
    <w:rsid w:val="00CD0574"/>
    <w:rsid w:val="00CD0A09"/>
    <w:rsid w:val="00CD12B3"/>
    <w:rsid w:val="00CD1471"/>
    <w:rsid w:val="00CD14F8"/>
    <w:rsid w:val="00CD1F52"/>
    <w:rsid w:val="00CD2CDD"/>
    <w:rsid w:val="00CD2D77"/>
    <w:rsid w:val="00CD390A"/>
    <w:rsid w:val="00CD3B7B"/>
    <w:rsid w:val="00CD408D"/>
    <w:rsid w:val="00CD40A5"/>
    <w:rsid w:val="00CD44B4"/>
    <w:rsid w:val="00CD47B3"/>
    <w:rsid w:val="00CD482E"/>
    <w:rsid w:val="00CD6AF2"/>
    <w:rsid w:val="00CD79C0"/>
    <w:rsid w:val="00CE071F"/>
    <w:rsid w:val="00CE0746"/>
    <w:rsid w:val="00CE1573"/>
    <w:rsid w:val="00CE161B"/>
    <w:rsid w:val="00CE163F"/>
    <w:rsid w:val="00CE19D8"/>
    <w:rsid w:val="00CE3829"/>
    <w:rsid w:val="00CE3BD6"/>
    <w:rsid w:val="00CE3DE2"/>
    <w:rsid w:val="00CE41A3"/>
    <w:rsid w:val="00CE483C"/>
    <w:rsid w:val="00CE4CAA"/>
    <w:rsid w:val="00CE4FE5"/>
    <w:rsid w:val="00CE5F7B"/>
    <w:rsid w:val="00CE6650"/>
    <w:rsid w:val="00CE67A0"/>
    <w:rsid w:val="00CE695B"/>
    <w:rsid w:val="00CE7683"/>
    <w:rsid w:val="00CF2001"/>
    <w:rsid w:val="00CF3034"/>
    <w:rsid w:val="00CF319E"/>
    <w:rsid w:val="00CF3669"/>
    <w:rsid w:val="00CF45D5"/>
    <w:rsid w:val="00CF4EC5"/>
    <w:rsid w:val="00CF5039"/>
    <w:rsid w:val="00CF51FF"/>
    <w:rsid w:val="00CF53E2"/>
    <w:rsid w:val="00CF5F10"/>
    <w:rsid w:val="00CF60F8"/>
    <w:rsid w:val="00CF6C72"/>
    <w:rsid w:val="00CF789D"/>
    <w:rsid w:val="00CF7BED"/>
    <w:rsid w:val="00D001A7"/>
    <w:rsid w:val="00D003AB"/>
    <w:rsid w:val="00D00458"/>
    <w:rsid w:val="00D00899"/>
    <w:rsid w:val="00D00E17"/>
    <w:rsid w:val="00D01050"/>
    <w:rsid w:val="00D01696"/>
    <w:rsid w:val="00D0182E"/>
    <w:rsid w:val="00D02009"/>
    <w:rsid w:val="00D02163"/>
    <w:rsid w:val="00D02849"/>
    <w:rsid w:val="00D0287C"/>
    <w:rsid w:val="00D037AD"/>
    <w:rsid w:val="00D04003"/>
    <w:rsid w:val="00D04A06"/>
    <w:rsid w:val="00D054F8"/>
    <w:rsid w:val="00D05D5C"/>
    <w:rsid w:val="00D06A8B"/>
    <w:rsid w:val="00D071E8"/>
    <w:rsid w:val="00D0777A"/>
    <w:rsid w:val="00D07E2D"/>
    <w:rsid w:val="00D10187"/>
    <w:rsid w:val="00D11027"/>
    <w:rsid w:val="00D11264"/>
    <w:rsid w:val="00D115B8"/>
    <w:rsid w:val="00D11B81"/>
    <w:rsid w:val="00D12B4A"/>
    <w:rsid w:val="00D13039"/>
    <w:rsid w:val="00D1304E"/>
    <w:rsid w:val="00D13D8F"/>
    <w:rsid w:val="00D14060"/>
    <w:rsid w:val="00D142C1"/>
    <w:rsid w:val="00D14831"/>
    <w:rsid w:val="00D14C1D"/>
    <w:rsid w:val="00D15042"/>
    <w:rsid w:val="00D152AA"/>
    <w:rsid w:val="00D2074C"/>
    <w:rsid w:val="00D20D07"/>
    <w:rsid w:val="00D20F7F"/>
    <w:rsid w:val="00D212CB"/>
    <w:rsid w:val="00D21F02"/>
    <w:rsid w:val="00D23162"/>
    <w:rsid w:val="00D23F87"/>
    <w:rsid w:val="00D242CA"/>
    <w:rsid w:val="00D24BA8"/>
    <w:rsid w:val="00D25B5C"/>
    <w:rsid w:val="00D264D4"/>
    <w:rsid w:val="00D2695B"/>
    <w:rsid w:val="00D2697C"/>
    <w:rsid w:val="00D26A70"/>
    <w:rsid w:val="00D26CD6"/>
    <w:rsid w:val="00D27486"/>
    <w:rsid w:val="00D27529"/>
    <w:rsid w:val="00D2784A"/>
    <w:rsid w:val="00D304A2"/>
    <w:rsid w:val="00D30C5A"/>
    <w:rsid w:val="00D314A6"/>
    <w:rsid w:val="00D3177C"/>
    <w:rsid w:val="00D322F8"/>
    <w:rsid w:val="00D328A5"/>
    <w:rsid w:val="00D32FE7"/>
    <w:rsid w:val="00D33008"/>
    <w:rsid w:val="00D34058"/>
    <w:rsid w:val="00D34368"/>
    <w:rsid w:val="00D355D6"/>
    <w:rsid w:val="00D35B92"/>
    <w:rsid w:val="00D363C7"/>
    <w:rsid w:val="00D36E75"/>
    <w:rsid w:val="00D37E26"/>
    <w:rsid w:val="00D400C9"/>
    <w:rsid w:val="00D400E7"/>
    <w:rsid w:val="00D410AE"/>
    <w:rsid w:val="00D4165C"/>
    <w:rsid w:val="00D41852"/>
    <w:rsid w:val="00D427C6"/>
    <w:rsid w:val="00D42DBD"/>
    <w:rsid w:val="00D432A3"/>
    <w:rsid w:val="00D43417"/>
    <w:rsid w:val="00D435D2"/>
    <w:rsid w:val="00D43664"/>
    <w:rsid w:val="00D43D9F"/>
    <w:rsid w:val="00D441D0"/>
    <w:rsid w:val="00D44D0F"/>
    <w:rsid w:val="00D44E11"/>
    <w:rsid w:val="00D454CF"/>
    <w:rsid w:val="00D454E7"/>
    <w:rsid w:val="00D46805"/>
    <w:rsid w:val="00D475E3"/>
    <w:rsid w:val="00D503EB"/>
    <w:rsid w:val="00D520C8"/>
    <w:rsid w:val="00D541F6"/>
    <w:rsid w:val="00D54847"/>
    <w:rsid w:val="00D5492E"/>
    <w:rsid w:val="00D551E4"/>
    <w:rsid w:val="00D55D3D"/>
    <w:rsid w:val="00D5691F"/>
    <w:rsid w:val="00D56BC1"/>
    <w:rsid w:val="00D56BCF"/>
    <w:rsid w:val="00D56F72"/>
    <w:rsid w:val="00D57902"/>
    <w:rsid w:val="00D57EE8"/>
    <w:rsid w:val="00D60755"/>
    <w:rsid w:val="00D61079"/>
    <w:rsid w:val="00D6110A"/>
    <w:rsid w:val="00D61271"/>
    <w:rsid w:val="00D6145D"/>
    <w:rsid w:val="00D6180C"/>
    <w:rsid w:val="00D619CF"/>
    <w:rsid w:val="00D6252D"/>
    <w:rsid w:val="00D62999"/>
    <w:rsid w:val="00D62B44"/>
    <w:rsid w:val="00D63076"/>
    <w:rsid w:val="00D630C9"/>
    <w:rsid w:val="00D63BBF"/>
    <w:rsid w:val="00D63C09"/>
    <w:rsid w:val="00D64429"/>
    <w:rsid w:val="00D64487"/>
    <w:rsid w:val="00D64806"/>
    <w:rsid w:val="00D64A4C"/>
    <w:rsid w:val="00D65F2B"/>
    <w:rsid w:val="00D67E3A"/>
    <w:rsid w:val="00D70157"/>
    <w:rsid w:val="00D70329"/>
    <w:rsid w:val="00D70594"/>
    <w:rsid w:val="00D70F91"/>
    <w:rsid w:val="00D71080"/>
    <w:rsid w:val="00D719DE"/>
    <w:rsid w:val="00D71A31"/>
    <w:rsid w:val="00D7218E"/>
    <w:rsid w:val="00D72475"/>
    <w:rsid w:val="00D72FAD"/>
    <w:rsid w:val="00D7373D"/>
    <w:rsid w:val="00D742C2"/>
    <w:rsid w:val="00D745A0"/>
    <w:rsid w:val="00D75313"/>
    <w:rsid w:val="00D760EA"/>
    <w:rsid w:val="00D76401"/>
    <w:rsid w:val="00D7699B"/>
    <w:rsid w:val="00D770FA"/>
    <w:rsid w:val="00D7725C"/>
    <w:rsid w:val="00D776F6"/>
    <w:rsid w:val="00D77C1A"/>
    <w:rsid w:val="00D77D50"/>
    <w:rsid w:val="00D8010D"/>
    <w:rsid w:val="00D8033F"/>
    <w:rsid w:val="00D808DC"/>
    <w:rsid w:val="00D80DF3"/>
    <w:rsid w:val="00D80E89"/>
    <w:rsid w:val="00D81485"/>
    <w:rsid w:val="00D816D9"/>
    <w:rsid w:val="00D83263"/>
    <w:rsid w:val="00D83768"/>
    <w:rsid w:val="00D843D9"/>
    <w:rsid w:val="00D8448F"/>
    <w:rsid w:val="00D845B5"/>
    <w:rsid w:val="00D8483B"/>
    <w:rsid w:val="00D84864"/>
    <w:rsid w:val="00D8538F"/>
    <w:rsid w:val="00D86148"/>
    <w:rsid w:val="00D8698C"/>
    <w:rsid w:val="00D86DAC"/>
    <w:rsid w:val="00D87533"/>
    <w:rsid w:val="00D87FE3"/>
    <w:rsid w:val="00D90B68"/>
    <w:rsid w:val="00D911D5"/>
    <w:rsid w:val="00D913DD"/>
    <w:rsid w:val="00D918B9"/>
    <w:rsid w:val="00D918D2"/>
    <w:rsid w:val="00D91E06"/>
    <w:rsid w:val="00D93838"/>
    <w:rsid w:val="00D93A28"/>
    <w:rsid w:val="00D9442F"/>
    <w:rsid w:val="00D94BD9"/>
    <w:rsid w:val="00D9536A"/>
    <w:rsid w:val="00D95D17"/>
    <w:rsid w:val="00D970EA"/>
    <w:rsid w:val="00D97AA1"/>
    <w:rsid w:val="00DA1BBD"/>
    <w:rsid w:val="00DA39F2"/>
    <w:rsid w:val="00DA4DEC"/>
    <w:rsid w:val="00DA52AC"/>
    <w:rsid w:val="00DA5958"/>
    <w:rsid w:val="00DA6A85"/>
    <w:rsid w:val="00DA6CFF"/>
    <w:rsid w:val="00DA6D98"/>
    <w:rsid w:val="00DA6DF2"/>
    <w:rsid w:val="00DA6FD9"/>
    <w:rsid w:val="00DA75EB"/>
    <w:rsid w:val="00DB0513"/>
    <w:rsid w:val="00DB1E76"/>
    <w:rsid w:val="00DB2B24"/>
    <w:rsid w:val="00DB3DF8"/>
    <w:rsid w:val="00DB44AB"/>
    <w:rsid w:val="00DB4A44"/>
    <w:rsid w:val="00DB513B"/>
    <w:rsid w:val="00DB57D0"/>
    <w:rsid w:val="00DB5957"/>
    <w:rsid w:val="00DB5C83"/>
    <w:rsid w:val="00DB6484"/>
    <w:rsid w:val="00DB6819"/>
    <w:rsid w:val="00DB6EAE"/>
    <w:rsid w:val="00DB7D9A"/>
    <w:rsid w:val="00DB7F7A"/>
    <w:rsid w:val="00DC08A7"/>
    <w:rsid w:val="00DC0E5C"/>
    <w:rsid w:val="00DC1151"/>
    <w:rsid w:val="00DC17D5"/>
    <w:rsid w:val="00DC1C3D"/>
    <w:rsid w:val="00DC1C5A"/>
    <w:rsid w:val="00DC24CD"/>
    <w:rsid w:val="00DC2C70"/>
    <w:rsid w:val="00DC33DA"/>
    <w:rsid w:val="00DC357B"/>
    <w:rsid w:val="00DC3B39"/>
    <w:rsid w:val="00DC4182"/>
    <w:rsid w:val="00DC44A1"/>
    <w:rsid w:val="00DC469A"/>
    <w:rsid w:val="00DC4904"/>
    <w:rsid w:val="00DC4B63"/>
    <w:rsid w:val="00DC4DCE"/>
    <w:rsid w:val="00DC4F63"/>
    <w:rsid w:val="00DC5E8E"/>
    <w:rsid w:val="00DC5FD4"/>
    <w:rsid w:val="00DC645B"/>
    <w:rsid w:val="00DC6625"/>
    <w:rsid w:val="00DC676F"/>
    <w:rsid w:val="00DC6A0D"/>
    <w:rsid w:val="00DC6BB1"/>
    <w:rsid w:val="00DC6D9F"/>
    <w:rsid w:val="00DC7654"/>
    <w:rsid w:val="00DC76C5"/>
    <w:rsid w:val="00DC7E51"/>
    <w:rsid w:val="00DD07D4"/>
    <w:rsid w:val="00DD09C6"/>
    <w:rsid w:val="00DD1637"/>
    <w:rsid w:val="00DD1CAF"/>
    <w:rsid w:val="00DD2681"/>
    <w:rsid w:val="00DD2FA1"/>
    <w:rsid w:val="00DD3176"/>
    <w:rsid w:val="00DD3663"/>
    <w:rsid w:val="00DD3D95"/>
    <w:rsid w:val="00DD3E47"/>
    <w:rsid w:val="00DD4816"/>
    <w:rsid w:val="00DD5A5E"/>
    <w:rsid w:val="00DD5C2A"/>
    <w:rsid w:val="00DD6369"/>
    <w:rsid w:val="00DD7A0E"/>
    <w:rsid w:val="00DD7BF7"/>
    <w:rsid w:val="00DE0400"/>
    <w:rsid w:val="00DE0438"/>
    <w:rsid w:val="00DE11B4"/>
    <w:rsid w:val="00DE13A7"/>
    <w:rsid w:val="00DE1D12"/>
    <w:rsid w:val="00DE28BC"/>
    <w:rsid w:val="00DE2AB6"/>
    <w:rsid w:val="00DE351C"/>
    <w:rsid w:val="00DE3A42"/>
    <w:rsid w:val="00DE3AEB"/>
    <w:rsid w:val="00DE3BC8"/>
    <w:rsid w:val="00DE43BF"/>
    <w:rsid w:val="00DE4D02"/>
    <w:rsid w:val="00DE5251"/>
    <w:rsid w:val="00DE5775"/>
    <w:rsid w:val="00DE5C04"/>
    <w:rsid w:val="00DE5E08"/>
    <w:rsid w:val="00DE6299"/>
    <w:rsid w:val="00DE6E60"/>
    <w:rsid w:val="00DE7EB6"/>
    <w:rsid w:val="00DF0533"/>
    <w:rsid w:val="00DF1F1F"/>
    <w:rsid w:val="00DF2A09"/>
    <w:rsid w:val="00DF32D8"/>
    <w:rsid w:val="00DF341C"/>
    <w:rsid w:val="00DF3AB8"/>
    <w:rsid w:val="00DF3B2F"/>
    <w:rsid w:val="00DF3B8E"/>
    <w:rsid w:val="00DF3E2F"/>
    <w:rsid w:val="00DF428C"/>
    <w:rsid w:val="00DF45D9"/>
    <w:rsid w:val="00DF474F"/>
    <w:rsid w:val="00DF4861"/>
    <w:rsid w:val="00DF4DE5"/>
    <w:rsid w:val="00DF5B86"/>
    <w:rsid w:val="00DF6E8F"/>
    <w:rsid w:val="00DF7217"/>
    <w:rsid w:val="00E001D6"/>
    <w:rsid w:val="00E0025B"/>
    <w:rsid w:val="00E00633"/>
    <w:rsid w:val="00E00B72"/>
    <w:rsid w:val="00E01253"/>
    <w:rsid w:val="00E0153E"/>
    <w:rsid w:val="00E018E5"/>
    <w:rsid w:val="00E01B4C"/>
    <w:rsid w:val="00E02889"/>
    <w:rsid w:val="00E030EF"/>
    <w:rsid w:val="00E035C5"/>
    <w:rsid w:val="00E0429B"/>
    <w:rsid w:val="00E049EE"/>
    <w:rsid w:val="00E04AAA"/>
    <w:rsid w:val="00E05315"/>
    <w:rsid w:val="00E05DE8"/>
    <w:rsid w:val="00E060F0"/>
    <w:rsid w:val="00E06666"/>
    <w:rsid w:val="00E07DF9"/>
    <w:rsid w:val="00E10F8F"/>
    <w:rsid w:val="00E11189"/>
    <w:rsid w:val="00E11440"/>
    <w:rsid w:val="00E11755"/>
    <w:rsid w:val="00E12096"/>
    <w:rsid w:val="00E12524"/>
    <w:rsid w:val="00E1280B"/>
    <w:rsid w:val="00E12AE4"/>
    <w:rsid w:val="00E13F04"/>
    <w:rsid w:val="00E145DD"/>
    <w:rsid w:val="00E14DF5"/>
    <w:rsid w:val="00E164E8"/>
    <w:rsid w:val="00E16705"/>
    <w:rsid w:val="00E17335"/>
    <w:rsid w:val="00E17930"/>
    <w:rsid w:val="00E17E2B"/>
    <w:rsid w:val="00E200E8"/>
    <w:rsid w:val="00E20113"/>
    <w:rsid w:val="00E20A1E"/>
    <w:rsid w:val="00E21133"/>
    <w:rsid w:val="00E21BCB"/>
    <w:rsid w:val="00E2242F"/>
    <w:rsid w:val="00E237FF"/>
    <w:rsid w:val="00E239BB"/>
    <w:rsid w:val="00E23A74"/>
    <w:rsid w:val="00E2415F"/>
    <w:rsid w:val="00E2495E"/>
    <w:rsid w:val="00E253D9"/>
    <w:rsid w:val="00E254B6"/>
    <w:rsid w:val="00E256E6"/>
    <w:rsid w:val="00E25815"/>
    <w:rsid w:val="00E26E04"/>
    <w:rsid w:val="00E27C55"/>
    <w:rsid w:val="00E27EA3"/>
    <w:rsid w:val="00E3037A"/>
    <w:rsid w:val="00E303A7"/>
    <w:rsid w:val="00E30A4A"/>
    <w:rsid w:val="00E30C6C"/>
    <w:rsid w:val="00E31692"/>
    <w:rsid w:val="00E3172C"/>
    <w:rsid w:val="00E322B1"/>
    <w:rsid w:val="00E322B9"/>
    <w:rsid w:val="00E32B21"/>
    <w:rsid w:val="00E3315E"/>
    <w:rsid w:val="00E33A37"/>
    <w:rsid w:val="00E33ABD"/>
    <w:rsid w:val="00E33B01"/>
    <w:rsid w:val="00E362DF"/>
    <w:rsid w:val="00E36498"/>
    <w:rsid w:val="00E36794"/>
    <w:rsid w:val="00E36DB6"/>
    <w:rsid w:val="00E379EE"/>
    <w:rsid w:val="00E41B1F"/>
    <w:rsid w:val="00E41D70"/>
    <w:rsid w:val="00E41FE6"/>
    <w:rsid w:val="00E425CC"/>
    <w:rsid w:val="00E429BB"/>
    <w:rsid w:val="00E42B51"/>
    <w:rsid w:val="00E43064"/>
    <w:rsid w:val="00E4313B"/>
    <w:rsid w:val="00E43F65"/>
    <w:rsid w:val="00E44843"/>
    <w:rsid w:val="00E454BD"/>
    <w:rsid w:val="00E45782"/>
    <w:rsid w:val="00E467BE"/>
    <w:rsid w:val="00E469B4"/>
    <w:rsid w:val="00E47F75"/>
    <w:rsid w:val="00E5074D"/>
    <w:rsid w:val="00E50D28"/>
    <w:rsid w:val="00E50E69"/>
    <w:rsid w:val="00E5145F"/>
    <w:rsid w:val="00E518B1"/>
    <w:rsid w:val="00E51B7C"/>
    <w:rsid w:val="00E529B8"/>
    <w:rsid w:val="00E52B4D"/>
    <w:rsid w:val="00E52DBB"/>
    <w:rsid w:val="00E53D5F"/>
    <w:rsid w:val="00E54181"/>
    <w:rsid w:val="00E54294"/>
    <w:rsid w:val="00E5450C"/>
    <w:rsid w:val="00E54571"/>
    <w:rsid w:val="00E55446"/>
    <w:rsid w:val="00E55FA2"/>
    <w:rsid w:val="00E56426"/>
    <w:rsid w:val="00E56ABA"/>
    <w:rsid w:val="00E56E26"/>
    <w:rsid w:val="00E5744D"/>
    <w:rsid w:val="00E57551"/>
    <w:rsid w:val="00E600A5"/>
    <w:rsid w:val="00E601D3"/>
    <w:rsid w:val="00E60B26"/>
    <w:rsid w:val="00E62551"/>
    <w:rsid w:val="00E631C5"/>
    <w:rsid w:val="00E635F1"/>
    <w:rsid w:val="00E637E4"/>
    <w:rsid w:val="00E64488"/>
    <w:rsid w:val="00E644C3"/>
    <w:rsid w:val="00E64597"/>
    <w:rsid w:val="00E649C5"/>
    <w:rsid w:val="00E654DC"/>
    <w:rsid w:val="00E6645D"/>
    <w:rsid w:val="00E66845"/>
    <w:rsid w:val="00E66D56"/>
    <w:rsid w:val="00E67690"/>
    <w:rsid w:val="00E6793C"/>
    <w:rsid w:val="00E707B1"/>
    <w:rsid w:val="00E7174F"/>
    <w:rsid w:val="00E7187F"/>
    <w:rsid w:val="00E71B65"/>
    <w:rsid w:val="00E726D6"/>
    <w:rsid w:val="00E72827"/>
    <w:rsid w:val="00E72900"/>
    <w:rsid w:val="00E73BAB"/>
    <w:rsid w:val="00E73C5F"/>
    <w:rsid w:val="00E740D3"/>
    <w:rsid w:val="00E74280"/>
    <w:rsid w:val="00E74475"/>
    <w:rsid w:val="00E74B53"/>
    <w:rsid w:val="00E76885"/>
    <w:rsid w:val="00E77213"/>
    <w:rsid w:val="00E80917"/>
    <w:rsid w:val="00E80B63"/>
    <w:rsid w:val="00E810BE"/>
    <w:rsid w:val="00E81438"/>
    <w:rsid w:val="00E817E7"/>
    <w:rsid w:val="00E82882"/>
    <w:rsid w:val="00E828A2"/>
    <w:rsid w:val="00E828FF"/>
    <w:rsid w:val="00E83565"/>
    <w:rsid w:val="00E83932"/>
    <w:rsid w:val="00E83B1E"/>
    <w:rsid w:val="00E851AE"/>
    <w:rsid w:val="00E858D5"/>
    <w:rsid w:val="00E86776"/>
    <w:rsid w:val="00E86D09"/>
    <w:rsid w:val="00E8791D"/>
    <w:rsid w:val="00E87C31"/>
    <w:rsid w:val="00E90483"/>
    <w:rsid w:val="00E90FDB"/>
    <w:rsid w:val="00E91D99"/>
    <w:rsid w:val="00E923B4"/>
    <w:rsid w:val="00E924C7"/>
    <w:rsid w:val="00E92E90"/>
    <w:rsid w:val="00E930CB"/>
    <w:rsid w:val="00E9342C"/>
    <w:rsid w:val="00E937CA"/>
    <w:rsid w:val="00E93B5F"/>
    <w:rsid w:val="00E94217"/>
    <w:rsid w:val="00E94A1D"/>
    <w:rsid w:val="00E9558C"/>
    <w:rsid w:val="00E9587B"/>
    <w:rsid w:val="00E96C2A"/>
    <w:rsid w:val="00EA04AA"/>
    <w:rsid w:val="00EA04E5"/>
    <w:rsid w:val="00EA09B1"/>
    <w:rsid w:val="00EA1102"/>
    <w:rsid w:val="00EA19E1"/>
    <w:rsid w:val="00EA2121"/>
    <w:rsid w:val="00EA2999"/>
    <w:rsid w:val="00EA3AD6"/>
    <w:rsid w:val="00EA4104"/>
    <w:rsid w:val="00EA4337"/>
    <w:rsid w:val="00EA4EFA"/>
    <w:rsid w:val="00EA5059"/>
    <w:rsid w:val="00EA5D7F"/>
    <w:rsid w:val="00EA6589"/>
    <w:rsid w:val="00EA6652"/>
    <w:rsid w:val="00EA694E"/>
    <w:rsid w:val="00EA756D"/>
    <w:rsid w:val="00EA75B1"/>
    <w:rsid w:val="00EB0C82"/>
    <w:rsid w:val="00EB22A2"/>
    <w:rsid w:val="00EB24D1"/>
    <w:rsid w:val="00EB27A3"/>
    <w:rsid w:val="00EB2A73"/>
    <w:rsid w:val="00EB339C"/>
    <w:rsid w:val="00EB38AF"/>
    <w:rsid w:val="00EB3B16"/>
    <w:rsid w:val="00EB41AC"/>
    <w:rsid w:val="00EB420D"/>
    <w:rsid w:val="00EB5389"/>
    <w:rsid w:val="00EB59A4"/>
    <w:rsid w:val="00EB66DA"/>
    <w:rsid w:val="00EB673B"/>
    <w:rsid w:val="00EB6FD4"/>
    <w:rsid w:val="00EB7219"/>
    <w:rsid w:val="00EB72B4"/>
    <w:rsid w:val="00EB73EF"/>
    <w:rsid w:val="00EB74B2"/>
    <w:rsid w:val="00EB7AF4"/>
    <w:rsid w:val="00EC0849"/>
    <w:rsid w:val="00EC0DB9"/>
    <w:rsid w:val="00EC11F9"/>
    <w:rsid w:val="00EC1ACD"/>
    <w:rsid w:val="00EC21A6"/>
    <w:rsid w:val="00EC227F"/>
    <w:rsid w:val="00EC2546"/>
    <w:rsid w:val="00EC2A51"/>
    <w:rsid w:val="00EC2CC4"/>
    <w:rsid w:val="00EC2D66"/>
    <w:rsid w:val="00EC3802"/>
    <w:rsid w:val="00EC4E90"/>
    <w:rsid w:val="00EC52EE"/>
    <w:rsid w:val="00EC54F3"/>
    <w:rsid w:val="00EC6336"/>
    <w:rsid w:val="00EC6538"/>
    <w:rsid w:val="00EC67DB"/>
    <w:rsid w:val="00EC68C1"/>
    <w:rsid w:val="00EC6AC2"/>
    <w:rsid w:val="00EC6C03"/>
    <w:rsid w:val="00EC6E78"/>
    <w:rsid w:val="00ED0144"/>
    <w:rsid w:val="00ED0867"/>
    <w:rsid w:val="00ED0BAE"/>
    <w:rsid w:val="00ED1086"/>
    <w:rsid w:val="00ED1C92"/>
    <w:rsid w:val="00ED1F29"/>
    <w:rsid w:val="00ED2EA7"/>
    <w:rsid w:val="00ED32C2"/>
    <w:rsid w:val="00ED34A3"/>
    <w:rsid w:val="00ED3635"/>
    <w:rsid w:val="00ED40A1"/>
    <w:rsid w:val="00ED4546"/>
    <w:rsid w:val="00ED4C22"/>
    <w:rsid w:val="00ED54B8"/>
    <w:rsid w:val="00ED6601"/>
    <w:rsid w:val="00ED732E"/>
    <w:rsid w:val="00ED73CF"/>
    <w:rsid w:val="00EE07A0"/>
    <w:rsid w:val="00EE112F"/>
    <w:rsid w:val="00EE1DBC"/>
    <w:rsid w:val="00EE222C"/>
    <w:rsid w:val="00EE2257"/>
    <w:rsid w:val="00EE26C3"/>
    <w:rsid w:val="00EE28E1"/>
    <w:rsid w:val="00EE38E2"/>
    <w:rsid w:val="00EE478B"/>
    <w:rsid w:val="00EE49F3"/>
    <w:rsid w:val="00EE5F70"/>
    <w:rsid w:val="00EE64A9"/>
    <w:rsid w:val="00EE66F6"/>
    <w:rsid w:val="00EE6C7D"/>
    <w:rsid w:val="00EE703A"/>
    <w:rsid w:val="00EE7142"/>
    <w:rsid w:val="00EE7537"/>
    <w:rsid w:val="00EE784A"/>
    <w:rsid w:val="00EF0135"/>
    <w:rsid w:val="00EF0C1A"/>
    <w:rsid w:val="00EF0CCE"/>
    <w:rsid w:val="00EF1C82"/>
    <w:rsid w:val="00EF29ED"/>
    <w:rsid w:val="00EF3C4C"/>
    <w:rsid w:val="00EF3D36"/>
    <w:rsid w:val="00EF3DF1"/>
    <w:rsid w:val="00EF4151"/>
    <w:rsid w:val="00EF47C9"/>
    <w:rsid w:val="00EF497D"/>
    <w:rsid w:val="00EF5072"/>
    <w:rsid w:val="00EF571F"/>
    <w:rsid w:val="00EF57F0"/>
    <w:rsid w:val="00EF5C54"/>
    <w:rsid w:val="00EF5CBC"/>
    <w:rsid w:val="00EF67FC"/>
    <w:rsid w:val="00EF6AAD"/>
    <w:rsid w:val="00EF701E"/>
    <w:rsid w:val="00F00E75"/>
    <w:rsid w:val="00F01062"/>
    <w:rsid w:val="00F015F4"/>
    <w:rsid w:val="00F0166D"/>
    <w:rsid w:val="00F0263E"/>
    <w:rsid w:val="00F046BD"/>
    <w:rsid w:val="00F0506F"/>
    <w:rsid w:val="00F0530F"/>
    <w:rsid w:val="00F06128"/>
    <w:rsid w:val="00F06355"/>
    <w:rsid w:val="00F06562"/>
    <w:rsid w:val="00F06BA9"/>
    <w:rsid w:val="00F074A3"/>
    <w:rsid w:val="00F075B9"/>
    <w:rsid w:val="00F1095E"/>
    <w:rsid w:val="00F10BBA"/>
    <w:rsid w:val="00F1155C"/>
    <w:rsid w:val="00F11636"/>
    <w:rsid w:val="00F11859"/>
    <w:rsid w:val="00F11B46"/>
    <w:rsid w:val="00F11CC1"/>
    <w:rsid w:val="00F131DE"/>
    <w:rsid w:val="00F13438"/>
    <w:rsid w:val="00F136C2"/>
    <w:rsid w:val="00F13C21"/>
    <w:rsid w:val="00F14146"/>
    <w:rsid w:val="00F14287"/>
    <w:rsid w:val="00F15983"/>
    <w:rsid w:val="00F15BF4"/>
    <w:rsid w:val="00F15C4D"/>
    <w:rsid w:val="00F161A5"/>
    <w:rsid w:val="00F166CA"/>
    <w:rsid w:val="00F16707"/>
    <w:rsid w:val="00F17002"/>
    <w:rsid w:val="00F173E3"/>
    <w:rsid w:val="00F20569"/>
    <w:rsid w:val="00F20634"/>
    <w:rsid w:val="00F21133"/>
    <w:rsid w:val="00F220C3"/>
    <w:rsid w:val="00F224FE"/>
    <w:rsid w:val="00F22516"/>
    <w:rsid w:val="00F23402"/>
    <w:rsid w:val="00F23781"/>
    <w:rsid w:val="00F245B8"/>
    <w:rsid w:val="00F25E60"/>
    <w:rsid w:val="00F25FA1"/>
    <w:rsid w:val="00F27346"/>
    <w:rsid w:val="00F27513"/>
    <w:rsid w:val="00F27803"/>
    <w:rsid w:val="00F27D18"/>
    <w:rsid w:val="00F302AF"/>
    <w:rsid w:val="00F305E2"/>
    <w:rsid w:val="00F30AA4"/>
    <w:rsid w:val="00F31A01"/>
    <w:rsid w:val="00F329AC"/>
    <w:rsid w:val="00F32F07"/>
    <w:rsid w:val="00F3302C"/>
    <w:rsid w:val="00F33940"/>
    <w:rsid w:val="00F3476E"/>
    <w:rsid w:val="00F348D5"/>
    <w:rsid w:val="00F34B58"/>
    <w:rsid w:val="00F35828"/>
    <w:rsid w:val="00F35BA2"/>
    <w:rsid w:val="00F35DBF"/>
    <w:rsid w:val="00F365CF"/>
    <w:rsid w:val="00F366EE"/>
    <w:rsid w:val="00F370A9"/>
    <w:rsid w:val="00F40267"/>
    <w:rsid w:val="00F4049B"/>
    <w:rsid w:val="00F40513"/>
    <w:rsid w:val="00F409E2"/>
    <w:rsid w:val="00F41502"/>
    <w:rsid w:val="00F41E82"/>
    <w:rsid w:val="00F4304F"/>
    <w:rsid w:val="00F4332C"/>
    <w:rsid w:val="00F43885"/>
    <w:rsid w:val="00F43BC0"/>
    <w:rsid w:val="00F446B2"/>
    <w:rsid w:val="00F44DEF"/>
    <w:rsid w:val="00F44EB5"/>
    <w:rsid w:val="00F4504B"/>
    <w:rsid w:val="00F45587"/>
    <w:rsid w:val="00F4580F"/>
    <w:rsid w:val="00F46F71"/>
    <w:rsid w:val="00F4772A"/>
    <w:rsid w:val="00F478B7"/>
    <w:rsid w:val="00F5003B"/>
    <w:rsid w:val="00F50514"/>
    <w:rsid w:val="00F5085D"/>
    <w:rsid w:val="00F50F54"/>
    <w:rsid w:val="00F51088"/>
    <w:rsid w:val="00F5192E"/>
    <w:rsid w:val="00F51EA3"/>
    <w:rsid w:val="00F5278E"/>
    <w:rsid w:val="00F52CE4"/>
    <w:rsid w:val="00F53638"/>
    <w:rsid w:val="00F53766"/>
    <w:rsid w:val="00F54624"/>
    <w:rsid w:val="00F55B01"/>
    <w:rsid w:val="00F565D4"/>
    <w:rsid w:val="00F56BC0"/>
    <w:rsid w:val="00F56BD9"/>
    <w:rsid w:val="00F60193"/>
    <w:rsid w:val="00F60B97"/>
    <w:rsid w:val="00F6157B"/>
    <w:rsid w:val="00F62A88"/>
    <w:rsid w:val="00F6318D"/>
    <w:rsid w:val="00F63CCF"/>
    <w:rsid w:val="00F63E83"/>
    <w:rsid w:val="00F64E87"/>
    <w:rsid w:val="00F6532B"/>
    <w:rsid w:val="00F655FA"/>
    <w:rsid w:val="00F660BC"/>
    <w:rsid w:val="00F66145"/>
    <w:rsid w:val="00F666B0"/>
    <w:rsid w:val="00F6678C"/>
    <w:rsid w:val="00F678A9"/>
    <w:rsid w:val="00F67AD9"/>
    <w:rsid w:val="00F7024D"/>
    <w:rsid w:val="00F70529"/>
    <w:rsid w:val="00F705E4"/>
    <w:rsid w:val="00F70D52"/>
    <w:rsid w:val="00F7117B"/>
    <w:rsid w:val="00F71214"/>
    <w:rsid w:val="00F7144A"/>
    <w:rsid w:val="00F71623"/>
    <w:rsid w:val="00F71A51"/>
    <w:rsid w:val="00F71ABD"/>
    <w:rsid w:val="00F71C41"/>
    <w:rsid w:val="00F71E5D"/>
    <w:rsid w:val="00F72B51"/>
    <w:rsid w:val="00F72D08"/>
    <w:rsid w:val="00F73A18"/>
    <w:rsid w:val="00F73ABD"/>
    <w:rsid w:val="00F7476B"/>
    <w:rsid w:val="00F75591"/>
    <w:rsid w:val="00F76512"/>
    <w:rsid w:val="00F76FC3"/>
    <w:rsid w:val="00F771DE"/>
    <w:rsid w:val="00F774D2"/>
    <w:rsid w:val="00F779AA"/>
    <w:rsid w:val="00F80968"/>
    <w:rsid w:val="00F80D68"/>
    <w:rsid w:val="00F810F3"/>
    <w:rsid w:val="00F8140A"/>
    <w:rsid w:val="00F818AE"/>
    <w:rsid w:val="00F82591"/>
    <w:rsid w:val="00F82E60"/>
    <w:rsid w:val="00F83F5B"/>
    <w:rsid w:val="00F83FA2"/>
    <w:rsid w:val="00F84AB6"/>
    <w:rsid w:val="00F85AA9"/>
    <w:rsid w:val="00F875D3"/>
    <w:rsid w:val="00F9038E"/>
    <w:rsid w:val="00F91477"/>
    <w:rsid w:val="00F91D20"/>
    <w:rsid w:val="00F92486"/>
    <w:rsid w:val="00F927B7"/>
    <w:rsid w:val="00F92E16"/>
    <w:rsid w:val="00F9381F"/>
    <w:rsid w:val="00F93A07"/>
    <w:rsid w:val="00F93C60"/>
    <w:rsid w:val="00F94535"/>
    <w:rsid w:val="00F94543"/>
    <w:rsid w:val="00F94821"/>
    <w:rsid w:val="00F95B9C"/>
    <w:rsid w:val="00F95D60"/>
    <w:rsid w:val="00F96466"/>
    <w:rsid w:val="00F96E07"/>
    <w:rsid w:val="00F97888"/>
    <w:rsid w:val="00F97BFF"/>
    <w:rsid w:val="00FA15B6"/>
    <w:rsid w:val="00FA1C89"/>
    <w:rsid w:val="00FA2205"/>
    <w:rsid w:val="00FA4E4D"/>
    <w:rsid w:val="00FA508C"/>
    <w:rsid w:val="00FA5985"/>
    <w:rsid w:val="00FA5B3B"/>
    <w:rsid w:val="00FA603B"/>
    <w:rsid w:val="00FA62B8"/>
    <w:rsid w:val="00FA66DE"/>
    <w:rsid w:val="00FA6BD0"/>
    <w:rsid w:val="00FA6D43"/>
    <w:rsid w:val="00FA7191"/>
    <w:rsid w:val="00FA71AA"/>
    <w:rsid w:val="00FB0153"/>
    <w:rsid w:val="00FB0DDB"/>
    <w:rsid w:val="00FB15FF"/>
    <w:rsid w:val="00FB1ED9"/>
    <w:rsid w:val="00FB217D"/>
    <w:rsid w:val="00FB2510"/>
    <w:rsid w:val="00FB2CF2"/>
    <w:rsid w:val="00FB3455"/>
    <w:rsid w:val="00FB38C9"/>
    <w:rsid w:val="00FB3E65"/>
    <w:rsid w:val="00FB542A"/>
    <w:rsid w:val="00FB54FF"/>
    <w:rsid w:val="00FB5760"/>
    <w:rsid w:val="00FB5928"/>
    <w:rsid w:val="00FB6B4D"/>
    <w:rsid w:val="00FB710B"/>
    <w:rsid w:val="00FB7B3D"/>
    <w:rsid w:val="00FC00C4"/>
    <w:rsid w:val="00FC0148"/>
    <w:rsid w:val="00FC036D"/>
    <w:rsid w:val="00FC0A2B"/>
    <w:rsid w:val="00FC2271"/>
    <w:rsid w:val="00FC332E"/>
    <w:rsid w:val="00FC390D"/>
    <w:rsid w:val="00FC4406"/>
    <w:rsid w:val="00FC44FB"/>
    <w:rsid w:val="00FC4679"/>
    <w:rsid w:val="00FC4F50"/>
    <w:rsid w:val="00FC5500"/>
    <w:rsid w:val="00FC550B"/>
    <w:rsid w:val="00FC5A51"/>
    <w:rsid w:val="00FC5F13"/>
    <w:rsid w:val="00FC6C08"/>
    <w:rsid w:val="00FC6ED2"/>
    <w:rsid w:val="00FC7AB2"/>
    <w:rsid w:val="00FD05E3"/>
    <w:rsid w:val="00FD0A62"/>
    <w:rsid w:val="00FD0EB7"/>
    <w:rsid w:val="00FD11C4"/>
    <w:rsid w:val="00FD1AC3"/>
    <w:rsid w:val="00FD2813"/>
    <w:rsid w:val="00FD2F9C"/>
    <w:rsid w:val="00FD32F3"/>
    <w:rsid w:val="00FD347A"/>
    <w:rsid w:val="00FD35FE"/>
    <w:rsid w:val="00FD489F"/>
    <w:rsid w:val="00FD4CF8"/>
    <w:rsid w:val="00FD4E79"/>
    <w:rsid w:val="00FD5D73"/>
    <w:rsid w:val="00FD6210"/>
    <w:rsid w:val="00FD6476"/>
    <w:rsid w:val="00FD66EC"/>
    <w:rsid w:val="00FD6B1A"/>
    <w:rsid w:val="00FD764A"/>
    <w:rsid w:val="00FD7A9E"/>
    <w:rsid w:val="00FD7AC6"/>
    <w:rsid w:val="00FE17AD"/>
    <w:rsid w:val="00FE1810"/>
    <w:rsid w:val="00FE1A48"/>
    <w:rsid w:val="00FE1CCB"/>
    <w:rsid w:val="00FE2475"/>
    <w:rsid w:val="00FE2AC2"/>
    <w:rsid w:val="00FE351F"/>
    <w:rsid w:val="00FE39EB"/>
    <w:rsid w:val="00FE404C"/>
    <w:rsid w:val="00FE40E0"/>
    <w:rsid w:val="00FE4F4B"/>
    <w:rsid w:val="00FE50D2"/>
    <w:rsid w:val="00FE535D"/>
    <w:rsid w:val="00FE5698"/>
    <w:rsid w:val="00FE59EA"/>
    <w:rsid w:val="00FE6765"/>
    <w:rsid w:val="00FE7629"/>
    <w:rsid w:val="00FE7C19"/>
    <w:rsid w:val="00FF0369"/>
    <w:rsid w:val="00FF0738"/>
    <w:rsid w:val="00FF0EE8"/>
    <w:rsid w:val="00FF1537"/>
    <w:rsid w:val="00FF1819"/>
    <w:rsid w:val="00FF194A"/>
    <w:rsid w:val="00FF1CA5"/>
    <w:rsid w:val="00FF1F98"/>
    <w:rsid w:val="00FF2C07"/>
    <w:rsid w:val="00FF385A"/>
    <w:rsid w:val="00FF4CDA"/>
    <w:rsid w:val="00FF4DE1"/>
    <w:rsid w:val="00FF665A"/>
    <w:rsid w:val="00FF6BA5"/>
    <w:rsid w:val="00FF72EF"/>
    <w:rsid w:val="00FF76B2"/>
    <w:rsid w:val="00FF795F"/>
    <w:rsid w:val="00FF7D0A"/>
    <w:rsid w:val="00FF7F4A"/>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71BD5"/>
  <w15:docId w15:val="{BF8EECF5-6D71-47E2-9DF4-4B278CE4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031B"/>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qFormat/>
    <w:rsid w:val="00851B4E"/>
    <w:pPr>
      <w:keepNext/>
      <w:pageBreakBefore/>
      <w:numPr>
        <w:numId w:val="5"/>
      </w:numPr>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qFormat/>
    <w:rsid w:val="00894712"/>
    <w:pPr>
      <w:pageBreakBefore w:val="0"/>
      <w:numPr>
        <w:ilvl w:val="1"/>
      </w:numPr>
      <w:tabs>
        <w:tab w:val="clear" w:pos="4120"/>
      </w:tabs>
      <w:ind w:left="578" w:hanging="578"/>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qFormat/>
    <w:rsid w:val="00714365"/>
    <w:pPr>
      <w:pageBreakBefore w:val="0"/>
      <w:numPr>
        <w:ilvl w:val="2"/>
      </w:numPr>
      <w:tabs>
        <w:tab w:val="clear" w:pos="8375"/>
      </w:tabs>
      <w:ind w:left="72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EB2A73"/>
    <w:pPr>
      <w:numPr>
        <w:ilvl w:val="3"/>
      </w:numPr>
      <w:tabs>
        <w:tab w:val="clear" w:pos="3064"/>
      </w:tabs>
      <w:spacing w:after="120"/>
      <w:ind w:left="0"/>
      <w:outlineLvl w:val="3"/>
    </w:pPr>
    <w:rPr>
      <w:b w:val="0"/>
      <w:bCs/>
      <w:szCs w:val="28"/>
    </w:rPr>
  </w:style>
  <w:style w:type="paragraph" w:styleId="Heading5">
    <w:name w:val="heading 5"/>
    <w:aliases w:val="Heading 5 Char,Heading 5 Char1 Char,Heading 5 Char Char Char,Heading 5 Char Char1"/>
    <w:basedOn w:val="Heading4"/>
    <w:next w:val="Normal"/>
    <w:qFormat/>
    <w:rsid w:val="00EB2A73"/>
    <w:pPr>
      <w:keepNext w:val="0"/>
      <w:numPr>
        <w:ilvl w:val="4"/>
      </w:numPr>
      <w:tabs>
        <w:tab w:val="clear" w:pos="1008"/>
      </w:tabs>
      <w:ind w:left="0" w:firstLine="0"/>
      <w:outlineLvl w:val="4"/>
    </w:pPr>
    <w:rPr>
      <w:bCs w:val="0"/>
      <w:iCs/>
      <w:szCs w:val="26"/>
    </w:rPr>
  </w:style>
  <w:style w:type="paragraph" w:styleId="Heading6">
    <w:name w:val="heading 6"/>
    <w:basedOn w:val="Normal"/>
    <w:next w:val="Normal"/>
    <w:link w:val="Heading6Char"/>
    <w:qFormat/>
    <w:rsid w:val="00851B4E"/>
    <w:pPr>
      <w:numPr>
        <w:ilvl w:val="5"/>
        <w:numId w:val="5"/>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851B4E"/>
    <w:pPr>
      <w:numPr>
        <w:ilvl w:val="6"/>
        <w:numId w:val="5"/>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851B4E"/>
    <w:pPr>
      <w:numPr>
        <w:ilvl w:val="7"/>
        <w:numId w:val="5"/>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851B4E"/>
    <w:pPr>
      <w:numPr>
        <w:ilvl w:val="8"/>
        <w:numId w:val="5"/>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D01050"/>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894712"/>
    <w:rPr>
      <w:rFonts w:ascii="Arial" w:hAnsi="Arial" w:cs="Arial"/>
      <w:b/>
      <w:iCs/>
      <w:kern w:val="32"/>
      <w:sz w:val="28"/>
      <w:szCs w:val="28"/>
    </w:rPr>
  </w:style>
  <w:style w:type="character" w:customStyle="1" w:styleId="Heading4Char">
    <w:name w:val="Heading 4 Char"/>
    <w:aliases w:val="A:TIT_lv-4 Char,F:TIT_nv-4 Char,A:TIT_lv-41 Char,F:TIT_nv-41 Char,A:TIT_lv-42 Char,F:TIT_nv-42 Char"/>
    <w:basedOn w:val="DefaultParagraphFont"/>
    <w:link w:val="Heading4"/>
    <w:rsid w:val="00EB2A73"/>
    <w:rPr>
      <w:rFonts w:ascii="Arial" w:hAnsi="Arial" w:cs="Arial"/>
      <w:bCs/>
      <w:kern w:val="32"/>
      <w:sz w:val="24"/>
      <w:szCs w:val="28"/>
    </w:rPr>
  </w:style>
  <w:style w:type="character" w:customStyle="1" w:styleId="Heading6Char">
    <w:name w:val="Heading 6 Char"/>
    <w:link w:val="Heading6"/>
    <w:rsid w:val="00D01050"/>
    <w:rPr>
      <w:b/>
      <w:bCs/>
      <w:sz w:val="22"/>
      <w:szCs w:val="22"/>
    </w:rPr>
  </w:style>
  <w:style w:type="character" w:customStyle="1" w:styleId="Heading7Char">
    <w:name w:val="Heading 7 Char"/>
    <w:link w:val="Heading7"/>
    <w:rsid w:val="00D01050"/>
    <w:rPr>
      <w:sz w:val="24"/>
      <w:szCs w:val="24"/>
    </w:rPr>
  </w:style>
  <w:style w:type="character" w:customStyle="1" w:styleId="Heading8Char">
    <w:name w:val="Heading 8 Char"/>
    <w:link w:val="Heading8"/>
    <w:rsid w:val="00D01050"/>
    <w:rPr>
      <w:i/>
      <w:iCs/>
      <w:sz w:val="24"/>
      <w:szCs w:val="24"/>
    </w:rPr>
  </w:style>
  <w:style w:type="character" w:customStyle="1" w:styleId="Heading9Char">
    <w:name w:val="Heading 9 Char"/>
    <w:link w:val="Heading9"/>
    <w:rsid w:val="00D01050"/>
    <w:rPr>
      <w:rFonts w:ascii="Arial" w:hAnsi="Arial" w:cs="Arial"/>
      <w:sz w:val="22"/>
      <w:szCs w:val="22"/>
    </w:rPr>
  </w:style>
  <w:style w:type="paragraph" w:styleId="Header">
    <w:name w:val="header"/>
    <w:aliases w:val="Kopfzeile Char1,Kopfzeile Char Char"/>
    <w:basedOn w:val="Normal"/>
    <w:link w:val="HeaderChar"/>
    <w:rsid w:val="005E09E4"/>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uiPriority w:val="99"/>
    <w:rsid w:val="005E09E4"/>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rsid w:val="005E09E4"/>
    <w:pPr>
      <w:overflowPunct w:val="0"/>
      <w:autoSpaceDE w:val="0"/>
      <w:autoSpaceDN w:val="0"/>
      <w:adjustRightInd w:val="0"/>
      <w:textAlignment w:val="baseline"/>
    </w:pPr>
    <w:rPr>
      <w:noProof/>
    </w:rPr>
  </w:style>
  <w:style w:type="paragraph" w:customStyle="1" w:styleId="FAPfooter">
    <w:name w:val="FAPfooter"/>
    <w:rsid w:val="005E09E4"/>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qFormat/>
    <w:rsid w:val="007E6945"/>
  </w:style>
  <w:style w:type="paragraph" w:styleId="TOC2">
    <w:name w:val="toc 2"/>
    <w:basedOn w:val="Normal"/>
    <w:next w:val="Normal"/>
    <w:autoRedefine/>
    <w:uiPriority w:val="39"/>
    <w:rsid w:val="00FE4F4B"/>
    <w:pPr>
      <w:tabs>
        <w:tab w:val="left" w:pos="800"/>
        <w:tab w:val="right" w:leader="dot" w:pos="10173"/>
      </w:tabs>
    </w:pPr>
  </w:style>
  <w:style w:type="paragraph" w:styleId="TOC3">
    <w:name w:val="toc 3"/>
    <w:basedOn w:val="Normal"/>
    <w:next w:val="Normal"/>
    <w:autoRedefine/>
    <w:uiPriority w:val="39"/>
    <w:rsid w:val="007E6945"/>
    <w:pPr>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9A0E3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b/>
    </w:rPr>
  </w:style>
  <w:style w:type="character" w:customStyle="1" w:styleId="CaptionChar1">
    <w:name w:val="Caption Char1"/>
    <w:aliases w:val="Figure Text Char1,fig:# Char1,tab:# Char1,equ:# Char1,Beschriftung_mk Char"/>
    <w:link w:val="Caption"/>
    <w:uiPriority w:val="35"/>
    <w:rsid w:val="00D01050"/>
    <w:rPr>
      <w:rFonts w:ascii="Arial" w:hAnsi="Arial"/>
      <w:b/>
    </w:rPr>
  </w:style>
  <w:style w:type="paragraph" w:styleId="BodyText">
    <w:name w:val="Body Text"/>
    <w:aliases w:val=" Char"/>
    <w:basedOn w:val="Normal"/>
    <w:link w:val="BodyTextChar"/>
    <w:qFormat/>
    <w:rsid w:val="00C1059C"/>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lang w:val="en-GB"/>
    </w:rPr>
  </w:style>
  <w:style w:type="character" w:customStyle="1" w:styleId="BodyTextChar">
    <w:name w:val="Body Text Char"/>
    <w:aliases w:val=" Char Char"/>
    <w:link w:val="BodyText"/>
    <w:rsid w:val="00D01050"/>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rsid w:val="00AB40F8"/>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qFormat/>
    <w:rsid w:val="00003F11"/>
    <w:rPr>
      <w:b/>
      <w:bCs/>
    </w:rPr>
  </w:style>
  <w:style w:type="character" w:styleId="Emphasis">
    <w:name w:val="Emphasis"/>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rsid w:val="00EE112F"/>
    <w:pPr>
      <w:keepLines/>
      <w:tabs>
        <w:tab w:val="left" w:pos="540"/>
      </w:tabs>
      <w:spacing w:before="20" w:after="20"/>
      <w:jc w:val="center"/>
    </w:pPr>
    <w:rPr>
      <w:rFonts w:ascii="Times New Roman" w:hAnsi="Times New Roman"/>
    </w:rPr>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keepNext/>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qFormat/>
    <w:rsid w:val="00EE112F"/>
    <w:pPr>
      <w:spacing w:before="240" w:after="240"/>
      <w:jc w:val="center"/>
    </w:pPr>
    <w:rPr>
      <w:rFonts w:ascii="Times New Roman" w:hAnsi="Times New Roman"/>
      <w:b/>
      <w:caps/>
      <w:kern w:val="28"/>
      <w:sz w:val="36"/>
    </w:rPr>
  </w:style>
  <w:style w:type="paragraph" w:styleId="Subtitle">
    <w:name w:val="Subtitle"/>
    <w:basedOn w:val="Normal"/>
    <w:link w:val="SubtitleChar"/>
    <w:qFormat/>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val="0"/>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D551E4"/>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rsid w:val="00EE112F"/>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after="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keepNext/>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val="0"/>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keepNext/>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val="0"/>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keepNext/>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before="120" w:after="120"/>
      <w:ind w:left="1985" w:hanging="1985"/>
      <w:textAlignment w:val="auto"/>
    </w:pPr>
    <w:rPr>
      <w:rFonts w:ascii="Arial" w:hAnsi="Arial" w:cs="Arial"/>
      <w:b/>
      <w:bCs/>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umns3">
    <w:name w:val="Table Columns 3"/>
    <w:basedOn w:val="TableNormal"/>
    <w:rsid w:val="00805D63"/>
    <w:pPr>
      <w:overflowPunct w:val="0"/>
      <w:autoSpaceDE w:val="0"/>
      <w:autoSpaceDN w:val="0"/>
      <w:adjustRightInd w:val="0"/>
      <w:textAlignment w:val="baseline"/>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styleId="PlaceholderText">
    <w:name w:val="Placeholder Text"/>
    <w:basedOn w:val="DefaultParagraphFont"/>
    <w:uiPriority w:val="99"/>
    <w:rsid w:val="00AB2894"/>
    <w:rPr>
      <w:color w:val="808080"/>
    </w:rPr>
  </w:style>
  <w:style w:type="paragraph" w:styleId="Bibliography">
    <w:name w:val="Bibliography"/>
    <w:basedOn w:val="Normal"/>
    <w:next w:val="Normal"/>
    <w:uiPriority w:val="37"/>
    <w:rsid w:val="00960D4F"/>
  </w:style>
  <w:style w:type="character" w:styleId="SubtleEmphasis">
    <w:name w:val="Subtle Emphasis"/>
    <w:basedOn w:val="DefaultParagraphFont"/>
    <w:uiPriority w:val="19"/>
    <w:qFormat/>
    <w:rsid w:val="00E74475"/>
    <w:rPr>
      <w:i/>
      <w:iCs/>
      <w:color w:val="808080" w:themeColor="text1" w:themeTint="7F"/>
    </w:rPr>
  </w:style>
  <w:style w:type="paragraph" w:customStyle="1" w:styleId="CoverpageTitle">
    <w:name w:val="Coverpage Title"/>
    <w:basedOn w:val="Normal"/>
    <w:rsid w:val="00D808DC"/>
    <w:pPr>
      <w:spacing w:before="360" w:after="360"/>
      <w:jc w:val="center"/>
    </w:pPr>
    <w:rPr>
      <w:b/>
      <w:sz w:val="32"/>
      <w:szCs w:val="32"/>
      <w:lang w:val="en-GB"/>
    </w:rPr>
  </w:style>
  <w:style w:type="paragraph" w:customStyle="1" w:styleId="RERequirement">
    <w:name w:val="RE_Requirement"/>
    <w:basedOn w:val="Heading8"/>
    <w:next w:val="Normal"/>
    <w:qFormat/>
    <w:rsid w:val="004E5A31"/>
    <w:pPr>
      <w:numPr>
        <w:ilvl w:val="0"/>
        <w:numId w:val="0"/>
      </w:numPr>
      <w:pBdr>
        <w:top w:val="double" w:sz="6" w:space="1" w:color="auto"/>
        <w:bottom w:val="double" w:sz="6" w:space="1" w:color="auto"/>
      </w:pBdr>
      <w:tabs>
        <w:tab w:val="left" w:pos="-720"/>
      </w:tabs>
      <w:suppressAutoHyphens/>
      <w:overflowPunct/>
      <w:autoSpaceDE/>
      <w:autoSpaceDN/>
      <w:adjustRightInd/>
      <w:spacing w:before="0" w:after="120"/>
      <w:textAlignment w:val="auto"/>
    </w:pPr>
    <w:rPr>
      <w:rFonts w:ascii="Univers" w:hAnsi="Univers"/>
      <w:b/>
      <w:i w:val="0"/>
      <w:iCs w:val="0"/>
      <w:sz w:val="22"/>
      <w:szCs w:val="20"/>
    </w:rPr>
  </w:style>
  <w:style w:type="paragraph" w:customStyle="1" w:styleId="TableTextLeft">
    <w:name w:val="TableTextLeft"/>
    <w:basedOn w:val="Normal"/>
    <w:link w:val="TableTextLeftZchn"/>
    <w:rsid w:val="00421A80"/>
    <w:pPr>
      <w:overflowPunct/>
      <w:autoSpaceDE/>
      <w:autoSpaceDN/>
      <w:adjustRightInd/>
      <w:spacing w:before="20" w:after="20"/>
      <w:textAlignment w:val="auto"/>
    </w:pPr>
    <w:rPr>
      <w:sz w:val="16"/>
    </w:rPr>
  </w:style>
  <w:style w:type="character" w:customStyle="1" w:styleId="TableTextLeftZchn">
    <w:name w:val="TableTextLeft Zchn"/>
    <w:link w:val="TableTextLeft"/>
    <w:rsid w:val="00421A80"/>
    <w:rPr>
      <w:rFonts w:ascii="Arial" w:hAnsi="Arial"/>
      <w:sz w:val="16"/>
    </w:rPr>
  </w:style>
  <w:style w:type="paragraph" w:customStyle="1" w:styleId="TableHeaderLeft">
    <w:name w:val="TableHeaderLeft"/>
    <w:basedOn w:val="Normal"/>
    <w:rsid w:val="00421A80"/>
    <w:pPr>
      <w:overflowPunct/>
      <w:autoSpaceDE/>
      <w:autoSpaceDN/>
      <w:adjustRightInd/>
      <w:spacing w:beforeLines="20" w:before="48" w:afterLines="20" w:after="48"/>
      <w:textAlignment w:val="auto"/>
    </w:pPr>
    <w:rPr>
      <w:rFonts w:cs="Arial"/>
      <w:b/>
      <w:bCs/>
      <w:sz w:val="18"/>
      <w:szCs w:val="18"/>
      <w:lang w:val="en-GB" w:eastAsia="de-DE"/>
    </w:rPr>
  </w:style>
  <w:style w:type="paragraph" w:customStyle="1" w:styleId="VelocityStatement">
    <w:name w:val="Velocity Statement"/>
    <w:basedOn w:val="Normal"/>
    <w:qFormat/>
    <w:rsid w:val="00220CBA"/>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Heading">
    <w:name w:val="Heading"/>
    <w:basedOn w:val="Normal"/>
    <w:link w:val="HeadingZchn"/>
    <w:rsid w:val="007B6779"/>
    <w:pPr>
      <w:spacing w:after="120"/>
      <w:jc w:val="center"/>
    </w:pPr>
    <w:rPr>
      <w:b/>
      <w:lang w:val="en-GB"/>
    </w:rPr>
  </w:style>
  <w:style w:type="character" w:customStyle="1" w:styleId="HeadingZchn">
    <w:name w:val="Heading Zchn"/>
    <w:link w:val="Heading"/>
    <w:rsid w:val="007B6779"/>
    <w:rPr>
      <w:rFonts w:ascii="Arial" w:hAnsi="Arial"/>
      <w:b/>
      <w:lang w:val="en-GB"/>
    </w:rPr>
  </w:style>
  <w:style w:type="paragraph" w:customStyle="1" w:styleId="Definitions">
    <w:name w:val="Definitions"/>
    <w:basedOn w:val="Normal"/>
    <w:rsid w:val="007B6779"/>
    <w:pPr>
      <w:overflowPunct/>
      <w:autoSpaceDE/>
      <w:autoSpaceDN/>
      <w:adjustRightInd/>
      <w:spacing w:after="60"/>
      <w:ind w:left="2268" w:hanging="2268"/>
      <w:jc w:val="both"/>
      <w:textAlignment w:val="auto"/>
    </w:pPr>
    <w:rPr>
      <w:szCs w:val="24"/>
      <w:lang w:val="en-GB"/>
    </w:rPr>
  </w:style>
  <w:style w:type="paragraph" w:styleId="TOCHeading">
    <w:name w:val="TOC Heading"/>
    <w:basedOn w:val="Heading1"/>
    <w:next w:val="Normal"/>
    <w:uiPriority w:val="39"/>
    <w:unhideWhenUsed/>
    <w:qFormat/>
    <w:rsid w:val="00FE4F4B"/>
    <w:pPr>
      <w:keepLines/>
      <w:pageBreakBefore w:val="0"/>
      <w:numPr>
        <w:numId w:val="0"/>
      </w:numPr>
      <w:overflowPunct/>
      <w:autoSpaceDE/>
      <w:autoSpaceDN/>
      <w:adjustRightInd/>
      <w:spacing w:after="0" w:line="259" w:lineRule="auto"/>
      <w:textAlignment w:val="auto"/>
      <w:outlineLvl w:val="9"/>
    </w:pPr>
    <w:rPr>
      <w:rFonts w:asciiTheme="majorHAnsi" w:eastAsiaTheme="majorEastAsia" w:hAnsiTheme="majorHAnsi" w:cstheme="majorBidi"/>
      <w:b w:val="0"/>
      <w:bCs w:val="0"/>
      <w:caps w:val="0"/>
      <w:color w:val="365F91" w:themeColor="accent1" w:themeShade="BF"/>
      <w:kern w:val="0"/>
    </w:rPr>
  </w:style>
  <w:style w:type="paragraph" w:customStyle="1" w:styleId="Acronyms1">
    <w:name w:val="Acronyms 1"/>
    <w:basedOn w:val="Normal"/>
    <w:rsid w:val="009A65D8"/>
    <w:pPr>
      <w:overflowPunct/>
      <w:autoSpaceDE/>
      <w:autoSpaceDN/>
      <w:adjustRightInd/>
      <w:spacing w:before="60" w:after="120"/>
      <w:ind w:left="2268" w:hanging="2268"/>
      <w:jc w:val="both"/>
      <w:textAlignment w:val="auto"/>
    </w:pPr>
    <w:rPr>
      <w:szCs w:val="24"/>
      <w:lang w:val="en-GB"/>
    </w:rPr>
  </w:style>
  <w:style w:type="paragraph" w:styleId="NoSpacing">
    <w:name w:val="No Spacing"/>
    <w:uiPriority w:val="1"/>
    <w:qFormat/>
    <w:rsid w:val="00D2695B"/>
    <w:rPr>
      <w:rFonts w:ascii="Arial" w:eastAsiaTheme="minorHAnsi" w:hAnsi="Arial" w:cstheme="minorBidi"/>
      <w:szCs w:val="22"/>
    </w:rPr>
  </w:style>
  <w:style w:type="paragraph" w:customStyle="1" w:styleId="REUseCase">
    <w:name w:val="RE_UseCase"/>
    <w:basedOn w:val="Heading8"/>
    <w:next w:val="Normal"/>
    <w:qFormat/>
    <w:rsid w:val="00842150"/>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lang w:val="en-GB"/>
    </w:rPr>
  </w:style>
  <w:style w:type="paragraph" w:customStyle="1" w:styleId="REScenario">
    <w:name w:val="RE_Scenario"/>
    <w:basedOn w:val="Heading8"/>
    <w:next w:val="Normal"/>
    <w:qFormat/>
    <w:rsid w:val="003258EE"/>
    <w:pPr>
      <w:numPr>
        <w:ilvl w:val="0"/>
        <w:numId w:val="0"/>
      </w:numPr>
      <w:pBdr>
        <w:top w:val="double" w:sz="4" w:space="1" w:color="auto"/>
        <w:bottom w:val="double" w:sz="4" w:space="1" w:color="auto"/>
      </w:pBdr>
      <w:tabs>
        <w:tab w:val="left" w:pos="-720"/>
      </w:tabs>
      <w:suppressAutoHyphens/>
      <w:overflowPunct/>
      <w:autoSpaceDE/>
      <w:autoSpaceDN/>
      <w:adjustRightInd/>
      <w:spacing w:before="120" w:after="120"/>
      <w:textAlignment w:val="auto"/>
    </w:pPr>
    <w:rPr>
      <w:rFonts w:ascii="Univers" w:hAnsi="Univers"/>
      <w:b/>
      <w:i w:val="0"/>
      <w:iCs w:val="0"/>
      <w:sz w:val="22"/>
      <w:szCs w:val="20"/>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6B31EB"/>
    <w:rPr>
      <w:rFonts w:ascii="Arial" w:hAnsi="Arial" w:cs="Arial"/>
      <w:b/>
      <w:kern w:val="32"/>
      <w:sz w:val="24"/>
      <w:szCs w:val="26"/>
    </w:rPr>
  </w:style>
  <w:style w:type="character" w:styleId="UnresolvedMention">
    <w:name w:val="Unresolved Mention"/>
    <w:basedOn w:val="DefaultParagraphFont"/>
    <w:uiPriority w:val="99"/>
    <w:semiHidden/>
    <w:unhideWhenUsed/>
    <w:rsid w:val="00055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43797">
      <w:bodyDiv w:val="1"/>
      <w:marLeft w:val="0"/>
      <w:marRight w:val="0"/>
      <w:marTop w:val="0"/>
      <w:marBottom w:val="0"/>
      <w:divBdr>
        <w:top w:val="none" w:sz="0" w:space="0" w:color="auto"/>
        <w:left w:val="none" w:sz="0" w:space="0" w:color="auto"/>
        <w:bottom w:val="none" w:sz="0" w:space="0" w:color="auto"/>
        <w:right w:val="none" w:sz="0" w:space="0" w:color="auto"/>
      </w:divBdr>
      <w:divsChild>
        <w:div w:id="1780833662">
          <w:marLeft w:val="590"/>
          <w:marRight w:val="0"/>
          <w:marTop w:val="77"/>
          <w:marBottom w:val="120"/>
          <w:divBdr>
            <w:top w:val="none" w:sz="0" w:space="0" w:color="auto"/>
            <w:left w:val="none" w:sz="0" w:space="0" w:color="auto"/>
            <w:bottom w:val="none" w:sz="0" w:space="0" w:color="auto"/>
            <w:right w:val="none" w:sz="0" w:space="0" w:color="auto"/>
          </w:divBdr>
        </w:div>
        <w:div w:id="1969774717">
          <w:marLeft w:val="1310"/>
          <w:marRight w:val="0"/>
          <w:marTop w:val="77"/>
          <w:marBottom w:val="120"/>
          <w:divBdr>
            <w:top w:val="none" w:sz="0" w:space="0" w:color="auto"/>
            <w:left w:val="none" w:sz="0" w:space="0" w:color="auto"/>
            <w:bottom w:val="none" w:sz="0" w:space="0" w:color="auto"/>
            <w:right w:val="none" w:sz="0" w:space="0" w:color="auto"/>
          </w:divBdr>
        </w:div>
        <w:div w:id="1018626150">
          <w:marLeft w:val="1310"/>
          <w:marRight w:val="0"/>
          <w:marTop w:val="77"/>
          <w:marBottom w:val="120"/>
          <w:divBdr>
            <w:top w:val="none" w:sz="0" w:space="0" w:color="auto"/>
            <w:left w:val="none" w:sz="0" w:space="0" w:color="auto"/>
            <w:bottom w:val="none" w:sz="0" w:space="0" w:color="auto"/>
            <w:right w:val="none" w:sz="0" w:space="0" w:color="auto"/>
          </w:divBdr>
        </w:div>
        <w:div w:id="907693318">
          <w:marLeft w:val="1310"/>
          <w:marRight w:val="0"/>
          <w:marTop w:val="77"/>
          <w:marBottom w:val="120"/>
          <w:divBdr>
            <w:top w:val="none" w:sz="0" w:space="0" w:color="auto"/>
            <w:left w:val="none" w:sz="0" w:space="0" w:color="auto"/>
            <w:bottom w:val="none" w:sz="0" w:space="0" w:color="auto"/>
            <w:right w:val="none" w:sz="0" w:space="0" w:color="auto"/>
          </w:divBdr>
        </w:div>
      </w:divsChild>
    </w:div>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60833346">
      <w:bodyDiv w:val="1"/>
      <w:marLeft w:val="0"/>
      <w:marRight w:val="0"/>
      <w:marTop w:val="0"/>
      <w:marBottom w:val="0"/>
      <w:divBdr>
        <w:top w:val="none" w:sz="0" w:space="0" w:color="auto"/>
        <w:left w:val="none" w:sz="0" w:space="0" w:color="auto"/>
        <w:bottom w:val="none" w:sz="0" w:space="0" w:color="auto"/>
        <w:right w:val="none" w:sz="0" w:space="0" w:color="auto"/>
      </w:divBdr>
    </w:div>
    <w:div w:id="86465159">
      <w:bodyDiv w:val="1"/>
      <w:marLeft w:val="0"/>
      <w:marRight w:val="0"/>
      <w:marTop w:val="0"/>
      <w:marBottom w:val="0"/>
      <w:divBdr>
        <w:top w:val="none" w:sz="0" w:space="0" w:color="auto"/>
        <w:left w:val="none" w:sz="0" w:space="0" w:color="auto"/>
        <w:bottom w:val="none" w:sz="0" w:space="0" w:color="auto"/>
        <w:right w:val="none" w:sz="0" w:space="0" w:color="auto"/>
      </w:divBdr>
    </w:div>
    <w:div w:id="126122326">
      <w:bodyDiv w:val="1"/>
      <w:marLeft w:val="0"/>
      <w:marRight w:val="0"/>
      <w:marTop w:val="0"/>
      <w:marBottom w:val="0"/>
      <w:divBdr>
        <w:top w:val="none" w:sz="0" w:space="0" w:color="auto"/>
        <w:left w:val="none" w:sz="0" w:space="0" w:color="auto"/>
        <w:bottom w:val="none" w:sz="0" w:space="0" w:color="auto"/>
        <w:right w:val="none" w:sz="0" w:space="0" w:color="auto"/>
      </w:divBdr>
    </w:div>
    <w:div w:id="136118813">
      <w:bodyDiv w:val="1"/>
      <w:marLeft w:val="0"/>
      <w:marRight w:val="0"/>
      <w:marTop w:val="0"/>
      <w:marBottom w:val="0"/>
      <w:divBdr>
        <w:top w:val="none" w:sz="0" w:space="0" w:color="auto"/>
        <w:left w:val="none" w:sz="0" w:space="0" w:color="auto"/>
        <w:bottom w:val="none" w:sz="0" w:space="0" w:color="auto"/>
        <w:right w:val="none" w:sz="0" w:space="0" w:color="auto"/>
      </w:divBdr>
    </w:div>
    <w:div w:id="145358982">
      <w:bodyDiv w:val="1"/>
      <w:marLeft w:val="0"/>
      <w:marRight w:val="0"/>
      <w:marTop w:val="0"/>
      <w:marBottom w:val="0"/>
      <w:divBdr>
        <w:top w:val="none" w:sz="0" w:space="0" w:color="auto"/>
        <w:left w:val="none" w:sz="0" w:space="0" w:color="auto"/>
        <w:bottom w:val="none" w:sz="0" w:space="0" w:color="auto"/>
        <w:right w:val="none" w:sz="0" w:space="0" w:color="auto"/>
      </w:divBdr>
      <w:divsChild>
        <w:div w:id="626543946">
          <w:marLeft w:val="590"/>
          <w:marRight w:val="0"/>
          <w:marTop w:val="77"/>
          <w:marBottom w:val="120"/>
          <w:divBdr>
            <w:top w:val="none" w:sz="0" w:space="0" w:color="auto"/>
            <w:left w:val="none" w:sz="0" w:space="0" w:color="auto"/>
            <w:bottom w:val="none" w:sz="0" w:space="0" w:color="auto"/>
            <w:right w:val="none" w:sz="0" w:space="0" w:color="auto"/>
          </w:divBdr>
        </w:div>
        <w:div w:id="846751707">
          <w:marLeft w:val="1310"/>
          <w:marRight w:val="0"/>
          <w:marTop w:val="77"/>
          <w:marBottom w:val="120"/>
          <w:divBdr>
            <w:top w:val="none" w:sz="0" w:space="0" w:color="auto"/>
            <w:left w:val="none" w:sz="0" w:space="0" w:color="auto"/>
            <w:bottom w:val="none" w:sz="0" w:space="0" w:color="auto"/>
            <w:right w:val="none" w:sz="0" w:space="0" w:color="auto"/>
          </w:divBdr>
        </w:div>
        <w:div w:id="132604929">
          <w:marLeft w:val="2030"/>
          <w:marRight w:val="0"/>
          <w:marTop w:val="67"/>
          <w:marBottom w:val="120"/>
          <w:divBdr>
            <w:top w:val="none" w:sz="0" w:space="0" w:color="auto"/>
            <w:left w:val="none" w:sz="0" w:space="0" w:color="auto"/>
            <w:bottom w:val="none" w:sz="0" w:space="0" w:color="auto"/>
            <w:right w:val="none" w:sz="0" w:space="0" w:color="auto"/>
          </w:divBdr>
        </w:div>
        <w:div w:id="1675954108">
          <w:marLeft w:val="2030"/>
          <w:marRight w:val="0"/>
          <w:marTop w:val="67"/>
          <w:marBottom w:val="120"/>
          <w:divBdr>
            <w:top w:val="none" w:sz="0" w:space="0" w:color="auto"/>
            <w:left w:val="none" w:sz="0" w:space="0" w:color="auto"/>
            <w:bottom w:val="none" w:sz="0" w:space="0" w:color="auto"/>
            <w:right w:val="none" w:sz="0" w:space="0" w:color="auto"/>
          </w:divBdr>
        </w:div>
        <w:div w:id="511846729">
          <w:marLeft w:val="2030"/>
          <w:marRight w:val="0"/>
          <w:marTop w:val="67"/>
          <w:marBottom w:val="120"/>
          <w:divBdr>
            <w:top w:val="none" w:sz="0" w:space="0" w:color="auto"/>
            <w:left w:val="none" w:sz="0" w:space="0" w:color="auto"/>
            <w:bottom w:val="none" w:sz="0" w:space="0" w:color="auto"/>
            <w:right w:val="none" w:sz="0" w:space="0" w:color="auto"/>
          </w:divBdr>
        </w:div>
        <w:div w:id="316957861">
          <w:marLeft w:val="2030"/>
          <w:marRight w:val="0"/>
          <w:marTop w:val="67"/>
          <w:marBottom w:val="120"/>
          <w:divBdr>
            <w:top w:val="none" w:sz="0" w:space="0" w:color="auto"/>
            <w:left w:val="none" w:sz="0" w:space="0" w:color="auto"/>
            <w:bottom w:val="none" w:sz="0" w:space="0" w:color="auto"/>
            <w:right w:val="none" w:sz="0" w:space="0" w:color="auto"/>
          </w:divBdr>
        </w:div>
        <w:div w:id="458454584">
          <w:marLeft w:val="1310"/>
          <w:marRight w:val="0"/>
          <w:marTop w:val="77"/>
          <w:marBottom w:val="120"/>
          <w:divBdr>
            <w:top w:val="none" w:sz="0" w:space="0" w:color="auto"/>
            <w:left w:val="none" w:sz="0" w:space="0" w:color="auto"/>
            <w:bottom w:val="none" w:sz="0" w:space="0" w:color="auto"/>
            <w:right w:val="none" w:sz="0" w:space="0" w:color="auto"/>
          </w:divBdr>
        </w:div>
        <w:div w:id="753631227">
          <w:marLeft w:val="1310"/>
          <w:marRight w:val="0"/>
          <w:marTop w:val="77"/>
          <w:marBottom w:val="120"/>
          <w:divBdr>
            <w:top w:val="none" w:sz="0" w:space="0" w:color="auto"/>
            <w:left w:val="none" w:sz="0" w:space="0" w:color="auto"/>
            <w:bottom w:val="none" w:sz="0" w:space="0" w:color="auto"/>
            <w:right w:val="none" w:sz="0" w:space="0" w:color="auto"/>
          </w:divBdr>
        </w:div>
        <w:div w:id="334576912">
          <w:marLeft w:val="1310"/>
          <w:marRight w:val="0"/>
          <w:marTop w:val="77"/>
          <w:marBottom w:val="120"/>
          <w:divBdr>
            <w:top w:val="none" w:sz="0" w:space="0" w:color="auto"/>
            <w:left w:val="none" w:sz="0" w:space="0" w:color="auto"/>
            <w:bottom w:val="none" w:sz="0" w:space="0" w:color="auto"/>
            <w:right w:val="none" w:sz="0" w:space="0" w:color="auto"/>
          </w:divBdr>
        </w:div>
        <w:div w:id="793207732">
          <w:marLeft w:val="590"/>
          <w:marRight w:val="0"/>
          <w:marTop w:val="77"/>
          <w:marBottom w:val="120"/>
          <w:divBdr>
            <w:top w:val="none" w:sz="0" w:space="0" w:color="auto"/>
            <w:left w:val="none" w:sz="0" w:space="0" w:color="auto"/>
            <w:bottom w:val="none" w:sz="0" w:space="0" w:color="auto"/>
            <w:right w:val="none" w:sz="0" w:space="0" w:color="auto"/>
          </w:divBdr>
        </w:div>
        <w:div w:id="1701474623">
          <w:marLeft w:val="1310"/>
          <w:marRight w:val="0"/>
          <w:marTop w:val="77"/>
          <w:marBottom w:val="120"/>
          <w:divBdr>
            <w:top w:val="none" w:sz="0" w:space="0" w:color="auto"/>
            <w:left w:val="none" w:sz="0" w:space="0" w:color="auto"/>
            <w:bottom w:val="none" w:sz="0" w:space="0" w:color="auto"/>
            <w:right w:val="none" w:sz="0" w:space="0" w:color="auto"/>
          </w:divBdr>
        </w:div>
        <w:div w:id="266237120">
          <w:marLeft w:val="590"/>
          <w:marRight w:val="0"/>
          <w:marTop w:val="77"/>
          <w:marBottom w:val="120"/>
          <w:divBdr>
            <w:top w:val="none" w:sz="0" w:space="0" w:color="auto"/>
            <w:left w:val="none" w:sz="0" w:space="0" w:color="auto"/>
            <w:bottom w:val="none" w:sz="0" w:space="0" w:color="auto"/>
            <w:right w:val="none" w:sz="0" w:space="0" w:color="auto"/>
          </w:divBdr>
        </w:div>
        <w:div w:id="1862621003">
          <w:marLeft w:val="1310"/>
          <w:marRight w:val="0"/>
          <w:marTop w:val="77"/>
          <w:marBottom w:val="120"/>
          <w:divBdr>
            <w:top w:val="none" w:sz="0" w:space="0" w:color="auto"/>
            <w:left w:val="none" w:sz="0" w:space="0" w:color="auto"/>
            <w:bottom w:val="none" w:sz="0" w:space="0" w:color="auto"/>
            <w:right w:val="none" w:sz="0" w:space="0" w:color="auto"/>
          </w:divBdr>
        </w:div>
      </w:divsChild>
    </w:div>
    <w:div w:id="155876761">
      <w:bodyDiv w:val="1"/>
      <w:marLeft w:val="0"/>
      <w:marRight w:val="0"/>
      <w:marTop w:val="0"/>
      <w:marBottom w:val="0"/>
      <w:divBdr>
        <w:top w:val="none" w:sz="0" w:space="0" w:color="auto"/>
        <w:left w:val="none" w:sz="0" w:space="0" w:color="auto"/>
        <w:bottom w:val="none" w:sz="0" w:space="0" w:color="auto"/>
        <w:right w:val="none" w:sz="0" w:space="0" w:color="auto"/>
      </w:divBdr>
    </w:div>
    <w:div w:id="176771205">
      <w:bodyDiv w:val="1"/>
      <w:marLeft w:val="0"/>
      <w:marRight w:val="0"/>
      <w:marTop w:val="0"/>
      <w:marBottom w:val="0"/>
      <w:divBdr>
        <w:top w:val="none" w:sz="0" w:space="0" w:color="auto"/>
        <w:left w:val="none" w:sz="0" w:space="0" w:color="auto"/>
        <w:bottom w:val="none" w:sz="0" w:space="0" w:color="auto"/>
        <w:right w:val="none" w:sz="0" w:space="0" w:color="auto"/>
      </w:divBdr>
    </w:div>
    <w:div w:id="194123729">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56716003">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42442086">
      <w:bodyDiv w:val="1"/>
      <w:marLeft w:val="0"/>
      <w:marRight w:val="0"/>
      <w:marTop w:val="0"/>
      <w:marBottom w:val="0"/>
      <w:divBdr>
        <w:top w:val="none" w:sz="0" w:space="0" w:color="auto"/>
        <w:left w:val="none" w:sz="0" w:space="0" w:color="auto"/>
        <w:bottom w:val="none" w:sz="0" w:space="0" w:color="auto"/>
        <w:right w:val="none" w:sz="0" w:space="0" w:color="auto"/>
      </w:divBdr>
    </w:div>
    <w:div w:id="355891742">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374278331">
      <w:bodyDiv w:val="1"/>
      <w:marLeft w:val="0"/>
      <w:marRight w:val="0"/>
      <w:marTop w:val="0"/>
      <w:marBottom w:val="0"/>
      <w:divBdr>
        <w:top w:val="none" w:sz="0" w:space="0" w:color="auto"/>
        <w:left w:val="none" w:sz="0" w:space="0" w:color="auto"/>
        <w:bottom w:val="none" w:sz="0" w:space="0" w:color="auto"/>
        <w:right w:val="none" w:sz="0" w:space="0" w:color="auto"/>
      </w:divBdr>
    </w:div>
    <w:div w:id="399639076">
      <w:bodyDiv w:val="1"/>
      <w:marLeft w:val="0"/>
      <w:marRight w:val="0"/>
      <w:marTop w:val="0"/>
      <w:marBottom w:val="0"/>
      <w:divBdr>
        <w:top w:val="none" w:sz="0" w:space="0" w:color="auto"/>
        <w:left w:val="none" w:sz="0" w:space="0" w:color="auto"/>
        <w:bottom w:val="none" w:sz="0" w:space="0" w:color="auto"/>
        <w:right w:val="none" w:sz="0" w:space="0" w:color="auto"/>
      </w:divBdr>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68594772">
      <w:bodyDiv w:val="1"/>
      <w:marLeft w:val="0"/>
      <w:marRight w:val="0"/>
      <w:marTop w:val="0"/>
      <w:marBottom w:val="0"/>
      <w:divBdr>
        <w:top w:val="none" w:sz="0" w:space="0" w:color="auto"/>
        <w:left w:val="none" w:sz="0" w:space="0" w:color="auto"/>
        <w:bottom w:val="none" w:sz="0" w:space="0" w:color="auto"/>
        <w:right w:val="none" w:sz="0" w:space="0" w:color="auto"/>
      </w:divBdr>
    </w:div>
    <w:div w:id="483669266">
      <w:bodyDiv w:val="1"/>
      <w:marLeft w:val="0"/>
      <w:marRight w:val="0"/>
      <w:marTop w:val="0"/>
      <w:marBottom w:val="0"/>
      <w:divBdr>
        <w:top w:val="none" w:sz="0" w:space="0" w:color="auto"/>
        <w:left w:val="none" w:sz="0" w:space="0" w:color="auto"/>
        <w:bottom w:val="none" w:sz="0" w:space="0" w:color="auto"/>
        <w:right w:val="none" w:sz="0" w:space="0" w:color="auto"/>
      </w:divBdr>
    </w:div>
    <w:div w:id="514537881">
      <w:bodyDiv w:val="1"/>
      <w:marLeft w:val="0"/>
      <w:marRight w:val="0"/>
      <w:marTop w:val="0"/>
      <w:marBottom w:val="0"/>
      <w:divBdr>
        <w:top w:val="none" w:sz="0" w:space="0" w:color="auto"/>
        <w:left w:val="none" w:sz="0" w:space="0" w:color="auto"/>
        <w:bottom w:val="none" w:sz="0" w:space="0" w:color="auto"/>
        <w:right w:val="none" w:sz="0" w:space="0" w:color="auto"/>
      </w:divBdr>
    </w:div>
    <w:div w:id="569849104">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6">
          <w:marLeft w:val="590"/>
          <w:marRight w:val="0"/>
          <w:marTop w:val="77"/>
          <w:marBottom w:val="120"/>
          <w:divBdr>
            <w:top w:val="none" w:sz="0" w:space="0" w:color="auto"/>
            <w:left w:val="none" w:sz="0" w:space="0" w:color="auto"/>
            <w:bottom w:val="none" w:sz="0" w:space="0" w:color="auto"/>
            <w:right w:val="none" w:sz="0" w:space="0" w:color="auto"/>
          </w:divBdr>
        </w:div>
        <w:div w:id="1495608237">
          <w:marLeft w:val="1310"/>
          <w:marRight w:val="0"/>
          <w:marTop w:val="77"/>
          <w:marBottom w:val="120"/>
          <w:divBdr>
            <w:top w:val="none" w:sz="0" w:space="0" w:color="auto"/>
            <w:left w:val="none" w:sz="0" w:space="0" w:color="auto"/>
            <w:bottom w:val="none" w:sz="0" w:space="0" w:color="auto"/>
            <w:right w:val="none" w:sz="0" w:space="0" w:color="auto"/>
          </w:divBdr>
        </w:div>
        <w:div w:id="2035841334">
          <w:marLeft w:val="2030"/>
          <w:marRight w:val="0"/>
          <w:marTop w:val="67"/>
          <w:marBottom w:val="120"/>
          <w:divBdr>
            <w:top w:val="none" w:sz="0" w:space="0" w:color="auto"/>
            <w:left w:val="none" w:sz="0" w:space="0" w:color="auto"/>
            <w:bottom w:val="none" w:sz="0" w:space="0" w:color="auto"/>
            <w:right w:val="none" w:sz="0" w:space="0" w:color="auto"/>
          </w:divBdr>
        </w:div>
        <w:div w:id="999234828">
          <w:marLeft w:val="2030"/>
          <w:marRight w:val="0"/>
          <w:marTop w:val="67"/>
          <w:marBottom w:val="120"/>
          <w:divBdr>
            <w:top w:val="none" w:sz="0" w:space="0" w:color="auto"/>
            <w:left w:val="none" w:sz="0" w:space="0" w:color="auto"/>
            <w:bottom w:val="none" w:sz="0" w:space="0" w:color="auto"/>
            <w:right w:val="none" w:sz="0" w:space="0" w:color="auto"/>
          </w:divBdr>
        </w:div>
        <w:div w:id="859395962">
          <w:marLeft w:val="2030"/>
          <w:marRight w:val="0"/>
          <w:marTop w:val="67"/>
          <w:marBottom w:val="120"/>
          <w:divBdr>
            <w:top w:val="none" w:sz="0" w:space="0" w:color="auto"/>
            <w:left w:val="none" w:sz="0" w:space="0" w:color="auto"/>
            <w:bottom w:val="none" w:sz="0" w:space="0" w:color="auto"/>
            <w:right w:val="none" w:sz="0" w:space="0" w:color="auto"/>
          </w:divBdr>
        </w:div>
        <w:div w:id="1997565276">
          <w:marLeft w:val="2030"/>
          <w:marRight w:val="0"/>
          <w:marTop w:val="67"/>
          <w:marBottom w:val="120"/>
          <w:divBdr>
            <w:top w:val="none" w:sz="0" w:space="0" w:color="auto"/>
            <w:left w:val="none" w:sz="0" w:space="0" w:color="auto"/>
            <w:bottom w:val="none" w:sz="0" w:space="0" w:color="auto"/>
            <w:right w:val="none" w:sz="0" w:space="0" w:color="auto"/>
          </w:divBdr>
        </w:div>
        <w:div w:id="852767665">
          <w:marLeft w:val="1310"/>
          <w:marRight w:val="0"/>
          <w:marTop w:val="77"/>
          <w:marBottom w:val="120"/>
          <w:divBdr>
            <w:top w:val="none" w:sz="0" w:space="0" w:color="auto"/>
            <w:left w:val="none" w:sz="0" w:space="0" w:color="auto"/>
            <w:bottom w:val="none" w:sz="0" w:space="0" w:color="auto"/>
            <w:right w:val="none" w:sz="0" w:space="0" w:color="auto"/>
          </w:divBdr>
        </w:div>
        <w:div w:id="1406686232">
          <w:marLeft w:val="1310"/>
          <w:marRight w:val="0"/>
          <w:marTop w:val="77"/>
          <w:marBottom w:val="120"/>
          <w:divBdr>
            <w:top w:val="none" w:sz="0" w:space="0" w:color="auto"/>
            <w:left w:val="none" w:sz="0" w:space="0" w:color="auto"/>
            <w:bottom w:val="none" w:sz="0" w:space="0" w:color="auto"/>
            <w:right w:val="none" w:sz="0" w:space="0" w:color="auto"/>
          </w:divBdr>
        </w:div>
        <w:div w:id="1929733871">
          <w:marLeft w:val="1310"/>
          <w:marRight w:val="0"/>
          <w:marTop w:val="77"/>
          <w:marBottom w:val="120"/>
          <w:divBdr>
            <w:top w:val="none" w:sz="0" w:space="0" w:color="auto"/>
            <w:left w:val="none" w:sz="0" w:space="0" w:color="auto"/>
            <w:bottom w:val="none" w:sz="0" w:space="0" w:color="auto"/>
            <w:right w:val="none" w:sz="0" w:space="0" w:color="auto"/>
          </w:divBdr>
        </w:div>
        <w:div w:id="1457479548">
          <w:marLeft w:val="590"/>
          <w:marRight w:val="0"/>
          <w:marTop w:val="77"/>
          <w:marBottom w:val="120"/>
          <w:divBdr>
            <w:top w:val="none" w:sz="0" w:space="0" w:color="auto"/>
            <w:left w:val="none" w:sz="0" w:space="0" w:color="auto"/>
            <w:bottom w:val="none" w:sz="0" w:space="0" w:color="auto"/>
            <w:right w:val="none" w:sz="0" w:space="0" w:color="auto"/>
          </w:divBdr>
        </w:div>
        <w:div w:id="1077902505">
          <w:marLeft w:val="1310"/>
          <w:marRight w:val="0"/>
          <w:marTop w:val="77"/>
          <w:marBottom w:val="120"/>
          <w:divBdr>
            <w:top w:val="none" w:sz="0" w:space="0" w:color="auto"/>
            <w:left w:val="none" w:sz="0" w:space="0" w:color="auto"/>
            <w:bottom w:val="none" w:sz="0" w:space="0" w:color="auto"/>
            <w:right w:val="none" w:sz="0" w:space="0" w:color="auto"/>
          </w:divBdr>
        </w:div>
        <w:div w:id="1069425049">
          <w:marLeft w:val="590"/>
          <w:marRight w:val="0"/>
          <w:marTop w:val="77"/>
          <w:marBottom w:val="120"/>
          <w:divBdr>
            <w:top w:val="none" w:sz="0" w:space="0" w:color="auto"/>
            <w:left w:val="none" w:sz="0" w:space="0" w:color="auto"/>
            <w:bottom w:val="none" w:sz="0" w:space="0" w:color="auto"/>
            <w:right w:val="none" w:sz="0" w:space="0" w:color="auto"/>
          </w:divBdr>
        </w:div>
        <w:div w:id="867526030">
          <w:marLeft w:val="1310"/>
          <w:marRight w:val="0"/>
          <w:marTop w:val="77"/>
          <w:marBottom w:val="120"/>
          <w:divBdr>
            <w:top w:val="none" w:sz="0" w:space="0" w:color="auto"/>
            <w:left w:val="none" w:sz="0" w:space="0" w:color="auto"/>
            <w:bottom w:val="none" w:sz="0" w:space="0" w:color="auto"/>
            <w:right w:val="none" w:sz="0" w:space="0" w:color="auto"/>
          </w:divBdr>
        </w:div>
      </w:divsChild>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622227850">
      <w:bodyDiv w:val="1"/>
      <w:marLeft w:val="0"/>
      <w:marRight w:val="0"/>
      <w:marTop w:val="0"/>
      <w:marBottom w:val="0"/>
      <w:divBdr>
        <w:top w:val="none" w:sz="0" w:space="0" w:color="auto"/>
        <w:left w:val="none" w:sz="0" w:space="0" w:color="auto"/>
        <w:bottom w:val="none" w:sz="0" w:space="0" w:color="auto"/>
        <w:right w:val="none" w:sz="0" w:space="0" w:color="auto"/>
      </w:divBdr>
    </w:div>
    <w:div w:id="639766213">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708530780">
      <w:bodyDiv w:val="1"/>
      <w:marLeft w:val="0"/>
      <w:marRight w:val="0"/>
      <w:marTop w:val="0"/>
      <w:marBottom w:val="0"/>
      <w:divBdr>
        <w:top w:val="none" w:sz="0" w:space="0" w:color="auto"/>
        <w:left w:val="none" w:sz="0" w:space="0" w:color="auto"/>
        <w:bottom w:val="none" w:sz="0" w:space="0" w:color="auto"/>
        <w:right w:val="none" w:sz="0" w:space="0" w:color="auto"/>
      </w:divBdr>
    </w:div>
    <w:div w:id="770854006">
      <w:bodyDiv w:val="1"/>
      <w:marLeft w:val="0"/>
      <w:marRight w:val="0"/>
      <w:marTop w:val="0"/>
      <w:marBottom w:val="0"/>
      <w:divBdr>
        <w:top w:val="none" w:sz="0" w:space="0" w:color="auto"/>
        <w:left w:val="none" w:sz="0" w:space="0" w:color="auto"/>
        <w:bottom w:val="none" w:sz="0" w:space="0" w:color="auto"/>
        <w:right w:val="none" w:sz="0" w:space="0" w:color="auto"/>
      </w:divBdr>
      <w:divsChild>
        <w:div w:id="1819344944">
          <w:marLeft w:val="590"/>
          <w:marRight w:val="0"/>
          <w:marTop w:val="77"/>
          <w:marBottom w:val="120"/>
          <w:divBdr>
            <w:top w:val="none" w:sz="0" w:space="0" w:color="auto"/>
            <w:left w:val="none" w:sz="0" w:space="0" w:color="auto"/>
            <w:bottom w:val="none" w:sz="0" w:space="0" w:color="auto"/>
            <w:right w:val="none" w:sz="0" w:space="0" w:color="auto"/>
          </w:divBdr>
        </w:div>
        <w:div w:id="1349721784">
          <w:marLeft w:val="1310"/>
          <w:marRight w:val="0"/>
          <w:marTop w:val="60"/>
          <w:marBottom w:val="60"/>
          <w:divBdr>
            <w:top w:val="none" w:sz="0" w:space="0" w:color="auto"/>
            <w:left w:val="none" w:sz="0" w:space="0" w:color="auto"/>
            <w:bottom w:val="none" w:sz="0" w:space="0" w:color="auto"/>
            <w:right w:val="none" w:sz="0" w:space="0" w:color="auto"/>
          </w:divBdr>
        </w:div>
        <w:div w:id="92626985">
          <w:marLeft w:val="1310"/>
          <w:marRight w:val="0"/>
          <w:marTop w:val="60"/>
          <w:marBottom w:val="60"/>
          <w:divBdr>
            <w:top w:val="none" w:sz="0" w:space="0" w:color="auto"/>
            <w:left w:val="none" w:sz="0" w:space="0" w:color="auto"/>
            <w:bottom w:val="none" w:sz="0" w:space="0" w:color="auto"/>
            <w:right w:val="none" w:sz="0" w:space="0" w:color="auto"/>
          </w:divBdr>
        </w:div>
        <w:div w:id="89397522">
          <w:marLeft w:val="1310"/>
          <w:marRight w:val="0"/>
          <w:marTop w:val="60"/>
          <w:marBottom w:val="60"/>
          <w:divBdr>
            <w:top w:val="none" w:sz="0" w:space="0" w:color="auto"/>
            <w:left w:val="none" w:sz="0" w:space="0" w:color="auto"/>
            <w:bottom w:val="none" w:sz="0" w:space="0" w:color="auto"/>
            <w:right w:val="none" w:sz="0" w:space="0" w:color="auto"/>
          </w:divBdr>
        </w:div>
        <w:div w:id="1812165492">
          <w:marLeft w:val="1310"/>
          <w:marRight w:val="0"/>
          <w:marTop w:val="60"/>
          <w:marBottom w:val="60"/>
          <w:divBdr>
            <w:top w:val="none" w:sz="0" w:space="0" w:color="auto"/>
            <w:left w:val="none" w:sz="0" w:space="0" w:color="auto"/>
            <w:bottom w:val="none" w:sz="0" w:space="0" w:color="auto"/>
            <w:right w:val="none" w:sz="0" w:space="0" w:color="auto"/>
          </w:divBdr>
        </w:div>
        <w:div w:id="1440249237">
          <w:marLeft w:val="1310"/>
          <w:marRight w:val="0"/>
          <w:marTop w:val="60"/>
          <w:marBottom w:val="60"/>
          <w:divBdr>
            <w:top w:val="none" w:sz="0" w:space="0" w:color="auto"/>
            <w:left w:val="none" w:sz="0" w:space="0" w:color="auto"/>
            <w:bottom w:val="none" w:sz="0" w:space="0" w:color="auto"/>
            <w:right w:val="none" w:sz="0" w:space="0" w:color="auto"/>
          </w:divBdr>
        </w:div>
        <w:div w:id="421335618">
          <w:marLeft w:val="590"/>
          <w:marRight w:val="0"/>
          <w:marTop w:val="60"/>
          <w:marBottom w:val="60"/>
          <w:divBdr>
            <w:top w:val="none" w:sz="0" w:space="0" w:color="auto"/>
            <w:left w:val="none" w:sz="0" w:space="0" w:color="auto"/>
            <w:bottom w:val="none" w:sz="0" w:space="0" w:color="auto"/>
            <w:right w:val="none" w:sz="0" w:space="0" w:color="auto"/>
          </w:divBdr>
        </w:div>
        <w:div w:id="2026638457">
          <w:marLeft w:val="1310"/>
          <w:marRight w:val="0"/>
          <w:marTop w:val="60"/>
          <w:marBottom w:val="60"/>
          <w:divBdr>
            <w:top w:val="none" w:sz="0" w:space="0" w:color="auto"/>
            <w:left w:val="none" w:sz="0" w:space="0" w:color="auto"/>
            <w:bottom w:val="none" w:sz="0" w:space="0" w:color="auto"/>
            <w:right w:val="none" w:sz="0" w:space="0" w:color="auto"/>
          </w:divBdr>
        </w:div>
        <w:div w:id="1677683352">
          <w:marLeft w:val="1310"/>
          <w:marRight w:val="0"/>
          <w:marTop w:val="60"/>
          <w:marBottom w:val="60"/>
          <w:divBdr>
            <w:top w:val="none" w:sz="0" w:space="0" w:color="auto"/>
            <w:left w:val="none" w:sz="0" w:space="0" w:color="auto"/>
            <w:bottom w:val="none" w:sz="0" w:space="0" w:color="auto"/>
            <w:right w:val="none" w:sz="0" w:space="0" w:color="auto"/>
          </w:divBdr>
        </w:div>
        <w:div w:id="1309750822">
          <w:marLeft w:val="1310"/>
          <w:marRight w:val="0"/>
          <w:marTop w:val="60"/>
          <w:marBottom w:val="60"/>
          <w:divBdr>
            <w:top w:val="none" w:sz="0" w:space="0" w:color="auto"/>
            <w:left w:val="none" w:sz="0" w:space="0" w:color="auto"/>
            <w:bottom w:val="none" w:sz="0" w:space="0" w:color="auto"/>
            <w:right w:val="none" w:sz="0" w:space="0" w:color="auto"/>
          </w:divBdr>
        </w:div>
        <w:div w:id="246815491">
          <w:marLeft w:val="1310"/>
          <w:marRight w:val="0"/>
          <w:marTop w:val="60"/>
          <w:marBottom w:val="60"/>
          <w:divBdr>
            <w:top w:val="none" w:sz="0" w:space="0" w:color="auto"/>
            <w:left w:val="none" w:sz="0" w:space="0" w:color="auto"/>
            <w:bottom w:val="none" w:sz="0" w:space="0" w:color="auto"/>
            <w:right w:val="none" w:sz="0" w:space="0" w:color="auto"/>
          </w:divBdr>
        </w:div>
        <w:div w:id="580607143">
          <w:marLeft w:val="1310"/>
          <w:marRight w:val="0"/>
          <w:marTop w:val="60"/>
          <w:marBottom w:val="60"/>
          <w:divBdr>
            <w:top w:val="none" w:sz="0" w:space="0" w:color="auto"/>
            <w:left w:val="none" w:sz="0" w:space="0" w:color="auto"/>
            <w:bottom w:val="none" w:sz="0" w:space="0" w:color="auto"/>
            <w:right w:val="none" w:sz="0" w:space="0" w:color="auto"/>
          </w:divBdr>
        </w:div>
        <w:div w:id="912813835">
          <w:marLeft w:val="590"/>
          <w:marRight w:val="0"/>
          <w:marTop w:val="60"/>
          <w:marBottom w:val="60"/>
          <w:divBdr>
            <w:top w:val="none" w:sz="0" w:space="0" w:color="auto"/>
            <w:left w:val="none" w:sz="0" w:space="0" w:color="auto"/>
            <w:bottom w:val="none" w:sz="0" w:space="0" w:color="auto"/>
            <w:right w:val="none" w:sz="0" w:space="0" w:color="auto"/>
          </w:divBdr>
        </w:div>
        <w:div w:id="1189367311">
          <w:marLeft w:val="1310"/>
          <w:marRight w:val="0"/>
          <w:marTop w:val="60"/>
          <w:marBottom w:val="60"/>
          <w:divBdr>
            <w:top w:val="none" w:sz="0" w:space="0" w:color="auto"/>
            <w:left w:val="none" w:sz="0" w:space="0" w:color="auto"/>
            <w:bottom w:val="none" w:sz="0" w:space="0" w:color="auto"/>
            <w:right w:val="none" w:sz="0" w:space="0" w:color="auto"/>
          </w:divBdr>
        </w:div>
        <w:div w:id="1169907477">
          <w:marLeft w:val="1310"/>
          <w:marRight w:val="0"/>
          <w:marTop w:val="60"/>
          <w:marBottom w:val="60"/>
          <w:divBdr>
            <w:top w:val="none" w:sz="0" w:space="0" w:color="auto"/>
            <w:left w:val="none" w:sz="0" w:space="0" w:color="auto"/>
            <w:bottom w:val="none" w:sz="0" w:space="0" w:color="auto"/>
            <w:right w:val="none" w:sz="0" w:space="0" w:color="auto"/>
          </w:divBdr>
        </w:div>
        <w:div w:id="838929166">
          <w:marLeft w:val="1310"/>
          <w:marRight w:val="0"/>
          <w:marTop w:val="60"/>
          <w:marBottom w:val="60"/>
          <w:divBdr>
            <w:top w:val="none" w:sz="0" w:space="0" w:color="auto"/>
            <w:left w:val="none" w:sz="0" w:space="0" w:color="auto"/>
            <w:bottom w:val="none" w:sz="0" w:space="0" w:color="auto"/>
            <w:right w:val="none" w:sz="0" w:space="0" w:color="auto"/>
          </w:divBdr>
        </w:div>
      </w:divsChild>
    </w:div>
    <w:div w:id="779178882">
      <w:bodyDiv w:val="1"/>
      <w:marLeft w:val="0"/>
      <w:marRight w:val="0"/>
      <w:marTop w:val="0"/>
      <w:marBottom w:val="0"/>
      <w:divBdr>
        <w:top w:val="none" w:sz="0" w:space="0" w:color="auto"/>
        <w:left w:val="none" w:sz="0" w:space="0" w:color="auto"/>
        <w:bottom w:val="none" w:sz="0" w:space="0" w:color="auto"/>
        <w:right w:val="none" w:sz="0" w:space="0" w:color="auto"/>
      </w:divBdr>
      <w:divsChild>
        <w:div w:id="2053573947">
          <w:marLeft w:val="1310"/>
          <w:marRight w:val="0"/>
          <w:marTop w:val="77"/>
          <w:marBottom w:val="120"/>
          <w:divBdr>
            <w:top w:val="none" w:sz="0" w:space="0" w:color="auto"/>
            <w:left w:val="none" w:sz="0" w:space="0" w:color="auto"/>
            <w:bottom w:val="none" w:sz="0" w:space="0" w:color="auto"/>
            <w:right w:val="none" w:sz="0" w:space="0" w:color="auto"/>
          </w:divBdr>
        </w:div>
      </w:divsChild>
    </w:div>
    <w:div w:id="796147310">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03931407">
      <w:bodyDiv w:val="1"/>
      <w:marLeft w:val="0"/>
      <w:marRight w:val="0"/>
      <w:marTop w:val="0"/>
      <w:marBottom w:val="0"/>
      <w:divBdr>
        <w:top w:val="none" w:sz="0" w:space="0" w:color="auto"/>
        <w:left w:val="none" w:sz="0" w:space="0" w:color="auto"/>
        <w:bottom w:val="none" w:sz="0" w:space="0" w:color="auto"/>
        <w:right w:val="none" w:sz="0" w:space="0" w:color="auto"/>
      </w:divBdr>
      <w:divsChild>
        <w:div w:id="320738673">
          <w:marLeft w:val="1310"/>
          <w:marRight w:val="0"/>
          <w:marTop w:val="77"/>
          <w:marBottom w:val="120"/>
          <w:divBdr>
            <w:top w:val="none" w:sz="0" w:space="0" w:color="auto"/>
            <w:left w:val="none" w:sz="0" w:space="0" w:color="auto"/>
            <w:bottom w:val="none" w:sz="0" w:space="0" w:color="auto"/>
            <w:right w:val="none" w:sz="0" w:space="0" w:color="auto"/>
          </w:divBdr>
        </w:div>
      </w:divsChild>
    </w:div>
    <w:div w:id="810051921">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52720057">
      <w:bodyDiv w:val="1"/>
      <w:marLeft w:val="0"/>
      <w:marRight w:val="0"/>
      <w:marTop w:val="0"/>
      <w:marBottom w:val="0"/>
      <w:divBdr>
        <w:top w:val="none" w:sz="0" w:space="0" w:color="auto"/>
        <w:left w:val="none" w:sz="0" w:space="0" w:color="auto"/>
        <w:bottom w:val="none" w:sz="0" w:space="0" w:color="auto"/>
        <w:right w:val="none" w:sz="0" w:space="0" w:color="auto"/>
      </w:divBdr>
    </w:div>
    <w:div w:id="853492609">
      <w:bodyDiv w:val="1"/>
      <w:marLeft w:val="0"/>
      <w:marRight w:val="0"/>
      <w:marTop w:val="0"/>
      <w:marBottom w:val="0"/>
      <w:divBdr>
        <w:top w:val="none" w:sz="0" w:space="0" w:color="auto"/>
        <w:left w:val="none" w:sz="0" w:space="0" w:color="auto"/>
        <w:bottom w:val="none" w:sz="0" w:space="0" w:color="auto"/>
        <w:right w:val="none" w:sz="0" w:space="0" w:color="auto"/>
      </w:divBdr>
    </w:div>
    <w:div w:id="918101580">
      <w:bodyDiv w:val="1"/>
      <w:marLeft w:val="0"/>
      <w:marRight w:val="0"/>
      <w:marTop w:val="0"/>
      <w:marBottom w:val="0"/>
      <w:divBdr>
        <w:top w:val="none" w:sz="0" w:space="0" w:color="auto"/>
        <w:left w:val="none" w:sz="0" w:space="0" w:color="auto"/>
        <w:bottom w:val="none" w:sz="0" w:space="0" w:color="auto"/>
        <w:right w:val="none" w:sz="0" w:space="0" w:color="auto"/>
      </w:divBdr>
      <w:divsChild>
        <w:div w:id="950356891">
          <w:marLeft w:val="590"/>
          <w:marRight w:val="0"/>
          <w:marTop w:val="77"/>
          <w:marBottom w:val="120"/>
          <w:divBdr>
            <w:top w:val="none" w:sz="0" w:space="0" w:color="auto"/>
            <w:left w:val="none" w:sz="0" w:space="0" w:color="auto"/>
            <w:bottom w:val="none" w:sz="0" w:space="0" w:color="auto"/>
            <w:right w:val="none" w:sz="0" w:space="0" w:color="auto"/>
          </w:divBdr>
        </w:div>
        <w:div w:id="27612142">
          <w:marLeft w:val="1310"/>
          <w:marRight w:val="0"/>
          <w:marTop w:val="77"/>
          <w:marBottom w:val="120"/>
          <w:divBdr>
            <w:top w:val="none" w:sz="0" w:space="0" w:color="auto"/>
            <w:left w:val="none" w:sz="0" w:space="0" w:color="auto"/>
            <w:bottom w:val="none" w:sz="0" w:space="0" w:color="auto"/>
            <w:right w:val="none" w:sz="0" w:space="0" w:color="auto"/>
          </w:divBdr>
        </w:div>
        <w:div w:id="819224453">
          <w:marLeft w:val="2030"/>
          <w:marRight w:val="0"/>
          <w:marTop w:val="67"/>
          <w:marBottom w:val="120"/>
          <w:divBdr>
            <w:top w:val="none" w:sz="0" w:space="0" w:color="auto"/>
            <w:left w:val="none" w:sz="0" w:space="0" w:color="auto"/>
            <w:bottom w:val="none" w:sz="0" w:space="0" w:color="auto"/>
            <w:right w:val="none" w:sz="0" w:space="0" w:color="auto"/>
          </w:divBdr>
        </w:div>
        <w:div w:id="500779268">
          <w:marLeft w:val="2030"/>
          <w:marRight w:val="0"/>
          <w:marTop w:val="67"/>
          <w:marBottom w:val="120"/>
          <w:divBdr>
            <w:top w:val="none" w:sz="0" w:space="0" w:color="auto"/>
            <w:left w:val="none" w:sz="0" w:space="0" w:color="auto"/>
            <w:bottom w:val="none" w:sz="0" w:space="0" w:color="auto"/>
            <w:right w:val="none" w:sz="0" w:space="0" w:color="auto"/>
          </w:divBdr>
        </w:div>
        <w:div w:id="231433580">
          <w:marLeft w:val="2030"/>
          <w:marRight w:val="0"/>
          <w:marTop w:val="67"/>
          <w:marBottom w:val="120"/>
          <w:divBdr>
            <w:top w:val="none" w:sz="0" w:space="0" w:color="auto"/>
            <w:left w:val="none" w:sz="0" w:space="0" w:color="auto"/>
            <w:bottom w:val="none" w:sz="0" w:space="0" w:color="auto"/>
            <w:right w:val="none" w:sz="0" w:space="0" w:color="auto"/>
          </w:divBdr>
        </w:div>
        <w:div w:id="496652478">
          <w:marLeft w:val="2030"/>
          <w:marRight w:val="0"/>
          <w:marTop w:val="67"/>
          <w:marBottom w:val="120"/>
          <w:divBdr>
            <w:top w:val="none" w:sz="0" w:space="0" w:color="auto"/>
            <w:left w:val="none" w:sz="0" w:space="0" w:color="auto"/>
            <w:bottom w:val="none" w:sz="0" w:space="0" w:color="auto"/>
            <w:right w:val="none" w:sz="0" w:space="0" w:color="auto"/>
          </w:divBdr>
        </w:div>
        <w:div w:id="1724717859">
          <w:marLeft w:val="1310"/>
          <w:marRight w:val="0"/>
          <w:marTop w:val="77"/>
          <w:marBottom w:val="120"/>
          <w:divBdr>
            <w:top w:val="none" w:sz="0" w:space="0" w:color="auto"/>
            <w:left w:val="none" w:sz="0" w:space="0" w:color="auto"/>
            <w:bottom w:val="none" w:sz="0" w:space="0" w:color="auto"/>
            <w:right w:val="none" w:sz="0" w:space="0" w:color="auto"/>
          </w:divBdr>
        </w:div>
        <w:div w:id="270169538">
          <w:marLeft w:val="1310"/>
          <w:marRight w:val="0"/>
          <w:marTop w:val="77"/>
          <w:marBottom w:val="120"/>
          <w:divBdr>
            <w:top w:val="none" w:sz="0" w:space="0" w:color="auto"/>
            <w:left w:val="none" w:sz="0" w:space="0" w:color="auto"/>
            <w:bottom w:val="none" w:sz="0" w:space="0" w:color="auto"/>
            <w:right w:val="none" w:sz="0" w:space="0" w:color="auto"/>
          </w:divBdr>
        </w:div>
        <w:div w:id="441143872">
          <w:marLeft w:val="1310"/>
          <w:marRight w:val="0"/>
          <w:marTop w:val="77"/>
          <w:marBottom w:val="120"/>
          <w:divBdr>
            <w:top w:val="none" w:sz="0" w:space="0" w:color="auto"/>
            <w:left w:val="none" w:sz="0" w:space="0" w:color="auto"/>
            <w:bottom w:val="none" w:sz="0" w:space="0" w:color="auto"/>
            <w:right w:val="none" w:sz="0" w:space="0" w:color="auto"/>
          </w:divBdr>
        </w:div>
        <w:div w:id="797718741">
          <w:marLeft w:val="590"/>
          <w:marRight w:val="0"/>
          <w:marTop w:val="77"/>
          <w:marBottom w:val="120"/>
          <w:divBdr>
            <w:top w:val="none" w:sz="0" w:space="0" w:color="auto"/>
            <w:left w:val="none" w:sz="0" w:space="0" w:color="auto"/>
            <w:bottom w:val="none" w:sz="0" w:space="0" w:color="auto"/>
            <w:right w:val="none" w:sz="0" w:space="0" w:color="auto"/>
          </w:divBdr>
        </w:div>
        <w:div w:id="718287215">
          <w:marLeft w:val="1310"/>
          <w:marRight w:val="0"/>
          <w:marTop w:val="77"/>
          <w:marBottom w:val="120"/>
          <w:divBdr>
            <w:top w:val="none" w:sz="0" w:space="0" w:color="auto"/>
            <w:left w:val="none" w:sz="0" w:space="0" w:color="auto"/>
            <w:bottom w:val="none" w:sz="0" w:space="0" w:color="auto"/>
            <w:right w:val="none" w:sz="0" w:space="0" w:color="auto"/>
          </w:divBdr>
        </w:div>
        <w:div w:id="831681689">
          <w:marLeft w:val="590"/>
          <w:marRight w:val="0"/>
          <w:marTop w:val="77"/>
          <w:marBottom w:val="120"/>
          <w:divBdr>
            <w:top w:val="none" w:sz="0" w:space="0" w:color="auto"/>
            <w:left w:val="none" w:sz="0" w:space="0" w:color="auto"/>
            <w:bottom w:val="none" w:sz="0" w:space="0" w:color="auto"/>
            <w:right w:val="none" w:sz="0" w:space="0" w:color="auto"/>
          </w:divBdr>
        </w:div>
      </w:divsChild>
    </w:div>
    <w:div w:id="935289085">
      <w:bodyDiv w:val="1"/>
      <w:marLeft w:val="0"/>
      <w:marRight w:val="0"/>
      <w:marTop w:val="0"/>
      <w:marBottom w:val="0"/>
      <w:divBdr>
        <w:top w:val="none" w:sz="0" w:space="0" w:color="auto"/>
        <w:left w:val="none" w:sz="0" w:space="0" w:color="auto"/>
        <w:bottom w:val="none" w:sz="0" w:space="0" w:color="auto"/>
        <w:right w:val="none" w:sz="0" w:space="0" w:color="auto"/>
      </w:divBdr>
      <w:divsChild>
        <w:div w:id="805857322">
          <w:marLeft w:val="590"/>
          <w:marRight w:val="0"/>
          <w:marTop w:val="77"/>
          <w:marBottom w:val="120"/>
          <w:divBdr>
            <w:top w:val="none" w:sz="0" w:space="0" w:color="auto"/>
            <w:left w:val="none" w:sz="0" w:space="0" w:color="auto"/>
            <w:bottom w:val="none" w:sz="0" w:space="0" w:color="auto"/>
            <w:right w:val="none" w:sz="0" w:space="0" w:color="auto"/>
          </w:divBdr>
        </w:div>
        <w:div w:id="159197791">
          <w:marLeft w:val="1310"/>
          <w:marRight w:val="0"/>
          <w:marTop w:val="77"/>
          <w:marBottom w:val="120"/>
          <w:divBdr>
            <w:top w:val="none" w:sz="0" w:space="0" w:color="auto"/>
            <w:left w:val="none" w:sz="0" w:space="0" w:color="auto"/>
            <w:bottom w:val="none" w:sz="0" w:space="0" w:color="auto"/>
            <w:right w:val="none" w:sz="0" w:space="0" w:color="auto"/>
          </w:divBdr>
        </w:div>
        <w:div w:id="1025253688">
          <w:marLeft w:val="2030"/>
          <w:marRight w:val="0"/>
          <w:marTop w:val="67"/>
          <w:marBottom w:val="120"/>
          <w:divBdr>
            <w:top w:val="none" w:sz="0" w:space="0" w:color="auto"/>
            <w:left w:val="none" w:sz="0" w:space="0" w:color="auto"/>
            <w:bottom w:val="none" w:sz="0" w:space="0" w:color="auto"/>
            <w:right w:val="none" w:sz="0" w:space="0" w:color="auto"/>
          </w:divBdr>
        </w:div>
        <w:div w:id="1602640282">
          <w:marLeft w:val="2030"/>
          <w:marRight w:val="0"/>
          <w:marTop w:val="67"/>
          <w:marBottom w:val="120"/>
          <w:divBdr>
            <w:top w:val="none" w:sz="0" w:space="0" w:color="auto"/>
            <w:left w:val="none" w:sz="0" w:space="0" w:color="auto"/>
            <w:bottom w:val="none" w:sz="0" w:space="0" w:color="auto"/>
            <w:right w:val="none" w:sz="0" w:space="0" w:color="auto"/>
          </w:divBdr>
        </w:div>
        <w:div w:id="540752447">
          <w:marLeft w:val="2030"/>
          <w:marRight w:val="0"/>
          <w:marTop w:val="67"/>
          <w:marBottom w:val="120"/>
          <w:divBdr>
            <w:top w:val="none" w:sz="0" w:space="0" w:color="auto"/>
            <w:left w:val="none" w:sz="0" w:space="0" w:color="auto"/>
            <w:bottom w:val="none" w:sz="0" w:space="0" w:color="auto"/>
            <w:right w:val="none" w:sz="0" w:space="0" w:color="auto"/>
          </w:divBdr>
        </w:div>
        <w:div w:id="553859187">
          <w:marLeft w:val="2030"/>
          <w:marRight w:val="0"/>
          <w:marTop w:val="67"/>
          <w:marBottom w:val="120"/>
          <w:divBdr>
            <w:top w:val="none" w:sz="0" w:space="0" w:color="auto"/>
            <w:left w:val="none" w:sz="0" w:space="0" w:color="auto"/>
            <w:bottom w:val="none" w:sz="0" w:space="0" w:color="auto"/>
            <w:right w:val="none" w:sz="0" w:space="0" w:color="auto"/>
          </w:divBdr>
        </w:div>
        <w:div w:id="760374200">
          <w:marLeft w:val="1310"/>
          <w:marRight w:val="0"/>
          <w:marTop w:val="77"/>
          <w:marBottom w:val="120"/>
          <w:divBdr>
            <w:top w:val="none" w:sz="0" w:space="0" w:color="auto"/>
            <w:left w:val="none" w:sz="0" w:space="0" w:color="auto"/>
            <w:bottom w:val="none" w:sz="0" w:space="0" w:color="auto"/>
            <w:right w:val="none" w:sz="0" w:space="0" w:color="auto"/>
          </w:divBdr>
        </w:div>
        <w:div w:id="1348630466">
          <w:marLeft w:val="1310"/>
          <w:marRight w:val="0"/>
          <w:marTop w:val="77"/>
          <w:marBottom w:val="120"/>
          <w:divBdr>
            <w:top w:val="none" w:sz="0" w:space="0" w:color="auto"/>
            <w:left w:val="none" w:sz="0" w:space="0" w:color="auto"/>
            <w:bottom w:val="none" w:sz="0" w:space="0" w:color="auto"/>
            <w:right w:val="none" w:sz="0" w:space="0" w:color="auto"/>
          </w:divBdr>
        </w:div>
        <w:div w:id="483161083">
          <w:marLeft w:val="1310"/>
          <w:marRight w:val="0"/>
          <w:marTop w:val="77"/>
          <w:marBottom w:val="120"/>
          <w:divBdr>
            <w:top w:val="none" w:sz="0" w:space="0" w:color="auto"/>
            <w:left w:val="none" w:sz="0" w:space="0" w:color="auto"/>
            <w:bottom w:val="none" w:sz="0" w:space="0" w:color="auto"/>
            <w:right w:val="none" w:sz="0" w:space="0" w:color="auto"/>
          </w:divBdr>
        </w:div>
        <w:div w:id="1495145624">
          <w:marLeft w:val="590"/>
          <w:marRight w:val="0"/>
          <w:marTop w:val="77"/>
          <w:marBottom w:val="120"/>
          <w:divBdr>
            <w:top w:val="none" w:sz="0" w:space="0" w:color="auto"/>
            <w:left w:val="none" w:sz="0" w:space="0" w:color="auto"/>
            <w:bottom w:val="none" w:sz="0" w:space="0" w:color="auto"/>
            <w:right w:val="none" w:sz="0" w:space="0" w:color="auto"/>
          </w:divBdr>
        </w:div>
        <w:div w:id="1290404779">
          <w:marLeft w:val="1310"/>
          <w:marRight w:val="0"/>
          <w:marTop w:val="77"/>
          <w:marBottom w:val="120"/>
          <w:divBdr>
            <w:top w:val="none" w:sz="0" w:space="0" w:color="auto"/>
            <w:left w:val="none" w:sz="0" w:space="0" w:color="auto"/>
            <w:bottom w:val="none" w:sz="0" w:space="0" w:color="auto"/>
            <w:right w:val="none" w:sz="0" w:space="0" w:color="auto"/>
          </w:divBdr>
        </w:div>
        <w:div w:id="1448623632">
          <w:marLeft w:val="590"/>
          <w:marRight w:val="0"/>
          <w:marTop w:val="77"/>
          <w:marBottom w:val="120"/>
          <w:divBdr>
            <w:top w:val="none" w:sz="0" w:space="0" w:color="auto"/>
            <w:left w:val="none" w:sz="0" w:space="0" w:color="auto"/>
            <w:bottom w:val="none" w:sz="0" w:space="0" w:color="auto"/>
            <w:right w:val="none" w:sz="0" w:space="0" w:color="auto"/>
          </w:divBdr>
        </w:div>
        <w:div w:id="1245988683">
          <w:marLeft w:val="1310"/>
          <w:marRight w:val="0"/>
          <w:marTop w:val="77"/>
          <w:marBottom w:val="120"/>
          <w:divBdr>
            <w:top w:val="none" w:sz="0" w:space="0" w:color="auto"/>
            <w:left w:val="none" w:sz="0" w:space="0" w:color="auto"/>
            <w:bottom w:val="none" w:sz="0" w:space="0" w:color="auto"/>
            <w:right w:val="none" w:sz="0" w:space="0" w:color="auto"/>
          </w:divBdr>
        </w:div>
      </w:divsChild>
    </w:div>
    <w:div w:id="951862987">
      <w:bodyDiv w:val="1"/>
      <w:marLeft w:val="0"/>
      <w:marRight w:val="0"/>
      <w:marTop w:val="0"/>
      <w:marBottom w:val="0"/>
      <w:divBdr>
        <w:top w:val="none" w:sz="0" w:space="0" w:color="auto"/>
        <w:left w:val="none" w:sz="0" w:space="0" w:color="auto"/>
        <w:bottom w:val="none" w:sz="0" w:space="0" w:color="auto"/>
        <w:right w:val="none" w:sz="0" w:space="0" w:color="auto"/>
      </w:divBdr>
      <w:divsChild>
        <w:div w:id="106582907">
          <w:marLeft w:val="1310"/>
          <w:marRight w:val="0"/>
          <w:marTop w:val="77"/>
          <w:marBottom w:val="120"/>
          <w:divBdr>
            <w:top w:val="none" w:sz="0" w:space="0" w:color="auto"/>
            <w:left w:val="none" w:sz="0" w:space="0" w:color="auto"/>
            <w:bottom w:val="none" w:sz="0" w:space="0" w:color="auto"/>
            <w:right w:val="none" w:sz="0" w:space="0" w:color="auto"/>
          </w:divBdr>
        </w:div>
      </w:divsChild>
    </w:div>
    <w:div w:id="953367065">
      <w:bodyDiv w:val="1"/>
      <w:marLeft w:val="0"/>
      <w:marRight w:val="0"/>
      <w:marTop w:val="0"/>
      <w:marBottom w:val="0"/>
      <w:divBdr>
        <w:top w:val="none" w:sz="0" w:space="0" w:color="auto"/>
        <w:left w:val="none" w:sz="0" w:space="0" w:color="auto"/>
        <w:bottom w:val="none" w:sz="0" w:space="0" w:color="auto"/>
        <w:right w:val="none" w:sz="0" w:space="0" w:color="auto"/>
      </w:divBdr>
    </w:div>
    <w:div w:id="964504652">
      <w:bodyDiv w:val="1"/>
      <w:marLeft w:val="0"/>
      <w:marRight w:val="0"/>
      <w:marTop w:val="0"/>
      <w:marBottom w:val="0"/>
      <w:divBdr>
        <w:top w:val="none" w:sz="0" w:space="0" w:color="auto"/>
        <w:left w:val="none" w:sz="0" w:space="0" w:color="auto"/>
        <w:bottom w:val="none" w:sz="0" w:space="0" w:color="auto"/>
        <w:right w:val="none" w:sz="0" w:space="0" w:color="auto"/>
      </w:divBdr>
    </w:div>
    <w:div w:id="9649710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984579558">
      <w:bodyDiv w:val="1"/>
      <w:marLeft w:val="0"/>
      <w:marRight w:val="0"/>
      <w:marTop w:val="0"/>
      <w:marBottom w:val="0"/>
      <w:divBdr>
        <w:top w:val="none" w:sz="0" w:space="0" w:color="auto"/>
        <w:left w:val="none" w:sz="0" w:space="0" w:color="auto"/>
        <w:bottom w:val="none" w:sz="0" w:space="0" w:color="auto"/>
        <w:right w:val="none" w:sz="0" w:space="0" w:color="auto"/>
      </w:divBdr>
      <w:divsChild>
        <w:div w:id="385639589">
          <w:marLeft w:val="590"/>
          <w:marRight w:val="0"/>
          <w:marTop w:val="77"/>
          <w:marBottom w:val="120"/>
          <w:divBdr>
            <w:top w:val="none" w:sz="0" w:space="0" w:color="auto"/>
            <w:left w:val="none" w:sz="0" w:space="0" w:color="auto"/>
            <w:bottom w:val="none" w:sz="0" w:space="0" w:color="auto"/>
            <w:right w:val="none" w:sz="0" w:space="0" w:color="auto"/>
          </w:divBdr>
        </w:div>
        <w:div w:id="311257492">
          <w:marLeft w:val="1310"/>
          <w:marRight w:val="0"/>
          <w:marTop w:val="77"/>
          <w:marBottom w:val="120"/>
          <w:divBdr>
            <w:top w:val="none" w:sz="0" w:space="0" w:color="auto"/>
            <w:left w:val="none" w:sz="0" w:space="0" w:color="auto"/>
            <w:bottom w:val="none" w:sz="0" w:space="0" w:color="auto"/>
            <w:right w:val="none" w:sz="0" w:space="0" w:color="auto"/>
          </w:divBdr>
        </w:div>
        <w:div w:id="1313872884">
          <w:marLeft w:val="2030"/>
          <w:marRight w:val="0"/>
          <w:marTop w:val="67"/>
          <w:marBottom w:val="120"/>
          <w:divBdr>
            <w:top w:val="none" w:sz="0" w:space="0" w:color="auto"/>
            <w:left w:val="none" w:sz="0" w:space="0" w:color="auto"/>
            <w:bottom w:val="none" w:sz="0" w:space="0" w:color="auto"/>
            <w:right w:val="none" w:sz="0" w:space="0" w:color="auto"/>
          </w:divBdr>
        </w:div>
        <w:div w:id="593247858">
          <w:marLeft w:val="2030"/>
          <w:marRight w:val="0"/>
          <w:marTop w:val="67"/>
          <w:marBottom w:val="120"/>
          <w:divBdr>
            <w:top w:val="none" w:sz="0" w:space="0" w:color="auto"/>
            <w:left w:val="none" w:sz="0" w:space="0" w:color="auto"/>
            <w:bottom w:val="none" w:sz="0" w:space="0" w:color="auto"/>
            <w:right w:val="none" w:sz="0" w:space="0" w:color="auto"/>
          </w:divBdr>
        </w:div>
        <w:div w:id="293682330">
          <w:marLeft w:val="2030"/>
          <w:marRight w:val="0"/>
          <w:marTop w:val="67"/>
          <w:marBottom w:val="120"/>
          <w:divBdr>
            <w:top w:val="none" w:sz="0" w:space="0" w:color="auto"/>
            <w:left w:val="none" w:sz="0" w:space="0" w:color="auto"/>
            <w:bottom w:val="none" w:sz="0" w:space="0" w:color="auto"/>
            <w:right w:val="none" w:sz="0" w:space="0" w:color="auto"/>
          </w:divBdr>
        </w:div>
        <w:div w:id="1168012347">
          <w:marLeft w:val="2030"/>
          <w:marRight w:val="0"/>
          <w:marTop w:val="67"/>
          <w:marBottom w:val="120"/>
          <w:divBdr>
            <w:top w:val="none" w:sz="0" w:space="0" w:color="auto"/>
            <w:left w:val="none" w:sz="0" w:space="0" w:color="auto"/>
            <w:bottom w:val="none" w:sz="0" w:space="0" w:color="auto"/>
            <w:right w:val="none" w:sz="0" w:space="0" w:color="auto"/>
          </w:divBdr>
        </w:div>
        <w:div w:id="349188863">
          <w:marLeft w:val="1310"/>
          <w:marRight w:val="0"/>
          <w:marTop w:val="77"/>
          <w:marBottom w:val="120"/>
          <w:divBdr>
            <w:top w:val="none" w:sz="0" w:space="0" w:color="auto"/>
            <w:left w:val="none" w:sz="0" w:space="0" w:color="auto"/>
            <w:bottom w:val="none" w:sz="0" w:space="0" w:color="auto"/>
            <w:right w:val="none" w:sz="0" w:space="0" w:color="auto"/>
          </w:divBdr>
        </w:div>
        <w:div w:id="108864643">
          <w:marLeft w:val="1310"/>
          <w:marRight w:val="0"/>
          <w:marTop w:val="77"/>
          <w:marBottom w:val="120"/>
          <w:divBdr>
            <w:top w:val="none" w:sz="0" w:space="0" w:color="auto"/>
            <w:left w:val="none" w:sz="0" w:space="0" w:color="auto"/>
            <w:bottom w:val="none" w:sz="0" w:space="0" w:color="auto"/>
            <w:right w:val="none" w:sz="0" w:space="0" w:color="auto"/>
          </w:divBdr>
        </w:div>
        <w:div w:id="1057240229">
          <w:marLeft w:val="1310"/>
          <w:marRight w:val="0"/>
          <w:marTop w:val="77"/>
          <w:marBottom w:val="120"/>
          <w:divBdr>
            <w:top w:val="none" w:sz="0" w:space="0" w:color="auto"/>
            <w:left w:val="none" w:sz="0" w:space="0" w:color="auto"/>
            <w:bottom w:val="none" w:sz="0" w:space="0" w:color="auto"/>
            <w:right w:val="none" w:sz="0" w:space="0" w:color="auto"/>
          </w:divBdr>
        </w:div>
        <w:div w:id="1224675509">
          <w:marLeft w:val="590"/>
          <w:marRight w:val="0"/>
          <w:marTop w:val="77"/>
          <w:marBottom w:val="120"/>
          <w:divBdr>
            <w:top w:val="none" w:sz="0" w:space="0" w:color="auto"/>
            <w:left w:val="none" w:sz="0" w:space="0" w:color="auto"/>
            <w:bottom w:val="none" w:sz="0" w:space="0" w:color="auto"/>
            <w:right w:val="none" w:sz="0" w:space="0" w:color="auto"/>
          </w:divBdr>
        </w:div>
        <w:div w:id="1880703590">
          <w:marLeft w:val="1310"/>
          <w:marRight w:val="0"/>
          <w:marTop w:val="77"/>
          <w:marBottom w:val="120"/>
          <w:divBdr>
            <w:top w:val="none" w:sz="0" w:space="0" w:color="auto"/>
            <w:left w:val="none" w:sz="0" w:space="0" w:color="auto"/>
            <w:bottom w:val="none" w:sz="0" w:space="0" w:color="auto"/>
            <w:right w:val="none" w:sz="0" w:space="0" w:color="auto"/>
          </w:divBdr>
        </w:div>
        <w:div w:id="770511678">
          <w:marLeft w:val="590"/>
          <w:marRight w:val="0"/>
          <w:marTop w:val="77"/>
          <w:marBottom w:val="120"/>
          <w:divBdr>
            <w:top w:val="none" w:sz="0" w:space="0" w:color="auto"/>
            <w:left w:val="none" w:sz="0" w:space="0" w:color="auto"/>
            <w:bottom w:val="none" w:sz="0" w:space="0" w:color="auto"/>
            <w:right w:val="none" w:sz="0" w:space="0" w:color="auto"/>
          </w:divBdr>
        </w:div>
        <w:div w:id="472139929">
          <w:marLeft w:val="1310"/>
          <w:marRight w:val="0"/>
          <w:marTop w:val="77"/>
          <w:marBottom w:val="120"/>
          <w:divBdr>
            <w:top w:val="none" w:sz="0" w:space="0" w:color="auto"/>
            <w:left w:val="none" w:sz="0" w:space="0" w:color="auto"/>
            <w:bottom w:val="none" w:sz="0" w:space="0" w:color="auto"/>
            <w:right w:val="none" w:sz="0" w:space="0" w:color="auto"/>
          </w:divBdr>
        </w:div>
      </w:divsChild>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08291854">
      <w:bodyDiv w:val="1"/>
      <w:marLeft w:val="0"/>
      <w:marRight w:val="0"/>
      <w:marTop w:val="0"/>
      <w:marBottom w:val="0"/>
      <w:divBdr>
        <w:top w:val="none" w:sz="0" w:space="0" w:color="auto"/>
        <w:left w:val="none" w:sz="0" w:space="0" w:color="auto"/>
        <w:bottom w:val="none" w:sz="0" w:space="0" w:color="auto"/>
        <w:right w:val="none" w:sz="0" w:space="0" w:color="auto"/>
      </w:divBdr>
      <w:divsChild>
        <w:div w:id="1229998108">
          <w:marLeft w:val="590"/>
          <w:marRight w:val="0"/>
          <w:marTop w:val="77"/>
          <w:marBottom w:val="120"/>
          <w:divBdr>
            <w:top w:val="none" w:sz="0" w:space="0" w:color="auto"/>
            <w:left w:val="none" w:sz="0" w:space="0" w:color="auto"/>
            <w:bottom w:val="none" w:sz="0" w:space="0" w:color="auto"/>
            <w:right w:val="none" w:sz="0" w:space="0" w:color="auto"/>
          </w:divBdr>
        </w:div>
        <w:div w:id="391925764">
          <w:marLeft w:val="1310"/>
          <w:marRight w:val="0"/>
          <w:marTop w:val="77"/>
          <w:marBottom w:val="120"/>
          <w:divBdr>
            <w:top w:val="none" w:sz="0" w:space="0" w:color="auto"/>
            <w:left w:val="none" w:sz="0" w:space="0" w:color="auto"/>
            <w:bottom w:val="none" w:sz="0" w:space="0" w:color="auto"/>
            <w:right w:val="none" w:sz="0" w:space="0" w:color="auto"/>
          </w:divBdr>
        </w:div>
        <w:div w:id="1198203207">
          <w:marLeft w:val="2030"/>
          <w:marRight w:val="0"/>
          <w:marTop w:val="67"/>
          <w:marBottom w:val="120"/>
          <w:divBdr>
            <w:top w:val="none" w:sz="0" w:space="0" w:color="auto"/>
            <w:left w:val="none" w:sz="0" w:space="0" w:color="auto"/>
            <w:bottom w:val="none" w:sz="0" w:space="0" w:color="auto"/>
            <w:right w:val="none" w:sz="0" w:space="0" w:color="auto"/>
          </w:divBdr>
        </w:div>
        <w:div w:id="1997495116">
          <w:marLeft w:val="2030"/>
          <w:marRight w:val="0"/>
          <w:marTop w:val="67"/>
          <w:marBottom w:val="120"/>
          <w:divBdr>
            <w:top w:val="none" w:sz="0" w:space="0" w:color="auto"/>
            <w:left w:val="none" w:sz="0" w:space="0" w:color="auto"/>
            <w:bottom w:val="none" w:sz="0" w:space="0" w:color="auto"/>
            <w:right w:val="none" w:sz="0" w:space="0" w:color="auto"/>
          </w:divBdr>
        </w:div>
        <w:div w:id="557863106">
          <w:marLeft w:val="2030"/>
          <w:marRight w:val="0"/>
          <w:marTop w:val="67"/>
          <w:marBottom w:val="120"/>
          <w:divBdr>
            <w:top w:val="none" w:sz="0" w:space="0" w:color="auto"/>
            <w:left w:val="none" w:sz="0" w:space="0" w:color="auto"/>
            <w:bottom w:val="none" w:sz="0" w:space="0" w:color="auto"/>
            <w:right w:val="none" w:sz="0" w:space="0" w:color="auto"/>
          </w:divBdr>
        </w:div>
        <w:div w:id="1064254972">
          <w:marLeft w:val="2030"/>
          <w:marRight w:val="0"/>
          <w:marTop w:val="67"/>
          <w:marBottom w:val="120"/>
          <w:divBdr>
            <w:top w:val="none" w:sz="0" w:space="0" w:color="auto"/>
            <w:left w:val="none" w:sz="0" w:space="0" w:color="auto"/>
            <w:bottom w:val="none" w:sz="0" w:space="0" w:color="auto"/>
            <w:right w:val="none" w:sz="0" w:space="0" w:color="auto"/>
          </w:divBdr>
        </w:div>
        <w:div w:id="827670487">
          <w:marLeft w:val="1310"/>
          <w:marRight w:val="0"/>
          <w:marTop w:val="77"/>
          <w:marBottom w:val="120"/>
          <w:divBdr>
            <w:top w:val="none" w:sz="0" w:space="0" w:color="auto"/>
            <w:left w:val="none" w:sz="0" w:space="0" w:color="auto"/>
            <w:bottom w:val="none" w:sz="0" w:space="0" w:color="auto"/>
            <w:right w:val="none" w:sz="0" w:space="0" w:color="auto"/>
          </w:divBdr>
        </w:div>
        <w:div w:id="1579559744">
          <w:marLeft w:val="1310"/>
          <w:marRight w:val="0"/>
          <w:marTop w:val="77"/>
          <w:marBottom w:val="120"/>
          <w:divBdr>
            <w:top w:val="none" w:sz="0" w:space="0" w:color="auto"/>
            <w:left w:val="none" w:sz="0" w:space="0" w:color="auto"/>
            <w:bottom w:val="none" w:sz="0" w:space="0" w:color="auto"/>
            <w:right w:val="none" w:sz="0" w:space="0" w:color="auto"/>
          </w:divBdr>
        </w:div>
        <w:div w:id="1832283706">
          <w:marLeft w:val="1310"/>
          <w:marRight w:val="0"/>
          <w:marTop w:val="77"/>
          <w:marBottom w:val="120"/>
          <w:divBdr>
            <w:top w:val="none" w:sz="0" w:space="0" w:color="auto"/>
            <w:left w:val="none" w:sz="0" w:space="0" w:color="auto"/>
            <w:bottom w:val="none" w:sz="0" w:space="0" w:color="auto"/>
            <w:right w:val="none" w:sz="0" w:space="0" w:color="auto"/>
          </w:divBdr>
        </w:div>
        <w:div w:id="37242775">
          <w:marLeft w:val="590"/>
          <w:marRight w:val="0"/>
          <w:marTop w:val="77"/>
          <w:marBottom w:val="120"/>
          <w:divBdr>
            <w:top w:val="none" w:sz="0" w:space="0" w:color="auto"/>
            <w:left w:val="none" w:sz="0" w:space="0" w:color="auto"/>
            <w:bottom w:val="none" w:sz="0" w:space="0" w:color="auto"/>
            <w:right w:val="none" w:sz="0" w:space="0" w:color="auto"/>
          </w:divBdr>
        </w:div>
        <w:div w:id="1691490092">
          <w:marLeft w:val="1310"/>
          <w:marRight w:val="0"/>
          <w:marTop w:val="77"/>
          <w:marBottom w:val="120"/>
          <w:divBdr>
            <w:top w:val="none" w:sz="0" w:space="0" w:color="auto"/>
            <w:left w:val="none" w:sz="0" w:space="0" w:color="auto"/>
            <w:bottom w:val="none" w:sz="0" w:space="0" w:color="auto"/>
            <w:right w:val="none" w:sz="0" w:space="0" w:color="auto"/>
          </w:divBdr>
        </w:div>
        <w:div w:id="1196039346">
          <w:marLeft w:val="590"/>
          <w:marRight w:val="0"/>
          <w:marTop w:val="77"/>
          <w:marBottom w:val="120"/>
          <w:divBdr>
            <w:top w:val="none" w:sz="0" w:space="0" w:color="auto"/>
            <w:left w:val="none" w:sz="0" w:space="0" w:color="auto"/>
            <w:bottom w:val="none" w:sz="0" w:space="0" w:color="auto"/>
            <w:right w:val="none" w:sz="0" w:space="0" w:color="auto"/>
          </w:divBdr>
        </w:div>
        <w:div w:id="1752695923">
          <w:marLeft w:val="1310"/>
          <w:marRight w:val="0"/>
          <w:marTop w:val="77"/>
          <w:marBottom w:val="120"/>
          <w:divBdr>
            <w:top w:val="none" w:sz="0" w:space="0" w:color="auto"/>
            <w:left w:val="none" w:sz="0" w:space="0" w:color="auto"/>
            <w:bottom w:val="none" w:sz="0" w:space="0" w:color="auto"/>
            <w:right w:val="none" w:sz="0" w:space="0" w:color="auto"/>
          </w:divBdr>
        </w:div>
      </w:divsChild>
    </w:div>
    <w:div w:id="1083528601">
      <w:bodyDiv w:val="1"/>
      <w:marLeft w:val="0"/>
      <w:marRight w:val="0"/>
      <w:marTop w:val="0"/>
      <w:marBottom w:val="0"/>
      <w:divBdr>
        <w:top w:val="none" w:sz="0" w:space="0" w:color="auto"/>
        <w:left w:val="none" w:sz="0" w:space="0" w:color="auto"/>
        <w:bottom w:val="none" w:sz="0" w:space="0" w:color="auto"/>
        <w:right w:val="none" w:sz="0" w:space="0" w:color="auto"/>
      </w:divBdr>
    </w:div>
    <w:div w:id="1101728069">
      <w:bodyDiv w:val="1"/>
      <w:marLeft w:val="0"/>
      <w:marRight w:val="0"/>
      <w:marTop w:val="0"/>
      <w:marBottom w:val="0"/>
      <w:divBdr>
        <w:top w:val="none" w:sz="0" w:space="0" w:color="auto"/>
        <w:left w:val="none" w:sz="0" w:space="0" w:color="auto"/>
        <w:bottom w:val="none" w:sz="0" w:space="0" w:color="auto"/>
        <w:right w:val="none" w:sz="0" w:space="0" w:color="auto"/>
      </w:divBdr>
      <w:divsChild>
        <w:div w:id="1696075151">
          <w:marLeft w:val="590"/>
          <w:marRight w:val="0"/>
          <w:marTop w:val="77"/>
          <w:marBottom w:val="120"/>
          <w:divBdr>
            <w:top w:val="none" w:sz="0" w:space="0" w:color="auto"/>
            <w:left w:val="none" w:sz="0" w:space="0" w:color="auto"/>
            <w:bottom w:val="none" w:sz="0" w:space="0" w:color="auto"/>
            <w:right w:val="none" w:sz="0" w:space="0" w:color="auto"/>
          </w:divBdr>
        </w:div>
        <w:div w:id="992368295">
          <w:marLeft w:val="1310"/>
          <w:marRight w:val="0"/>
          <w:marTop w:val="77"/>
          <w:marBottom w:val="120"/>
          <w:divBdr>
            <w:top w:val="none" w:sz="0" w:space="0" w:color="auto"/>
            <w:left w:val="none" w:sz="0" w:space="0" w:color="auto"/>
            <w:bottom w:val="none" w:sz="0" w:space="0" w:color="auto"/>
            <w:right w:val="none" w:sz="0" w:space="0" w:color="auto"/>
          </w:divBdr>
        </w:div>
        <w:div w:id="644167212">
          <w:marLeft w:val="2030"/>
          <w:marRight w:val="0"/>
          <w:marTop w:val="67"/>
          <w:marBottom w:val="120"/>
          <w:divBdr>
            <w:top w:val="none" w:sz="0" w:space="0" w:color="auto"/>
            <w:left w:val="none" w:sz="0" w:space="0" w:color="auto"/>
            <w:bottom w:val="none" w:sz="0" w:space="0" w:color="auto"/>
            <w:right w:val="none" w:sz="0" w:space="0" w:color="auto"/>
          </w:divBdr>
        </w:div>
        <w:div w:id="1596283861">
          <w:marLeft w:val="2030"/>
          <w:marRight w:val="0"/>
          <w:marTop w:val="67"/>
          <w:marBottom w:val="120"/>
          <w:divBdr>
            <w:top w:val="none" w:sz="0" w:space="0" w:color="auto"/>
            <w:left w:val="none" w:sz="0" w:space="0" w:color="auto"/>
            <w:bottom w:val="none" w:sz="0" w:space="0" w:color="auto"/>
            <w:right w:val="none" w:sz="0" w:space="0" w:color="auto"/>
          </w:divBdr>
        </w:div>
        <w:div w:id="1797092312">
          <w:marLeft w:val="2030"/>
          <w:marRight w:val="0"/>
          <w:marTop w:val="67"/>
          <w:marBottom w:val="120"/>
          <w:divBdr>
            <w:top w:val="none" w:sz="0" w:space="0" w:color="auto"/>
            <w:left w:val="none" w:sz="0" w:space="0" w:color="auto"/>
            <w:bottom w:val="none" w:sz="0" w:space="0" w:color="auto"/>
            <w:right w:val="none" w:sz="0" w:space="0" w:color="auto"/>
          </w:divBdr>
        </w:div>
        <w:div w:id="759445797">
          <w:marLeft w:val="2030"/>
          <w:marRight w:val="0"/>
          <w:marTop w:val="67"/>
          <w:marBottom w:val="120"/>
          <w:divBdr>
            <w:top w:val="none" w:sz="0" w:space="0" w:color="auto"/>
            <w:left w:val="none" w:sz="0" w:space="0" w:color="auto"/>
            <w:bottom w:val="none" w:sz="0" w:space="0" w:color="auto"/>
            <w:right w:val="none" w:sz="0" w:space="0" w:color="auto"/>
          </w:divBdr>
        </w:div>
        <w:div w:id="1913192710">
          <w:marLeft w:val="1310"/>
          <w:marRight w:val="0"/>
          <w:marTop w:val="77"/>
          <w:marBottom w:val="120"/>
          <w:divBdr>
            <w:top w:val="none" w:sz="0" w:space="0" w:color="auto"/>
            <w:left w:val="none" w:sz="0" w:space="0" w:color="auto"/>
            <w:bottom w:val="none" w:sz="0" w:space="0" w:color="auto"/>
            <w:right w:val="none" w:sz="0" w:space="0" w:color="auto"/>
          </w:divBdr>
        </w:div>
        <w:div w:id="165899273">
          <w:marLeft w:val="1310"/>
          <w:marRight w:val="0"/>
          <w:marTop w:val="77"/>
          <w:marBottom w:val="120"/>
          <w:divBdr>
            <w:top w:val="none" w:sz="0" w:space="0" w:color="auto"/>
            <w:left w:val="none" w:sz="0" w:space="0" w:color="auto"/>
            <w:bottom w:val="none" w:sz="0" w:space="0" w:color="auto"/>
            <w:right w:val="none" w:sz="0" w:space="0" w:color="auto"/>
          </w:divBdr>
        </w:div>
        <w:div w:id="234753168">
          <w:marLeft w:val="1310"/>
          <w:marRight w:val="0"/>
          <w:marTop w:val="77"/>
          <w:marBottom w:val="120"/>
          <w:divBdr>
            <w:top w:val="none" w:sz="0" w:space="0" w:color="auto"/>
            <w:left w:val="none" w:sz="0" w:space="0" w:color="auto"/>
            <w:bottom w:val="none" w:sz="0" w:space="0" w:color="auto"/>
            <w:right w:val="none" w:sz="0" w:space="0" w:color="auto"/>
          </w:divBdr>
        </w:div>
        <w:div w:id="303392225">
          <w:marLeft w:val="590"/>
          <w:marRight w:val="0"/>
          <w:marTop w:val="77"/>
          <w:marBottom w:val="120"/>
          <w:divBdr>
            <w:top w:val="none" w:sz="0" w:space="0" w:color="auto"/>
            <w:left w:val="none" w:sz="0" w:space="0" w:color="auto"/>
            <w:bottom w:val="none" w:sz="0" w:space="0" w:color="auto"/>
            <w:right w:val="none" w:sz="0" w:space="0" w:color="auto"/>
          </w:divBdr>
        </w:div>
        <w:div w:id="2047216462">
          <w:marLeft w:val="1310"/>
          <w:marRight w:val="0"/>
          <w:marTop w:val="77"/>
          <w:marBottom w:val="120"/>
          <w:divBdr>
            <w:top w:val="none" w:sz="0" w:space="0" w:color="auto"/>
            <w:left w:val="none" w:sz="0" w:space="0" w:color="auto"/>
            <w:bottom w:val="none" w:sz="0" w:space="0" w:color="auto"/>
            <w:right w:val="none" w:sz="0" w:space="0" w:color="auto"/>
          </w:divBdr>
        </w:div>
        <w:div w:id="266158567">
          <w:marLeft w:val="590"/>
          <w:marRight w:val="0"/>
          <w:marTop w:val="77"/>
          <w:marBottom w:val="120"/>
          <w:divBdr>
            <w:top w:val="none" w:sz="0" w:space="0" w:color="auto"/>
            <w:left w:val="none" w:sz="0" w:space="0" w:color="auto"/>
            <w:bottom w:val="none" w:sz="0" w:space="0" w:color="auto"/>
            <w:right w:val="none" w:sz="0" w:space="0" w:color="auto"/>
          </w:divBdr>
        </w:div>
        <w:div w:id="1781071990">
          <w:marLeft w:val="1310"/>
          <w:marRight w:val="0"/>
          <w:marTop w:val="77"/>
          <w:marBottom w:val="120"/>
          <w:divBdr>
            <w:top w:val="none" w:sz="0" w:space="0" w:color="auto"/>
            <w:left w:val="none" w:sz="0" w:space="0" w:color="auto"/>
            <w:bottom w:val="none" w:sz="0" w:space="0" w:color="auto"/>
            <w:right w:val="none" w:sz="0" w:space="0" w:color="auto"/>
          </w:divBdr>
        </w:div>
      </w:divsChild>
    </w:div>
    <w:div w:id="1157501703">
      <w:bodyDiv w:val="1"/>
      <w:marLeft w:val="0"/>
      <w:marRight w:val="0"/>
      <w:marTop w:val="0"/>
      <w:marBottom w:val="0"/>
      <w:divBdr>
        <w:top w:val="none" w:sz="0" w:space="0" w:color="auto"/>
        <w:left w:val="none" w:sz="0" w:space="0" w:color="auto"/>
        <w:bottom w:val="none" w:sz="0" w:space="0" w:color="auto"/>
        <w:right w:val="none" w:sz="0" w:space="0" w:color="auto"/>
      </w:divBdr>
    </w:div>
    <w:div w:id="1209803361">
      <w:bodyDiv w:val="1"/>
      <w:marLeft w:val="0"/>
      <w:marRight w:val="0"/>
      <w:marTop w:val="0"/>
      <w:marBottom w:val="0"/>
      <w:divBdr>
        <w:top w:val="none" w:sz="0" w:space="0" w:color="auto"/>
        <w:left w:val="none" w:sz="0" w:space="0" w:color="auto"/>
        <w:bottom w:val="none" w:sz="0" w:space="0" w:color="auto"/>
        <w:right w:val="none" w:sz="0" w:space="0" w:color="auto"/>
      </w:divBdr>
    </w:div>
    <w:div w:id="1241019408">
      <w:bodyDiv w:val="1"/>
      <w:marLeft w:val="0"/>
      <w:marRight w:val="0"/>
      <w:marTop w:val="0"/>
      <w:marBottom w:val="0"/>
      <w:divBdr>
        <w:top w:val="none" w:sz="0" w:space="0" w:color="auto"/>
        <w:left w:val="none" w:sz="0" w:space="0" w:color="auto"/>
        <w:bottom w:val="none" w:sz="0" w:space="0" w:color="auto"/>
        <w:right w:val="none" w:sz="0" w:space="0" w:color="auto"/>
      </w:divBdr>
    </w:div>
    <w:div w:id="1260286584">
      <w:bodyDiv w:val="1"/>
      <w:marLeft w:val="0"/>
      <w:marRight w:val="0"/>
      <w:marTop w:val="0"/>
      <w:marBottom w:val="0"/>
      <w:divBdr>
        <w:top w:val="none" w:sz="0" w:space="0" w:color="auto"/>
        <w:left w:val="none" w:sz="0" w:space="0" w:color="auto"/>
        <w:bottom w:val="none" w:sz="0" w:space="0" w:color="auto"/>
        <w:right w:val="none" w:sz="0" w:space="0" w:color="auto"/>
      </w:divBdr>
      <w:divsChild>
        <w:div w:id="840580492">
          <w:marLeft w:val="590"/>
          <w:marRight w:val="0"/>
          <w:marTop w:val="77"/>
          <w:marBottom w:val="120"/>
          <w:divBdr>
            <w:top w:val="none" w:sz="0" w:space="0" w:color="auto"/>
            <w:left w:val="none" w:sz="0" w:space="0" w:color="auto"/>
            <w:bottom w:val="none" w:sz="0" w:space="0" w:color="auto"/>
            <w:right w:val="none" w:sz="0" w:space="0" w:color="auto"/>
          </w:divBdr>
        </w:div>
        <w:div w:id="1522165352">
          <w:marLeft w:val="1310"/>
          <w:marRight w:val="0"/>
          <w:marTop w:val="77"/>
          <w:marBottom w:val="120"/>
          <w:divBdr>
            <w:top w:val="none" w:sz="0" w:space="0" w:color="auto"/>
            <w:left w:val="none" w:sz="0" w:space="0" w:color="auto"/>
            <w:bottom w:val="none" w:sz="0" w:space="0" w:color="auto"/>
            <w:right w:val="none" w:sz="0" w:space="0" w:color="auto"/>
          </w:divBdr>
        </w:div>
        <w:div w:id="1800369547">
          <w:marLeft w:val="2030"/>
          <w:marRight w:val="0"/>
          <w:marTop w:val="67"/>
          <w:marBottom w:val="120"/>
          <w:divBdr>
            <w:top w:val="none" w:sz="0" w:space="0" w:color="auto"/>
            <w:left w:val="none" w:sz="0" w:space="0" w:color="auto"/>
            <w:bottom w:val="none" w:sz="0" w:space="0" w:color="auto"/>
            <w:right w:val="none" w:sz="0" w:space="0" w:color="auto"/>
          </w:divBdr>
        </w:div>
        <w:div w:id="1582985111">
          <w:marLeft w:val="2030"/>
          <w:marRight w:val="0"/>
          <w:marTop w:val="67"/>
          <w:marBottom w:val="120"/>
          <w:divBdr>
            <w:top w:val="none" w:sz="0" w:space="0" w:color="auto"/>
            <w:left w:val="none" w:sz="0" w:space="0" w:color="auto"/>
            <w:bottom w:val="none" w:sz="0" w:space="0" w:color="auto"/>
            <w:right w:val="none" w:sz="0" w:space="0" w:color="auto"/>
          </w:divBdr>
        </w:div>
        <w:div w:id="1684701043">
          <w:marLeft w:val="2030"/>
          <w:marRight w:val="0"/>
          <w:marTop w:val="67"/>
          <w:marBottom w:val="120"/>
          <w:divBdr>
            <w:top w:val="none" w:sz="0" w:space="0" w:color="auto"/>
            <w:left w:val="none" w:sz="0" w:space="0" w:color="auto"/>
            <w:bottom w:val="none" w:sz="0" w:space="0" w:color="auto"/>
            <w:right w:val="none" w:sz="0" w:space="0" w:color="auto"/>
          </w:divBdr>
        </w:div>
        <w:div w:id="1820731446">
          <w:marLeft w:val="2030"/>
          <w:marRight w:val="0"/>
          <w:marTop w:val="67"/>
          <w:marBottom w:val="120"/>
          <w:divBdr>
            <w:top w:val="none" w:sz="0" w:space="0" w:color="auto"/>
            <w:left w:val="none" w:sz="0" w:space="0" w:color="auto"/>
            <w:bottom w:val="none" w:sz="0" w:space="0" w:color="auto"/>
            <w:right w:val="none" w:sz="0" w:space="0" w:color="auto"/>
          </w:divBdr>
        </w:div>
        <w:div w:id="1243566010">
          <w:marLeft w:val="1310"/>
          <w:marRight w:val="0"/>
          <w:marTop w:val="77"/>
          <w:marBottom w:val="120"/>
          <w:divBdr>
            <w:top w:val="none" w:sz="0" w:space="0" w:color="auto"/>
            <w:left w:val="none" w:sz="0" w:space="0" w:color="auto"/>
            <w:bottom w:val="none" w:sz="0" w:space="0" w:color="auto"/>
            <w:right w:val="none" w:sz="0" w:space="0" w:color="auto"/>
          </w:divBdr>
        </w:div>
        <w:div w:id="231701674">
          <w:marLeft w:val="1310"/>
          <w:marRight w:val="0"/>
          <w:marTop w:val="77"/>
          <w:marBottom w:val="120"/>
          <w:divBdr>
            <w:top w:val="none" w:sz="0" w:space="0" w:color="auto"/>
            <w:left w:val="none" w:sz="0" w:space="0" w:color="auto"/>
            <w:bottom w:val="none" w:sz="0" w:space="0" w:color="auto"/>
            <w:right w:val="none" w:sz="0" w:space="0" w:color="auto"/>
          </w:divBdr>
        </w:div>
        <w:div w:id="533227080">
          <w:marLeft w:val="1310"/>
          <w:marRight w:val="0"/>
          <w:marTop w:val="77"/>
          <w:marBottom w:val="120"/>
          <w:divBdr>
            <w:top w:val="none" w:sz="0" w:space="0" w:color="auto"/>
            <w:left w:val="none" w:sz="0" w:space="0" w:color="auto"/>
            <w:bottom w:val="none" w:sz="0" w:space="0" w:color="auto"/>
            <w:right w:val="none" w:sz="0" w:space="0" w:color="auto"/>
          </w:divBdr>
        </w:div>
        <w:div w:id="1774013567">
          <w:marLeft w:val="590"/>
          <w:marRight w:val="0"/>
          <w:marTop w:val="77"/>
          <w:marBottom w:val="120"/>
          <w:divBdr>
            <w:top w:val="none" w:sz="0" w:space="0" w:color="auto"/>
            <w:left w:val="none" w:sz="0" w:space="0" w:color="auto"/>
            <w:bottom w:val="none" w:sz="0" w:space="0" w:color="auto"/>
            <w:right w:val="none" w:sz="0" w:space="0" w:color="auto"/>
          </w:divBdr>
        </w:div>
        <w:div w:id="1292058932">
          <w:marLeft w:val="1310"/>
          <w:marRight w:val="0"/>
          <w:marTop w:val="77"/>
          <w:marBottom w:val="120"/>
          <w:divBdr>
            <w:top w:val="none" w:sz="0" w:space="0" w:color="auto"/>
            <w:left w:val="none" w:sz="0" w:space="0" w:color="auto"/>
            <w:bottom w:val="none" w:sz="0" w:space="0" w:color="auto"/>
            <w:right w:val="none" w:sz="0" w:space="0" w:color="auto"/>
          </w:divBdr>
        </w:div>
        <w:div w:id="2063867278">
          <w:marLeft w:val="590"/>
          <w:marRight w:val="0"/>
          <w:marTop w:val="77"/>
          <w:marBottom w:val="120"/>
          <w:divBdr>
            <w:top w:val="none" w:sz="0" w:space="0" w:color="auto"/>
            <w:left w:val="none" w:sz="0" w:space="0" w:color="auto"/>
            <w:bottom w:val="none" w:sz="0" w:space="0" w:color="auto"/>
            <w:right w:val="none" w:sz="0" w:space="0" w:color="auto"/>
          </w:divBdr>
        </w:div>
        <w:div w:id="1223444317">
          <w:marLeft w:val="1310"/>
          <w:marRight w:val="0"/>
          <w:marTop w:val="77"/>
          <w:marBottom w:val="120"/>
          <w:divBdr>
            <w:top w:val="none" w:sz="0" w:space="0" w:color="auto"/>
            <w:left w:val="none" w:sz="0" w:space="0" w:color="auto"/>
            <w:bottom w:val="none" w:sz="0" w:space="0" w:color="auto"/>
            <w:right w:val="none" w:sz="0" w:space="0" w:color="auto"/>
          </w:divBdr>
        </w:div>
      </w:divsChild>
    </w:div>
    <w:div w:id="1286233166">
      <w:bodyDiv w:val="1"/>
      <w:marLeft w:val="0"/>
      <w:marRight w:val="0"/>
      <w:marTop w:val="0"/>
      <w:marBottom w:val="0"/>
      <w:divBdr>
        <w:top w:val="none" w:sz="0" w:space="0" w:color="auto"/>
        <w:left w:val="none" w:sz="0" w:space="0" w:color="auto"/>
        <w:bottom w:val="none" w:sz="0" w:space="0" w:color="auto"/>
        <w:right w:val="none" w:sz="0" w:space="0" w:color="auto"/>
      </w:divBdr>
    </w:div>
    <w:div w:id="1292131041">
      <w:bodyDiv w:val="1"/>
      <w:marLeft w:val="0"/>
      <w:marRight w:val="0"/>
      <w:marTop w:val="0"/>
      <w:marBottom w:val="0"/>
      <w:divBdr>
        <w:top w:val="none" w:sz="0" w:space="0" w:color="auto"/>
        <w:left w:val="none" w:sz="0" w:space="0" w:color="auto"/>
        <w:bottom w:val="none" w:sz="0" w:space="0" w:color="auto"/>
        <w:right w:val="none" w:sz="0" w:space="0" w:color="auto"/>
      </w:divBdr>
      <w:divsChild>
        <w:div w:id="1354307004">
          <w:marLeft w:val="590"/>
          <w:marRight w:val="0"/>
          <w:marTop w:val="77"/>
          <w:marBottom w:val="120"/>
          <w:divBdr>
            <w:top w:val="none" w:sz="0" w:space="0" w:color="auto"/>
            <w:left w:val="none" w:sz="0" w:space="0" w:color="auto"/>
            <w:bottom w:val="none" w:sz="0" w:space="0" w:color="auto"/>
            <w:right w:val="none" w:sz="0" w:space="0" w:color="auto"/>
          </w:divBdr>
        </w:div>
        <w:div w:id="34307352">
          <w:marLeft w:val="1310"/>
          <w:marRight w:val="0"/>
          <w:marTop w:val="77"/>
          <w:marBottom w:val="120"/>
          <w:divBdr>
            <w:top w:val="none" w:sz="0" w:space="0" w:color="auto"/>
            <w:left w:val="none" w:sz="0" w:space="0" w:color="auto"/>
            <w:bottom w:val="none" w:sz="0" w:space="0" w:color="auto"/>
            <w:right w:val="none" w:sz="0" w:space="0" w:color="auto"/>
          </w:divBdr>
        </w:div>
        <w:div w:id="353269786">
          <w:marLeft w:val="2030"/>
          <w:marRight w:val="0"/>
          <w:marTop w:val="67"/>
          <w:marBottom w:val="120"/>
          <w:divBdr>
            <w:top w:val="none" w:sz="0" w:space="0" w:color="auto"/>
            <w:left w:val="none" w:sz="0" w:space="0" w:color="auto"/>
            <w:bottom w:val="none" w:sz="0" w:space="0" w:color="auto"/>
            <w:right w:val="none" w:sz="0" w:space="0" w:color="auto"/>
          </w:divBdr>
        </w:div>
        <w:div w:id="1315453090">
          <w:marLeft w:val="2030"/>
          <w:marRight w:val="0"/>
          <w:marTop w:val="67"/>
          <w:marBottom w:val="120"/>
          <w:divBdr>
            <w:top w:val="none" w:sz="0" w:space="0" w:color="auto"/>
            <w:left w:val="none" w:sz="0" w:space="0" w:color="auto"/>
            <w:bottom w:val="none" w:sz="0" w:space="0" w:color="auto"/>
            <w:right w:val="none" w:sz="0" w:space="0" w:color="auto"/>
          </w:divBdr>
        </w:div>
        <w:div w:id="1129979889">
          <w:marLeft w:val="2030"/>
          <w:marRight w:val="0"/>
          <w:marTop w:val="67"/>
          <w:marBottom w:val="120"/>
          <w:divBdr>
            <w:top w:val="none" w:sz="0" w:space="0" w:color="auto"/>
            <w:left w:val="none" w:sz="0" w:space="0" w:color="auto"/>
            <w:bottom w:val="none" w:sz="0" w:space="0" w:color="auto"/>
            <w:right w:val="none" w:sz="0" w:space="0" w:color="auto"/>
          </w:divBdr>
        </w:div>
        <w:div w:id="697589565">
          <w:marLeft w:val="2030"/>
          <w:marRight w:val="0"/>
          <w:marTop w:val="67"/>
          <w:marBottom w:val="120"/>
          <w:divBdr>
            <w:top w:val="none" w:sz="0" w:space="0" w:color="auto"/>
            <w:left w:val="none" w:sz="0" w:space="0" w:color="auto"/>
            <w:bottom w:val="none" w:sz="0" w:space="0" w:color="auto"/>
            <w:right w:val="none" w:sz="0" w:space="0" w:color="auto"/>
          </w:divBdr>
        </w:div>
        <w:div w:id="1827473762">
          <w:marLeft w:val="1310"/>
          <w:marRight w:val="0"/>
          <w:marTop w:val="77"/>
          <w:marBottom w:val="120"/>
          <w:divBdr>
            <w:top w:val="none" w:sz="0" w:space="0" w:color="auto"/>
            <w:left w:val="none" w:sz="0" w:space="0" w:color="auto"/>
            <w:bottom w:val="none" w:sz="0" w:space="0" w:color="auto"/>
            <w:right w:val="none" w:sz="0" w:space="0" w:color="auto"/>
          </w:divBdr>
        </w:div>
        <w:div w:id="1825049132">
          <w:marLeft w:val="1310"/>
          <w:marRight w:val="0"/>
          <w:marTop w:val="77"/>
          <w:marBottom w:val="120"/>
          <w:divBdr>
            <w:top w:val="none" w:sz="0" w:space="0" w:color="auto"/>
            <w:left w:val="none" w:sz="0" w:space="0" w:color="auto"/>
            <w:bottom w:val="none" w:sz="0" w:space="0" w:color="auto"/>
            <w:right w:val="none" w:sz="0" w:space="0" w:color="auto"/>
          </w:divBdr>
        </w:div>
        <w:div w:id="1788818530">
          <w:marLeft w:val="1310"/>
          <w:marRight w:val="0"/>
          <w:marTop w:val="77"/>
          <w:marBottom w:val="120"/>
          <w:divBdr>
            <w:top w:val="none" w:sz="0" w:space="0" w:color="auto"/>
            <w:left w:val="none" w:sz="0" w:space="0" w:color="auto"/>
            <w:bottom w:val="none" w:sz="0" w:space="0" w:color="auto"/>
            <w:right w:val="none" w:sz="0" w:space="0" w:color="auto"/>
          </w:divBdr>
        </w:div>
        <w:div w:id="1367025127">
          <w:marLeft w:val="590"/>
          <w:marRight w:val="0"/>
          <w:marTop w:val="77"/>
          <w:marBottom w:val="120"/>
          <w:divBdr>
            <w:top w:val="none" w:sz="0" w:space="0" w:color="auto"/>
            <w:left w:val="none" w:sz="0" w:space="0" w:color="auto"/>
            <w:bottom w:val="none" w:sz="0" w:space="0" w:color="auto"/>
            <w:right w:val="none" w:sz="0" w:space="0" w:color="auto"/>
          </w:divBdr>
        </w:div>
        <w:div w:id="1508792827">
          <w:marLeft w:val="1310"/>
          <w:marRight w:val="0"/>
          <w:marTop w:val="77"/>
          <w:marBottom w:val="120"/>
          <w:divBdr>
            <w:top w:val="none" w:sz="0" w:space="0" w:color="auto"/>
            <w:left w:val="none" w:sz="0" w:space="0" w:color="auto"/>
            <w:bottom w:val="none" w:sz="0" w:space="0" w:color="auto"/>
            <w:right w:val="none" w:sz="0" w:space="0" w:color="auto"/>
          </w:divBdr>
        </w:div>
        <w:div w:id="1337609692">
          <w:marLeft w:val="590"/>
          <w:marRight w:val="0"/>
          <w:marTop w:val="77"/>
          <w:marBottom w:val="120"/>
          <w:divBdr>
            <w:top w:val="none" w:sz="0" w:space="0" w:color="auto"/>
            <w:left w:val="none" w:sz="0" w:space="0" w:color="auto"/>
            <w:bottom w:val="none" w:sz="0" w:space="0" w:color="auto"/>
            <w:right w:val="none" w:sz="0" w:space="0" w:color="auto"/>
          </w:divBdr>
        </w:div>
        <w:div w:id="1077246483">
          <w:marLeft w:val="1310"/>
          <w:marRight w:val="0"/>
          <w:marTop w:val="77"/>
          <w:marBottom w:val="120"/>
          <w:divBdr>
            <w:top w:val="none" w:sz="0" w:space="0" w:color="auto"/>
            <w:left w:val="none" w:sz="0" w:space="0" w:color="auto"/>
            <w:bottom w:val="none" w:sz="0" w:space="0" w:color="auto"/>
            <w:right w:val="none" w:sz="0" w:space="0" w:color="auto"/>
          </w:divBdr>
        </w:div>
      </w:divsChild>
    </w:div>
    <w:div w:id="1293290809">
      <w:bodyDiv w:val="1"/>
      <w:marLeft w:val="0"/>
      <w:marRight w:val="0"/>
      <w:marTop w:val="0"/>
      <w:marBottom w:val="0"/>
      <w:divBdr>
        <w:top w:val="none" w:sz="0" w:space="0" w:color="auto"/>
        <w:left w:val="none" w:sz="0" w:space="0" w:color="auto"/>
        <w:bottom w:val="none" w:sz="0" w:space="0" w:color="auto"/>
        <w:right w:val="none" w:sz="0" w:space="0" w:color="auto"/>
      </w:divBdr>
    </w:div>
    <w:div w:id="1295670811">
      <w:bodyDiv w:val="1"/>
      <w:marLeft w:val="0"/>
      <w:marRight w:val="0"/>
      <w:marTop w:val="0"/>
      <w:marBottom w:val="0"/>
      <w:divBdr>
        <w:top w:val="none" w:sz="0" w:space="0" w:color="auto"/>
        <w:left w:val="none" w:sz="0" w:space="0" w:color="auto"/>
        <w:bottom w:val="none" w:sz="0" w:space="0" w:color="auto"/>
        <w:right w:val="none" w:sz="0" w:space="0" w:color="auto"/>
      </w:divBdr>
    </w:div>
    <w:div w:id="1329944051">
      <w:bodyDiv w:val="1"/>
      <w:marLeft w:val="0"/>
      <w:marRight w:val="0"/>
      <w:marTop w:val="0"/>
      <w:marBottom w:val="0"/>
      <w:divBdr>
        <w:top w:val="none" w:sz="0" w:space="0" w:color="auto"/>
        <w:left w:val="none" w:sz="0" w:space="0" w:color="auto"/>
        <w:bottom w:val="none" w:sz="0" w:space="0" w:color="auto"/>
        <w:right w:val="none" w:sz="0" w:space="0" w:color="auto"/>
      </w:divBdr>
    </w:div>
    <w:div w:id="1353143334">
      <w:bodyDiv w:val="1"/>
      <w:marLeft w:val="0"/>
      <w:marRight w:val="0"/>
      <w:marTop w:val="0"/>
      <w:marBottom w:val="0"/>
      <w:divBdr>
        <w:top w:val="none" w:sz="0" w:space="0" w:color="auto"/>
        <w:left w:val="none" w:sz="0" w:space="0" w:color="auto"/>
        <w:bottom w:val="none" w:sz="0" w:space="0" w:color="auto"/>
        <w:right w:val="none" w:sz="0" w:space="0" w:color="auto"/>
      </w:divBdr>
    </w:div>
    <w:div w:id="1358774409">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43913220">
      <w:bodyDiv w:val="1"/>
      <w:marLeft w:val="0"/>
      <w:marRight w:val="0"/>
      <w:marTop w:val="0"/>
      <w:marBottom w:val="0"/>
      <w:divBdr>
        <w:top w:val="none" w:sz="0" w:space="0" w:color="auto"/>
        <w:left w:val="none" w:sz="0" w:space="0" w:color="auto"/>
        <w:bottom w:val="none" w:sz="0" w:space="0" w:color="auto"/>
        <w:right w:val="none" w:sz="0" w:space="0" w:color="auto"/>
      </w:divBdr>
    </w:div>
    <w:div w:id="1452359188">
      <w:bodyDiv w:val="1"/>
      <w:marLeft w:val="0"/>
      <w:marRight w:val="0"/>
      <w:marTop w:val="0"/>
      <w:marBottom w:val="0"/>
      <w:divBdr>
        <w:top w:val="none" w:sz="0" w:space="0" w:color="auto"/>
        <w:left w:val="none" w:sz="0" w:space="0" w:color="auto"/>
        <w:bottom w:val="none" w:sz="0" w:space="0" w:color="auto"/>
        <w:right w:val="none" w:sz="0" w:space="0" w:color="auto"/>
      </w:divBdr>
    </w:div>
    <w:div w:id="1475561634">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67454429">
      <w:bodyDiv w:val="1"/>
      <w:marLeft w:val="0"/>
      <w:marRight w:val="0"/>
      <w:marTop w:val="0"/>
      <w:marBottom w:val="0"/>
      <w:divBdr>
        <w:top w:val="none" w:sz="0" w:space="0" w:color="auto"/>
        <w:left w:val="none" w:sz="0" w:space="0" w:color="auto"/>
        <w:bottom w:val="none" w:sz="0" w:space="0" w:color="auto"/>
        <w:right w:val="none" w:sz="0" w:space="0" w:color="auto"/>
      </w:divBdr>
    </w:div>
    <w:div w:id="1581060229">
      <w:bodyDiv w:val="1"/>
      <w:marLeft w:val="0"/>
      <w:marRight w:val="0"/>
      <w:marTop w:val="0"/>
      <w:marBottom w:val="0"/>
      <w:divBdr>
        <w:top w:val="none" w:sz="0" w:space="0" w:color="auto"/>
        <w:left w:val="none" w:sz="0" w:space="0" w:color="auto"/>
        <w:bottom w:val="none" w:sz="0" w:space="0" w:color="auto"/>
        <w:right w:val="none" w:sz="0" w:space="0" w:color="auto"/>
      </w:divBdr>
      <w:divsChild>
        <w:div w:id="894775029">
          <w:marLeft w:val="590"/>
          <w:marRight w:val="0"/>
          <w:marTop w:val="77"/>
          <w:marBottom w:val="120"/>
          <w:divBdr>
            <w:top w:val="none" w:sz="0" w:space="0" w:color="auto"/>
            <w:left w:val="none" w:sz="0" w:space="0" w:color="auto"/>
            <w:bottom w:val="none" w:sz="0" w:space="0" w:color="auto"/>
            <w:right w:val="none" w:sz="0" w:space="0" w:color="auto"/>
          </w:divBdr>
        </w:div>
        <w:div w:id="71127818">
          <w:marLeft w:val="1310"/>
          <w:marRight w:val="0"/>
          <w:marTop w:val="77"/>
          <w:marBottom w:val="120"/>
          <w:divBdr>
            <w:top w:val="none" w:sz="0" w:space="0" w:color="auto"/>
            <w:left w:val="none" w:sz="0" w:space="0" w:color="auto"/>
            <w:bottom w:val="none" w:sz="0" w:space="0" w:color="auto"/>
            <w:right w:val="none" w:sz="0" w:space="0" w:color="auto"/>
          </w:divBdr>
        </w:div>
        <w:div w:id="1421757583">
          <w:marLeft w:val="2030"/>
          <w:marRight w:val="0"/>
          <w:marTop w:val="67"/>
          <w:marBottom w:val="120"/>
          <w:divBdr>
            <w:top w:val="none" w:sz="0" w:space="0" w:color="auto"/>
            <w:left w:val="none" w:sz="0" w:space="0" w:color="auto"/>
            <w:bottom w:val="none" w:sz="0" w:space="0" w:color="auto"/>
            <w:right w:val="none" w:sz="0" w:space="0" w:color="auto"/>
          </w:divBdr>
        </w:div>
        <w:div w:id="1459451424">
          <w:marLeft w:val="2030"/>
          <w:marRight w:val="0"/>
          <w:marTop w:val="67"/>
          <w:marBottom w:val="120"/>
          <w:divBdr>
            <w:top w:val="none" w:sz="0" w:space="0" w:color="auto"/>
            <w:left w:val="none" w:sz="0" w:space="0" w:color="auto"/>
            <w:bottom w:val="none" w:sz="0" w:space="0" w:color="auto"/>
            <w:right w:val="none" w:sz="0" w:space="0" w:color="auto"/>
          </w:divBdr>
        </w:div>
        <w:div w:id="638996901">
          <w:marLeft w:val="2030"/>
          <w:marRight w:val="0"/>
          <w:marTop w:val="67"/>
          <w:marBottom w:val="120"/>
          <w:divBdr>
            <w:top w:val="none" w:sz="0" w:space="0" w:color="auto"/>
            <w:left w:val="none" w:sz="0" w:space="0" w:color="auto"/>
            <w:bottom w:val="none" w:sz="0" w:space="0" w:color="auto"/>
            <w:right w:val="none" w:sz="0" w:space="0" w:color="auto"/>
          </w:divBdr>
        </w:div>
        <w:div w:id="1693460469">
          <w:marLeft w:val="2030"/>
          <w:marRight w:val="0"/>
          <w:marTop w:val="67"/>
          <w:marBottom w:val="120"/>
          <w:divBdr>
            <w:top w:val="none" w:sz="0" w:space="0" w:color="auto"/>
            <w:left w:val="none" w:sz="0" w:space="0" w:color="auto"/>
            <w:bottom w:val="none" w:sz="0" w:space="0" w:color="auto"/>
            <w:right w:val="none" w:sz="0" w:space="0" w:color="auto"/>
          </w:divBdr>
        </w:div>
        <w:div w:id="765030566">
          <w:marLeft w:val="1310"/>
          <w:marRight w:val="0"/>
          <w:marTop w:val="77"/>
          <w:marBottom w:val="120"/>
          <w:divBdr>
            <w:top w:val="none" w:sz="0" w:space="0" w:color="auto"/>
            <w:left w:val="none" w:sz="0" w:space="0" w:color="auto"/>
            <w:bottom w:val="none" w:sz="0" w:space="0" w:color="auto"/>
            <w:right w:val="none" w:sz="0" w:space="0" w:color="auto"/>
          </w:divBdr>
        </w:div>
        <w:div w:id="1057901686">
          <w:marLeft w:val="1310"/>
          <w:marRight w:val="0"/>
          <w:marTop w:val="77"/>
          <w:marBottom w:val="120"/>
          <w:divBdr>
            <w:top w:val="none" w:sz="0" w:space="0" w:color="auto"/>
            <w:left w:val="none" w:sz="0" w:space="0" w:color="auto"/>
            <w:bottom w:val="none" w:sz="0" w:space="0" w:color="auto"/>
            <w:right w:val="none" w:sz="0" w:space="0" w:color="auto"/>
          </w:divBdr>
        </w:div>
        <w:div w:id="245964775">
          <w:marLeft w:val="1310"/>
          <w:marRight w:val="0"/>
          <w:marTop w:val="77"/>
          <w:marBottom w:val="120"/>
          <w:divBdr>
            <w:top w:val="none" w:sz="0" w:space="0" w:color="auto"/>
            <w:left w:val="none" w:sz="0" w:space="0" w:color="auto"/>
            <w:bottom w:val="none" w:sz="0" w:space="0" w:color="auto"/>
            <w:right w:val="none" w:sz="0" w:space="0" w:color="auto"/>
          </w:divBdr>
        </w:div>
        <w:div w:id="749277015">
          <w:marLeft w:val="590"/>
          <w:marRight w:val="0"/>
          <w:marTop w:val="77"/>
          <w:marBottom w:val="120"/>
          <w:divBdr>
            <w:top w:val="none" w:sz="0" w:space="0" w:color="auto"/>
            <w:left w:val="none" w:sz="0" w:space="0" w:color="auto"/>
            <w:bottom w:val="none" w:sz="0" w:space="0" w:color="auto"/>
            <w:right w:val="none" w:sz="0" w:space="0" w:color="auto"/>
          </w:divBdr>
        </w:div>
        <w:div w:id="428889354">
          <w:marLeft w:val="1310"/>
          <w:marRight w:val="0"/>
          <w:marTop w:val="77"/>
          <w:marBottom w:val="120"/>
          <w:divBdr>
            <w:top w:val="none" w:sz="0" w:space="0" w:color="auto"/>
            <w:left w:val="none" w:sz="0" w:space="0" w:color="auto"/>
            <w:bottom w:val="none" w:sz="0" w:space="0" w:color="auto"/>
            <w:right w:val="none" w:sz="0" w:space="0" w:color="auto"/>
          </w:divBdr>
        </w:div>
        <w:div w:id="1285312968">
          <w:marLeft w:val="590"/>
          <w:marRight w:val="0"/>
          <w:marTop w:val="77"/>
          <w:marBottom w:val="120"/>
          <w:divBdr>
            <w:top w:val="none" w:sz="0" w:space="0" w:color="auto"/>
            <w:left w:val="none" w:sz="0" w:space="0" w:color="auto"/>
            <w:bottom w:val="none" w:sz="0" w:space="0" w:color="auto"/>
            <w:right w:val="none" w:sz="0" w:space="0" w:color="auto"/>
          </w:divBdr>
        </w:div>
        <w:div w:id="872503378">
          <w:marLeft w:val="1310"/>
          <w:marRight w:val="0"/>
          <w:marTop w:val="77"/>
          <w:marBottom w:val="120"/>
          <w:divBdr>
            <w:top w:val="none" w:sz="0" w:space="0" w:color="auto"/>
            <w:left w:val="none" w:sz="0" w:space="0" w:color="auto"/>
            <w:bottom w:val="none" w:sz="0" w:space="0" w:color="auto"/>
            <w:right w:val="none" w:sz="0" w:space="0" w:color="auto"/>
          </w:divBdr>
        </w:div>
      </w:divsChild>
    </w:div>
    <w:div w:id="1601640692">
      <w:bodyDiv w:val="1"/>
      <w:marLeft w:val="0"/>
      <w:marRight w:val="0"/>
      <w:marTop w:val="0"/>
      <w:marBottom w:val="0"/>
      <w:divBdr>
        <w:top w:val="none" w:sz="0" w:space="0" w:color="auto"/>
        <w:left w:val="none" w:sz="0" w:space="0" w:color="auto"/>
        <w:bottom w:val="none" w:sz="0" w:space="0" w:color="auto"/>
        <w:right w:val="none" w:sz="0" w:space="0" w:color="auto"/>
      </w:divBdr>
      <w:divsChild>
        <w:div w:id="1287734957">
          <w:marLeft w:val="590"/>
          <w:marRight w:val="0"/>
          <w:marTop w:val="77"/>
          <w:marBottom w:val="120"/>
          <w:divBdr>
            <w:top w:val="none" w:sz="0" w:space="0" w:color="auto"/>
            <w:left w:val="none" w:sz="0" w:space="0" w:color="auto"/>
            <w:bottom w:val="none" w:sz="0" w:space="0" w:color="auto"/>
            <w:right w:val="none" w:sz="0" w:space="0" w:color="auto"/>
          </w:divBdr>
        </w:div>
        <w:div w:id="944655675">
          <w:marLeft w:val="1310"/>
          <w:marRight w:val="0"/>
          <w:marTop w:val="77"/>
          <w:marBottom w:val="120"/>
          <w:divBdr>
            <w:top w:val="none" w:sz="0" w:space="0" w:color="auto"/>
            <w:left w:val="none" w:sz="0" w:space="0" w:color="auto"/>
            <w:bottom w:val="none" w:sz="0" w:space="0" w:color="auto"/>
            <w:right w:val="none" w:sz="0" w:space="0" w:color="auto"/>
          </w:divBdr>
        </w:div>
        <w:div w:id="127476457">
          <w:marLeft w:val="2030"/>
          <w:marRight w:val="0"/>
          <w:marTop w:val="67"/>
          <w:marBottom w:val="120"/>
          <w:divBdr>
            <w:top w:val="none" w:sz="0" w:space="0" w:color="auto"/>
            <w:left w:val="none" w:sz="0" w:space="0" w:color="auto"/>
            <w:bottom w:val="none" w:sz="0" w:space="0" w:color="auto"/>
            <w:right w:val="none" w:sz="0" w:space="0" w:color="auto"/>
          </w:divBdr>
        </w:div>
        <w:div w:id="1641618418">
          <w:marLeft w:val="2030"/>
          <w:marRight w:val="0"/>
          <w:marTop w:val="67"/>
          <w:marBottom w:val="120"/>
          <w:divBdr>
            <w:top w:val="none" w:sz="0" w:space="0" w:color="auto"/>
            <w:left w:val="none" w:sz="0" w:space="0" w:color="auto"/>
            <w:bottom w:val="none" w:sz="0" w:space="0" w:color="auto"/>
            <w:right w:val="none" w:sz="0" w:space="0" w:color="auto"/>
          </w:divBdr>
        </w:div>
        <w:div w:id="912275807">
          <w:marLeft w:val="2030"/>
          <w:marRight w:val="0"/>
          <w:marTop w:val="67"/>
          <w:marBottom w:val="120"/>
          <w:divBdr>
            <w:top w:val="none" w:sz="0" w:space="0" w:color="auto"/>
            <w:left w:val="none" w:sz="0" w:space="0" w:color="auto"/>
            <w:bottom w:val="none" w:sz="0" w:space="0" w:color="auto"/>
            <w:right w:val="none" w:sz="0" w:space="0" w:color="auto"/>
          </w:divBdr>
        </w:div>
        <w:div w:id="457575063">
          <w:marLeft w:val="2030"/>
          <w:marRight w:val="0"/>
          <w:marTop w:val="67"/>
          <w:marBottom w:val="120"/>
          <w:divBdr>
            <w:top w:val="none" w:sz="0" w:space="0" w:color="auto"/>
            <w:left w:val="none" w:sz="0" w:space="0" w:color="auto"/>
            <w:bottom w:val="none" w:sz="0" w:space="0" w:color="auto"/>
            <w:right w:val="none" w:sz="0" w:space="0" w:color="auto"/>
          </w:divBdr>
        </w:div>
        <w:div w:id="984507689">
          <w:marLeft w:val="1310"/>
          <w:marRight w:val="0"/>
          <w:marTop w:val="77"/>
          <w:marBottom w:val="120"/>
          <w:divBdr>
            <w:top w:val="none" w:sz="0" w:space="0" w:color="auto"/>
            <w:left w:val="none" w:sz="0" w:space="0" w:color="auto"/>
            <w:bottom w:val="none" w:sz="0" w:space="0" w:color="auto"/>
            <w:right w:val="none" w:sz="0" w:space="0" w:color="auto"/>
          </w:divBdr>
        </w:div>
        <w:div w:id="2104497810">
          <w:marLeft w:val="1310"/>
          <w:marRight w:val="0"/>
          <w:marTop w:val="77"/>
          <w:marBottom w:val="120"/>
          <w:divBdr>
            <w:top w:val="none" w:sz="0" w:space="0" w:color="auto"/>
            <w:left w:val="none" w:sz="0" w:space="0" w:color="auto"/>
            <w:bottom w:val="none" w:sz="0" w:space="0" w:color="auto"/>
            <w:right w:val="none" w:sz="0" w:space="0" w:color="auto"/>
          </w:divBdr>
        </w:div>
        <w:div w:id="711272513">
          <w:marLeft w:val="1310"/>
          <w:marRight w:val="0"/>
          <w:marTop w:val="77"/>
          <w:marBottom w:val="120"/>
          <w:divBdr>
            <w:top w:val="none" w:sz="0" w:space="0" w:color="auto"/>
            <w:left w:val="none" w:sz="0" w:space="0" w:color="auto"/>
            <w:bottom w:val="none" w:sz="0" w:space="0" w:color="auto"/>
            <w:right w:val="none" w:sz="0" w:space="0" w:color="auto"/>
          </w:divBdr>
        </w:div>
        <w:div w:id="1754276621">
          <w:marLeft w:val="590"/>
          <w:marRight w:val="0"/>
          <w:marTop w:val="77"/>
          <w:marBottom w:val="120"/>
          <w:divBdr>
            <w:top w:val="none" w:sz="0" w:space="0" w:color="auto"/>
            <w:left w:val="none" w:sz="0" w:space="0" w:color="auto"/>
            <w:bottom w:val="none" w:sz="0" w:space="0" w:color="auto"/>
            <w:right w:val="none" w:sz="0" w:space="0" w:color="auto"/>
          </w:divBdr>
        </w:div>
        <w:div w:id="728960021">
          <w:marLeft w:val="1310"/>
          <w:marRight w:val="0"/>
          <w:marTop w:val="77"/>
          <w:marBottom w:val="120"/>
          <w:divBdr>
            <w:top w:val="none" w:sz="0" w:space="0" w:color="auto"/>
            <w:left w:val="none" w:sz="0" w:space="0" w:color="auto"/>
            <w:bottom w:val="none" w:sz="0" w:space="0" w:color="auto"/>
            <w:right w:val="none" w:sz="0" w:space="0" w:color="auto"/>
          </w:divBdr>
        </w:div>
        <w:div w:id="833570907">
          <w:marLeft w:val="590"/>
          <w:marRight w:val="0"/>
          <w:marTop w:val="77"/>
          <w:marBottom w:val="120"/>
          <w:divBdr>
            <w:top w:val="none" w:sz="0" w:space="0" w:color="auto"/>
            <w:left w:val="none" w:sz="0" w:space="0" w:color="auto"/>
            <w:bottom w:val="none" w:sz="0" w:space="0" w:color="auto"/>
            <w:right w:val="none" w:sz="0" w:space="0" w:color="auto"/>
          </w:divBdr>
        </w:div>
        <w:div w:id="1530993815">
          <w:marLeft w:val="1310"/>
          <w:marRight w:val="0"/>
          <w:marTop w:val="77"/>
          <w:marBottom w:val="120"/>
          <w:divBdr>
            <w:top w:val="none" w:sz="0" w:space="0" w:color="auto"/>
            <w:left w:val="none" w:sz="0" w:space="0" w:color="auto"/>
            <w:bottom w:val="none" w:sz="0" w:space="0" w:color="auto"/>
            <w:right w:val="none" w:sz="0" w:space="0" w:color="auto"/>
          </w:divBdr>
        </w:div>
      </w:divsChild>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35677640">
      <w:bodyDiv w:val="1"/>
      <w:marLeft w:val="0"/>
      <w:marRight w:val="0"/>
      <w:marTop w:val="0"/>
      <w:marBottom w:val="0"/>
      <w:divBdr>
        <w:top w:val="none" w:sz="0" w:space="0" w:color="auto"/>
        <w:left w:val="none" w:sz="0" w:space="0" w:color="auto"/>
        <w:bottom w:val="none" w:sz="0" w:space="0" w:color="auto"/>
        <w:right w:val="none" w:sz="0" w:space="0" w:color="auto"/>
      </w:divBdr>
      <w:divsChild>
        <w:div w:id="1802966217">
          <w:marLeft w:val="590"/>
          <w:marRight w:val="0"/>
          <w:marTop w:val="77"/>
          <w:marBottom w:val="120"/>
          <w:divBdr>
            <w:top w:val="none" w:sz="0" w:space="0" w:color="auto"/>
            <w:left w:val="none" w:sz="0" w:space="0" w:color="auto"/>
            <w:bottom w:val="none" w:sz="0" w:space="0" w:color="auto"/>
            <w:right w:val="none" w:sz="0" w:space="0" w:color="auto"/>
          </w:divBdr>
        </w:div>
        <w:div w:id="1396515504">
          <w:marLeft w:val="1310"/>
          <w:marRight w:val="0"/>
          <w:marTop w:val="77"/>
          <w:marBottom w:val="120"/>
          <w:divBdr>
            <w:top w:val="none" w:sz="0" w:space="0" w:color="auto"/>
            <w:left w:val="none" w:sz="0" w:space="0" w:color="auto"/>
            <w:bottom w:val="none" w:sz="0" w:space="0" w:color="auto"/>
            <w:right w:val="none" w:sz="0" w:space="0" w:color="auto"/>
          </w:divBdr>
        </w:div>
        <w:div w:id="1550992135">
          <w:marLeft w:val="2030"/>
          <w:marRight w:val="0"/>
          <w:marTop w:val="67"/>
          <w:marBottom w:val="120"/>
          <w:divBdr>
            <w:top w:val="none" w:sz="0" w:space="0" w:color="auto"/>
            <w:left w:val="none" w:sz="0" w:space="0" w:color="auto"/>
            <w:bottom w:val="none" w:sz="0" w:space="0" w:color="auto"/>
            <w:right w:val="none" w:sz="0" w:space="0" w:color="auto"/>
          </w:divBdr>
        </w:div>
        <w:div w:id="21590846">
          <w:marLeft w:val="2030"/>
          <w:marRight w:val="0"/>
          <w:marTop w:val="67"/>
          <w:marBottom w:val="120"/>
          <w:divBdr>
            <w:top w:val="none" w:sz="0" w:space="0" w:color="auto"/>
            <w:left w:val="none" w:sz="0" w:space="0" w:color="auto"/>
            <w:bottom w:val="none" w:sz="0" w:space="0" w:color="auto"/>
            <w:right w:val="none" w:sz="0" w:space="0" w:color="auto"/>
          </w:divBdr>
        </w:div>
        <w:div w:id="2004891631">
          <w:marLeft w:val="2030"/>
          <w:marRight w:val="0"/>
          <w:marTop w:val="67"/>
          <w:marBottom w:val="120"/>
          <w:divBdr>
            <w:top w:val="none" w:sz="0" w:space="0" w:color="auto"/>
            <w:left w:val="none" w:sz="0" w:space="0" w:color="auto"/>
            <w:bottom w:val="none" w:sz="0" w:space="0" w:color="auto"/>
            <w:right w:val="none" w:sz="0" w:space="0" w:color="auto"/>
          </w:divBdr>
        </w:div>
        <w:div w:id="377434849">
          <w:marLeft w:val="2030"/>
          <w:marRight w:val="0"/>
          <w:marTop w:val="67"/>
          <w:marBottom w:val="120"/>
          <w:divBdr>
            <w:top w:val="none" w:sz="0" w:space="0" w:color="auto"/>
            <w:left w:val="none" w:sz="0" w:space="0" w:color="auto"/>
            <w:bottom w:val="none" w:sz="0" w:space="0" w:color="auto"/>
            <w:right w:val="none" w:sz="0" w:space="0" w:color="auto"/>
          </w:divBdr>
        </w:div>
        <w:div w:id="1265453789">
          <w:marLeft w:val="1310"/>
          <w:marRight w:val="0"/>
          <w:marTop w:val="77"/>
          <w:marBottom w:val="120"/>
          <w:divBdr>
            <w:top w:val="none" w:sz="0" w:space="0" w:color="auto"/>
            <w:left w:val="none" w:sz="0" w:space="0" w:color="auto"/>
            <w:bottom w:val="none" w:sz="0" w:space="0" w:color="auto"/>
            <w:right w:val="none" w:sz="0" w:space="0" w:color="auto"/>
          </w:divBdr>
        </w:div>
        <w:div w:id="824514756">
          <w:marLeft w:val="1310"/>
          <w:marRight w:val="0"/>
          <w:marTop w:val="77"/>
          <w:marBottom w:val="120"/>
          <w:divBdr>
            <w:top w:val="none" w:sz="0" w:space="0" w:color="auto"/>
            <w:left w:val="none" w:sz="0" w:space="0" w:color="auto"/>
            <w:bottom w:val="none" w:sz="0" w:space="0" w:color="auto"/>
            <w:right w:val="none" w:sz="0" w:space="0" w:color="auto"/>
          </w:divBdr>
        </w:div>
        <w:div w:id="2032561020">
          <w:marLeft w:val="1310"/>
          <w:marRight w:val="0"/>
          <w:marTop w:val="77"/>
          <w:marBottom w:val="120"/>
          <w:divBdr>
            <w:top w:val="none" w:sz="0" w:space="0" w:color="auto"/>
            <w:left w:val="none" w:sz="0" w:space="0" w:color="auto"/>
            <w:bottom w:val="none" w:sz="0" w:space="0" w:color="auto"/>
            <w:right w:val="none" w:sz="0" w:space="0" w:color="auto"/>
          </w:divBdr>
        </w:div>
        <w:div w:id="220210091">
          <w:marLeft w:val="590"/>
          <w:marRight w:val="0"/>
          <w:marTop w:val="77"/>
          <w:marBottom w:val="120"/>
          <w:divBdr>
            <w:top w:val="none" w:sz="0" w:space="0" w:color="auto"/>
            <w:left w:val="none" w:sz="0" w:space="0" w:color="auto"/>
            <w:bottom w:val="none" w:sz="0" w:space="0" w:color="auto"/>
            <w:right w:val="none" w:sz="0" w:space="0" w:color="auto"/>
          </w:divBdr>
        </w:div>
        <w:div w:id="221135525">
          <w:marLeft w:val="1310"/>
          <w:marRight w:val="0"/>
          <w:marTop w:val="77"/>
          <w:marBottom w:val="120"/>
          <w:divBdr>
            <w:top w:val="none" w:sz="0" w:space="0" w:color="auto"/>
            <w:left w:val="none" w:sz="0" w:space="0" w:color="auto"/>
            <w:bottom w:val="none" w:sz="0" w:space="0" w:color="auto"/>
            <w:right w:val="none" w:sz="0" w:space="0" w:color="auto"/>
          </w:divBdr>
        </w:div>
        <w:div w:id="637612709">
          <w:marLeft w:val="590"/>
          <w:marRight w:val="0"/>
          <w:marTop w:val="77"/>
          <w:marBottom w:val="120"/>
          <w:divBdr>
            <w:top w:val="none" w:sz="0" w:space="0" w:color="auto"/>
            <w:left w:val="none" w:sz="0" w:space="0" w:color="auto"/>
            <w:bottom w:val="none" w:sz="0" w:space="0" w:color="auto"/>
            <w:right w:val="none" w:sz="0" w:space="0" w:color="auto"/>
          </w:divBdr>
        </w:div>
        <w:div w:id="1566330277">
          <w:marLeft w:val="1310"/>
          <w:marRight w:val="0"/>
          <w:marTop w:val="77"/>
          <w:marBottom w:val="120"/>
          <w:divBdr>
            <w:top w:val="none" w:sz="0" w:space="0" w:color="auto"/>
            <w:left w:val="none" w:sz="0" w:space="0" w:color="auto"/>
            <w:bottom w:val="none" w:sz="0" w:space="0" w:color="auto"/>
            <w:right w:val="none" w:sz="0" w:space="0" w:color="auto"/>
          </w:divBdr>
        </w:div>
      </w:divsChild>
    </w:div>
    <w:div w:id="1637758417">
      <w:bodyDiv w:val="1"/>
      <w:marLeft w:val="0"/>
      <w:marRight w:val="0"/>
      <w:marTop w:val="0"/>
      <w:marBottom w:val="0"/>
      <w:divBdr>
        <w:top w:val="none" w:sz="0" w:space="0" w:color="auto"/>
        <w:left w:val="none" w:sz="0" w:space="0" w:color="auto"/>
        <w:bottom w:val="none" w:sz="0" w:space="0" w:color="auto"/>
        <w:right w:val="none" w:sz="0" w:space="0" w:color="auto"/>
      </w:divBdr>
      <w:divsChild>
        <w:div w:id="1793130766">
          <w:marLeft w:val="590"/>
          <w:marRight w:val="0"/>
          <w:marTop w:val="77"/>
          <w:marBottom w:val="120"/>
          <w:divBdr>
            <w:top w:val="none" w:sz="0" w:space="0" w:color="auto"/>
            <w:left w:val="none" w:sz="0" w:space="0" w:color="auto"/>
            <w:bottom w:val="none" w:sz="0" w:space="0" w:color="auto"/>
            <w:right w:val="none" w:sz="0" w:space="0" w:color="auto"/>
          </w:divBdr>
        </w:div>
        <w:div w:id="839271265">
          <w:marLeft w:val="1310"/>
          <w:marRight w:val="0"/>
          <w:marTop w:val="77"/>
          <w:marBottom w:val="120"/>
          <w:divBdr>
            <w:top w:val="none" w:sz="0" w:space="0" w:color="auto"/>
            <w:left w:val="none" w:sz="0" w:space="0" w:color="auto"/>
            <w:bottom w:val="none" w:sz="0" w:space="0" w:color="auto"/>
            <w:right w:val="none" w:sz="0" w:space="0" w:color="auto"/>
          </w:divBdr>
        </w:div>
        <w:div w:id="320274458">
          <w:marLeft w:val="2030"/>
          <w:marRight w:val="0"/>
          <w:marTop w:val="67"/>
          <w:marBottom w:val="120"/>
          <w:divBdr>
            <w:top w:val="none" w:sz="0" w:space="0" w:color="auto"/>
            <w:left w:val="none" w:sz="0" w:space="0" w:color="auto"/>
            <w:bottom w:val="none" w:sz="0" w:space="0" w:color="auto"/>
            <w:right w:val="none" w:sz="0" w:space="0" w:color="auto"/>
          </w:divBdr>
        </w:div>
        <w:div w:id="1106385047">
          <w:marLeft w:val="2030"/>
          <w:marRight w:val="0"/>
          <w:marTop w:val="67"/>
          <w:marBottom w:val="120"/>
          <w:divBdr>
            <w:top w:val="none" w:sz="0" w:space="0" w:color="auto"/>
            <w:left w:val="none" w:sz="0" w:space="0" w:color="auto"/>
            <w:bottom w:val="none" w:sz="0" w:space="0" w:color="auto"/>
            <w:right w:val="none" w:sz="0" w:space="0" w:color="auto"/>
          </w:divBdr>
        </w:div>
        <w:div w:id="815537915">
          <w:marLeft w:val="2030"/>
          <w:marRight w:val="0"/>
          <w:marTop w:val="67"/>
          <w:marBottom w:val="120"/>
          <w:divBdr>
            <w:top w:val="none" w:sz="0" w:space="0" w:color="auto"/>
            <w:left w:val="none" w:sz="0" w:space="0" w:color="auto"/>
            <w:bottom w:val="none" w:sz="0" w:space="0" w:color="auto"/>
            <w:right w:val="none" w:sz="0" w:space="0" w:color="auto"/>
          </w:divBdr>
        </w:div>
        <w:div w:id="588932968">
          <w:marLeft w:val="2030"/>
          <w:marRight w:val="0"/>
          <w:marTop w:val="67"/>
          <w:marBottom w:val="120"/>
          <w:divBdr>
            <w:top w:val="none" w:sz="0" w:space="0" w:color="auto"/>
            <w:left w:val="none" w:sz="0" w:space="0" w:color="auto"/>
            <w:bottom w:val="none" w:sz="0" w:space="0" w:color="auto"/>
            <w:right w:val="none" w:sz="0" w:space="0" w:color="auto"/>
          </w:divBdr>
        </w:div>
        <w:div w:id="860243487">
          <w:marLeft w:val="1310"/>
          <w:marRight w:val="0"/>
          <w:marTop w:val="77"/>
          <w:marBottom w:val="120"/>
          <w:divBdr>
            <w:top w:val="none" w:sz="0" w:space="0" w:color="auto"/>
            <w:left w:val="none" w:sz="0" w:space="0" w:color="auto"/>
            <w:bottom w:val="none" w:sz="0" w:space="0" w:color="auto"/>
            <w:right w:val="none" w:sz="0" w:space="0" w:color="auto"/>
          </w:divBdr>
        </w:div>
        <w:div w:id="1466047761">
          <w:marLeft w:val="1310"/>
          <w:marRight w:val="0"/>
          <w:marTop w:val="77"/>
          <w:marBottom w:val="120"/>
          <w:divBdr>
            <w:top w:val="none" w:sz="0" w:space="0" w:color="auto"/>
            <w:left w:val="none" w:sz="0" w:space="0" w:color="auto"/>
            <w:bottom w:val="none" w:sz="0" w:space="0" w:color="auto"/>
            <w:right w:val="none" w:sz="0" w:space="0" w:color="auto"/>
          </w:divBdr>
        </w:div>
        <w:div w:id="1902908577">
          <w:marLeft w:val="590"/>
          <w:marRight w:val="0"/>
          <w:marTop w:val="77"/>
          <w:marBottom w:val="120"/>
          <w:divBdr>
            <w:top w:val="none" w:sz="0" w:space="0" w:color="auto"/>
            <w:left w:val="none" w:sz="0" w:space="0" w:color="auto"/>
            <w:bottom w:val="none" w:sz="0" w:space="0" w:color="auto"/>
            <w:right w:val="none" w:sz="0" w:space="0" w:color="auto"/>
          </w:divBdr>
        </w:div>
        <w:div w:id="171577337">
          <w:marLeft w:val="1310"/>
          <w:marRight w:val="0"/>
          <w:marTop w:val="77"/>
          <w:marBottom w:val="120"/>
          <w:divBdr>
            <w:top w:val="none" w:sz="0" w:space="0" w:color="auto"/>
            <w:left w:val="none" w:sz="0" w:space="0" w:color="auto"/>
            <w:bottom w:val="none" w:sz="0" w:space="0" w:color="auto"/>
            <w:right w:val="none" w:sz="0" w:space="0" w:color="auto"/>
          </w:divBdr>
        </w:div>
        <w:div w:id="824929510">
          <w:marLeft w:val="590"/>
          <w:marRight w:val="0"/>
          <w:marTop w:val="77"/>
          <w:marBottom w:val="120"/>
          <w:divBdr>
            <w:top w:val="none" w:sz="0" w:space="0" w:color="auto"/>
            <w:left w:val="none" w:sz="0" w:space="0" w:color="auto"/>
            <w:bottom w:val="none" w:sz="0" w:space="0" w:color="auto"/>
            <w:right w:val="none" w:sz="0" w:space="0" w:color="auto"/>
          </w:divBdr>
        </w:div>
        <w:div w:id="128667996">
          <w:marLeft w:val="1310"/>
          <w:marRight w:val="0"/>
          <w:marTop w:val="77"/>
          <w:marBottom w:val="120"/>
          <w:divBdr>
            <w:top w:val="none" w:sz="0" w:space="0" w:color="auto"/>
            <w:left w:val="none" w:sz="0" w:space="0" w:color="auto"/>
            <w:bottom w:val="none" w:sz="0" w:space="0" w:color="auto"/>
            <w:right w:val="none" w:sz="0" w:space="0" w:color="auto"/>
          </w:divBdr>
        </w:div>
      </w:divsChild>
    </w:div>
    <w:div w:id="1681809459">
      <w:bodyDiv w:val="1"/>
      <w:marLeft w:val="0"/>
      <w:marRight w:val="0"/>
      <w:marTop w:val="0"/>
      <w:marBottom w:val="0"/>
      <w:divBdr>
        <w:top w:val="none" w:sz="0" w:space="0" w:color="auto"/>
        <w:left w:val="none" w:sz="0" w:space="0" w:color="auto"/>
        <w:bottom w:val="none" w:sz="0" w:space="0" w:color="auto"/>
        <w:right w:val="none" w:sz="0" w:space="0" w:color="auto"/>
      </w:divBdr>
    </w:div>
    <w:div w:id="1720083599">
      <w:bodyDiv w:val="1"/>
      <w:marLeft w:val="0"/>
      <w:marRight w:val="0"/>
      <w:marTop w:val="0"/>
      <w:marBottom w:val="0"/>
      <w:divBdr>
        <w:top w:val="none" w:sz="0" w:space="0" w:color="auto"/>
        <w:left w:val="none" w:sz="0" w:space="0" w:color="auto"/>
        <w:bottom w:val="none" w:sz="0" w:space="0" w:color="auto"/>
        <w:right w:val="none" w:sz="0" w:space="0" w:color="auto"/>
      </w:divBdr>
    </w:div>
    <w:div w:id="1803114634">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11708480">
      <w:bodyDiv w:val="1"/>
      <w:marLeft w:val="0"/>
      <w:marRight w:val="0"/>
      <w:marTop w:val="0"/>
      <w:marBottom w:val="0"/>
      <w:divBdr>
        <w:top w:val="none" w:sz="0" w:space="0" w:color="auto"/>
        <w:left w:val="none" w:sz="0" w:space="0" w:color="auto"/>
        <w:bottom w:val="none" w:sz="0" w:space="0" w:color="auto"/>
        <w:right w:val="none" w:sz="0" w:space="0" w:color="auto"/>
      </w:divBdr>
    </w:div>
    <w:div w:id="1824198083">
      <w:bodyDiv w:val="1"/>
      <w:marLeft w:val="0"/>
      <w:marRight w:val="0"/>
      <w:marTop w:val="0"/>
      <w:marBottom w:val="0"/>
      <w:divBdr>
        <w:top w:val="none" w:sz="0" w:space="0" w:color="auto"/>
        <w:left w:val="none" w:sz="0" w:space="0" w:color="auto"/>
        <w:bottom w:val="none" w:sz="0" w:space="0" w:color="auto"/>
        <w:right w:val="none" w:sz="0" w:space="0" w:color="auto"/>
      </w:divBdr>
      <w:divsChild>
        <w:div w:id="1387416844">
          <w:marLeft w:val="590"/>
          <w:marRight w:val="0"/>
          <w:marTop w:val="77"/>
          <w:marBottom w:val="120"/>
          <w:divBdr>
            <w:top w:val="none" w:sz="0" w:space="0" w:color="auto"/>
            <w:left w:val="none" w:sz="0" w:space="0" w:color="auto"/>
            <w:bottom w:val="none" w:sz="0" w:space="0" w:color="auto"/>
            <w:right w:val="none" w:sz="0" w:space="0" w:color="auto"/>
          </w:divBdr>
        </w:div>
        <w:div w:id="1069036846">
          <w:marLeft w:val="1310"/>
          <w:marRight w:val="0"/>
          <w:marTop w:val="77"/>
          <w:marBottom w:val="120"/>
          <w:divBdr>
            <w:top w:val="none" w:sz="0" w:space="0" w:color="auto"/>
            <w:left w:val="none" w:sz="0" w:space="0" w:color="auto"/>
            <w:bottom w:val="none" w:sz="0" w:space="0" w:color="auto"/>
            <w:right w:val="none" w:sz="0" w:space="0" w:color="auto"/>
          </w:divBdr>
        </w:div>
        <w:div w:id="927927099">
          <w:marLeft w:val="2030"/>
          <w:marRight w:val="0"/>
          <w:marTop w:val="67"/>
          <w:marBottom w:val="120"/>
          <w:divBdr>
            <w:top w:val="none" w:sz="0" w:space="0" w:color="auto"/>
            <w:left w:val="none" w:sz="0" w:space="0" w:color="auto"/>
            <w:bottom w:val="none" w:sz="0" w:space="0" w:color="auto"/>
            <w:right w:val="none" w:sz="0" w:space="0" w:color="auto"/>
          </w:divBdr>
        </w:div>
        <w:div w:id="75711231">
          <w:marLeft w:val="2030"/>
          <w:marRight w:val="0"/>
          <w:marTop w:val="67"/>
          <w:marBottom w:val="120"/>
          <w:divBdr>
            <w:top w:val="none" w:sz="0" w:space="0" w:color="auto"/>
            <w:left w:val="none" w:sz="0" w:space="0" w:color="auto"/>
            <w:bottom w:val="none" w:sz="0" w:space="0" w:color="auto"/>
            <w:right w:val="none" w:sz="0" w:space="0" w:color="auto"/>
          </w:divBdr>
        </w:div>
        <w:div w:id="923611326">
          <w:marLeft w:val="2030"/>
          <w:marRight w:val="0"/>
          <w:marTop w:val="67"/>
          <w:marBottom w:val="120"/>
          <w:divBdr>
            <w:top w:val="none" w:sz="0" w:space="0" w:color="auto"/>
            <w:left w:val="none" w:sz="0" w:space="0" w:color="auto"/>
            <w:bottom w:val="none" w:sz="0" w:space="0" w:color="auto"/>
            <w:right w:val="none" w:sz="0" w:space="0" w:color="auto"/>
          </w:divBdr>
        </w:div>
        <w:div w:id="1875381631">
          <w:marLeft w:val="2030"/>
          <w:marRight w:val="0"/>
          <w:marTop w:val="67"/>
          <w:marBottom w:val="120"/>
          <w:divBdr>
            <w:top w:val="none" w:sz="0" w:space="0" w:color="auto"/>
            <w:left w:val="none" w:sz="0" w:space="0" w:color="auto"/>
            <w:bottom w:val="none" w:sz="0" w:space="0" w:color="auto"/>
            <w:right w:val="none" w:sz="0" w:space="0" w:color="auto"/>
          </w:divBdr>
        </w:div>
        <w:div w:id="548031237">
          <w:marLeft w:val="1310"/>
          <w:marRight w:val="0"/>
          <w:marTop w:val="77"/>
          <w:marBottom w:val="120"/>
          <w:divBdr>
            <w:top w:val="none" w:sz="0" w:space="0" w:color="auto"/>
            <w:left w:val="none" w:sz="0" w:space="0" w:color="auto"/>
            <w:bottom w:val="none" w:sz="0" w:space="0" w:color="auto"/>
            <w:right w:val="none" w:sz="0" w:space="0" w:color="auto"/>
          </w:divBdr>
        </w:div>
        <w:div w:id="1329989310">
          <w:marLeft w:val="1310"/>
          <w:marRight w:val="0"/>
          <w:marTop w:val="77"/>
          <w:marBottom w:val="120"/>
          <w:divBdr>
            <w:top w:val="none" w:sz="0" w:space="0" w:color="auto"/>
            <w:left w:val="none" w:sz="0" w:space="0" w:color="auto"/>
            <w:bottom w:val="none" w:sz="0" w:space="0" w:color="auto"/>
            <w:right w:val="none" w:sz="0" w:space="0" w:color="auto"/>
          </w:divBdr>
        </w:div>
        <w:div w:id="34819495">
          <w:marLeft w:val="1310"/>
          <w:marRight w:val="0"/>
          <w:marTop w:val="77"/>
          <w:marBottom w:val="120"/>
          <w:divBdr>
            <w:top w:val="none" w:sz="0" w:space="0" w:color="auto"/>
            <w:left w:val="none" w:sz="0" w:space="0" w:color="auto"/>
            <w:bottom w:val="none" w:sz="0" w:space="0" w:color="auto"/>
            <w:right w:val="none" w:sz="0" w:space="0" w:color="auto"/>
          </w:divBdr>
        </w:div>
        <w:div w:id="151069430">
          <w:marLeft w:val="590"/>
          <w:marRight w:val="0"/>
          <w:marTop w:val="77"/>
          <w:marBottom w:val="120"/>
          <w:divBdr>
            <w:top w:val="none" w:sz="0" w:space="0" w:color="auto"/>
            <w:left w:val="none" w:sz="0" w:space="0" w:color="auto"/>
            <w:bottom w:val="none" w:sz="0" w:space="0" w:color="auto"/>
            <w:right w:val="none" w:sz="0" w:space="0" w:color="auto"/>
          </w:divBdr>
        </w:div>
        <w:div w:id="1626354576">
          <w:marLeft w:val="1310"/>
          <w:marRight w:val="0"/>
          <w:marTop w:val="77"/>
          <w:marBottom w:val="120"/>
          <w:divBdr>
            <w:top w:val="none" w:sz="0" w:space="0" w:color="auto"/>
            <w:left w:val="none" w:sz="0" w:space="0" w:color="auto"/>
            <w:bottom w:val="none" w:sz="0" w:space="0" w:color="auto"/>
            <w:right w:val="none" w:sz="0" w:space="0" w:color="auto"/>
          </w:divBdr>
        </w:div>
        <w:div w:id="1738088201">
          <w:marLeft w:val="590"/>
          <w:marRight w:val="0"/>
          <w:marTop w:val="77"/>
          <w:marBottom w:val="120"/>
          <w:divBdr>
            <w:top w:val="none" w:sz="0" w:space="0" w:color="auto"/>
            <w:left w:val="none" w:sz="0" w:space="0" w:color="auto"/>
            <w:bottom w:val="none" w:sz="0" w:space="0" w:color="auto"/>
            <w:right w:val="none" w:sz="0" w:space="0" w:color="auto"/>
          </w:divBdr>
        </w:div>
        <w:div w:id="1441413974">
          <w:marLeft w:val="1310"/>
          <w:marRight w:val="0"/>
          <w:marTop w:val="77"/>
          <w:marBottom w:val="120"/>
          <w:divBdr>
            <w:top w:val="none" w:sz="0" w:space="0" w:color="auto"/>
            <w:left w:val="none" w:sz="0" w:space="0" w:color="auto"/>
            <w:bottom w:val="none" w:sz="0" w:space="0" w:color="auto"/>
            <w:right w:val="none" w:sz="0" w:space="0" w:color="auto"/>
          </w:divBdr>
        </w:div>
      </w:divsChild>
    </w:div>
    <w:div w:id="1852333067">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881361364">
      <w:bodyDiv w:val="1"/>
      <w:marLeft w:val="0"/>
      <w:marRight w:val="0"/>
      <w:marTop w:val="0"/>
      <w:marBottom w:val="0"/>
      <w:divBdr>
        <w:top w:val="none" w:sz="0" w:space="0" w:color="auto"/>
        <w:left w:val="none" w:sz="0" w:space="0" w:color="auto"/>
        <w:bottom w:val="none" w:sz="0" w:space="0" w:color="auto"/>
        <w:right w:val="none" w:sz="0" w:space="0" w:color="auto"/>
      </w:divBdr>
    </w:div>
    <w:div w:id="1905485718">
      <w:bodyDiv w:val="1"/>
      <w:marLeft w:val="0"/>
      <w:marRight w:val="0"/>
      <w:marTop w:val="0"/>
      <w:marBottom w:val="0"/>
      <w:divBdr>
        <w:top w:val="none" w:sz="0" w:space="0" w:color="auto"/>
        <w:left w:val="none" w:sz="0" w:space="0" w:color="auto"/>
        <w:bottom w:val="none" w:sz="0" w:space="0" w:color="auto"/>
        <w:right w:val="none" w:sz="0" w:space="0" w:color="auto"/>
      </w:divBdr>
      <w:divsChild>
        <w:div w:id="428087117">
          <w:marLeft w:val="1310"/>
          <w:marRight w:val="0"/>
          <w:marTop w:val="77"/>
          <w:marBottom w:val="120"/>
          <w:divBdr>
            <w:top w:val="none" w:sz="0" w:space="0" w:color="auto"/>
            <w:left w:val="none" w:sz="0" w:space="0" w:color="auto"/>
            <w:bottom w:val="none" w:sz="0" w:space="0" w:color="auto"/>
            <w:right w:val="none" w:sz="0" w:space="0" w:color="auto"/>
          </w:divBdr>
        </w:div>
      </w:divsChild>
    </w:div>
    <w:div w:id="1931890724">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66159047">
      <w:bodyDiv w:val="1"/>
      <w:marLeft w:val="0"/>
      <w:marRight w:val="0"/>
      <w:marTop w:val="0"/>
      <w:marBottom w:val="0"/>
      <w:divBdr>
        <w:top w:val="none" w:sz="0" w:space="0" w:color="auto"/>
        <w:left w:val="none" w:sz="0" w:space="0" w:color="auto"/>
        <w:bottom w:val="none" w:sz="0" w:space="0" w:color="auto"/>
        <w:right w:val="none" w:sz="0" w:space="0" w:color="auto"/>
      </w:divBdr>
      <w:divsChild>
        <w:div w:id="1976568118">
          <w:marLeft w:val="590"/>
          <w:marRight w:val="0"/>
          <w:marTop w:val="77"/>
          <w:marBottom w:val="120"/>
          <w:divBdr>
            <w:top w:val="none" w:sz="0" w:space="0" w:color="auto"/>
            <w:left w:val="none" w:sz="0" w:space="0" w:color="auto"/>
            <w:bottom w:val="none" w:sz="0" w:space="0" w:color="auto"/>
            <w:right w:val="none" w:sz="0" w:space="0" w:color="auto"/>
          </w:divBdr>
        </w:div>
        <w:div w:id="2048869629">
          <w:marLeft w:val="1310"/>
          <w:marRight w:val="0"/>
          <w:marTop w:val="77"/>
          <w:marBottom w:val="120"/>
          <w:divBdr>
            <w:top w:val="none" w:sz="0" w:space="0" w:color="auto"/>
            <w:left w:val="none" w:sz="0" w:space="0" w:color="auto"/>
            <w:bottom w:val="none" w:sz="0" w:space="0" w:color="auto"/>
            <w:right w:val="none" w:sz="0" w:space="0" w:color="auto"/>
          </w:divBdr>
        </w:div>
        <w:div w:id="1580090775">
          <w:marLeft w:val="2030"/>
          <w:marRight w:val="0"/>
          <w:marTop w:val="67"/>
          <w:marBottom w:val="120"/>
          <w:divBdr>
            <w:top w:val="none" w:sz="0" w:space="0" w:color="auto"/>
            <w:left w:val="none" w:sz="0" w:space="0" w:color="auto"/>
            <w:bottom w:val="none" w:sz="0" w:space="0" w:color="auto"/>
            <w:right w:val="none" w:sz="0" w:space="0" w:color="auto"/>
          </w:divBdr>
        </w:div>
        <w:div w:id="580065775">
          <w:marLeft w:val="2030"/>
          <w:marRight w:val="0"/>
          <w:marTop w:val="67"/>
          <w:marBottom w:val="120"/>
          <w:divBdr>
            <w:top w:val="none" w:sz="0" w:space="0" w:color="auto"/>
            <w:left w:val="none" w:sz="0" w:space="0" w:color="auto"/>
            <w:bottom w:val="none" w:sz="0" w:space="0" w:color="auto"/>
            <w:right w:val="none" w:sz="0" w:space="0" w:color="auto"/>
          </w:divBdr>
        </w:div>
        <w:div w:id="742222627">
          <w:marLeft w:val="2030"/>
          <w:marRight w:val="0"/>
          <w:marTop w:val="67"/>
          <w:marBottom w:val="120"/>
          <w:divBdr>
            <w:top w:val="none" w:sz="0" w:space="0" w:color="auto"/>
            <w:left w:val="none" w:sz="0" w:space="0" w:color="auto"/>
            <w:bottom w:val="none" w:sz="0" w:space="0" w:color="auto"/>
            <w:right w:val="none" w:sz="0" w:space="0" w:color="auto"/>
          </w:divBdr>
        </w:div>
        <w:div w:id="778260097">
          <w:marLeft w:val="2030"/>
          <w:marRight w:val="0"/>
          <w:marTop w:val="67"/>
          <w:marBottom w:val="120"/>
          <w:divBdr>
            <w:top w:val="none" w:sz="0" w:space="0" w:color="auto"/>
            <w:left w:val="none" w:sz="0" w:space="0" w:color="auto"/>
            <w:bottom w:val="none" w:sz="0" w:space="0" w:color="auto"/>
            <w:right w:val="none" w:sz="0" w:space="0" w:color="auto"/>
          </w:divBdr>
        </w:div>
        <w:div w:id="1692487852">
          <w:marLeft w:val="1310"/>
          <w:marRight w:val="0"/>
          <w:marTop w:val="77"/>
          <w:marBottom w:val="120"/>
          <w:divBdr>
            <w:top w:val="none" w:sz="0" w:space="0" w:color="auto"/>
            <w:left w:val="none" w:sz="0" w:space="0" w:color="auto"/>
            <w:bottom w:val="none" w:sz="0" w:space="0" w:color="auto"/>
            <w:right w:val="none" w:sz="0" w:space="0" w:color="auto"/>
          </w:divBdr>
        </w:div>
        <w:div w:id="181088890">
          <w:marLeft w:val="1310"/>
          <w:marRight w:val="0"/>
          <w:marTop w:val="77"/>
          <w:marBottom w:val="120"/>
          <w:divBdr>
            <w:top w:val="none" w:sz="0" w:space="0" w:color="auto"/>
            <w:left w:val="none" w:sz="0" w:space="0" w:color="auto"/>
            <w:bottom w:val="none" w:sz="0" w:space="0" w:color="auto"/>
            <w:right w:val="none" w:sz="0" w:space="0" w:color="auto"/>
          </w:divBdr>
        </w:div>
        <w:div w:id="404449478">
          <w:marLeft w:val="590"/>
          <w:marRight w:val="0"/>
          <w:marTop w:val="77"/>
          <w:marBottom w:val="120"/>
          <w:divBdr>
            <w:top w:val="none" w:sz="0" w:space="0" w:color="auto"/>
            <w:left w:val="none" w:sz="0" w:space="0" w:color="auto"/>
            <w:bottom w:val="none" w:sz="0" w:space="0" w:color="auto"/>
            <w:right w:val="none" w:sz="0" w:space="0" w:color="auto"/>
          </w:divBdr>
        </w:div>
        <w:div w:id="1170869892">
          <w:marLeft w:val="1310"/>
          <w:marRight w:val="0"/>
          <w:marTop w:val="77"/>
          <w:marBottom w:val="120"/>
          <w:divBdr>
            <w:top w:val="none" w:sz="0" w:space="0" w:color="auto"/>
            <w:left w:val="none" w:sz="0" w:space="0" w:color="auto"/>
            <w:bottom w:val="none" w:sz="0" w:space="0" w:color="auto"/>
            <w:right w:val="none" w:sz="0" w:space="0" w:color="auto"/>
          </w:divBdr>
        </w:div>
        <w:div w:id="1460150865">
          <w:marLeft w:val="590"/>
          <w:marRight w:val="0"/>
          <w:marTop w:val="77"/>
          <w:marBottom w:val="120"/>
          <w:divBdr>
            <w:top w:val="none" w:sz="0" w:space="0" w:color="auto"/>
            <w:left w:val="none" w:sz="0" w:space="0" w:color="auto"/>
            <w:bottom w:val="none" w:sz="0" w:space="0" w:color="auto"/>
            <w:right w:val="none" w:sz="0" w:space="0" w:color="auto"/>
          </w:divBdr>
        </w:div>
        <w:div w:id="1134056000">
          <w:marLeft w:val="1310"/>
          <w:marRight w:val="0"/>
          <w:marTop w:val="77"/>
          <w:marBottom w:val="120"/>
          <w:divBdr>
            <w:top w:val="none" w:sz="0" w:space="0" w:color="auto"/>
            <w:left w:val="none" w:sz="0" w:space="0" w:color="auto"/>
            <w:bottom w:val="none" w:sz="0" w:space="0" w:color="auto"/>
            <w:right w:val="none" w:sz="0" w:space="0" w:color="auto"/>
          </w:divBdr>
        </w:div>
      </w:divsChild>
    </w:div>
    <w:div w:id="1974943405">
      <w:bodyDiv w:val="1"/>
      <w:marLeft w:val="0"/>
      <w:marRight w:val="0"/>
      <w:marTop w:val="0"/>
      <w:marBottom w:val="0"/>
      <w:divBdr>
        <w:top w:val="none" w:sz="0" w:space="0" w:color="auto"/>
        <w:left w:val="none" w:sz="0" w:space="0" w:color="auto"/>
        <w:bottom w:val="none" w:sz="0" w:space="0" w:color="auto"/>
        <w:right w:val="none" w:sz="0" w:space="0" w:color="auto"/>
      </w:divBdr>
      <w:divsChild>
        <w:div w:id="1258295403">
          <w:marLeft w:val="590"/>
          <w:marRight w:val="0"/>
          <w:marTop w:val="77"/>
          <w:marBottom w:val="120"/>
          <w:divBdr>
            <w:top w:val="none" w:sz="0" w:space="0" w:color="auto"/>
            <w:left w:val="none" w:sz="0" w:space="0" w:color="auto"/>
            <w:bottom w:val="none" w:sz="0" w:space="0" w:color="auto"/>
            <w:right w:val="none" w:sz="0" w:space="0" w:color="auto"/>
          </w:divBdr>
        </w:div>
        <w:div w:id="1853765927">
          <w:marLeft w:val="1310"/>
          <w:marRight w:val="0"/>
          <w:marTop w:val="77"/>
          <w:marBottom w:val="120"/>
          <w:divBdr>
            <w:top w:val="none" w:sz="0" w:space="0" w:color="auto"/>
            <w:left w:val="none" w:sz="0" w:space="0" w:color="auto"/>
            <w:bottom w:val="none" w:sz="0" w:space="0" w:color="auto"/>
            <w:right w:val="none" w:sz="0" w:space="0" w:color="auto"/>
          </w:divBdr>
        </w:div>
        <w:div w:id="105078146">
          <w:marLeft w:val="2030"/>
          <w:marRight w:val="0"/>
          <w:marTop w:val="67"/>
          <w:marBottom w:val="120"/>
          <w:divBdr>
            <w:top w:val="none" w:sz="0" w:space="0" w:color="auto"/>
            <w:left w:val="none" w:sz="0" w:space="0" w:color="auto"/>
            <w:bottom w:val="none" w:sz="0" w:space="0" w:color="auto"/>
            <w:right w:val="none" w:sz="0" w:space="0" w:color="auto"/>
          </w:divBdr>
        </w:div>
        <w:div w:id="1836602278">
          <w:marLeft w:val="2030"/>
          <w:marRight w:val="0"/>
          <w:marTop w:val="67"/>
          <w:marBottom w:val="120"/>
          <w:divBdr>
            <w:top w:val="none" w:sz="0" w:space="0" w:color="auto"/>
            <w:left w:val="none" w:sz="0" w:space="0" w:color="auto"/>
            <w:bottom w:val="none" w:sz="0" w:space="0" w:color="auto"/>
            <w:right w:val="none" w:sz="0" w:space="0" w:color="auto"/>
          </w:divBdr>
        </w:div>
        <w:div w:id="947158627">
          <w:marLeft w:val="2030"/>
          <w:marRight w:val="0"/>
          <w:marTop w:val="67"/>
          <w:marBottom w:val="120"/>
          <w:divBdr>
            <w:top w:val="none" w:sz="0" w:space="0" w:color="auto"/>
            <w:left w:val="none" w:sz="0" w:space="0" w:color="auto"/>
            <w:bottom w:val="none" w:sz="0" w:space="0" w:color="auto"/>
            <w:right w:val="none" w:sz="0" w:space="0" w:color="auto"/>
          </w:divBdr>
        </w:div>
        <w:div w:id="481312324">
          <w:marLeft w:val="2030"/>
          <w:marRight w:val="0"/>
          <w:marTop w:val="67"/>
          <w:marBottom w:val="120"/>
          <w:divBdr>
            <w:top w:val="none" w:sz="0" w:space="0" w:color="auto"/>
            <w:left w:val="none" w:sz="0" w:space="0" w:color="auto"/>
            <w:bottom w:val="none" w:sz="0" w:space="0" w:color="auto"/>
            <w:right w:val="none" w:sz="0" w:space="0" w:color="auto"/>
          </w:divBdr>
        </w:div>
        <w:div w:id="945649755">
          <w:marLeft w:val="1310"/>
          <w:marRight w:val="0"/>
          <w:marTop w:val="77"/>
          <w:marBottom w:val="120"/>
          <w:divBdr>
            <w:top w:val="none" w:sz="0" w:space="0" w:color="auto"/>
            <w:left w:val="none" w:sz="0" w:space="0" w:color="auto"/>
            <w:bottom w:val="none" w:sz="0" w:space="0" w:color="auto"/>
            <w:right w:val="none" w:sz="0" w:space="0" w:color="auto"/>
          </w:divBdr>
        </w:div>
        <w:div w:id="960575106">
          <w:marLeft w:val="1310"/>
          <w:marRight w:val="0"/>
          <w:marTop w:val="77"/>
          <w:marBottom w:val="120"/>
          <w:divBdr>
            <w:top w:val="none" w:sz="0" w:space="0" w:color="auto"/>
            <w:left w:val="none" w:sz="0" w:space="0" w:color="auto"/>
            <w:bottom w:val="none" w:sz="0" w:space="0" w:color="auto"/>
            <w:right w:val="none" w:sz="0" w:space="0" w:color="auto"/>
          </w:divBdr>
        </w:div>
        <w:div w:id="777288620">
          <w:marLeft w:val="1310"/>
          <w:marRight w:val="0"/>
          <w:marTop w:val="77"/>
          <w:marBottom w:val="120"/>
          <w:divBdr>
            <w:top w:val="none" w:sz="0" w:space="0" w:color="auto"/>
            <w:left w:val="none" w:sz="0" w:space="0" w:color="auto"/>
            <w:bottom w:val="none" w:sz="0" w:space="0" w:color="auto"/>
            <w:right w:val="none" w:sz="0" w:space="0" w:color="auto"/>
          </w:divBdr>
        </w:div>
        <w:div w:id="1868639011">
          <w:marLeft w:val="590"/>
          <w:marRight w:val="0"/>
          <w:marTop w:val="77"/>
          <w:marBottom w:val="120"/>
          <w:divBdr>
            <w:top w:val="none" w:sz="0" w:space="0" w:color="auto"/>
            <w:left w:val="none" w:sz="0" w:space="0" w:color="auto"/>
            <w:bottom w:val="none" w:sz="0" w:space="0" w:color="auto"/>
            <w:right w:val="none" w:sz="0" w:space="0" w:color="auto"/>
          </w:divBdr>
        </w:div>
        <w:div w:id="153960156">
          <w:marLeft w:val="1310"/>
          <w:marRight w:val="0"/>
          <w:marTop w:val="77"/>
          <w:marBottom w:val="120"/>
          <w:divBdr>
            <w:top w:val="none" w:sz="0" w:space="0" w:color="auto"/>
            <w:left w:val="none" w:sz="0" w:space="0" w:color="auto"/>
            <w:bottom w:val="none" w:sz="0" w:space="0" w:color="auto"/>
            <w:right w:val="none" w:sz="0" w:space="0" w:color="auto"/>
          </w:divBdr>
        </w:div>
        <w:div w:id="246040905">
          <w:marLeft w:val="590"/>
          <w:marRight w:val="0"/>
          <w:marTop w:val="77"/>
          <w:marBottom w:val="120"/>
          <w:divBdr>
            <w:top w:val="none" w:sz="0" w:space="0" w:color="auto"/>
            <w:left w:val="none" w:sz="0" w:space="0" w:color="auto"/>
            <w:bottom w:val="none" w:sz="0" w:space="0" w:color="auto"/>
            <w:right w:val="none" w:sz="0" w:space="0" w:color="auto"/>
          </w:divBdr>
        </w:div>
        <w:div w:id="1860000607">
          <w:marLeft w:val="1310"/>
          <w:marRight w:val="0"/>
          <w:marTop w:val="77"/>
          <w:marBottom w:val="120"/>
          <w:divBdr>
            <w:top w:val="none" w:sz="0" w:space="0" w:color="auto"/>
            <w:left w:val="none" w:sz="0" w:space="0" w:color="auto"/>
            <w:bottom w:val="none" w:sz="0" w:space="0" w:color="auto"/>
            <w:right w:val="none" w:sz="0" w:space="0" w:color="auto"/>
          </w:divBdr>
        </w:div>
      </w:divsChild>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34529192">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097050442">
      <w:bodyDiv w:val="1"/>
      <w:marLeft w:val="0"/>
      <w:marRight w:val="0"/>
      <w:marTop w:val="0"/>
      <w:marBottom w:val="0"/>
      <w:divBdr>
        <w:top w:val="none" w:sz="0" w:space="0" w:color="auto"/>
        <w:left w:val="none" w:sz="0" w:space="0" w:color="auto"/>
        <w:bottom w:val="none" w:sz="0" w:space="0" w:color="auto"/>
        <w:right w:val="none" w:sz="0" w:space="0" w:color="auto"/>
      </w:divBdr>
      <w:divsChild>
        <w:div w:id="1150100101">
          <w:marLeft w:val="590"/>
          <w:marRight w:val="0"/>
          <w:marTop w:val="77"/>
          <w:marBottom w:val="120"/>
          <w:divBdr>
            <w:top w:val="none" w:sz="0" w:space="0" w:color="auto"/>
            <w:left w:val="none" w:sz="0" w:space="0" w:color="auto"/>
            <w:bottom w:val="none" w:sz="0" w:space="0" w:color="auto"/>
            <w:right w:val="none" w:sz="0" w:space="0" w:color="auto"/>
          </w:divBdr>
        </w:div>
        <w:div w:id="1954946262">
          <w:marLeft w:val="1310"/>
          <w:marRight w:val="0"/>
          <w:marTop w:val="77"/>
          <w:marBottom w:val="120"/>
          <w:divBdr>
            <w:top w:val="none" w:sz="0" w:space="0" w:color="auto"/>
            <w:left w:val="none" w:sz="0" w:space="0" w:color="auto"/>
            <w:bottom w:val="none" w:sz="0" w:space="0" w:color="auto"/>
            <w:right w:val="none" w:sz="0" w:space="0" w:color="auto"/>
          </w:divBdr>
        </w:div>
        <w:div w:id="688217148">
          <w:marLeft w:val="2030"/>
          <w:marRight w:val="0"/>
          <w:marTop w:val="67"/>
          <w:marBottom w:val="120"/>
          <w:divBdr>
            <w:top w:val="none" w:sz="0" w:space="0" w:color="auto"/>
            <w:left w:val="none" w:sz="0" w:space="0" w:color="auto"/>
            <w:bottom w:val="none" w:sz="0" w:space="0" w:color="auto"/>
            <w:right w:val="none" w:sz="0" w:space="0" w:color="auto"/>
          </w:divBdr>
        </w:div>
        <w:div w:id="2108456328">
          <w:marLeft w:val="2030"/>
          <w:marRight w:val="0"/>
          <w:marTop w:val="67"/>
          <w:marBottom w:val="120"/>
          <w:divBdr>
            <w:top w:val="none" w:sz="0" w:space="0" w:color="auto"/>
            <w:left w:val="none" w:sz="0" w:space="0" w:color="auto"/>
            <w:bottom w:val="none" w:sz="0" w:space="0" w:color="auto"/>
            <w:right w:val="none" w:sz="0" w:space="0" w:color="auto"/>
          </w:divBdr>
        </w:div>
        <w:div w:id="520970138">
          <w:marLeft w:val="2030"/>
          <w:marRight w:val="0"/>
          <w:marTop w:val="67"/>
          <w:marBottom w:val="120"/>
          <w:divBdr>
            <w:top w:val="none" w:sz="0" w:space="0" w:color="auto"/>
            <w:left w:val="none" w:sz="0" w:space="0" w:color="auto"/>
            <w:bottom w:val="none" w:sz="0" w:space="0" w:color="auto"/>
            <w:right w:val="none" w:sz="0" w:space="0" w:color="auto"/>
          </w:divBdr>
        </w:div>
        <w:div w:id="1322926725">
          <w:marLeft w:val="2030"/>
          <w:marRight w:val="0"/>
          <w:marTop w:val="67"/>
          <w:marBottom w:val="120"/>
          <w:divBdr>
            <w:top w:val="none" w:sz="0" w:space="0" w:color="auto"/>
            <w:left w:val="none" w:sz="0" w:space="0" w:color="auto"/>
            <w:bottom w:val="none" w:sz="0" w:space="0" w:color="auto"/>
            <w:right w:val="none" w:sz="0" w:space="0" w:color="auto"/>
          </w:divBdr>
        </w:div>
        <w:div w:id="2080402049">
          <w:marLeft w:val="1310"/>
          <w:marRight w:val="0"/>
          <w:marTop w:val="77"/>
          <w:marBottom w:val="120"/>
          <w:divBdr>
            <w:top w:val="none" w:sz="0" w:space="0" w:color="auto"/>
            <w:left w:val="none" w:sz="0" w:space="0" w:color="auto"/>
            <w:bottom w:val="none" w:sz="0" w:space="0" w:color="auto"/>
            <w:right w:val="none" w:sz="0" w:space="0" w:color="auto"/>
          </w:divBdr>
        </w:div>
        <w:div w:id="1838958395">
          <w:marLeft w:val="590"/>
          <w:marRight w:val="0"/>
          <w:marTop w:val="77"/>
          <w:marBottom w:val="120"/>
          <w:divBdr>
            <w:top w:val="none" w:sz="0" w:space="0" w:color="auto"/>
            <w:left w:val="none" w:sz="0" w:space="0" w:color="auto"/>
            <w:bottom w:val="none" w:sz="0" w:space="0" w:color="auto"/>
            <w:right w:val="none" w:sz="0" w:space="0" w:color="auto"/>
          </w:divBdr>
        </w:div>
        <w:div w:id="1304582587">
          <w:marLeft w:val="1310"/>
          <w:marRight w:val="0"/>
          <w:marTop w:val="77"/>
          <w:marBottom w:val="120"/>
          <w:divBdr>
            <w:top w:val="none" w:sz="0" w:space="0" w:color="auto"/>
            <w:left w:val="none" w:sz="0" w:space="0" w:color="auto"/>
            <w:bottom w:val="none" w:sz="0" w:space="0" w:color="auto"/>
            <w:right w:val="none" w:sz="0" w:space="0" w:color="auto"/>
          </w:divBdr>
        </w:div>
        <w:div w:id="2056929868">
          <w:marLeft w:val="590"/>
          <w:marRight w:val="0"/>
          <w:marTop w:val="77"/>
          <w:marBottom w:val="120"/>
          <w:divBdr>
            <w:top w:val="none" w:sz="0" w:space="0" w:color="auto"/>
            <w:left w:val="none" w:sz="0" w:space="0" w:color="auto"/>
            <w:bottom w:val="none" w:sz="0" w:space="0" w:color="auto"/>
            <w:right w:val="none" w:sz="0" w:space="0" w:color="auto"/>
          </w:divBdr>
        </w:div>
        <w:div w:id="99685227">
          <w:marLeft w:val="1310"/>
          <w:marRight w:val="0"/>
          <w:marTop w:val="77"/>
          <w:marBottom w:val="120"/>
          <w:divBdr>
            <w:top w:val="none" w:sz="0" w:space="0" w:color="auto"/>
            <w:left w:val="none" w:sz="0" w:space="0" w:color="auto"/>
            <w:bottom w:val="none" w:sz="0" w:space="0" w:color="auto"/>
            <w:right w:val="none" w:sz="0" w:space="0" w:color="auto"/>
          </w:divBdr>
        </w:div>
      </w:divsChild>
    </w:div>
    <w:div w:id="2124574299">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28354648">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image" Target="media/image3.emf"/><Relationship Id="rId34" Type="http://schemas.openxmlformats.org/officeDocument/2006/relationships/hyperlink" Target="http://wiki.ford.com/display/RequirementsEngineering/Requirements+Attributes" TargetMode="External"/><Relationship Id="rId42" Type="http://schemas.openxmlformats.org/officeDocument/2006/relationships/hyperlink" Target="https://www.vsemweb.ford.com/tc/launchapp?-attach=true&amp;-s=226TCSession&amp;-o=CKaxDdlMx3NrTD&amp;servername=Production_Server" TargetMode="External"/><Relationship Id="rId47" Type="http://schemas.openxmlformats.org/officeDocument/2006/relationships/hyperlink" Target="https://www.vsemweb.ford.com/tc/launchapp?-attach=true&amp;-s=226TCSession&amp;-o=CKaxDdlMx3NrTDAAAAAAAAAAAAA&amp;servername=Production_Server" TargetMode="External"/><Relationship Id="rId50" Type="http://schemas.openxmlformats.org/officeDocument/2006/relationships/hyperlink" Target="https://www.vsemweb.ford.com/tc/launchapp?-attach=true&amp;-s=226TCSession&amp;-o=CKaxDdlMx3NrTDAAAAAAAAAAAAA&amp;servername=Production_Server" TargetMode="External"/><Relationship Id="rId55" Type="http://schemas.openxmlformats.org/officeDocument/2006/relationships/hyperlink" Target="http://wiki.ford.com/display/RequirementsEngineering/Requirements+Attributes" TargetMode="External"/><Relationship Id="rId63" Type="http://schemas.openxmlformats.org/officeDocument/2006/relationships/hyperlink" Target="https://www.vsemweb.ford.com/tc/launchapp?-attach=true&amp;-s=226TCSession&amp;-o=CKaxDdlMx3NrTD&amp;servername=Production_Server" TargetMode="External"/><Relationship Id="rId68" Type="http://schemas.openxmlformats.org/officeDocument/2006/relationships/hyperlink" Target="https://www.vsemweb.ford.com/tc/launchapp?-attach=true&amp;-s=226TCSession&amp;-o=CKaxDdlMx3NrTDAAAAAAAAAAAAA&amp;servername=Production_Server" TargetMode="External"/><Relationship Id="rId76" Type="http://schemas.openxmlformats.org/officeDocument/2006/relationships/hyperlink" Target="http://wiki.ford.com/display/RequirementsEngineering/Requirements+Attributes" TargetMode="External"/><Relationship Id="rId84" Type="http://schemas.microsoft.com/office/2007/relationships/hdphoto" Target="media/hdphoto1.wdp"/><Relationship Id="rId89" Type="http://schemas.openxmlformats.org/officeDocument/2006/relationships/hyperlink" Target="https://www.vsemweb.ford.com/tc/launchapp?-attach=true&amp;-s=226TCSession&amp;-o=CKaxDdlMx3NrTDAAAAAAAAAAAAA&amp;servername=Production_Server" TargetMode="External"/><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yperlink" Target="https://www.vsemweb.ford.com/tc/launchapp?-attach=true&amp;-s=226TCSession&amp;-o=CKaxDdlMx3NrTDAAAAAAAAAAAAA&amp;servername=Production_Server" TargetMode="External"/><Relationship Id="rId92"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iki.ford.com/display/RequirementsEngineering/Specification+templates" TargetMode="External"/><Relationship Id="rId29" Type="http://schemas.openxmlformats.org/officeDocument/2006/relationships/image" Target="media/image6.png"/><Relationship Id="rId11" Type="http://schemas.openxmlformats.org/officeDocument/2006/relationships/hyperlink" Target="https://www.vsemweb.ford.com/tc/launchapp?-attach=true&amp;-s=226TCSession&amp;-o=CKaxDdlMx3NrTDAAAAAAAAAAAAA&amp;servername=Production_Server" TargetMode="External"/><Relationship Id="rId24" Type="http://schemas.openxmlformats.org/officeDocument/2006/relationships/oleObject" Target="embeddings/Microsoft_Visio_2003-2010_Drawing1.vsd"/><Relationship Id="rId32" Type="http://schemas.openxmlformats.org/officeDocument/2006/relationships/hyperlink" Target="https://www.vsemweb.ford.com/tc/launchapp?-attach=true&amp;-s=226TCSession&amp;-o=CKaxDdlMx3NrTDAAAAAAAAAAAAA&amp;servername=Production_Server" TargetMode="External"/><Relationship Id="rId37" Type="http://schemas.openxmlformats.org/officeDocument/2006/relationships/hyperlink" Target="http://wiki.ford.com/display/RequirementsEngineering/Requirements+Attributes" TargetMode="External"/><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s://www.vsemweb.ford.com/tc/launchapp?-attach=true&amp;-s=226TCSession&amp;-o=CKaxDdlMx3NrTD&amp;servername=Production_Server" TargetMode="External"/><Relationship Id="rId53" Type="http://schemas.openxmlformats.org/officeDocument/2006/relationships/hyperlink" Target="https://www.vsemweb.ford.com/tc/launchapp?-attach=true&amp;-s=226TCSession&amp;-o=CKaxDdlMx3NrTDAAAAAAAAAAAAA&amp;servername=Production_Server" TargetMode="External"/><Relationship Id="rId58" Type="http://schemas.openxmlformats.org/officeDocument/2006/relationships/hyperlink" Target="http://wiki.ford.com/display/RequirementsEngineering/Requirements+Attributes" TargetMode="External"/><Relationship Id="rId66" Type="http://schemas.openxmlformats.org/officeDocument/2006/relationships/hyperlink" Target="https://www.vsemweb.ford.com/tc/launchapp?-attach=true&amp;-s=226TCSession&amp;-o=CKaxDdlMx3NrTD&amp;servername=Production_Server" TargetMode="External"/><Relationship Id="rId74" Type="http://schemas.openxmlformats.org/officeDocument/2006/relationships/hyperlink" Target="https://www.vsemweb.ford.com/tc/launchapp?-attach=true&amp;-s=226TCSession&amp;-o=CKaxDdlMx3NrTDAAAAAAAAAAAAA&amp;servername=Production_Server" TargetMode="External"/><Relationship Id="rId79" Type="http://schemas.openxmlformats.org/officeDocument/2006/relationships/hyperlink" Target="http://wiki.ford.com/display/RequirementsEngineering/Requirements+Attributes" TargetMode="External"/><Relationship Id="rId87" Type="http://schemas.openxmlformats.org/officeDocument/2006/relationships/hyperlink" Target="https://www.vsemweb.ford.com/tc/launchapp?-attach=true&amp;-s=226TCSession&amp;-o=CKaxDdlMx3NrTDAAAAAAAAAAAAA&amp;servername=Production_Server" TargetMode="External"/><Relationship Id="rId5" Type="http://schemas.openxmlformats.org/officeDocument/2006/relationships/numbering" Target="numbering.xm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90" Type="http://schemas.openxmlformats.org/officeDocument/2006/relationships/hyperlink" Target="https://www.vsemweb.ford.com/tc/launchapp?-attach=true&amp;-s=226TCSession&amp;-o=CKaxDdlMx3NrTDAAAAAAAAAAAAA&amp;servername=Production_Server" TargetMode="External"/><Relationship Id="rId95" Type="http://schemas.openxmlformats.org/officeDocument/2006/relationships/fontTable" Target="fontTable.xml"/><Relationship Id="rId19" Type="http://schemas.openxmlformats.org/officeDocument/2006/relationships/hyperlink" Target="http://wiki.ford.com/display/RequirementsEngineering/Requirements+Attributes?src=contextnavpagetreemode" TargetMode="External"/><Relationship Id="rId14" Type="http://schemas.openxmlformats.org/officeDocument/2006/relationships/hyperlink" Target="https://pd3.spt.ford.com/sites/GlobalFunctionalSafety/Pages/default.aspx" TargetMode="External"/><Relationship Id="rId22" Type="http://schemas.openxmlformats.org/officeDocument/2006/relationships/oleObject" Target="embeddings/Microsoft_Visio_2003-2010_Drawing.vsd"/><Relationship Id="rId27" Type="http://schemas.microsoft.com/office/2011/relationships/commentsExtended" Target="commentsExtended.xml"/><Relationship Id="rId30" Type="http://schemas.openxmlformats.org/officeDocument/2006/relationships/hyperlink" Target="https://www.fedewb.ford.com/" TargetMode="External"/><Relationship Id="rId35" Type="http://schemas.openxmlformats.org/officeDocument/2006/relationships/hyperlink" Target="https://www.vsemweb.ford.com/tc/launchapp?-attach=true&amp;-s=226TCSession&amp;-o=CKaxDdlMx3NrTDAAAAAAAAAAAAA&amp;servername=Production_Server" TargetMode="External"/><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s://www.vsemweb.ford.com/tc/launchapp?-attach=true&amp;-s=226TCSession&amp;-o=CKaxDdlMx3NrTD&amp;servername=Production_Server" TargetMode="External"/><Relationship Id="rId56" Type="http://schemas.openxmlformats.org/officeDocument/2006/relationships/hyperlink" Target="https://www.vsemweb.ford.com/tc/launchapp?-attach=true&amp;-s=226TCSession&amp;-o=CKaxDdlMx3NrTDAAAAAAAAAAAAA&amp;servername=Production_Server"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s://www.vsemweb.ford.com/tc/launchapp?-attach=true&amp;-s=226TCSession&amp;-o=CKaxDdlMx3NrTD&amp;servername=Production_Server" TargetMode="External"/><Relationship Id="rId77" Type="http://schemas.openxmlformats.org/officeDocument/2006/relationships/hyperlink" Target="https://www.vsemweb.ford.com/tc/launchapp?-attach=true&amp;-s=226TCSession&amp;-o=CKaxDdlMx3NrTDAAAAAAAAAAAAA&amp;servername=Production_Server" TargetMode="External"/><Relationship Id="rId8" Type="http://schemas.openxmlformats.org/officeDocument/2006/relationships/webSettings" Target="webSettings.xml"/><Relationship Id="rId51" Type="http://schemas.openxmlformats.org/officeDocument/2006/relationships/hyperlink" Target="https://www.vsemweb.ford.com/tc/launchapp?-attach=true&amp;-s=226TCSession&amp;-o=CKaxDdlMx3NrTD&amp;servername=Production_Server" TargetMode="External"/><Relationship Id="rId72" Type="http://schemas.openxmlformats.org/officeDocument/2006/relationships/hyperlink" Target="https://www.vsemweb.ford.com/tc/launchapp?-attach=true&amp;-s=226TCSession&amp;-o=CKaxDdlMx3NrTD&amp;servername=Production_Server" TargetMode="External"/><Relationship Id="rId80" Type="http://schemas.openxmlformats.org/officeDocument/2006/relationships/hyperlink" Target="https://www.vsemweb.ford.com/tc/launchapp?-attach=true&amp;-s=226TCSession&amp;-o=CKaxDdlMx3NrTDAAAAAAAAAAAAA&amp;servername=Production_Server" TargetMode="External"/><Relationship Id="rId85" Type="http://schemas.openxmlformats.org/officeDocument/2006/relationships/hyperlink" Target="https://www.vsemweb.ford.com/tc/launchapp?-attach=true&amp;-s=226TCSession&amp;-o=CKaxDdlMx3NrTDAAAAAAAAAAAAA&amp;servername=Production_Server" TargetMode="External"/><Relationship Id="rId93"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wiki.ford.com/display/RequirementsEngineering/Requirements+Engineering+for+SW+Enabled+Features" TargetMode="External"/><Relationship Id="rId25" Type="http://schemas.openxmlformats.org/officeDocument/2006/relationships/image" Target="media/image5.jpg"/><Relationship Id="rId33" Type="http://schemas.openxmlformats.org/officeDocument/2006/relationships/hyperlink" Target="https://www.vsemweb.ford.com/tc/launchapp?-attach=true&amp;-s=226TCSession&amp;-o=CKaxDdlMx3NrTD&amp;servername=Production_Server" TargetMode="External"/><Relationship Id="rId38" Type="http://schemas.openxmlformats.org/officeDocument/2006/relationships/hyperlink" Target="https://www.vsemweb.ford.com/tc/launchapp?-attach=true&amp;-s=226TCSession&amp;-o=CKaxDdlMx3NrTDAAAAAAAAAAAAA&amp;servername=Production_Server" TargetMode="External"/><Relationship Id="rId46" Type="http://schemas.openxmlformats.org/officeDocument/2006/relationships/hyperlink" Target="http://wiki.ford.com/display/RequirementsEngineering/Requirements+Attributes" TargetMode="External"/><Relationship Id="rId59" Type="http://schemas.openxmlformats.org/officeDocument/2006/relationships/hyperlink" Target="https://www.vsemweb.ford.com/tc/launchapp?-attach=true&amp;-s=226TCSession&amp;-o=CKaxDdlMx3NrTDAAAAAAAAAAAAA&amp;servername=Production_Server" TargetMode="External"/><Relationship Id="rId67" Type="http://schemas.openxmlformats.org/officeDocument/2006/relationships/hyperlink" Target="http://wiki.ford.com/display/RequirementsEngineering/Requirements+Attributes" TargetMode="External"/><Relationship Id="rId20" Type="http://schemas.openxmlformats.org/officeDocument/2006/relationships/image" Target="media/image2.jpg"/><Relationship Id="rId41" Type="http://schemas.openxmlformats.org/officeDocument/2006/relationships/hyperlink" Target="https://www.vsemweb.ford.com/tc/launchapp?-attach=true&amp;-s=226TCSession&amp;-o=CKaxDdlMx3NrTDAAAAAAAAAAAAA&amp;servername=Production_Server" TargetMode="External"/><Relationship Id="rId54" Type="http://schemas.openxmlformats.org/officeDocument/2006/relationships/hyperlink" Target="https://www.vsemweb.ford.com/tc/launchapp?-attach=true&amp;-s=226TCSession&amp;-o=CKaxDdlMx3NrTD&amp;servername=Production_Server" TargetMode="External"/><Relationship Id="rId62" Type="http://schemas.openxmlformats.org/officeDocument/2006/relationships/hyperlink" Target="https://www.vsemweb.ford.com/tc/launchapp?-attach=true&amp;-s=226TCSession&amp;-o=CKaxDdlMx3NrTDAAAAAAAAAAAAA&amp;servername=Production_Server"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s://www.vsemweb.ford.com/tc/launchapp?-attach=true&amp;-s=226TCSession&amp;-o=CKaxDdlMx3NrTD&amp;servername=Production_Server" TargetMode="External"/><Relationship Id="rId83" Type="http://schemas.openxmlformats.org/officeDocument/2006/relationships/image" Target="media/image8.png"/><Relationship Id="rId88" Type="http://schemas.openxmlformats.org/officeDocument/2006/relationships/hyperlink" Target="https://www.vsemweb.ford.com/tc/launchapp?-attach=true&amp;-s=226TCSession&amp;-o=CKaxDdlMx3NrTDAAAAAAAAAAAAA&amp;servername=Production_Server" TargetMode="External"/><Relationship Id="rId91" Type="http://schemas.openxmlformats.org/officeDocument/2006/relationships/hyperlink" Target="https://www.vsemweb.ford.com/tc/launchapp?-attach=true&amp;-s=226TCSession&amp;-o=CKaxDdlMx3NrTDAAAAAAAAAAAAA&amp;servername=Production_Server" TargetMode="External"/><Relationship Id="rId9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vsemweb.ford.com/tc/launchapp?-attach=true&amp;-s=226TCSession&amp;-o=CKaxDdlMx3NrTDAAAAAAAAAAAAA&amp;servername=Production_Server" TargetMode="External"/><Relationship Id="rId23" Type="http://schemas.openxmlformats.org/officeDocument/2006/relationships/image" Target="media/image4.emf"/><Relationship Id="rId28" Type="http://schemas.microsoft.com/office/2016/09/relationships/commentsIds" Target="commentsIds.xml"/><Relationship Id="rId36" Type="http://schemas.openxmlformats.org/officeDocument/2006/relationships/hyperlink" Target="https://www.vsemweb.ford.com/tc/launchapp?-attach=true&amp;-s=226TCSession&amp;-o=CKaxDdlMx3NrTD&amp;servername=Production_Server"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s://www.vsemweb.ford.com/tc/launchapp?-attach=true&amp;-s=226TCSession&amp;-o=CKaxDdlMx3NrTD&amp;servername=Production_Server" TargetMode="External"/><Relationship Id="rId10" Type="http://schemas.openxmlformats.org/officeDocument/2006/relationships/endnotes" Target="endnotes.xml"/><Relationship Id="rId31" Type="http://schemas.openxmlformats.org/officeDocument/2006/relationships/image" Target="media/image7.jpg"/><Relationship Id="rId44" Type="http://schemas.openxmlformats.org/officeDocument/2006/relationships/hyperlink" Target="https://www.vsemweb.ford.com/tc/launchapp?-attach=true&amp;-s=226TCSession&amp;-o=CKaxDdlMx3NrTDAAAAAAAAAAAAA&amp;servername=Production_Server"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s://www.vsemweb.ford.com/tc/launchapp?-attach=true&amp;-s=226TCSession&amp;-o=CKaxDdlMx3NrTD&amp;servername=Production_Server" TargetMode="External"/><Relationship Id="rId65" Type="http://schemas.openxmlformats.org/officeDocument/2006/relationships/hyperlink" Target="https://www.vsemweb.ford.com/tc/launchapp?-attach=true&amp;-s=226TCSession&amp;-o=CKaxDdlMx3NrTDAAAAAAAAAAAAA&amp;servername=Production_Server"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s://www.vsemweb.ford.com/tc/launchapp?-attach=true&amp;-s=226TCSession&amp;-o=CKaxDdlMx3NrTD&amp;servername=Production_Server" TargetMode="External"/><Relationship Id="rId81" Type="http://schemas.openxmlformats.org/officeDocument/2006/relationships/hyperlink" Target="https://www.vsemweb.ford.com/tc/launchapp?-attach=true&amp;-s=226TCSession&amp;-o=CKaxDdlMx3NrTD&amp;servername=Production_Server" TargetMode="External"/><Relationship Id="rId86" Type="http://schemas.openxmlformats.org/officeDocument/2006/relationships/hyperlink" Target="https://www.vsemweb.ford.com/tc/launchapp?-attach=true&amp;-s=226TCSession&amp;-o=CKaxDdlMx3NrTDAAAAAAAAAAAAA&amp;servername=Production_Server" TargetMode="External"/><Relationship Id="rId9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iki.ford.com/display/RequirementsEngineering/Requirements+Engineering+for+SW+Enabled+Features" TargetMode="External"/><Relationship Id="rId18" Type="http://schemas.openxmlformats.org/officeDocument/2006/relationships/hyperlink" Target="http://wiki.ford.com/display/RequirementsEngineering/Specification+templates?src=contextnavpagetreemode" TargetMode="External"/><Relationship Id="rId39" Type="http://schemas.openxmlformats.org/officeDocument/2006/relationships/hyperlink" Target="https://www.vsemweb.ford.com/tc/launchapp?-attach=true&amp;-s=226TCSession&amp;-o=CKaxDdlMx3NrTD&amp;servername=Production_Serv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nuesch\Downloads\_FeatureDocument_Template_v6-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65A47C89BA68B4F8A5F0C395079318F" ma:contentTypeVersion="11" ma:contentTypeDescription="Create a new document." ma:contentTypeScope="" ma:versionID="4b29a9ed75abf8fa599915f2d12bcc0c">
  <xsd:schema xmlns:xsd="http://www.w3.org/2001/XMLSchema" xmlns:xs="http://www.w3.org/2001/XMLSchema" xmlns:p="http://schemas.microsoft.com/office/2006/metadata/properties" xmlns:ns3="cdd6a77c-415d-4ec1-9911-7d9dc73f4249" xmlns:ns4="d439e68a-8785-43e3-8f24-a91eaf6ac88b" targetNamespace="http://schemas.microsoft.com/office/2006/metadata/properties" ma:root="true" ma:fieldsID="4cc91313a6138c953d3461f0db519472" ns3:_="" ns4:_="">
    <xsd:import namespace="cdd6a77c-415d-4ec1-9911-7d9dc73f4249"/>
    <xsd:import namespace="d439e68a-8785-43e3-8f24-a91eaf6ac88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d6a77c-415d-4ec1-9911-7d9dc73f42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439e68a-8785-43e3-8f24-a91eaf6ac88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SO690Nmerical.XSL" StyleName="ISO 690 - Numerical Reference">
  <b:Source>
    <b:Tag>JörnsBook</b:Tag>
    <b:SourceType>Book</b:SourceType>
    <b:Guid>{D9762DDF-7139-48F6-82F8-5047ACB86B81}</b:Guid>
    <b:Author>
      <b:Author>
        <b:NameList>
          <b:Person>
            <b:Last>jbaden1</b:Last>
          </b:Person>
        </b:NameList>
      </b:Author>
    </b:Author>
    <b:Title>My book</b:Title>
    <b:Year>1017</b:Year>
    <b:City>Cologne</b:City>
    <b:RefOrder>1</b:RefOrder>
  </b:Source>
</b:Sources>
</file>

<file path=customXml/itemProps1.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2.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6E6B635-032C-4C65-817A-905E25B11D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d6a77c-415d-4ec1-9911-7d9dc73f4249"/>
    <ds:schemaRef ds:uri="d439e68a-8785-43e3-8f24-a91eaf6ac8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7999E1D-D830-49F8-84F5-B937F320B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_FeatureDocument_Template_v6-0 (1).dotx</Template>
  <TotalTime>2</TotalTime>
  <Pages>1</Pages>
  <Words>11542</Words>
  <Characters>65793</Characters>
  <Application>Microsoft Office Word</Application>
  <DocSecurity>0</DocSecurity>
  <Lines>548</Lines>
  <Paragraphs>154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Feature Document SysML Report Template</vt:lpstr>
      <vt:lpstr>Engineering Specification</vt:lpstr>
    </vt:vector>
  </TitlesOfParts>
  <Company>Ford Motor Company</Company>
  <LinksUpToDate>false</LinksUpToDate>
  <CharactersWithSpaces>77181</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Document SysML Report Template</dc:title>
  <dc:creator>Nuesch, Sandro</dc:creator>
  <cp:keywords>SysML Report Template</cp:keywords>
  <cp:lastModifiedBy>Niu, Chun (C.)</cp:lastModifiedBy>
  <cp:revision>3</cp:revision>
  <cp:lastPrinted>2021-04-23T13:45:00Z</cp:lastPrinted>
  <dcterms:created xsi:type="dcterms:W3CDTF">2022-02-21T07:18:00Z</dcterms:created>
  <dcterms:modified xsi:type="dcterms:W3CDTF">2022-02-21T07:18:00Z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1</vt:lpwstr>
  </property>
  <property fmtid="{D5CDD505-2E9C-101B-9397-08002B2CF9AE}" pid="3" name="idDigits">
    <vt:lpwstr>5</vt:lpwstr>
  </property>
  <property fmtid="{D5CDD505-2E9C-101B-9397-08002B2CF9AE}" pid="4" name="LatestRequirementID">
    <vt:i4>0</vt:i4>
  </property>
  <property fmtid="{D5CDD505-2E9C-101B-9397-08002B2CF9AE}" pid="5" name="LatestUseCaseID">
    <vt:i4>0</vt:i4>
  </property>
  <property fmtid="{D5CDD505-2E9C-101B-9397-08002B2CF9AE}" pid="6" name="LatestScenarioID">
    <vt:i4>0</vt:i4>
  </property>
  <property fmtid="{D5CDD505-2E9C-101B-9397-08002B2CF9AE}" pid="7" name="LevelPrefix">
    <vt:lpwstr>F</vt:lpwstr>
  </property>
  <property fmtid="{D5CDD505-2E9C-101B-9397-08002B2CF9AE}" pid="8" name="TemplateVersion">
    <vt:lpwstr>6</vt:lpwstr>
  </property>
  <property fmtid="{D5CDD505-2E9C-101B-9397-08002B2CF9AE}" pid="9" name="TemplateRevision">
    <vt:lpwstr>0</vt:lpwstr>
  </property>
  <property fmtid="{D5CDD505-2E9C-101B-9397-08002B2CF9AE}" pid="10" name="LatestLogSignalID">
    <vt:i4>0</vt:i4>
  </property>
  <property fmtid="{D5CDD505-2E9C-101B-9397-08002B2CF9AE}" pid="11" name="LatestLogParameterID">
    <vt:lpwstr>0</vt:lpwstr>
  </property>
  <property fmtid="{D5CDD505-2E9C-101B-9397-08002B2CF9AE}" pid="12" name="LatestTechSignalID">
    <vt:lpwstr>0</vt:lpwstr>
  </property>
  <property fmtid="{D5CDD505-2E9C-101B-9397-08002B2CF9AE}" pid="13" name="LatestTechParameterID">
    <vt:lpwstr>0</vt:lpwstr>
  </property>
  <property fmtid="{D5CDD505-2E9C-101B-9397-08002B2CF9AE}" pid="14" name="LatestDataTypeID">
    <vt:lpwstr>0</vt:lpwstr>
  </property>
  <property fmtid="{D5CDD505-2E9C-101B-9397-08002B2CF9AE}" pid="15" name="ReqScope">
    <vt:lpwstr>MyFeature</vt:lpwstr>
  </property>
  <property fmtid="{D5CDD505-2E9C-101B-9397-08002B2CF9AE}" pid="16" name="DocOwner">
    <vt:lpwstr>MyName</vt:lpwstr>
  </property>
  <property fmtid="{D5CDD505-2E9C-101B-9397-08002B2CF9AE}" pid="17" name="DocClassification">
    <vt:lpwstr>Confidential</vt:lpwstr>
  </property>
  <property fmtid="{D5CDD505-2E9C-101B-9397-08002B2CF9AE}" pid="18" name="DocVersion">
    <vt:lpwstr>--</vt:lpwstr>
  </property>
  <property fmtid="{D5CDD505-2E9C-101B-9397-08002B2CF9AE}" pid="19" name="DocRevision">
    <vt:lpwstr>A</vt:lpwstr>
  </property>
  <property fmtid="{D5CDD505-2E9C-101B-9397-08002B2CF9AE}" pid="20" name="ProductName">
    <vt:lpwstr>MyFeature</vt:lpwstr>
  </property>
  <property fmtid="{D5CDD505-2E9C-101B-9397-08002B2CF9AE}" pid="21" name="ProductId">
    <vt:lpwstr>MyFeatureId</vt:lpwstr>
  </property>
  <property fmtid="{D5CDD505-2E9C-101B-9397-08002B2CF9AE}" pid="22" name="DocRevisionDate">
    <vt:lpwstr>yyyy-mm-dd</vt:lpwstr>
  </property>
  <property fmtid="{D5CDD505-2E9C-101B-9397-08002B2CF9AE}" pid="23" name="DocIssueDate">
    <vt:lpwstr>yyyy-mm-dd</vt:lpwstr>
  </property>
  <property fmtid="{D5CDD505-2E9C-101B-9397-08002B2CF9AE}" pid="24" name="DocId">
    <vt:lpwstr>---</vt:lpwstr>
  </property>
  <property fmtid="{D5CDD505-2E9C-101B-9397-08002B2CF9AE}" pid="25" name="DocType">
    <vt:lpwstr>Feature Document (FD)</vt:lpwstr>
  </property>
  <property fmtid="{D5CDD505-2E9C-101B-9397-08002B2CF9AE}" pid="26" name="DocStatus">
    <vt:lpwstr>Draft</vt:lpwstr>
  </property>
  <property fmtid="{D5CDD505-2E9C-101B-9397-08002B2CF9AE}" pid="27" name="DocGis1ItemNumber">
    <vt:lpwstr>27.60/35</vt:lpwstr>
  </property>
  <property fmtid="{D5CDD505-2E9C-101B-9397-08002B2CF9AE}" pid="28" name="DocGis2Classification">
    <vt:lpwstr>Confidential</vt:lpwstr>
  </property>
  <property fmtid="{D5CDD505-2E9C-101B-9397-08002B2CF9AE}" pid="29" name="ContentTypeId">
    <vt:lpwstr>0x010100A65A47C89BA68B4F8A5F0C395079318F</vt:lpwstr>
  </property>
  <property fmtid="{D5CDD505-2E9C-101B-9397-08002B2CF9AE}" pid="30" name="ReqShortName">
    <vt:lpwstr>FS</vt:lpwstr>
  </property>
  <property fmtid="{D5CDD505-2E9C-101B-9397-08002B2CF9AE}" pid="31" name="HighestReqNr">
    <vt:lpwstr>2</vt:lpwstr>
  </property>
  <property fmtid="{D5CDD505-2E9C-101B-9397-08002B2CF9AE}" pid="32" name="ReqPrefix">
    <vt:lpwstr>UNDEFINED</vt:lpwstr>
  </property>
</Properties>
</file>